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131748" w14:textId="77777777" w:rsidR="00BC0A6C" w:rsidRPr="006F21CE" w:rsidRDefault="00BC0A6C" w:rsidP="00E926A9">
      <w:pPr>
        <w:tabs>
          <w:tab w:val="right" w:pos="8498"/>
        </w:tabs>
        <w:spacing w:after="0" w:line="360" w:lineRule="auto"/>
        <w:rPr>
          <w:rFonts w:ascii="Arial" w:hAnsi="Arial" w:cs="Arial"/>
          <w:highlight w:val="yellow"/>
        </w:rPr>
      </w:pPr>
    </w:p>
    <w:tbl>
      <w:tblPr>
        <w:tblStyle w:val="Tablaconcuadrcula"/>
        <w:tblW w:w="0" w:type="auto"/>
        <w:tblLook w:val="04A0" w:firstRow="1" w:lastRow="0" w:firstColumn="1" w:lastColumn="0" w:noHBand="0" w:noVBand="1"/>
      </w:tblPr>
      <w:tblGrid>
        <w:gridCol w:w="2376"/>
        <w:gridCol w:w="7200"/>
      </w:tblGrid>
      <w:tr w:rsidR="00BC0A6C" w:rsidRPr="006F21CE" w14:paraId="4C2FD348" w14:textId="77777777" w:rsidTr="00DA029F">
        <w:trPr>
          <w:trHeight w:val="436"/>
        </w:trPr>
        <w:tc>
          <w:tcPr>
            <w:tcW w:w="2376" w:type="dxa"/>
            <w:shd w:val="clear" w:color="auto" w:fill="000000" w:themeFill="text1"/>
          </w:tcPr>
          <w:p w14:paraId="03711148" w14:textId="77777777" w:rsidR="00BC0A6C" w:rsidRPr="006F21CE" w:rsidRDefault="00BC0A6C" w:rsidP="00E926A9">
            <w:pPr>
              <w:tabs>
                <w:tab w:val="right" w:pos="8498"/>
              </w:tabs>
              <w:spacing w:before="2" w:after="2" w:line="360" w:lineRule="auto"/>
              <w:rPr>
                <w:rFonts w:ascii="Arial" w:hAnsi="Arial" w:cs="Arial"/>
              </w:rPr>
            </w:pPr>
            <w:r w:rsidRPr="006F21CE">
              <w:rPr>
                <w:rFonts w:ascii="Arial" w:hAnsi="Arial" w:cs="Arial"/>
              </w:rPr>
              <w:t>Título del guion</w:t>
            </w:r>
          </w:p>
        </w:tc>
        <w:tc>
          <w:tcPr>
            <w:tcW w:w="7200" w:type="dxa"/>
          </w:tcPr>
          <w:p w14:paraId="23B0AED4" w14:textId="6DD1C05A" w:rsidR="00BC0A6C" w:rsidRPr="006F21CE" w:rsidRDefault="00BC0A6C" w:rsidP="00E926A9">
            <w:pPr>
              <w:pStyle w:val="Encabezado"/>
              <w:tabs>
                <w:tab w:val="clear" w:pos="4252"/>
              </w:tabs>
              <w:spacing w:before="2" w:after="2" w:line="360" w:lineRule="auto"/>
              <w:rPr>
                <w:rFonts w:ascii="Arial" w:hAnsi="Arial" w:cs="Arial"/>
                <w:highlight w:val="yellow"/>
              </w:rPr>
            </w:pPr>
            <w:r w:rsidRPr="006F21CE">
              <w:rPr>
                <w:rFonts w:ascii="Arial" w:hAnsi="Arial" w:cs="Arial"/>
              </w:rPr>
              <w:t xml:space="preserve"> </w:t>
            </w:r>
            <w:r w:rsidR="00DA029F">
              <w:rPr>
                <w:rFonts w:ascii="Arial" w:hAnsi="Arial" w:cs="Arial"/>
              </w:rPr>
              <w:t>E</w:t>
            </w:r>
            <w:r w:rsidRPr="006F21CE">
              <w:rPr>
                <w:rFonts w:ascii="Arial" w:hAnsi="Arial" w:cs="Arial"/>
              </w:rPr>
              <w:t xml:space="preserve">l átomo </w:t>
            </w:r>
          </w:p>
        </w:tc>
      </w:tr>
      <w:tr w:rsidR="00BC0A6C" w:rsidRPr="006F21CE" w14:paraId="20A5E79F" w14:textId="77777777" w:rsidTr="00DA029F">
        <w:tc>
          <w:tcPr>
            <w:tcW w:w="2376" w:type="dxa"/>
            <w:shd w:val="clear" w:color="auto" w:fill="000000" w:themeFill="text1"/>
          </w:tcPr>
          <w:p w14:paraId="61C949F2" w14:textId="77777777" w:rsidR="00BC0A6C" w:rsidRPr="006F21CE" w:rsidRDefault="00BC0A6C" w:rsidP="00E926A9">
            <w:pPr>
              <w:tabs>
                <w:tab w:val="right" w:pos="8498"/>
              </w:tabs>
              <w:spacing w:before="2" w:after="2" w:line="360" w:lineRule="auto"/>
              <w:rPr>
                <w:rFonts w:ascii="Arial" w:hAnsi="Arial" w:cs="Arial"/>
              </w:rPr>
            </w:pPr>
            <w:r w:rsidRPr="006F21CE">
              <w:rPr>
                <w:rFonts w:ascii="Arial" w:hAnsi="Arial" w:cs="Arial"/>
              </w:rPr>
              <w:t>Código del guion</w:t>
            </w:r>
          </w:p>
        </w:tc>
        <w:tc>
          <w:tcPr>
            <w:tcW w:w="7200" w:type="dxa"/>
          </w:tcPr>
          <w:p w14:paraId="0226AC20" w14:textId="77777777" w:rsidR="00BC0A6C" w:rsidRPr="006F21CE" w:rsidRDefault="00BC0A6C" w:rsidP="00E926A9">
            <w:pPr>
              <w:tabs>
                <w:tab w:val="right" w:pos="8498"/>
              </w:tabs>
              <w:spacing w:before="2" w:after="2" w:line="360" w:lineRule="auto"/>
              <w:rPr>
                <w:rFonts w:ascii="Arial" w:hAnsi="Arial" w:cs="Arial"/>
                <w:highlight w:val="yellow"/>
              </w:rPr>
            </w:pPr>
            <w:r w:rsidRPr="006F21CE">
              <w:rPr>
                <w:rFonts w:ascii="Arial" w:hAnsi="Arial" w:cs="Arial"/>
              </w:rPr>
              <w:t>CN_06_10_CO</w:t>
            </w:r>
          </w:p>
        </w:tc>
      </w:tr>
      <w:tr w:rsidR="00BC0A6C" w:rsidRPr="009978CC" w14:paraId="7DF676AF" w14:textId="77777777" w:rsidTr="00DA029F">
        <w:trPr>
          <w:trHeight w:val="461"/>
        </w:trPr>
        <w:tc>
          <w:tcPr>
            <w:tcW w:w="2376" w:type="dxa"/>
            <w:shd w:val="clear" w:color="auto" w:fill="000000" w:themeFill="text1"/>
          </w:tcPr>
          <w:p w14:paraId="17B387BF" w14:textId="77777777" w:rsidR="00BC0A6C" w:rsidRPr="006F21CE" w:rsidRDefault="00BC0A6C" w:rsidP="00E926A9">
            <w:pPr>
              <w:spacing w:before="2" w:after="2" w:line="360" w:lineRule="auto"/>
              <w:rPr>
                <w:rFonts w:ascii="Arial" w:hAnsi="Arial" w:cs="Arial"/>
              </w:rPr>
            </w:pPr>
            <w:r w:rsidRPr="006F21CE">
              <w:rPr>
                <w:rFonts w:ascii="Arial" w:hAnsi="Arial" w:cs="Arial"/>
              </w:rPr>
              <w:t>Descripción</w:t>
            </w:r>
          </w:p>
        </w:tc>
        <w:tc>
          <w:tcPr>
            <w:tcW w:w="7200" w:type="dxa"/>
          </w:tcPr>
          <w:p w14:paraId="5D6B71B8" w14:textId="6BEF38D9" w:rsidR="00BC0A6C" w:rsidRPr="009978CC" w:rsidRDefault="00BC0A6C" w:rsidP="00E926A9">
            <w:pPr>
              <w:spacing w:before="2" w:after="2" w:line="360" w:lineRule="auto"/>
              <w:rPr>
                <w:rFonts w:ascii="Arial" w:hAnsi="Arial" w:cs="Arial"/>
              </w:rPr>
            </w:pPr>
            <w:r w:rsidRPr="009978CC">
              <w:rPr>
                <w:rFonts w:ascii="Arial" w:hAnsi="Arial" w:cs="Arial"/>
              </w:rPr>
              <w:t>Descubre cómo están organizados los átomos y qué ocurre en su interior</w:t>
            </w:r>
            <w:r w:rsidR="00A65688">
              <w:rPr>
                <w:rFonts w:ascii="Arial" w:hAnsi="Arial" w:cs="Arial"/>
              </w:rPr>
              <w:t>.</w:t>
            </w:r>
            <w:r w:rsidRPr="009978CC">
              <w:rPr>
                <w:rFonts w:ascii="Arial" w:hAnsi="Arial" w:cs="Arial"/>
              </w:rPr>
              <w:t xml:space="preserve"> Diferencia los modelos atómicos y las partículas subatómicas.</w:t>
            </w:r>
          </w:p>
        </w:tc>
      </w:tr>
    </w:tbl>
    <w:p w14:paraId="7334056B" w14:textId="77777777" w:rsidR="00BC0A6C" w:rsidRPr="006F21CE" w:rsidRDefault="00BC0A6C" w:rsidP="00E926A9">
      <w:pPr>
        <w:tabs>
          <w:tab w:val="right" w:pos="8498"/>
        </w:tabs>
        <w:spacing w:after="0" w:line="360" w:lineRule="auto"/>
        <w:rPr>
          <w:sz w:val="32"/>
          <w:szCs w:val="32"/>
          <w:shd w:val="clear" w:color="auto" w:fill="80A46A"/>
        </w:rPr>
      </w:pPr>
    </w:p>
    <w:p w14:paraId="2DC0BECD" w14:textId="77777777" w:rsidR="00BC0A6C" w:rsidRPr="006F21CE" w:rsidRDefault="00BC0A6C" w:rsidP="00E926A9">
      <w:pPr>
        <w:tabs>
          <w:tab w:val="right" w:pos="8498"/>
        </w:tabs>
        <w:spacing w:after="0" w:line="360" w:lineRule="auto"/>
        <w:rPr>
          <w:rFonts w:ascii="Arial" w:hAnsi="Arial" w:cs="Arial"/>
          <w:b/>
        </w:rPr>
      </w:pPr>
      <w:r w:rsidRPr="006F21CE">
        <w:rPr>
          <w:rFonts w:ascii="Arial" w:hAnsi="Arial" w:cs="Arial"/>
          <w:highlight w:val="yellow"/>
        </w:rPr>
        <w:t xml:space="preserve"> [</w:t>
      </w:r>
      <w:r w:rsidRPr="006F21CE">
        <w:rPr>
          <w:rFonts w:ascii="Arial" w:hAnsi="Arial" w:cs="Arial"/>
          <w:b/>
          <w:highlight w:val="yellow"/>
        </w:rPr>
        <w:t>SECCIÓN 1]</w:t>
      </w:r>
      <w:r w:rsidRPr="006F21CE">
        <w:rPr>
          <w:rFonts w:ascii="Arial" w:hAnsi="Arial" w:cs="Arial"/>
          <w:b/>
        </w:rPr>
        <w:t xml:space="preserve"> 1 El áto</w:t>
      </w:r>
      <w:r w:rsidR="00D64FD9">
        <w:rPr>
          <w:rFonts w:ascii="Arial" w:hAnsi="Arial" w:cs="Arial"/>
          <w:b/>
        </w:rPr>
        <w:t>mo y las partículas subatómicas</w:t>
      </w:r>
      <w:r w:rsidRPr="006F21CE">
        <w:rPr>
          <w:rFonts w:ascii="Arial" w:hAnsi="Arial" w:cs="Arial"/>
          <w:b/>
        </w:rPr>
        <w:t xml:space="preserve"> </w:t>
      </w:r>
    </w:p>
    <w:p w14:paraId="56648BB9" w14:textId="3AE5A0B1" w:rsidR="00BC0A6C" w:rsidRPr="006F21CE" w:rsidRDefault="00BC0A6C" w:rsidP="00E926A9">
      <w:pPr>
        <w:shd w:val="clear" w:color="auto" w:fill="FFFFFF"/>
        <w:spacing w:after="0" w:line="360" w:lineRule="auto"/>
        <w:jc w:val="both"/>
        <w:rPr>
          <w:rFonts w:ascii="Arial" w:eastAsia="Times New Roman" w:hAnsi="Arial" w:cs="Arial"/>
          <w:lang w:val="es-CO" w:eastAsia="es-CO"/>
        </w:rPr>
      </w:pPr>
      <w:r w:rsidRPr="006F21CE">
        <w:rPr>
          <w:rFonts w:ascii="Arial" w:hAnsi="Arial" w:cs="Arial"/>
          <w:shd w:val="clear" w:color="auto" w:fill="FFFFFF"/>
        </w:rPr>
        <w:br/>
      </w:r>
      <w:r w:rsidRPr="006F21CE">
        <w:rPr>
          <w:rStyle w:val="un"/>
          <w:rFonts w:ascii="Arial" w:hAnsi="Arial" w:cs="Arial"/>
          <w:shd w:val="clear" w:color="auto" w:fill="FFFFFF"/>
        </w:rPr>
        <w:t>Durante mucho tiempo</w:t>
      </w:r>
      <w:r w:rsidR="00A44C6D">
        <w:rPr>
          <w:rStyle w:val="un"/>
          <w:rFonts w:ascii="Arial" w:hAnsi="Arial" w:cs="Arial"/>
          <w:shd w:val="clear" w:color="auto" w:fill="FFFFFF"/>
        </w:rPr>
        <w:t>,</w:t>
      </w:r>
      <w:r w:rsidRPr="006F21CE">
        <w:rPr>
          <w:rStyle w:val="un"/>
          <w:rFonts w:ascii="Arial" w:hAnsi="Arial" w:cs="Arial"/>
          <w:shd w:val="clear" w:color="auto" w:fill="FFFFFF"/>
        </w:rPr>
        <w:t xml:space="preserve"> se creyó que el </w:t>
      </w:r>
      <w:r w:rsidRPr="006F21CE">
        <w:rPr>
          <w:rStyle w:val="un"/>
          <w:rFonts w:ascii="Arial" w:hAnsi="Arial" w:cs="Arial"/>
          <w:b/>
          <w:shd w:val="clear" w:color="auto" w:fill="FFFFFF"/>
        </w:rPr>
        <w:t>átomo</w:t>
      </w:r>
      <w:r w:rsidRPr="006F21CE">
        <w:rPr>
          <w:rStyle w:val="un"/>
          <w:rFonts w:ascii="Arial" w:hAnsi="Arial" w:cs="Arial"/>
          <w:shd w:val="clear" w:color="auto" w:fill="FFFFFF"/>
        </w:rPr>
        <w:t xml:space="preserve"> era la partícula material más pequeña, es decir, que era indivisible.</w:t>
      </w:r>
      <w:r w:rsidRPr="006F21CE">
        <w:rPr>
          <w:rStyle w:val="apple-converted-space"/>
          <w:rFonts w:ascii="Arial" w:hAnsi="Arial" w:cs="Arial"/>
          <w:shd w:val="clear" w:color="auto" w:fill="FFFFFF"/>
        </w:rPr>
        <w:t> </w:t>
      </w:r>
      <w:r w:rsidRPr="006F21CE">
        <w:rPr>
          <w:rStyle w:val="un"/>
          <w:rFonts w:ascii="Arial" w:hAnsi="Arial" w:cs="Arial"/>
          <w:shd w:val="clear" w:color="auto" w:fill="FFFFFF"/>
        </w:rPr>
        <w:t>En la actualidad, sabemos que está formado por partículas más pequeñas todavía.</w:t>
      </w:r>
    </w:p>
    <w:p w14:paraId="6A511C75" w14:textId="77777777" w:rsidR="00BC0A6C" w:rsidRPr="006F21CE" w:rsidRDefault="00BC0A6C" w:rsidP="00E926A9">
      <w:pPr>
        <w:shd w:val="clear" w:color="auto" w:fill="FFFFFF"/>
        <w:spacing w:after="0" w:line="360" w:lineRule="auto"/>
        <w:jc w:val="both"/>
        <w:rPr>
          <w:rFonts w:ascii="Arial" w:hAnsi="Arial" w:cs="Arial"/>
        </w:rPr>
      </w:pPr>
    </w:p>
    <w:p w14:paraId="44BDB60E" w14:textId="0AF37BCE" w:rsidR="00BC0A6C" w:rsidRPr="006F21CE" w:rsidRDefault="00BC0A6C" w:rsidP="00E926A9">
      <w:pPr>
        <w:shd w:val="clear" w:color="auto" w:fill="FFFFFF"/>
        <w:spacing w:after="0" w:line="360" w:lineRule="auto"/>
        <w:jc w:val="both"/>
        <w:rPr>
          <w:rFonts w:ascii="Arial" w:eastAsia="Times New Roman" w:hAnsi="Arial" w:cs="Arial"/>
          <w:lang w:val="es-CO" w:eastAsia="es-CO"/>
        </w:rPr>
      </w:pPr>
      <w:r w:rsidRPr="006F21CE">
        <w:rPr>
          <w:rFonts w:ascii="Arial" w:eastAsia="Times New Roman" w:hAnsi="Arial" w:cs="Arial"/>
          <w:lang w:val="es-CO" w:eastAsia="es-CO"/>
        </w:rPr>
        <w:t xml:space="preserve">Los átomos están compuestos por tres partículas fundamentales: el </w:t>
      </w:r>
      <w:r w:rsidRPr="006F21CE">
        <w:rPr>
          <w:rFonts w:ascii="Arial" w:eastAsia="Times New Roman" w:hAnsi="Arial" w:cs="Arial"/>
          <w:b/>
          <w:lang w:val="es-CO" w:eastAsia="es-CO"/>
        </w:rPr>
        <w:t>electrón</w:t>
      </w:r>
      <w:r w:rsidRPr="006F21CE">
        <w:rPr>
          <w:rFonts w:ascii="Arial" w:eastAsia="Times New Roman" w:hAnsi="Arial" w:cs="Arial"/>
          <w:lang w:val="es-CO" w:eastAsia="es-CO"/>
        </w:rPr>
        <w:t xml:space="preserve">, el </w:t>
      </w:r>
      <w:r w:rsidRPr="006F21CE">
        <w:rPr>
          <w:rFonts w:ascii="Arial" w:eastAsia="Times New Roman" w:hAnsi="Arial" w:cs="Arial"/>
          <w:b/>
          <w:lang w:val="es-CO" w:eastAsia="es-CO"/>
        </w:rPr>
        <w:t>protón</w:t>
      </w:r>
      <w:r w:rsidRPr="006F21CE">
        <w:rPr>
          <w:rFonts w:ascii="Arial" w:eastAsia="Times New Roman" w:hAnsi="Arial" w:cs="Arial"/>
          <w:lang w:val="es-CO" w:eastAsia="es-CO"/>
        </w:rPr>
        <w:t xml:space="preserve"> y el </w:t>
      </w:r>
      <w:r w:rsidRPr="006F21CE">
        <w:rPr>
          <w:rFonts w:ascii="Arial" w:eastAsia="Times New Roman" w:hAnsi="Arial" w:cs="Arial"/>
          <w:b/>
          <w:lang w:val="es-CO" w:eastAsia="es-CO"/>
        </w:rPr>
        <w:t>neutrón</w:t>
      </w:r>
      <w:r w:rsidRPr="006F21CE">
        <w:rPr>
          <w:rFonts w:ascii="Arial" w:eastAsia="Times New Roman" w:hAnsi="Arial" w:cs="Arial"/>
          <w:lang w:val="es-CO" w:eastAsia="es-CO"/>
        </w:rPr>
        <w:t>, distribuidas entre la corteza y el núcleo</w:t>
      </w:r>
      <w:r w:rsidR="00A44C6D">
        <w:rPr>
          <w:rFonts w:ascii="Arial" w:eastAsia="Times New Roman" w:hAnsi="Arial" w:cs="Arial"/>
          <w:lang w:val="es-CO" w:eastAsia="es-CO"/>
        </w:rPr>
        <w:t>.</w:t>
      </w:r>
    </w:p>
    <w:p w14:paraId="3CFE1319" w14:textId="77777777" w:rsidR="00BC0A6C" w:rsidRDefault="00BC0A6C" w:rsidP="00E926A9">
      <w:pPr>
        <w:spacing w:line="360" w:lineRule="auto"/>
        <w:rPr>
          <w:rFonts w:ascii="Arial" w:eastAsia="Times New Roman" w:hAnsi="Arial" w:cs="Arial"/>
          <w:lang w:val="es-CO" w:eastAsia="es-CO"/>
        </w:rPr>
      </w:pPr>
    </w:p>
    <w:p w14:paraId="06BC21B6" w14:textId="561E5350" w:rsidR="00002163" w:rsidRDefault="00002163" w:rsidP="00E926A9">
      <w:pPr>
        <w:spacing w:line="360" w:lineRule="auto"/>
        <w:rPr>
          <w:rFonts w:ascii="Arial" w:hAnsi="Arial" w:cs="Arial"/>
          <w:lang w:val="es-CO" w:eastAsia="es-CO"/>
        </w:rPr>
      </w:pPr>
      <w:r w:rsidRPr="006F21CE">
        <w:rPr>
          <w:rFonts w:ascii="Arial" w:hAnsi="Arial" w:cs="Arial"/>
          <w:highlight w:val="yellow"/>
        </w:rPr>
        <w:t>[</w:t>
      </w:r>
      <w:r w:rsidRPr="006F21CE">
        <w:rPr>
          <w:rFonts w:ascii="Arial" w:hAnsi="Arial" w:cs="Arial"/>
          <w:b/>
          <w:highlight w:val="yellow"/>
        </w:rPr>
        <w:t>SECCIÓN 2]</w:t>
      </w:r>
      <w:r>
        <w:rPr>
          <w:rFonts w:ascii="Arial" w:hAnsi="Arial" w:cs="Arial"/>
          <w:b/>
        </w:rPr>
        <w:t xml:space="preserve"> 1.1</w:t>
      </w:r>
      <w:r w:rsidR="008079E8">
        <w:rPr>
          <w:rFonts w:ascii="Arial" w:hAnsi="Arial" w:cs="Arial"/>
          <w:b/>
        </w:rPr>
        <w:t xml:space="preserve"> </w:t>
      </w:r>
      <w:r w:rsidR="00BC0A6C" w:rsidRPr="00002163">
        <w:rPr>
          <w:rFonts w:ascii="Arial" w:hAnsi="Arial" w:cs="Arial"/>
          <w:b/>
          <w:lang w:val="es-CO" w:eastAsia="es-CO"/>
        </w:rPr>
        <w:t>El </w:t>
      </w:r>
      <w:r w:rsidR="00BC0A6C" w:rsidRPr="00002163">
        <w:rPr>
          <w:rFonts w:ascii="Arial" w:hAnsi="Arial" w:cs="Arial"/>
          <w:b/>
          <w:bCs/>
          <w:lang w:val="es-CO" w:eastAsia="es-CO"/>
        </w:rPr>
        <w:t>núcleo</w:t>
      </w:r>
    </w:p>
    <w:p w14:paraId="7A2F8204" w14:textId="796A7F7A" w:rsidR="00BC0A6C" w:rsidRDefault="00A44C6D" w:rsidP="00E926A9">
      <w:pPr>
        <w:spacing w:line="360" w:lineRule="auto"/>
        <w:jc w:val="both"/>
        <w:rPr>
          <w:rFonts w:ascii="Arial" w:hAnsi="Arial" w:cs="Arial"/>
          <w:lang w:val="es-CO" w:eastAsia="es-CO"/>
        </w:rPr>
      </w:pPr>
      <w:r>
        <w:rPr>
          <w:rFonts w:ascii="Arial" w:hAnsi="Arial" w:cs="Arial"/>
          <w:lang w:val="es-CO" w:eastAsia="es-CO"/>
        </w:rPr>
        <w:t>El núcleo c</w:t>
      </w:r>
      <w:r w:rsidRPr="00002163">
        <w:rPr>
          <w:rFonts w:ascii="Arial" w:hAnsi="Arial" w:cs="Arial"/>
          <w:lang w:val="es-CO" w:eastAsia="es-CO"/>
        </w:rPr>
        <w:t xml:space="preserve">oncentra </w:t>
      </w:r>
      <w:r w:rsidR="00BC0A6C" w:rsidRPr="00002163">
        <w:rPr>
          <w:rFonts w:ascii="Arial" w:hAnsi="Arial" w:cs="Arial"/>
          <w:lang w:val="es-CO" w:eastAsia="es-CO"/>
        </w:rPr>
        <w:t>casi toda la masa del átomo</w:t>
      </w:r>
      <w:r>
        <w:rPr>
          <w:rFonts w:ascii="Arial" w:hAnsi="Arial" w:cs="Arial"/>
          <w:lang w:val="es-CO" w:eastAsia="es-CO"/>
        </w:rPr>
        <w:t>,</w:t>
      </w:r>
      <w:r w:rsidR="00BC0A6C" w:rsidRPr="00002163">
        <w:rPr>
          <w:rFonts w:ascii="Arial" w:hAnsi="Arial" w:cs="Arial"/>
          <w:lang w:val="es-CO" w:eastAsia="es-CO"/>
        </w:rPr>
        <w:t xml:space="preserve"> aunque su tamaño es 10.000 veces más pequeño que este. Tiene carga eléctrica positiva. Está compuesto por protones (con carga eléctrica positiva) y neutrones (sin</w:t>
      </w:r>
      <w:r w:rsidR="002F77D6">
        <w:rPr>
          <w:rFonts w:ascii="Arial" w:hAnsi="Arial" w:cs="Arial"/>
          <w:lang w:val="es-CO" w:eastAsia="es-CO"/>
        </w:rPr>
        <w:t xml:space="preserve"> carga).</w:t>
      </w:r>
      <w:r>
        <w:rPr>
          <w:rFonts w:ascii="Arial" w:hAnsi="Arial" w:cs="Arial"/>
          <w:lang w:val="es-CO" w:eastAsia="es-CO"/>
        </w:rPr>
        <w:t xml:space="preserve"> </w:t>
      </w:r>
      <w:r w:rsidR="002F77D6">
        <w:rPr>
          <w:rFonts w:ascii="Arial" w:hAnsi="Arial" w:cs="Arial"/>
          <w:lang w:val="es-CO" w:eastAsia="es-CO"/>
        </w:rPr>
        <w:t xml:space="preserve">Ambas partículas tienen </w:t>
      </w:r>
      <w:r w:rsidR="00BC0A6C" w:rsidRPr="00002163">
        <w:rPr>
          <w:rFonts w:ascii="Arial" w:hAnsi="Arial" w:cs="Arial"/>
          <w:lang w:val="es-CO" w:eastAsia="es-CO"/>
        </w:rPr>
        <w:t>una masa similar.</w:t>
      </w:r>
    </w:p>
    <w:tbl>
      <w:tblPr>
        <w:tblStyle w:val="Tablaconcuadrcula3"/>
        <w:tblW w:w="0" w:type="auto"/>
        <w:tblLook w:val="04A0" w:firstRow="1" w:lastRow="0" w:firstColumn="1" w:lastColumn="0" w:noHBand="0" w:noVBand="1"/>
      </w:tblPr>
      <w:tblGrid>
        <w:gridCol w:w="2022"/>
        <w:gridCol w:w="6806"/>
      </w:tblGrid>
      <w:tr w:rsidR="00961490" w:rsidRPr="006F21CE" w14:paraId="582FEB23" w14:textId="77777777" w:rsidTr="00961490">
        <w:tc>
          <w:tcPr>
            <w:tcW w:w="8828" w:type="dxa"/>
            <w:gridSpan w:val="2"/>
            <w:shd w:val="clear" w:color="auto" w:fill="000000" w:themeFill="text1"/>
          </w:tcPr>
          <w:p w14:paraId="53FE2720" w14:textId="77777777" w:rsidR="00961490" w:rsidRPr="006F21CE" w:rsidRDefault="00961490" w:rsidP="00E926A9">
            <w:pPr>
              <w:spacing w:line="360" w:lineRule="auto"/>
              <w:jc w:val="center"/>
              <w:rPr>
                <w:rFonts w:ascii="Arial" w:hAnsi="Arial" w:cs="Arial"/>
                <w:b/>
              </w:rPr>
            </w:pPr>
            <w:r w:rsidRPr="006F21CE">
              <w:rPr>
                <w:rFonts w:ascii="Arial" w:hAnsi="Arial" w:cs="Arial"/>
                <w:b/>
              </w:rPr>
              <w:t>Profundiza: recurso aprovechado</w:t>
            </w:r>
          </w:p>
        </w:tc>
      </w:tr>
      <w:tr w:rsidR="00961490" w:rsidRPr="006F21CE" w14:paraId="662DCE1B" w14:textId="77777777" w:rsidTr="00961490">
        <w:tc>
          <w:tcPr>
            <w:tcW w:w="2022" w:type="dxa"/>
          </w:tcPr>
          <w:p w14:paraId="415C88DD" w14:textId="77777777" w:rsidR="00961490" w:rsidRPr="006F21CE" w:rsidRDefault="00961490" w:rsidP="00E926A9">
            <w:pPr>
              <w:spacing w:line="360" w:lineRule="auto"/>
              <w:jc w:val="both"/>
              <w:rPr>
                <w:rFonts w:ascii="Arial" w:hAnsi="Arial" w:cs="Arial"/>
                <w:b/>
              </w:rPr>
            </w:pPr>
            <w:r w:rsidRPr="006F21CE">
              <w:rPr>
                <w:rFonts w:ascii="Arial" w:hAnsi="Arial" w:cs="Arial"/>
                <w:b/>
              </w:rPr>
              <w:t>Código</w:t>
            </w:r>
          </w:p>
        </w:tc>
        <w:tc>
          <w:tcPr>
            <w:tcW w:w="6806" w:type="dxa"/>
          </w:tcPr>
          <w:p w14:paraId="15FB5663" w14:textId="7991AA6B" w:rsidR="00961490" w:rsidRPr="006F21CE" w:rsidRDefault="00961490" w:rsidP="00E926A9">
            <w:pPr>
              <w:spacing w:line="360" w:lineRule="auto"/>
              <w:jc w:val="both"/>
              <w:rPr>
                <w:rFonts w:ascii="Arial" w:hAnsi="Arial" w:cs="Arial"/>
                <w:b/>
              </w:rPr>
            </w:pPr>
            <w:r w:rsidRPr="006F21CE">
              <w:rPr>
                <w:rFonts w:ascii="Arial" w:hAnsi="Arial" w:cs="Arial"/>
              </w:rPr>
              <w:t>CN_06_10_REC</w:t>
            </w:r>
            <w:r w:rsidR="00974459">
              <w:rPr>
                <w:rFonts w:ascii="Arial" w:hAnsi="Arial" w:cs="Arial"/>
              </w:rPr>
              <w:t>1</w:t>
            </w:r>
            <w:r w:rsidRPr="006F21CE">
              <w:rPr>
                <w:rFonts w:ascii="Arial" w:hAnsi="Arial" w:cs="Arial"/>
              </w:rPr>
              <w:t>0</w:t>
            </w:r>
          </w:p>
        </w:tc>
      </w:tr>
      <w:tr w:rsidR="00961490" w:rsidRPr="006F21CE" w14:paraId="6C8D4ADA" w14:textId="77777777" w:rsidTr="00961490">
        <w:tc>
          <w:tcPr>
            <w:tcW w:w="2022" w:type="dxa"/>
          </w:tcPr>
          <w:p w14:paraId="0648E037" w14:textId="77777777" w:rsidR="00961490" w:rsidRPr="006F21CE" w:rsidRDefault="00961490" w:rsidP="00E926A9">
            <w:pPr>
              <w:spacing w:line="360" w:lineRule="auto"/>
              <w:jc w:val="both"/>
              <w:rPr>
                <w:rFonts w:ascii="Arial" w:hAnsi="Arial" w:cs="Arial"/>
              </w:rPr>
            </w:pPr>
            <w:r w:rsidRPr="006F21CE">
              <w:rPr>
                <w:rFonts w:ascii="Arial" w:hAnsi="Arial" w:cs="Arial"/>
                <w:b/>
              </w:rPr>
              <w:t>Ubicación en Aula Planeta</w:t>
            </w:r>
          </w:p>
        </w:tc>
        <w:tc>
          <w:tcPr>
            <w:tcW w:w="6806" w:type="dxa"/>
          </w:tcPr>
          <w:p w14:paraId="34CE61DE" w14:textId="2BD01F03" w:rsidR="00961490" w:rsidRPr="006F21CE" w:rsidRDefault="00961490" w:rsidP="00E926A9">
            <w:pPr>
              <w:spacing w:line="360" w:lineRule="auto"/>
              <w:jc w:val="both"/>
              <w:rPr>
                <w:rFonts w:ascii="Arial" w:hAnsi="Arial" w:cs="Arial"/>
              </w:rPr>
            </w:pPr>
            <w:r w:rsidRPr="006F21CE">
              <w:rPr>
                <w:rFonts w:ascii="Arial" w:hAnsi="Arial" w:cs="Arial"/>
              </w:rPr>
              <w:t>3 ESO</w:t>
            </w:r>
            <w:r>
              <w:rPr>
                <w:rFonts w:ascii="Arial" w:hAnsi="Arial" w:cs="Arial"/>
              </w:rPr>
              <w:t>/ física química</w:t>
            </w:r>
            <w:r w:rsidR="008079E8">
              <w:rPr>
                <w:rFonts w:ascii="Arial" w:hAnsi="Arial" w:cs="Arial"/>
              </w:rPr>
              <w:t xml:space="preserve"> </w:t>
            </w:r>
            <w:r w:rsidRPr="006F21CE">
              <w:rPr>
                <w:rFonts w:ascii="Arial" w:hAnsi="Arial" w:cs="Arial"/>
              </w:rPr>
              <w:t>/La estructura de la materia / El átomo y las partículas subatómicas.</w:t>
            </w:r>
            <w:r w:rsidR="008079E8">
              <w:rPr>
                <w:rFonts w:ascii="Arial" w:hAnsi="Arial" w:cs="Arial"/>
              </w:rPr>
              <w:t xml:space="preserve"> </w:t>
            </w:r>
          </w:p>
        </w:tc>
      </w:tr>
      <w:tr w:rsidR="00961490" w:rsidRPr="006F21CE" w14:paraId="301779B9" w14:textId="77777777" w:rsidTr="00961490">
        <w:tc>
          <w:tcPr>
            <w:tcW w:w="2022" w:type="dxa"/>
          </w:tcPr>
          <w:p w14:paraId="037D78CC" w14:textId="77777777" w:rsidR="00961490" w:rsidRPr="006F21CE" w:rsidRDefault="00961490" w:rsidP="00E926A9">
            <w:pPr>
              <w:spacing w:line="360" w:lineRule="auto"/>
              <w:jc w:val="both"/>
              <w:rPr>
                <w:rFonts w:ascii="Arial" w:hAnsi="Arial" w:cs="Arial"/>
              </w:rPr>
            </w:pPr>
            <w:r w:rsidRPr="006F21CE">
              <w:rPr>
                <w:rFonts w:ascii="Arial" w:hAnsi="Arial" w:cs="Arial"/>
                <w:b/>
              </w:rPr>
              <w:t>Cambio (descripción o capturas de pantallas)</w:t>
            </w:r>
          </w:p>
        </w:tc>
        <w:tc>
          <w:tcPr>
            <w:tcW w:w="6806" w:type="dxa"/>
          </w:tcPr>
          <w:p w14:paraId="7F8FD74A" w14:textId="77777777" w:rsidR="00961490" w:rsidRPr="006F21CE" w:rsidRDefault="00961490" w:rsidP="00E926A9">
            <w:pPr>
              <w:spacing w:line="360" w:lineRule="auto"/>
              <w:rPr>
                <w:rFonts w:ascii="Arial" w:hAnsi="Arial" w:cs="Arial"/>
              </w:rPr>
            </w:pPr>
            <w:r w:rsidRPr="006F21CE">
              <w:rPr>
                <w:rFonts w:ascii="Arial" w:hAnsi="Arial" w:cs="Arial"/>
                <w:b/>
              </w:rPr>
              <w:t>En la ficha del profesor</w:t>
            </w:r>
            <w:r w:rsidRPr="006F21CE">
              <w:rPr>
                <w:rFonts w:ascii="Arial" w:hAnsi="Arial" w:cs="Arial"/>
              </w:rPr>
              <w:t xml:space="preserve"> </w:t>
            </w:r>
          </w:p>
          <w:p w14:paraId="4C432007" w14:textId="77777777" w:rsidR="00961490" w:rsidRPr="006F21CE" w:rsidRDefault="00961490" w:rsidP="00E926A9">
            <w:pPr>
              <w:spacing w:line="360" w:lineRule="auto"/>
              <w:rPr>
                <w:rFonts w:ascii="Arial" w:hAnsi="Arial" w:cs="Arial"/>
              </w:rPr>
            </w:pPr>
            <w:r w:rsidRPr="006F21CE">
              <w:rPr>
                <w:rFonts w:ascii="Arial" w:hAnsi="Arial" w:cs="Arial"/>
              </w:rPr>
              <w:t>Cambiar la palabra “alumnos” por “estudiantes”</w:t>
            </w:r>
          </w:p>
          <w:p w14:paraId="463086FB" w14:textId="77777777" w:rsidR="00961490" w:rsidRPr="006F21CE" w:rsidRDefault="00961490" w:rsidP="00E926A9">
            <w:pPr>
              <w:spacing w:line="360" w:lineRule="auto"/>
              <w:rPr>
                <w:rFonts w:ascii="Arial" w:hAnsi="Arial" w:cs="Arial"/>
                <w:b/>
                <w:noProof/>
                <w:lang w:val="es-CO" w:eastAsia="es-CO"/>
              </w:rPr>
            </w:pPr>
          </w:p>
          <w:p w14:paraId="4EB72E3D" w14:textId="77777777" w:rsidR="00961490" w:rsidRPr="006F21CE" w:rsidRDefault="00961490" w:rsidP="00E926A9">
            <w:pPr>
              <w:spacing w:line="360" w:lineRule="auto"/>
              <w:rPr>
                <w:rFonts w:ascii="Arial" w:hAnsi="Arial" w:cs="Arial"/>
                <w:b/>
                <w:noProof/>
                <w:lang w:val="es-CO" w:eastAsia="es-CO"/>
              </w:rPr>
            </w:pPr>
          </w:p>
          <w:p w14:paraId="6475B8F1" w14:textId="77777777" w:rsidR="00961490" w:rsidRPr="006F21CE" w:rsidRDefault="00961490" w:rsidP="00E926A9">
            <w:pPr>
              <w:spacing w:line="360" w:lineRule="auto"/>
              <w:rPr>
                <w:rFonts w:ascii="Arial" w:hAnsi="Arial" w:cs="Arial"/>
                <w:b/>
                <w:noProof/>
                <w:lang w:val="es-CO" w:eastAsia="es-CO"/>
              </w:rPr>
            </w:pPr>
            <w:r w:rsidRPr="006F21CE">
              <w:rPr>
                <w:rFonts w:ascii="Arial" w:hAnsi="Arial" w:cs="Arial"/>
                <w:b/>
                <w:noProof/>
                <w:lang w:val="es-CO" w:eastAsia="es-CO"/>
              </w:rPr>
              <w:lastRenderedPageBreak/>
              <w:t>En la ficha del alumno</w:t>
            </w:r>
          </w:p>
          <w:p w14:paraId="1344ED24" w14:textId="77777777" w:rsidR="00961490" w:rsidRDefault="00961490" w:rsidP="00E926A9">
            <w:pPr>
              <w:spacing w:line="360" w:lineRule="auto"/>
              <w:rPr>
                <w:rFonts w:ascii="Arial" w:hAnsi="Arial" w:cs="Arial"/>
              </w:rPr>
            </w:pPr>
            <w:r w:rsidRPr="006F21CE">
              <w:rPr>
                <w:rFonts w:ascii="Arial" w:hAnsi="Arial" w:cs="Arial"/>
                <w:noProof/>
                <w:lang w:val="es-CO" w:eastAsia="es-CO"/>
              </w:rPr>
              <w:t>Cambiar “</w:t>
            </w:r>
            <w:r w:rsidRPr="006F21CE">
              <w:rPr>
                <w:rFonts w:ascii="Arial" w:hAnsi="Arial" w:cs="Arial"/>
              </w:rPr>
              <w:t>Ficha del alumno” por “Ficha del estudiante”</w:t>
            </w:r>
          </w:p>
          <w:p w14:paraId="68360B65" w14:textId="77777777" w:rsidR="00A44C6D" w:rsidRDefault="00A44C6D" w:rsidP="00E926A9">
            <w:pPr>
              <w:spacing w:line="360" w:lineRule="auto"/>
              <w:rPr>
                <w:rFonts w:ascii="Arial" w:hAnsi="Arial" w:cs="Arial"/>
                <w:b/>
              </w:rPr>
            </w:pPr>
          </w:p>
          <w:p w14:paraId="564A2DA8" w14:textId="1270DEFD" w:rsidR="00961490" w:rsidRPr="006F21CE" w:rsidRDefault="00961490" w:rsidP="00E926A9">
            <w:pPr>
              <w:spacing w:line="360" w:lineRule="auto"/>
              <w:rPr>
                <w:rFonts w:ascii="Arial" w:hAnsi="Arial" w:cs="Arial"/>
                <w:b/>
              </w:rPr>
            </w:pPr>
            <w:r w:rsidRPr="00030A80">
              <w:rPr>
                <w:rFonts w:ascii="Arial" w:hAnsi="Arial" w:cs="Arial"/>
                <w:b/>
              </w:rPr>
              <w:t>Ficha del profesor</w:t>
            </w:r>
            <w:r w:rsidR="008079E8">
              <w:rPr>
                <w:rFonts w:ascii="Arial" w:hAnsi="Arial" w:cs="Arial"/>
                <w:b/>
              </w:rPr>
              <w:t xml:space="preserve"> </w:t>
            </w:r>
          </w:p>
          <w:p w14:paraId="76C66CFB" w14:textId="77777777" w:rsidR="00961490" w:rsidRPr="006F21CE" w:rsidRDefault="00961490" w:rsidP="00E926A9">
            <w:pPr>
              <w:spacing w:line="360" w:lineRule="auto"/>
              <w:rPr>
                <w:rFonts w:ascii="Arial" w:hAnsi="Arial" w:cs="Arial"/>
              </w:rPr>
            </w:pPr>
          </w:p>
          <w:p w14:paraId="354FC90D" w14:textId="77777777" w:rsidR="00961490" w:rsidRPr="006F21CE" w:rsidRDefault="00961490" w:rsidP="00E926A9">
            <w:pPr>
              <w:spacing w:line="360" w:lineRule="auto"/>
              <w:rPr>
                <w:rFonts w:ascii="Arial" w:hAnsi="Arial" w:cs="Arial"/>
                <w:b/>
              </w:rPr>
            </w:pPr>
            <w:r w:rsidRPr="006F21CE">
              <w:rPr>
                <w:rFonts w:ascii="Arial" w:hAnsi="Arial" w:cs="Arial"/>
                <w:b/>
              </w:rPr>
              <w:t>Objetivo</w:t>
            </w:r>
          </w:p>
          <w:p w14:paraId="50E0D8E7" w14:textId="77777777" w:rsidR="00961490" w:rsidRPr="006F21CE" w:rsidRDefault="00961490" w:rsidP="00E926A9">
            <w:pPr>
              <w:spacing w:line="360" w:lineRule="auto"/>
              <w:rPr>
                <w:rFonts w:ascii="Arial" w:hAnsi="Arial" w:cs="Arial"/>
              </w:rPr>
            </w:pPr>
          </w:p>
          <w:p w14:paraId="5CEE064F" w14:textId="05A95A71" w:rsidR="00961490" w:rsidRPr="006F21CE" w:rsidRDefault="00961490" w:rsidP="00E926A9">
            <w:pPr>
              <w:spacing w:line="360" w:lineRule="auto"/>
              <w:rPr>
                <w:rFonts w:ascii="Arial" w:hAnsi="Arial" w:cs="Arial"/>
              </w:rPr>
            </w:pPr>
            <w:r w:rsidRPr="006F21CE">
              <w:rPr>
                <w:rFonts w:ascii="Arial" w:hAnsi="Arial" w:cs="Arial"/>
                <w:shd w:val="clear" w:color="auto" w:fill="FFFFFF"/>
              </w:rPr>
              <w:t>Esta animación pretende introducir el concepto y la estructura del átomo</w:t>
            </w:r>
            <w:r w:rsidR="00030A80">
              <w:rPr>
                <w:rFonts w:ascii="Arial" w:hAnsi="Arial" w:cs="Arial"/>
                <w:shd w:val="clear" w:color="auto" w:fill="FFFFFF"/>
              </w:rPr>
              <w:t>,</w:t>
            </w:r>
            <w:r w:rsidRPr="006F21CE">
              <w:rPr>
                <w:rFonts w:ascii="Arial" w:hAnsi="Arial" w:cs="Arial"/>
                <w:shd w:val="clear" w:color="auto" w:fill="FFFFFF"/>
              </w:rPr>
              <w:t xml:space="preserve"> según el modelo vigente</w:t>
            </w:r>
            <w:r w:rsidR="00030A80">
              <w:rPr>
                <w:rFonts w:ascii="Arial" w:hAnsi="Arial" w:cs="Arial"/>
                <w:shd w:val="clear" w:color="auto" w:fill="FFFFFF"/>
              </w:rPr>
              <w:t>,</w:t>
            </w:r>
            <w:r w:rsidRPr="006F21CE">
              <w:rPr>
                <w:rFonts w:ascii="Arial" w:hAnsi="Arial" w:cs="Arial"/>
                <w:shd w:val="clear" w:color="auto" w:fill="FFFFFF"/>
              </w:rPr>
              <w:t xml:space="preserve"> de una forma clara. No interesa que los estudiantes se aprendan el modelo</w:t>
            </w:r>
            <w:r w:rsidR="00030A80">
              <w:rPr>
                <w:rFonts w:ascii="Arial" w:hAnsi="Arial" w:cs="Arial"/>
                <w:shd w:val="clear" w:color="auto" w:fill="FFFFFF"/>
              </w:rPr>
              <w:t>,</w:t>
            </w:r>
            <w:r w:rsidRPr="006F21CE">
              <w:rPr>
                <w:rFonts w:ascii="Arial" w:hAnsi="Arial" w:cs="Arial"/>
                <w:shd w:val="clear" w:color="auto" w:fill="FFFFFF"/>
              </w:rPr>
              <w:t xml:space="preserve"> sino que lo entiendan, para que luego puedan trabajar con simuladores de construcción de átomos y </w:t>
            </w:r>
            <w:r w:rsidR="00030A80">
              <w:rPr>
                <w:rFonts w:ascii="Arial" w:hAnsi="Arial" w:cs="Arial"/>
                <w:shd w:val="clear" w:color="auto" w:fill="FFFFFF"/>
              </w:rPr>
              <w:t>entiendan</w:t>
            </w:r>
            <w:r w:rsidRPr="006F21CE">
              <w:rPr>
                <w:rFonts w:ascii="Arial" w:hAnsi="Arial" w:cs="Arial"/>
                <w:shd w:val="clear" w:color="auto" w:fill="FFFFFF"/>
              </w:rPr>
              <w:t xml:space="preserve"> conceptos como carga, ion, etc.</w:t>
            </w:r>
          </w:p>
          <w:p w14:paraId="3274F039" w14:textId="77777777" w:rsidR="00961490" w:rsidRPr="006F21CE" w:rsidRDefault="00961490" w:rsidP="00E926A9">
            <w:pPr>
              <w:spacing w:line="360" w:lineRule="auto"/>
              <w:rPr>
                <w:rFonts w:ascii="Arial" w:hAnsi="Arial" w:cs="Arial"/>
              </w:rPr>
            </w:pPr>
          </w:p>
          <w:p w14:paraId="4B308749" w14:textId="77777777" w:rsidR="00961490" w:rsidRPr="006F21CE" w:rsidRDefault="00961490" w:rsidP="00E926A9">
            <w:pPr>
              <w:spacing w:line="360" w:lineRule="auto"/>
              <w:rPr>
                <w:rFonts w:ascii="Arial" w:hAnsi="Arial" w:cs="Arial"/>
                <w:b/>
              </w:rPr>
            </w:pPr>
            <w:r w:rsidRPr="006F21CE">
              <w:rPr>
                <w:rFonts w:ascii="Arial" w:hAnsi="Arial" w:cs="Arial"/>
                <w:b/>
              </w:rPr>
              <w:t>Propuesta</w:t>
            </w:r>
          </w:p>
          <w:p w14:paraId="1FC2C76D" w14:textId="77777777" w:rsidR="00961490" w:rsidRPr="006F21CE" w:rsidRDefault="00961490" w:rsidP="00E926A9">
            <w:pPr>
              <w:spacing w:line="360" w:lineRule="auto"/>
              <w:rPr>
                <w:rFonts w:ascii="Arial" w:hAnsi="Arial" w:cs="Arial"/>
                <w:b/>
              </w:rPr>
            </w:pPr>
          </w:p>
          <w:p w14:paraId="0E695427" w14:textId="77777777" w:rsidR="00961490" w:rsidRPr="006F21CE" w:rsidRDefault="00961490" w:rsidP="00E926A9">
            <w:pPr>
              <w:spacing w:line="360" w:lineRule="auto"/>
              <w:rPr>
                <w:rFonts w:ascii="Arial" w:hAnsi="Arial" w:cs="Arial"/>
                <w:b/>
              </w:rPr>
            </w:pPr>
            <w:r w:rsidRPr="006F21CE">
              <w:rPr>
                <w:rFonts w:ascii="Arial" w:hAnsi="Arial" w:cs="Arial"/>
                <w:b/>
              </w:rPr>
              <w:t xml:space="preserve">Antes de la presentación </w:t>
            </w:r>
          </w:p>
          <w:p w14:paraId="79CE0E71" w14:textId="77777777" w:rsidR="00961490" w:rsidRPr="006F21CE" w:rsidRDefault="00961490" w:rsidP="00E926A9">
            <w:pPr>
              <w:spacing w:line="360" w:lineRule="auto"/>
              <w:rPr>
                <w:rFonts w:ascii="Arial" w:hAnsi="Arial" w:cs="Arial"/>
              </w:rPr>
            </w:pPr>
          </w:p>
          <w:p w14:paraId="1FAC2E66" w14:textId="13F2717E" w:rsidR="00961490" w:rsidRPr="006F21CE" w:rsidRDefault="00030A80" w:rsidP="00C7525C">
            <w:pPr>
              <w:spacing w:line="360" w:lineRule="auto"/>
              <w:rPr>
                <w:rFonts w:ascii="Arial" w:hAnsi="Arial" w:cs="Arial"/>
              </w:rPr>
            </w:pPr>
            <w:r>
              <w:rPr>
                <w:rFonts w:ascii="Arial" w:hAnsi="Arial" w:cs="Arial"/>
              </w:rPr>
              <w:t>Antes de iniciar el tema pregunte</w:t>
            </w:r>
            <w:r w:rsidR="00961490" w:rsidRPr="006F21CE">
              <w:rPr>
                <w:rFonts w:ascii="Arial" w:hAnsi="Arial" w:cs="Arial"/>
              </w:rPr>
              <w:t xml:space="preserve"> a los estudiantes</w:t>
            </w:r>
            <w:r w:rsidR="00C7525C">
              <w:rPr>
                <w:rFonts w:ascii="Arial" w:hAnsi="Arial" w:cs="Arial"/>
              </w:rPr>
              <w:t xml:space="preserve"> q</w:t>
            </w:r>
            <w:r w:rsidR="00961490" w:rsidRPr="006F21CE">
              <w:rPr>
                <w:rFonts w:ascii="Arial" w:hAnsi="Arial" w:cs="Arial"/>
              </w:rPr>
              <w:t xml:space="preserve">ué </w:t>
            </w:r>
            <w:r w:rsidR="00C7525C">
              <w:rPr>
                <w:rFonts w:ascii="Arial" w:hAnsi="Arial" w:cs="Arial"/>
              </w:rPr>
              <w:t xml:space="preserve">creen ellos que </w:t>
            </w:r>
            <w:r w:rsidR="00961490" w:rsidRPr="006F21CE">
              <w:rPr>
                <w:rFonts w:ascii="Arial" w:hAnsi="Arial" w:cs="Arial"/>
              </w:rPr>
              <w:t>constituye la materia</w:t>
            </w:r>
            <w:proofErr w:type="gramStart"/>
            <w:r w:rsidR="00961490" w:rsidRPr="006F21CE">
              <w:rPr>
                <w:rFonts w:ascii="Arial" w:hAnsi="Arial" w:cs="Arial"/>
              </w:rPr>
              <w:t>?</w:t>
            </w:r>
            <w:proofErr w:type="gramEnd"/>
            <w:r w:rsidR="00961490" w:rsidRPr="006F21CE">
              <w:rPr>
                <w:rFonts w:ascii="Arial" w:hAnsi="Arial" w:cs="Arial"/>
              </w:rPr>
              <w:t xml:space="preserve"> </w:t>
            </w:r>
            <w:r w:rsidR="00C7525C">
              <w:rPr>
                <w:rFonts w:ascii="Arial" w:hAnsi="Arial" w:cs="Arial"/>
              </w:rPr>
              <w:t>A</w:t>
            </w:r>
            <w:r w:rsidR="00961490" w:rsidRPr="006F21CE">
              <w:rPr>
                <w:rFonts w:ascii="Arial" w:hAnsi="Arial" w:cs="Arial"/>
              </w:rPr>
              <w:t xml:space="preserve"> partir de </w:t>
            </w:r>
            <w:r w:rsidR="00C7525C">
              <w:rPr>
                <w:rFonts w:ascii="Arial" w:hAnsi="Arial" w:cs="Arial"/>
              </w:rPr>
              <w:t>sus respuestas señale</w:t>
            </w:r>
            <w:r w:rsidR="00961490" w:rsidRPr="006F21CE">
              <w:rPr>
                <w:rFonts w:ascii="Arial" w:hAnsi="Arial" w:cs="Arial"/>
              </w:rPr>
              <w:t xml:space="preserve"> que el átomo es el constituyente de toda la materia y </w:t>
            </w:r>
            <w:r w:rsidR="00C7525C" w:rsidRPr="006F21CE">
              <w:rPr>
                <w:rFonts w:ascii="Arial" w:hAnsi="Arial" w:cs="Arial"/>
              </w:rPr>
              <w:t>desta</w:t>
            </w:r>
            <w:r w:rsidR="00C7525C">
              <w:rPr>
                <w:rFonts w:ascii="Arial" w:hAnsi="Arial" w:cs="Arial"/>
              </w:rPr>
              <w:t>que</w:t>
            </w:r>
            <w:r w:rsidR="00C7525C" w:rsidRPr="006F21CE">
              <w:rPr>
                <w:rFonts w:ascii="Arial" w:hAnsi="Arial" w:cs="Arial"/>
              </w:rPr>
              <w:t xml:space="preserve"> </w:t>
            </w:r>
            <w:r w:rsidR="00961490" w:rsidRPr="006F21CE">
              <w:rPr>
                <w:rFonts w:ascii="Arial" w:hAnsi="Arial" w:cs="Arial"/>
              </w:rPr>
              <w:t xml:space="preserve">que los átomos son de tamaño y masa muy pequeña. </w:t>
            </w:r>
          </w:p>
          <w:p w14:paraId="2B7CB528" w14:textId="77777777" w:rsidR="00961490" w:rsidRPr="006F21CE" w:rsidRDefault="00961490" w:rsidP="00E926A9">
            <w:pPr>
              <w:spacing w:line="360" w:lineRule="auto"/>
              <w:rPr>
                <w:rFonts w:ascii="Arial" w:hAnsi="Arial" w:cs="Arial"/>
              </w:rPr>
            </w:pPr>
          </w:p>
          <w:p w14:paraId="6A3E788D" w14:textId="77777777" w:rsidR="00961490" w:rsidRPr="006F21CE" w:rsidRDefault="00961490" w:rsidP="00E926A9">
            <w:pPr>
              <w:spacing w:line="360" w:lineRule="auto"/>
              <w:rPr>
                <w:rFonts w:ascii="Arial" w:hAnsi="Arial" w:cs="Arial"/>
                <w:b/>
              </w:rPr>
            </w:pPr>
            <w:r w:rsidRPr="006F21CE">
              <w:rPr>
                <w:rFonts w:ascii="Arial" w:hAnsi="Arial" w:cs="Arial"/>
                <w:b/>
              </w:rPr>
              <w:t xml:space="preserve">Durante la presentación </w:t>
            </w:r>
          </w:p>
          <w:p w14:paraId="79A39BD3" w14:textId="3616E171" w:rsidR="00961490" w:rsidRPr="006F21CE" w:rsidRDefault="00C7525C" w:rsidP="00E926A9">
            <w:pPr>
              <w:spacing w:line="360" w:lineRule="auto"/>
              <w:rPr>
                <w:rFonts w:ascii="Arial" w:hAnsi="Arial" w:cs="Arial"/>
                <w:shd w:val="clear" w:color="auto" w:fill="FFFFFF"/>
              </w:rPr>
            </w:pPr>
            <w:r>
              <w:rPr>
                <w:rFonts w:ascii="Arial" w:hAnsi="Arial" w:cs="Arial"/>
                <w:shd w:val="clear" w:color="auto" w:fill="FFFFFF"/>
              </w:rPr>
              <w:t>En un primer momento, s</w:t>
            </w:r>
            <w:r w:rsidRPr="006F21CE">
              <w:rPr>
                <w:rFonts w:ascii="Arial" w:hAnsi="Arial" w:cs="Arial"/>
                <w:shd w:val="clear" w:color="auto" w:fill="FFFFFF"/>
              </w:rPr>
              <w:t xml:space="preserve">e </w:t>
            </w:r>
            <w:r w:rsidR="00961490" w:rsidRPr="006F21CE">
              <w:rPr>
                <w:rFonts w:ascii="Arial" w:hAnsi="Arial" w:cs="Arial"/>
                <w:shd w:val="clear" w:color="auto" w:fill="FFFFFF"/>
              </w:rPr>
              <w:t>recomienda</w:t>
            </w:r>
            <w:r w:rsidR="00961490">
              <w:rPr>
                <w:rFonts w:ascii="Arial" w:hAnsi="Arial" w:cs="Arial"/>
                <w:shd w:val="clear" w:color="auto" w:fill="FFFFFF"/>
              </w:rPr>
              <w:t xml:space="preserve"> </w:t>
            </w:r>
            <w:r w:rsidR="00961490" w:rsidRPr="004B3EF7">
              <w:rPr>
                <w:rFonts w:ascii="Arial" w:hAnsi="Arial" w:cs="Arial"/>
                <w:shd w:val="clear" w:color="auto" w:fill="FFFFFF"/>
              </w:rPr>
              <w:t xml:space="preserve">presentar </w:t>
            </w:r>
            <w:r>
              <w:rPr>
                <w:rFonts w:ascii="Arial" w:hAnsi="Arial" w:cs="Arial"/>
                <w:shd w:val="clear" w:color="auto" w:fill="FFFFFF"/>
              </w:rPr>
              <w:t xml:space="preserve">la animación </w:t>
            </w:r>
            <w:r w:rsidR="00961490" w:rsidRPr="004B3EF7">
              <w:rPr>
                <w:rFonts w:ascii="Arial" w:hAnsi="Arial" w:cs="Arial"/>
                <w:shd w:val="clear" w:color="auto" w:fill="FFFFFF"/>
              </w:rPr>
              <w:t>sin interrupciones</w:t>
            </w:r>
            <w:r>
              <w:rPr>
                <w:rFonts w:ascii="Arial" w:hAnsi="Arial" w:cs="Arial"/>
                <w:shd w:val="clear" w:color="auto" w:fill="FFFFFF"/>
              </w:rPr>
              <w:t>,</w:t>
            </w:r>
            <w:r w:rsidR="00961490" w:rsidRPr="004B3EF7">
              <w:rPr>
                <w:rFonts w:ascii="Arial" w:hAnsi="Arial" w:cs="Arial"/>
                <w:shd w:val="clear" w:color="auto" w:fill="FFFFFF"/>
              </w:rPr>
              <w:t xml:space="preserve"> y, </w:t>
            </w:r>
            <w:r>
              <w:rPr>
                <w:rFonts w:ascii="Arial" w:hAnsi="Arial" w:cs="Arial"/>
                <w:shd w:val="clear" w:color="auto" w:fill="FFFFFF"/>
              </w:rPr>
              <w:t>luego,</w:t>
            </w:r>
            <w:r w:rsidR="00961490" w:rsidRPr="004B3EF7">
              <w:rPr>
                <w:rFonts w:ascii="Arial" w:hAnsi="Arial" w:cs="Arial"/>
                <w:shd w:val="clear" w:color="auto" w:fill="FFFFFF"/>
              </w:rPr>
              <w:t xml:space="preserve"> llevar a cabo una segunda</w:t>
            </w:r>
            <w:r>
              <w:rPr>
                <w:rFonts w:ascii="Arial" w:hAnsi="Arial" w:cs="Arial"/>
                <w:shd w:val="clear" w:color="auto" w:fill="FFFFFF"/>
              </w:rPr>
              <w:t xml:space="preserve"> presentación</w:t>
            </w:r>
            <w:r w:rsidR="00961490" w:rsidRPr="004B3EF7">
              <w:rPr>
                <w:rFonts w:ascii="Arial" w:hAnsi="Arial" w:cs="Arial"/>
                <w:shd w:val="clear" w:color="auto" w:fill="FFFFFF"/>
              </w:rPr>
              <w:t xml:space="preserve">, </w:t>
            </w:r>
            <w:r w:rsidR="00961490" w:rsidRPr="006F21CE">
              <w:rPr>
                <w:rFonts w:ascii="Arial" w:hAnsi="Arial" w:cs="Arial"/>
                <w:shd w:val="clear" w:color="auto" w:fill="FFFFFF"/>
              </w:rPr>
              <w:t xml:space="preserve">pero esta vez </w:t>
            </w:r>
            <w:r>
              <w:rPr>
                <w:rFonts w:ascii="Arial" w:hAnsi="Arial" w:cs="Arial"/>
                <w:shd w:val="clear" w:color="auto" w:fill="FFFFFF"/>
              </w:rPr>
              <w:t>expli</w:t>
            </w:r>
            <w:r w:rsidR="00AD01E6">
              <w:rPr>
                <w:rFonts w:ascii="Arial" w:hAnsi="Arial" w:cs="Arial"/>
                <w:shd w:val="clear" w:color="auto" w:fill="FFFFFF"/>
              </w:rPr>
              <w:t>cando</w:t>
            </w:r>
            <w:r w:rsidR="00961490" w:rsidRPr="006F21CE">
              <w:rPr>
                <w:rFonts w:ascii="Arial" w:hAnsi="Arial" w:cs="Arial"/>
                <w:shd w:val="clear" w:color="auto" w:fill="FFFFFF"/>
              </w:rPr>
              <w:t xml:space="preserve"> los conceptos fundamentales que </w:t>
            </w:r>
            <w:r>
              <w:rPr>
                <w:rFonts w:ascii="Arial" w:hAnsi="Arial" w:cs="Arial"/>
                <w:shd w:val="clear" w:color="auto" w:fill="FFFFFF"/>
              </w:rPr>
              <w:t>se</w:t>
            </w:r>
            <w:r w:rsidR="00961490" w:rsidRPr="006F21CE">
              <w:rPr>
                <w:rFonts w:ascii="Arial" w:hAnsi="Arial" w:cs="Arial"/>
                <w:shd w:val="clear" w:color="auto" w:fill="FFFFFF"/>
              </w:rPr>
              <w:t xml:space="preserve"> </w:t>
            </w:r>
            <w:r>
              <w:rPr>
                <w:rFonts w:ascii="Arial" w:hAnsi="Arial" w:cs="Arial"/>
                <w:shd w:val="clear" w:color="auto" w:fill="FFFFFF"/>
              </w:rPr>
              <w:t>muestran</w:t>
            </w:r>
            <w:r w:rsidR="00961490" w:rsidRPr="006F21CE">
              <w:rPr>
                <w:rFonts w:ascii="Arial" w:hAnsi="Arial" w:cs="Arial"/>
                <w:shd w:val="clear" w:color="auto" w:fill="FFFFFF"/>
              </w:rPr>
              <w:t>.</w:t>
            </w:r>
          </w:p>
          <w:p w14:paraId="149DEF5B" w14:textId="77777777" w:rsidR="00961490" w:rsidRPr="006F21CE" w:rsidRDefault="00961490" w:rsidP="00E926A9">
            <w:pPr>
              <w:spacing w:line="360" w:lineRule="auto"/>
              <w:rPr>
                <w:rFonts w:ascii="Arial" w:hAnsi="Arial" w:cs="Arial"/>
                <w:shd w:val="clear" w:color="auto" w:fill="FFFFFF"/>
              </w:rPr>
            </w:pPr>
          </w:p>
          <w:p w14:paraId="09F439B9" w14:textId="77777777" w:rsidR="00961490" w:rsidRPr="006F21CE" w:rsidRDefault="00961490" w:rsidP="00E926A9">
            <w:pPr>
              <w:spacing w:line="360" w:lineRule="auto"/>
              <w:rPr>
                <w:rFonts w:ascii="Arial" w:hAnsi="Arial" w:cs="Arial"/>
              </w:rPr>
            </w:pPr>
          </w:p>
          <w:p w14:paraId="79572281" w14:textId="77777777" w:rsidR="00961490" w:rsidRPr="006F21CE" w:rsidRDefault="00961490" w:rsidP="00E926A9">
            <w:pPr>
              <w:spacing w:line="360" w:lineRule="auto"/>
              <w:rPr>
                <w:rFonts w:ascii="Arial" w:hAnsi="Arial" w:cs="Arial"/>
                <w:b/>
              </w:rPr>
            </w:pPr>
            <w:r w:rsidRPr="006F21CE">
              <w:rPr>
                <w:rFonts w:ascii="Arial" w:hAnsi="Arial" w:cs="Arial"/>
                <w:b/>
              </w:rPr>
              <w:t xml:space="preserve">Después de la presentación </w:t>
            </w:r>
          </w:p>
          <w:p w14:paraId="1ED3A6D3" w14:textId="26D38C43" w:rsidR="00961490" w:rsidRPr="006F21CE" w:rsidRDefault="00AD01E6" w:rsidP="00E926A9">
            <w:pPr>
              <w:pStyle w:val="Normal8"/>
              <w:shd w:val="clear" w:color="auto" w:fill="FFFFFF"/>
              <w:spacing w:before="0" w:beforeAutospacing="0" w:line="360" w:lineRule="auto"/>
              <w:rPr>
                <w:rFonts w:ascii="Arial" w:hAnsi="Arial" w:cs="Arial"/>
              </w:rPr>
            </w:pPr>
            <w:r>
              <w:rPr>
                <w:rFonts w:ascii="Arial" w:hAnsi="Arial" w:cs="Arial"/>
              </w:rPr>
              <w:t>Haga</w:t>
            </w:r>
            <w:r w:rsidR="00961490" w:rsidRPr="006F21CE">
              <w:rPr>
                <w:rFonts w:ascii="Arial" w:hAnsi="Arial" w:cs="Arial"/>
              </w:rPr>
              <w:t xml:space="preserve"> preguntas abiertas a toda la clase para comprobar su comprensión acerca de lo que han visto. A continuación, se plantean algunas:</w:t>
            </w:r>
          </w:p>
          <w:p w14:paraId="38B3BF26" w14:textId="1CB8A282" w:rsidR="00961490" w:rsidRPr="006F21CE" w:rsidRDefault="00961490" w:rsidP="00E926A9">
            <w:pPr>
              <w:pStyle w:val="tab1"/>
              <w:shd w:val="clear" w:color="auto" w:fill="FFFFFF"/>
              <w:spacing w:before="0" w:beforeAutospacing="0" w:line="360" w:lineRule="auto"/>
              <w:rPr>
                <w:rFonts w:ascii="Arial" w:hAnsi="Arial" w:cs="Arial"/>
              </w:rPr>
            </w:pPr>
            <w:r w:rsidRPr="006F21CE">
              <w:rPr>
                <w:rFonts w:ascii="Arial" w:hAnsi="Arial" w:cs="Arial"/>
              </w:rPr>
              <w:t xml:space="preserve">- ¿Por qué el átomo se llama así? Aquí conviene señalar que el átomo no es indivisible y que no solo se conocen los tres elementos estudiados en el </w:t>
            </w:r>
            <w:r w:rsidR="00AD01E6" w:rsidRPr="006F21CE">
              <w:rPr>
                <w:rFonts w:ascii="Arial" w:hAnsi="Arial" w:cs="Arial"/>
              </w:rPr>
              <w:t>v</w:t>
            </w:r>
            <w:r w:rsidR="00AD01E6">
              <w:rPr>
                <w:rFonts w:ascii="Arial" w:hAnsi="Arial" w:cs="Arial"/>
              </w:rPr>
              <w:t>i</w:t>
            </w:r>
            <w:r w:rsidR="00AD01E6" w:rsidRPr="006F21CE">
              <w:rPr>
                <w:rFonts w:ascii="Arial" w:hAnsi="Arial" w:cs="Arial"/>
              </w:rPr>
              <w:t>deo</w:t>
            </w:r>
            <w:r w:rsidRPr="006F21CE">
              <w:rPr>
                <w:rFonts w:ascii="Arial" w:hAnsi="Arial" w:cs="Arial"/>
              </w:rPr>
              <w:t>, sino muchas otras partículas subatómicas como los quarks o los neutrinos.</w:t>
            </w:r>
          </w:p>
          <w:p w14:paraId="62B8EE1E" w14:textId="7C2B9A49" w:rsidR="00961490" w:rsidRPr="006F21CE" w:rsidRDefault="00961490" w:rsidP="00E926A9">
            <w:pPr>
              <w:pStyle w:val="tab1"/>
              <w:shd w:val="clear" w:color="auto" w:fill="FFFFFF"/>
              <w:spacing w:before="0" w:beforeAutospacing="0" w:line="360" w:lineRule="auto"/>
              <w:rPr>
                <w:rFonts w:ascii="Arial" w:hAnsi="Arial" w:cs="Arial"/>
              </w:rPr>
            </w:pPr>
            <w:r w:rsidRPr="006F21CE">
              <w:rPr>
                <w:rFonts w:ascii="Arial" w:hAnsi="Arial" w:cs="Arial"/>
              </w:rPr>
              <w:t xml:space="preserve">- ¿Qué quiere decir que un átomo es eléctricamente neutro? </w:t>
            </w:r>
            <w:r w:rsidR="00AD01E6">
              <w:rPr>
                <w:rFonts w:ascii="Arial" w:hAnsi="Arial" w:cs="Arial"/>
              </w:rPr>
              <w:t>Esta pregunta es</w:t>
            </w:r>
            <w:r w:rsidRPr="006F21CE">
              <w:rPr>
                <w:rFonts w:ascii="Arial" w:hAnsi="Arial" w:cs="Arial"/>
              </w:rPr>
              <w:t xml:space="preserve"> fundamental, puesto que es la base</w:t>
            </w:r>
            <w:r>
              <w:rPr>
                <w:rFonts w:ascii="Arial" w:hAnsi="Arial" w:cs="Arial"/>
              </w:rPr>
              <w:t xml:space="preserve"> </w:t>
            </w:r>
            <w:r w:rsidRPr="004B3EF7">
              <w:rPr>
                <w:rFonts w:ascii="Arial" w:hAnsi="Arial" w:cs="Arial"/>
              </w:rPr>
              <w:t>para explicar la naturaleza eléctricamente neutra de la materia.</w:t>
            </w:r>
          </w:p>
          <w:p w14:paraId="6B93E284" w14:textId="1B13CD34" w:rsidR="00961490" w:rsidRPr="006F21CE" w:rsidRDefault="00961490" w:rsidP="00E926A9">
            <w:pPr>
              <w:pStyle w:val="tab1"/>
              <w:shd w:val="clear" w:color="auto" w:fill="FFFFFF"/>
              <w:spacing w:before="0" w:beforeAutospacing="0" w:line="360" w:lineRule="auto"/>
              <w:rPr>
                <w:rFonts w:ascii="Arial" w:hAnsi="Arial" w:cs="Arial"/>
              </w:rPr>
            </w:pPr>
            <w:r w:rsidRPr="006F21CE">
              <w:rPr>
                <w:rFonts w:ascii="Arial" w:hAnsi="Arial" w:cs="Arial"/>
              </w:rPr>
              <w:t>- ¿</w:t>
            </w:r>
            <w:r w:rsidR="00AD01E6">
              <w:rPr>
                <w:rFonts w:ascii="Arial" w:hAnsi="Arial" w:cs="Arial"/>
              </w:rPr>
              <w:t>L</w:t>
            </w:r>
            <w:r w:rsidR="00AD01E6" w:rsidRPr="006F21CE">
              <w:rPr>
                <w:rFonts w:ascii="Arial" w:hAnsi="Arial" w:cs="Arial"/>
              </w:rPr>
              <w:t xml:space="preserve">os átomos </w:t>
            </w:r>
            <w:r w:rsidR="00AD01E6">
              <w:rPr>
                <w:rFonts w:ascii="Arial" w:hAnsi="Arial" w:cs="Arial"/>
              </w:rPr>
              <w:t>s</w:t>
            </w:r>
            <w:r w:rsidR="00AD01E6" w:rsidRPr="006F21CE">
              <w:rPr>
                <w:rFonts w:ascii="Arial" w:hAnsi="Arial" w:cs="Arial"/>
              </w:rPr>
              <w:t xml:space="preserve">on </w:t>
            </w:r>
            <w:r w:rsidRPr="006F21CE">
              <w:rPr>
                <w:rFonts w:ascii="Arial" w:hAnsi="Arial" w:cs="Arial"/>
              </w:rPr>
              <w:t>siempre neutros? Esta pregunta nos permit</w:t>
            </w:r>
            <w:r w:rsidR="00AD01E6">
              <w:rPr>
                <w:rFonts w:ascii="Arial" w:hAnsi="Arial" w:cs="Arial"/>
              </w:rPr>
              <w:t>e</w:t>
            </w:r>
            <w:r w:rsidR="008079E8">
              <w:rPr>
                <w:rFonts w:ascii="Arial" w:hAnsi="Arial" w:cs="Arial"/>
              </w:rPr>
              <w:t xml:space="preserve"> </w:t>
            </w:r>
            <w:r w:rsidRPr="006F21CE">
              <w:rPr>
                <w:rFonts w:ascii="Arial" w:hAnsi="Arial" w:cs="Arial"/>
              </w:rPr>
              <w:t>empezar a</w:t>
            </w:r>
            <w:r w:rsidR="008079E8">
              <w:rPr>
                <w:rFonts w:ascii="Arial" w:hAnsi="Arial" w:cs="Arial"/>
              </w:rPr>
              <w:t xml:space="preserve"> </w:t>
            </w:r>
            <w:r w:rsidRPr="006F21CE">
              <w:rPr>
                <w:rFonts w:ascii="Arial" w:hAnsi="Arial" w:cs="Arial"/>
              </w:rPr>
              <w:t>hablar de ion y sus tipos, los aniones y los cationes.</w:t>
            </w:r>
          </w:p>
          <w:p w14:paraId="2365D831" w14:textId="77777777" w:rsidR="00961490" w:rsidRPr="006F21CE" w:rsidRDefault="00961490" w:rsidP="00E926A9">
            <w:pPr>
              <w:pStyle w:val="tab1"/>
              <w:shd w:val="clear" w:color="auto" w:fill="FFFFFF"/>
              <w:spacing w:before="0" w:beforeAutospacing="0" w:line="360" w:lineRule="auto"/>
              <w:rPr>
                <w:rFonts w:ascii="Arial" w:hAnsi="Arial" w:cs="Arial"/>
              </w:rPr>
            </w:pPr>
            <w:r w:rsidRPr="006F21CE">
              <w:rPr>
                <w:rFonts w:ascii="Arial" w:hAnsi="Arial" w:cs="Arial"/>
              </w:rPr>
              <w:t>- ¿Cuántos electrones tiene un átomo neutro con cinco protones y seis neutrones? A partir de esta pregunta, es posible introducir la configuración electrónica de un átomo y explicar que el número atómico permite deducirla.</w:t>
            </w:r>
          </w:p>
          <w:p w14:paraId="15239B8E" w14:textId="46A78368" w:rsidR="00961490" w:rsidRPr="006F21CE" w:rsidRDefault="00961490" w:rsidP="00E926A9">
            <w:pPr>
              <w:pStyle w:val="tab1"/>
              <w:shd w:val="clear" w:color="auto" w:fill="FFFFFF"/>
              <w:spacing w:before="0" w:beforeAutospacing="0" w:line="360" w:lineRule="auto"/>
              <w:rPr>
                <w:rFonts w:ascii="Arial" w:hAnsi="Arial" w:cs="Arial"/>
              </w:rPr>
            </w:pPr>
            <w:r w:rsidRPr="006F21CE">
              <w:rPr>
                <w:rFonts w:ascii="Arial" w:hAnsi="Arial" w:cs="Arial"/>
              </w:rPr>
              <w:t xml:space="preserve">- ¿Cómo se </w:t>
            </w:r>
            <w:r w:rsidR="002C19E6" w:rsidRPr="006F21CE">
              <w:rPr>
                <w:rFonts w:ascii="Arial" w:hAnsi="Arial" w:cs="Arial"/>
              </w:rPr>
              <w:t xml:space="preserve"> </w:t>
            </w:r>
            <w:r w:rsidRPr="006F21CE">
              <w:rPr>
                <w:rFonts w:ascii="Arial" w:hAnsi="Arial" w:cs="Arial"/>
              </w:rPr>
              <w:t xml:space="preserve">los electrones alrededor del núcleo? </w:t>
            </w:r>
            <w:r w:rsidR="00AD01E6">
              <w:rPr>
                <w:rFonts w:ascii="Arial" w:hAnsi="Arial" w:cs="Arial"/>
              </w:rPr>
              <w:t>Esta pregunta</w:t>
            </w:r>
            <w:r w:rsidR="00AD01E6" w:rsidRPr="006F21CE">
              <w:rPr>
                <w:rFonts w:ascii="Arial" w:hAnsi="Arial" w:cs="Arial"/>
              </w:rPr>
              <w:t xml:space="preserve"> </w:t>
            </w:r>
            <w:r w:rsidRPr="006F21CE">
              <w:rPr>
                <w:rFonts w:ascii="Arial" w:hAnsi="Arial" w:cs="Arial"/>
              </w:rPr>
              <w:t>facilita trabajar el modelo de Bohr y los niveles electrónicos.</w:t>
            </w:r>
          </w:p>
          <w:p w14:paraId="12136291" w14:textId="0E275F56" w:rsidR="00961490" w:rsidRPr="006F21CE" w:rsidRDefault="00961490" w:rsidP="00E926A9">
            <w:pPr>
              <w:pStyle w:val="tab1"/>
              <w:shd w:val="clear" w:color="auto" w:fill="FFFFFF"/>
              <w:spacing w:before="0" w:beforeAutospacing="0" w:line="360" w:lineRule="auto"/>
              <w:rPr>
                <w:rFonts w:ascii="Arial" w:hAnsi="Arial" w:cs="Arial"/>
              </w:rPr>
            </w:pPr>
            <w:r w:rsidRPr="006F21CE">
              <w:rPr>
                <w:rFonts w:ascii="Arial" w:hAnsi="Arial" w:cs="Arial"/>
              </w:rPr>
              <w:t xml:space="preserve">- ¿Son realmente los átomos como se los suele representar en los libros de texto? </w:t>
            </w:r>
            <w:r w:rsidR="00C90313">
              <w:rPr>
                <w:rFonts w:ascii="Arial" w:hAnsi="Arial" w:cs="Arial"/>
              </w:rPr>
              <w:t>A partir de</w:t>
            </w:r>
            <w:r w:rsidR="00C90313" w:rsidRPr="006F21CE">
              <w:rPr>
                <w:rFonts w:ascii="Arial" w:hAnsi="Arial" w:cs="Arial"/>
              </w:rPr>
              <w:t xml:space="preserve"> </w:t>
            </w:r>
            <w:r w:rsidRPr="006F21CE">
              <w:rPr>
                <w:rFonts w:ascii="Arial" w:hAnsi="Arial" w:cs="Arial"/>
              </w:rPr>
              <w:t xml:space="preserve">esta pregunta se pueden trabajar dos conceptos: el de modelo, </w:t>
            </w:r>
            <w:r w:rsidR="00C90313">
              <w:rPr>
                <w:rFonts w:ascii="Arial" w:hAnsi="Arial" w:cs="Arial"/>
              </w:rPr>
              <w:t>a fin de que</w:t>
            </w:r>
            <w:r w:rsidRPr="006F21CE">
              <w:rPr>
                <w:rFonts w:ascii="Arial" w:hAnsi="Arial" w:cs="Arial"/>
              </w:rPr>
              <w:t xml:space="preserve"> los estudiantes </w:t>
            </w:r>
            <w:r w:rsidR="00C90313">
              <w:rPr>
                <w:rFonts w:ascii="Arial" w:hAnsi="Arial" w:cs="Arial"/>
              </w:rPr>
              <w:t xml:space="preserve">entiendan </w:t>
            </w:r>
            <w:r w:rsidRPr="006F21CE">
              <w:rPr>
                <w:rFonts w:ascii="Arial" w:hAnsi="Arial" w:cs="Arial"/>
              </w:rPr>
              <w:t>para qué sirve presentar un modelo o postular una teoría, y el de la distribución de las partículas eléctricas en el interior del átomo.</w:t>
            </w:r>
          </w:p>
          <w:p w14:paraId="0CB90F33" w14:textId="77777777" w:rsidR="00961490" w:rsidRPr="006F21CE" w:rsidRDefault="00961490" w:rsidP="00E926A9">
            <w:pPr>
              <w:pStyle w:val="Normal8"/>
              <w:shd w:val="clear" w:color="auto" w:fill="FFFFFF"/>
              <w:spacing w:before="0" w:beforeAutospacing="0" w:line="360" w:lineRule="auto"/>
              <w:rPr>
                <w:rFonts w:ascii="Arial" w:hAnsi="Arial" w:cs="Arial"/>
              </w:rPr>
            </w:pPr>
            <w:r w:rsidRPr="006F21CE">
              <w:rPr>
                <w:rFonts w:ascii="Arial" w:hAnsi="Arial" w:cs="Arial"/>
              </w:rPr>
              <w:t xml:space="preserve">Para complementar la exposición del tema, se recomienda entrar en el </w:t>
            </w:r>
            <w:r>
              <w:rPr>
                <w:rFonts w:ascii="Arial" w:hAnsi="Arial" w:cs="Arial"/>
              </w:rPr>
              <w:t xml:space="preserve">siguiente enlace </w:t>
            </w:r>
            <w:r w:rsidRPr="006F21CE">
              <w:rPr>
                <w:rFonts w:ascii="Arial" w:hAnsi="Arial" w:cs="Arial"/>
              </w:rPr>
              <w:t>que contiene una explicación de la estructura del átomo con animaciones [</w:t>
            </w:r>
            <w:hyperlink r:id="rId9" w:tgtFrame="_blank" w:history="1">
              <w:r w:rsidRPr="006F21CE">
                <w:rPr>
                  <w:rStyle w:val="Hipervnculo"/>
                  <w:rFonts w:ascii="Arial" w:hAnsi="Arial" w:cs="Arial"/>
                </w:rPr>
                <w:t>VER</w:t>
              </w:r>
            </w:hyperlink>
            <w:r w:rsidRPr="006F21CE">
              <w:rPr>
                <w:rFonts w:ascii="Arial" w:hAnsi="Arial" w:cs="Arial"/>
              </w:rPr>
              <w:t>].</w:t>
            </w:r>
          </w:p>
          <w:p w14:paraId="3288C5AF" w14:textId="6ECA1039" w:rsidR="00961490" w:rsidRPr="006F21CE" w:rsidRDefault="00961490" w:rsidP="00E926A9">
            <w:pPr>
              <w:spacing w:line="360" w:lineRule="auto"/>
              <w:rPr>
                <w:rFonts w:ascii="Arial" w:hAnsi="Arial" w:cs="Arial"/>
                <w:b/>
              </w:rPr>
            </w:pPr>
            <w:r w:rsidRPr="006F21CE">
              <w:rPr>
                <w:rFonts w:ascii="Arial" w:hAnsi="Arial" w:cs="Arial"/>
                <w:b/>
              </w:rPr>
              <w:t>Ficha del estudiante</w:t>
            </w:r>
            <w:r w:rsidR="008079E8">
              <w:rPr>
                <w:rFonts w:ascii="Arial" w:hAnsi="Arial" w:cs="Arial"/>
                <w:b/>
              </w:rPr>
              <w:t xml:space="preserve"> </w:t>
            </w:r>
          </w:p>
          <w:p w14:paraId="4414A038" w14:textId="77777777" w:rsidR="00961490" w:rsidRPr="006F21CE" w:rsidRDefault="00961490" w:rsidP="00E926A9">
            <w:pPr>
              <w:spacing w:line="360" w:lineRule="auto"/>
              <w:rPr>
                <w:rFonts w:ascii="Arial" w:hAnsi="Arial" w:cs="Arial"/>
              </w:rPr>
            </w:pPr>
          </w:p>
          <w:p w14:paraId="66534F6B" w14:textId="77777777" w:rsidR="00961490" w:rsidRPr="006F21CE" w:rsidRDefault="00961490" w:rsidP="00E926A9">
            <w:pPr>
              <w:spacing w:line="360" w:lineRule="auto"/>
              <w:rPr>
                <w:rFonts w:ascii="Arial" w:hAnsi="Arial" w:cs="Arial"/>
                <w:b/>
              </w:rPr>
            </w:pPr>
            <w:r w:rsidRPr="006F21CE">
              <w:rPr>
                <w:rFonts w:ascii="Arial" w:hAnsi="Arial" w:cs="Arial"/>
                <w:b/>
              </w:rPr>
              <w:t>Cómo es un átomo por dentro</w:t>
            </w:r>
          </w:p>
          <w:p w14:paraId="251ABC3A" w14:textId="77777777" w:rsidR="00961490" w:rsidRPr="006F21CE" w:rsidRDefault="00961490" w:rsidP="00E926A9">
            <w:pPr>
              <w:spacing w:line="360" w:lineRule="auto"/>
              <w:rPr>
                <w:rFonts w:ascii="Arial" w:hAnsi="Arial" w:cs="Arial"/>
                <w:b/>
              </w:rPr>
            </w:pPr>
          </w:p>
          <w:p w14:paraId="0DB3B652" w14:textId="178114C7" w:rsidR="00961490" w:rsidRPr="006F21CE" w:rsidRDefault="00961490" w:rsidP="00E926A9">
            <w:pPr>
              <w:spacing w:line="360" w:lineRule="auto"/>
              <w:rPr>
                <w:rFonts w:ascii="Arial" w:hAnsi="Arial" w:cs="Arial"/>
              </w:rPr>
            </w:pPr>
            <w:r w:rsidRPr="006F21CE">
              <w:rPr>
                <w:rFonts w:ascii="Arial" w:hAnsi="Arial" w:cs="Arial"/>
              </w:rPr>
              <w:t>La palabra átomo, introducida por Demócrito en el siglo V a.</w:t>
            </w:r>
            <w:r w:rsidR="00C90313">
              <w:rPr>
                <w:rFonts w:ascii="Arial" w:hAnsi="Arial" w:cs="Arial"/>
              </w:rPr>
              <w:t xml:space="preserve"> </w:t>
            </w:r>
            <w:r w:rsidRPr="006F21CE">
              <w:rPr>
                <w:rFonts w:ascii="Arial" w:hAnsi="Arial" w:cs="Arial"/>
              </w:rPr>
              <w:t>C., significa “sin partes”. En esa época ya se utilizaba para explicar que era la parte más pequeña en que podía subdividirse la materia. Sin embargo, el átomo tiene partes y en la actualidad se representa como un núcleo de protones y neutrones rodeado de electrones</w:t>
            </w:r>
            <w:r w:rsidR="00C90313">
              <w:rPr>
                <w:rFonts w:ascii="Arial" w:hAnsi="Arial" w:cs="Arial"/>
              </w:rPr>
              <w:t>,</w:t>
            </w:r>
            <w:r w:rsidRPr="006F21CE">
              <w:rPr>
                <w:rFonts w:ascii="Arial" w:hAnsi="Arial" w:cs="Arial"/>
              </w:rPr>
              <w:t xml:space="preserve"> que se agrupan </w:t>
            </w:r>
            <w:r w:rsidRPr="004B3EF7">
              <w:rPr>
                <w:rFonts w:ascii="Arial" w:hAnsi="Arial" w:cs="Arial"/>
              </w:rPr>
              <w:t xml:space="preserve">en espacios llamados </w:t>
            </w:r>
            <w:r w:rsidRPr="006F21CE">
              <w:rPr>
                <w:rFonts w:ascii="Arial" w:hAnsi="Arial" w:cs="Arial"/>
              </w:rPr>
              <w:t>orbitales</w:t>
            </w:r>
            <w:r w:rsidR="00C90313">
              <w:rPr>
                <w:rFonts w:ascii="Arial" w:hAnsi="Arial" w:cs="Arial"/>
              </w:rPr>
              <w:t>,</w:t>
            </w:r>
            <w:r w:rsidRPr="006F21CE">
              <w:rPr>
                <w:rFonts w:ascii="Arial" w:hAnsi="Arial" w:cs="Arial"/>
              </w:rPr>
              <w:t xml:space="preserve"> o espacios en los cuales es más probable encontrar al electrón.</w:t>
            </w:r>
          </w:p>
          <w:p w14:paraId="42661293" w14:textId="77777777" w:rsidR="00961490" w:rsidRPr="006F21CE" w:rsidRDefault="00961490" w:rsidP="00E926A9">
            <w:pPr>
              <w:spacing w:line="360" w:lineRule="auto"/>
              <w:rPr>
                <w:rFonts w:ascii="Arial" w:hAnsi="Arial" w:cs="Arial"/>
              </w:rPr>
            </w:pPr>
          </w:p>
          <w:p w14:paraId="60E36060" w14:textId="77777777" w:rsidR="00961490" w:rsidRPr="006F21CE" w:rsidRDefault="00961490" w:rsidP="00E926A9">
            <w:pPr>
              <w:spacing w:line="360" w:lineRule="auto"/>
              <w:rPr>
                <w:rFonts w:ascii="Arial" w:hAnsi="Arial" w:cs="Arial"/>
                <w:b/>
              </w:rPr>
            </w:pPr>
            <w:r w:rsidRPr="006F21CE">
              <w:rPr>
                <w:rFonts w:ascii="Arial" w:hAnsi="Arial" w:cs="Arial"/>
                <w:b/>
              </w:rPr>
              <w:t>La carga eléctrica de las partículas atómicas</w:t>
            </w:r>
          </w:p>
          <w:p w14:paraId="0DF52DF3" w14:textId="77777777" w:rsidR="00961490" w:rsidRPr="006F21CE" w:rsidRDefault="00961490" w:rsidP="00E926A9">
            <w:pPr>
              <w:spacing w:line="360" w:lineRule="auto"/>
              <w:rPr>
                <w:rFonts w:ascii="Arial" w:hAnsi="Arial" w:cs="Arial"/>
                <w:b/>
              </w:rPr>
            </w:pPr>
          </w:p>
          <w:p w14:paraId="11F08C69" w14:textId="744F498E" w:rsidR="00961490" w:rsidRPr="006F21CE" w:rsidRDefault="00961490" w:rsidP="00E926A9">
            <w:pPr>
              <w:spacing w:line="360" w:lineRule="auto"/>
              <w:rPr>
                <w:rFonts w:ascii="Arial" w:hAnsi="Arial" w:cs="Arial"/>
              </w:rPr>
            </w:pPr>
            <w:r w:rsidRPr="006F21CE">
              <w:rPr>
                <w:rFonts w:ascii="Arial" w:hAnsi="Arial" w:cs="Arial"/>
              </w:rPr>
              <w:t xml:space="preserve">Las partículas atómicas están cargadas eléctricamente. Según su carga </w:t>
            </w:r>
            <w:r w:rsidR="00C90313">
              <w:rPr>
                <w:rFonts w:ascii="Arial" w:hAnsi="Arial" w:cs="Arial"/>
              </w:rPr>
              <w:t>—</w:t>
            </w:r>
            <w:r w:rsidRPr="006F21CE">
              <w:rPr>
                <w:rFonts w:ascii="Arial" w:hAnsi="Arial" w:cs="Arial"/>
              </w:rPr>
              <w:t>positiva, negativa o neutra</w:t>
            </w:r>
            <w:r w:rsidR="00C90313">
              <w:rPr>
                <w:rFonts w:ascii="Arial" w:hAnsi="Arial" w:cs="Arial"/>
              </w:rPr>
              <w:t>—</w:t>
            </w:r>
            <w:r w:rsidRPr="006F21CE">
              <w:rPr>
                <w:rFonts w:ascii="Arial" w:hAnsi="Arial" w:cs="Arial"/>
              </w:rPr>
              <w:t>, pueden ser:</w:t>
            </w:r>
          </w:p>
          <w:p w14:paraId="54475669" w14:textId="77777777" w:rsidR="00961490" w:rsidRPr="006F21CE" w:rsidRDefault="00961490" w:rsidP="00E926A9">
            <w:pPr>
              <w:spacing w:line="360" w:lineRule="auto"/>
              <w:rPr>
                <w:rFonts w:ascii="Arial" w:hAnsi="Arial" w:cs="Arial"/>
              </w:rPr>
            </w:pPr>
            <w:r w:rsidRPr="006F21CE">
              <w:rPr>
                <w:rFonts w:ascii="Arial" w:hAnsi="Arial" w:cs="Arial"/>
              </w:rPr>
              <w:t>- </w:t>
            </w:r>
            <w:r w:rsidRPr="006F21CE">
              <w:rPr>
                <w:rFonts w:ascii="Arial" w:hAnsi="Arial" w:cs="Arial"/>
                <w:b/>
              </w:rPr>
              <w:t>Protones (p):</w:t>
            </w:r>
            <w:r w:rsidRPr="006F21CE">
              <w:rPr>
                <w:rFonts w:ascii="Arial" w:hAnsi="Arial" w:cs="Arial"/>
              </w:rPr>
              <w:t xml:space="preserve"> partículas con carga positiva.</w:t>
            </w:r>
          </w:p>
          <w:p w14:paraId="4FCAD1CF" w14:textId="77777777" w:rsidR="00961490" w:rsidRPr="006F21CE" w:rsidRDefault="00961490" w:rsidP="00E926A9">
            <w:pPr>
              <w:spacing w:line="360" w:lineRule="auto"/>
              <w:rPr>
                <w:rFonts w:ascii="Arial" w:hAnsi="Arial" w:cs="Arial"/>
              </w:rPr>
            </w:pPr>
            <w:r w:rsidRPr="006F21CE">
              <w:rPr>
                <w:rFonts w:ascii="Arial" w:hAnsi="Arial" w:cs="Arial"/>
                <w:b/>
              </w:rPr>
              <w:t xml:space="preserve">- Electrones (e): </w:t>
            </w:r>
            <w:r w:rsidRPr="006F21CE">
              <w:rPr>
                <w:rFonts w:ascii="Arial" w:hAnsi="Arial" w:cs="Arial"/>
              </w:rPr>
              <w:t>partículas con carga negativa.</w:t>
            </w:r>
          </w:p>
          <w:p w14:paraId="32DFDFF8" w14:textId="77777777" w:rsidR="00961490" w:rsidRPr="006F21CE" w:rsidRDefault="00961490" w:rsidP="00E926A9">
            <w:pPr>
              <w:spacing w:line="360" w:lineRule="auto"/>
              <w:rPr>
                <w:rFonts w:ascii="Arial" w:hAnsi="Arial" w:cs="Arial"/>
              </w:rPr>
            </w:pPr>
            <w:r w:rsidRPr="006F21CE">
              <w:rPr>
                <w:rFonts w:ascii="Arial" w:hAnsi="Arial" w:cs="Arial"/>
              </w:rPr>
              <w:t>- </w:t>
            </w:r>
            <w:r w:rsidRPr="006F21CE">
              <w:rPr>
                <w:rFonts w:ascii="Arial" w:hAnsi="Arial" w:cs="Arial"/>
                <w:b/>
              </w:rPr>
              <w:t>Neutrones (n):</w:t>
            </w:r>
            <w:r w:rsidRPr="006F21CE">
              <w:rPr>
                <w:rFonts w:ascii="Arial" w:hAnsi="Arial" w:cs="Arial"/>
              </w:rPr>
              <w:t xml:space="preserve"> partículas sin carga.</w:t>
            </w:r>
          </w:p>
          <w:p w14:paraId="51A00AE7" w14:textId="77777777" w:rsidR="00961490" w:rsidRPr="006F21CE" w:rsidRDefault="00961490" w:rsidP="00E926A9">
            <w:pPr>
              <w:spacing w:line="360" w:lineRule="auto"/>
              <w:rPr>
                <w:rFonts w:ascii="Arial" w:hAnsi="Arial" w:cs="Arial"/>
              </w:rPr>
            </w:pPr>
          </w:p>
          <w:p w14:paraId="03CF29A5" w14:textId="5F9BCF90" w:rsidR="00961490" w:rsidRPr="006F21CE" w:rsidRDefault="00961490" w:rsidP="00E926A9">
            <w:pPr>
              <w:spacing w:line="360" w:lineRule="auto"/>
              <w:rPr>
                <w:rFonts w:ascii="Arial" w:hAnsi="Arial" w:cs="Arial"/>
              </w:rPr>
            </w:pPr>
            <w:r w:rsidRPr="006F21CE">
              <w:rPr>
                <w:rFonts w:ascii="Arial" w:hAnsi="Arial" w:cs="Arial"/>
              </w:rPr>
              <w:t xml:space="preserve">Cuando las cargas están compensadas, los átomos tienen </w:t>
            </w:r>
            <w:r w:rsidR="00C90313">
              <w:rPr>
                <w:rFonts w:ascii="Arial" w:hAnsi="Arial" w:cs="Arial"/>
              </w:rPr>
              <w:t>igual número de</w:t>
            </w:r>
            <w:r w:rsidR="00C90313" w:rsidRPr="006F21CE">
              <w:rPr>
                <w:rFonts w:ascii="Arial" w:hAnsi="Arial" w:cs="Arial"/>
              </w:rPr>
              <w:t xml:space="preserve"> </w:t>
            </w:r>
            <w:r w:rsidRPr="006F21CE">
              <w:rPr>
                <w:rFonts w:ascii="Arial" w:hAnsi="Arial" w:cs="Arial"/>
              </w:rPr>
              <w:t xml:space="preserve">protones </w:t>
            </w:r>
            <w:r w:rsidR="00C90313">
              <w:rPr>
                <w:rFonts w:ascii="Arial" w:hAnsi="Arial" w:cs="Arial"/>
              </w:rPr>
              <w:t>y</w:t>
            </w:r>
            <w:r w:rsidR="00C90313" w:rsidRPr="006F21CE">
              <w:rPr>
                <w:rFonts w:ascii="Arial" w:hAnsi="Arial" w:cs="Arial"/>
              </w:rPr>
              <w:t xml:space="preserve"> </w:t>
            </w:r>
            <w:r w:rsidR="00C90313">
              <w:rPr>
                <w:rFonts w:ascii="Arial" w:hAnsi="Arial" w:cs="Arial"/>
              </w:rPr>
              <w:t xml:space="preserve">de </w:t>
            </w:r>
            <w:r w:rsidRPr="006F21CE">
              <w:rPr>
                <w:rFonts w:ascii="Arial" w:hAnsi="Arial" w:cs="Arial"/>
              </w:rPr>
              <w:t>electrones. Son, pues, eléctricamente neutros. Sin embargo, si su carga se descompensa y pierden o ganan electrones</w:t>
            </w:r>
            <w:r w:rsidR="00497668">
              <w:rPr>
                <w:rFonts w:ascii="Arial" w:hAnsi="Arial" w:cs="Arial"/>
              </w:rPr>
              <w:t>,</w:t>
            </w:r>
            <w:r w:rsidRPr="006F21CE">
              <w:rPr>
                <w:rFonts w:ascii="Arial" w:hAnsi="Arial" w:cs="Arial"/>
              </w:rPr>
              <w:t xml:space="preserve"> se convierten en iones, es decir, en átomos cargados eléctricamente. Los iones pueden ser de dos tipos:</w:t>
            </w:r>
          </w:p>
          <w:p w14:paraId="3D7D5DBB" w14:textId="77777777" w:rsidR="00961490" w:rsidRPr="006F21CE" w:rsidRDefault="00961490" w:rsidP="00E926A9">
            <w:pPr>
              <w:spacing w:line="360" w:lineRule="auto"/>
              <w:rPr>
                <w:rFonts w:ascii="Arial" w:hAnsi="Arial" w:cs="Arial"/>
              </w:rPr>
            </w:pPr>
            <w:r w:rsidRPr="006F21CE">
              <w:rPr>
                <w:rFonts w:ascii="Arial" w:hAnsi="Arial" w:cs="Arial"/>
              </w:rPr>
              <w:t>- </w:t>
            </w:r>
            <w:r w:rsidRPr="006F21CE">
              <w:rPr>
                <w:rFonts w:ascii="Arial" w:hAnsi="Arial" w:cs="Arial"/>
                <w:b/>
              </w:rPr>
              <w:t>Aniones (E-):</w:t>
            </w:r>
            <w:r w:rsidRPr="006F21CE">
              <w:rPr>
                <w:rFonts w:ascii="Arial" w:hAnsi="Arial" w:cs="Arial"/>
              </w:rPr>
              <w:t xml:space="preserve"> átomos que han ganado electrones y, por tanto, tienen carga negativa.</w:t>
            </w:r>
          </w:p>
          <w:p w14:paraId="0D81B105" w14:textId="77777777" w:rsidR="00961490" w:rsidRPr="006F21CE" w:rsidRDefault="00961490" w:rsidP="00E926A9">
            <w:pPr>
              <w:spacing w:line="360" w:lineRule="auto"/>
              <w:rPr>
                <w:rFonts w:ascii="Arial" w:hAnsi="Arial" w:cs="Arial"/>
              </w:rPr>
            </w:pPr>
            <w:r w:rsidRPr="006F21CE">
              <w:rPr>
                <w:rFonts w:ascii="Arial" w:hAnsi="Arial" w:cs="Arial"/>
              </w:rPr>
              <w:t>- </w:t>
            </w:r>
            <w:r w:rsidRPr="006F21CE">
              <w:rPr>
                <w:rFonts w:ascii="Arial" w:hAnsi="Arial" w:cs="Arial"/>
                <w:b/>
              </w:rPr>
              <w:t>Cationes (E+):</w:t>
            </w:r>
            <w:r w:rsidRPr="006F21CE">
              <w:rPr>
                <w:rFonts w:ascii="Arial" w:hAnsi="Arial" w:cs="Arial"/>
              </w:rPr>
              <w:t xml:space="preserve"> átomos que han perdido electrones y, por tanto, tienen carga positiva.</w:t>
            </w:r>
          </w:p>
          <w:p w14:paraId="4370B760" w14:textId="77777777" w:rsidR="00961490" w:rsidRPr="006F21CE" w:rsidRDefault="00961490" w:rsidP="00E926A9">
            <w:pPr>
              <w:spacing w:line="360" w:lineRule="auto"/>
              <w:rPr>
                <w:rFonts w:ascii="Arial" w:hAnsi="Arial" w:cs="Arial"/>
              </w:rPr>
            </w:pPr>
          </w:p>
          <w:p w14:paraId="5637BE4F" w14:textId="77777777" w:rsidR="00961490" w:rsidRPr="006F21CE" w:rsidRDefault="00961490" w:rsidP="00E926A9">
            <w:pPr>
              <w:spacing w:line="360" w:lineRule="auto"/>
              <w:rPr>
                <w:rFonts w:ascii="Arial" w:hAnsi="Arial" w:cs="Arial"/>
                <w:b/>
              </w:rPr>
            </w:pPr>
            <w:r w:rsidRPr="006F21CE">
              <w:rPr>
                <w:rFonts w:ascii="Arial" w:hAnsi="Arial" w:cs="Arial"/>
                <w:b/>
              </w:rPr>
              <w:t>El átomo más sencillo</w:t>
            </w:r>
          </w:p>
          <w:p w14:paraId="338CADC6" w14:textId="77777777" w:rsidR="00961490" w:rsidRPr="006F21CE" w:rsidRDefault="00961490" w:rsidP="00E926A9">
            <w:pPr>
              <w:spacing w:line="360" w:lineRule="auto"/>
              <w:rPr>
                <w:rFonts w:ascii="Arial" w:hAnsi="Arial" w:cs="Arial"/>
                <w:b/>
              </w:rPr>
            </w:pPr>
          </w:p>
          <w:p w14:paraId="36F34CF0" w14:textId="7776A485" w:rsidR="00961490" w:rsidRPr="006F21CE" w:rsidRDefault="00961490" w:rsidP="00E926A9">
            <w:pPr>
              <w:spacing w:line="360" w:lineRule="auto"/>
              <w:rPr>
                <w:rFonts w:ascii="Arial" w:hAnsi="Arial" w:cs="Arial"/>
              </w:rPr>
            </w:pPr>
            <w:r w:rsidRPr="006F21CE">
              <w:rPr>
                <w:rFonts w:ascii="Arial" w:hAnsi="Arial" w:cs="Arial"/>
              </w:rPr>
              <w:t>El hidrógeno, que solo tiene un protón y un electrón, es el átomo más sencillo que existe. El que le sigue en sencillez es el átomo de helio, con dos protones</w:t>
            </w:r>
            <w:r>
              <w:rPr>
                <w:rFonts w:ascii="Arial" w:hAnsi="Arial" w:cs="Arial"/>
              </w:rPr>
              <w:t>, dos neutrones</w:t>
            </w:r>
            <w:r w:rsidRPr="006F21CE">
              <w:rPr>
                <w:rFonts w:ascii="Arial" w:hAnsi="Arial" w:cs="Arial"/>
              </w:rPr>
              <w:t xml:space="preserve"> y dos electrones que completan su primera capa, configurándolo como un gas noble.</w:t>
            </w:r>
          </w:p>
          <w:p w14:paraId="2EDB5C05" w14:textId="77777777" w:rsidR="00961490" w:rsidRPr="006F21CE" w:rsidRDefault="00961490" w:rsidP="00E926A9">
            <w:pPr>
              <w:spacing w:line="360" w:lineRule="auto"/>
              <w:rPr>
                <w:rFonts w:ascii="Arial" w:hAnsi="Arial" w:cs="Arial"/>
              </w:rPr>
            </w:pPr>
          </w:p>
          <w:p w14:paraId="3065F493" w14:textId="77777777" w:rsidR="00961490" w:rsidRPr="006F21CE" w:rsidRDefault="00961490" w:rsidP="00E926A9">
            <w:pPr>
              <w:spacing w:line="360" w:lineRule="auto"/>
              <w:rPr>
                <w:rFonts w:ascii="Arial" w:hAnsi="Arial" w:cs="Arial"/>
                <w:b/>
              </w:rPr>
            </w:pPr>
            <w:r w:rsidRPr="006F21CE">
              <w:rPr>
                <w:rFonts w:ascii="Arial" w:hAnsi="Arial" w:cs="Arial"/>
                <w:b/>
              </w:rPr>
              <w:t>El vacío dentro de un átomo</w:t>
            </w:r>
          </w:p>
          <w:p w14:paraId="52646D30" w14:textId="77777777" w:rsidR="00961490" w:rsidRPr="006F21CE" w:rsidRDefault="00961490" w:rsidP="00E926A9">
            <w:pPr>
              <w:spacing w:line="360" w:lineRule="auto"/>
              <w:rPr>
                <w:rFonts w:ascii="Arial" w:hAnsi="Arial" w:cs="Arial"/>
                <w:b/>
              </w:rPr>
            </w:pPr>
          </w:p>
          <w:p w14:paraId="71BDB6B5" w14:textId="77777777" w:rsidR="00961490" w:rsidRPr="006F21CE" w:rsidRDefault="00961490" w:rsidP="00E926A9">
            <w:pPr>
              <w:spacing w:line="360" w:lineRule="auto"/>
              <w:rPr>
                <w:rFonts w:ascii="Arial" w:hAnsi="Arial" w:cs="Arial"/>
              </w:rPr>
            </w:pPr>
            <w:r w:rsidRPr="006F21CE">
              <w:rPr>
                <w:rFonts w:ascii="Arial" w:hAnsi="Arial" w:cs="Arial"/>
              </w:rPr>
              <w:t>Un átomo encierra gran cantidad de espacio vacío: en el caso del hidrógeno, si representáramos el núcleo como una canica de 3 cm de diámetro, el electrón estaría a unos 500 m de distancia.</w:t>
            </w:r>
          </w:p>
          <w:p w14:paraId="161729A7" w14:textId="77777777" w:rsidR="00961490" w:rsidRPr="006F21CE" w:rsidRDefault="00961490" w:rsidP="00E926A9">
            <w:pPr>
              <w:spacing w:line="360" w:lineRule="auto"/>
              <w:rPr>
                <w:rFonts w:ascii="Arial" w:hAnsi="Arial" w:cs="Arial"/>
              </w:rPr>
            </w:pPr>
          </w:p>
          <w:p w14:paraId="1D12FADF" w14:textId="77777777" w:rsidR="00961490" w:rsidRPr="006F21CE" w:rsidRDefault="00961490" w:rsidP="00E926A9">
            <w:pPr>
              <w:spacing w:line="360" w:lineRule="auto"/>
              <w:rPr>
                <w:rFonts w:ascii="Arial" w:hAnsi="Arial" w:cs="Arial"/>
              </w:rPr>
            </w:pPr>
            <w:r w:rsidRPr="006F21CE">
              <w:rPr>
                <w:rFonts w:ascii="Arial" w:hAnsi="Arial" w:cs="Arial"/>
              </w:rPr>
              <w:t xml:space="preserve">Si quieres ampliar tus conocimientos sobre el tema, realiza las actividades de este enlace de </w:t>
            </w:r>
            <w:proofErr w:type="spellStart"/>
            <w:r w:rsidRPr="006F21CE">
              <w:rPr>
                <w:rFonts w:ascii="Arial" w:hAnsi="Arial" w:cs="Arial"/>
              </w:rPr>
              <w:t>Educastur</w:t>
            </w:r>
            <w:proofErr w:type="spellEnd"/>
            <w:r w:rsidRPr="006F21CE">
              <w:rPr>
                <w:rFonts w:ascii="Arial" w:hAnsi="Arial" w:cs="Arial"/>
              </w:rPr>
              <w:t xml:space="preserve"> [</w:t>
            </w:r>
            <w:hyperlink r:id="rId10" w:tgtFrame="_blank" w:history="1">
              <w:r w:rsidRPr="006F21CE">
                <w:rPr>
                  <w:rStyle w:val="Hipervnculo"/>
                  <w:rFonts w:ascii="Arial" w:hAnsi="Arial" w:cs="Arial"/>
                </w:rPr>
                <w:t>VER</w:t>
              </w:r>
            </w:hyperlink>
            <w:r w:rsidRPr="006F21CE">
              <w:rPr>
                <w:rFonts w:ascii="Arial" w:hAnsi="Arial" w:cs="Arial"/>
              </w:rPr>
              <w:t>].</w:t>
            </w:r>
          </w:p>
          <w:p w14:paraId="7C2EF26F" w14:textId="77777777" w:rsidR="00961490" w:rsidRPr="006F21CE" w:rsidRDefault="00961490" w:rsidP="00E926A9">
            <w:pPr>
              <w:spacing w:line="360" w:lineRule="auto"/>
              <w:rPr>
                <w:rFonts w:ascii="Arial" w:hAnsi="Arial" w:cs="Arial"/>
              </w:rPr>
            </w:pPr>
          </w:p>
        </w:tc>
      </w:tr>
      <w:tr w:rsidR="00961490" w:rsidRPr="006F21CE" w14:paraId="17DECF58" w14:textId="77777777" w:rsidTr="00961490">
        <w:tc>
          <w:tcPr>
            <w:tcW w:w="2022" w:type="dxa"/>
          </w:tcPr>
          <w:p w14:paraId="0FA5692E" w14:textId="77777777" w:rsidR="00961490" w:rsidRPr="006F21CE" w:rsidRDefault="00961490" w:rsidP="00E926A9">
            <w:pPr>
              <w:spacing w:line="360" w:lineRule="auto"/>
              <w:jc w:val="both"/>
              <w:rPr>
                <w:rFonts w:ascii="Arial" w:hAnsi="Arial" w:cs="Arial"/>
                <w:b/>
              </w:rPr>
            </w:pPr>
            <w:r w:rsidRPr="006F21CE">
              <w:rPr>
                <w:rFonts w:ascii="Arial" w:hAnsi="Arial" w:cs="Arial"/>
                <w:b/>
              </w:rPr>
              <w:lastRenderedPageBreak/>
              <w:t xml:space="preserve">Título </w:t>
            </w:r>
          </w:p>
        </w:tc>
        <w:tc>
          <w:tcPr>
            <w:tcW w:w="6806" w:type="dxa"/>
          </w:tcPr>
          <w:p w14:paraId="57C0BB50" w14:textId="3A2E03BF" w:rsidR="00961490" w:rsidRPr="006F21CE" w:rsidRDefault="00961490" w:rsidP="00E926A9">
            <w:pPr>
              <w:pStyle w:val="Ttulo1"/>
              <w:shd w:val="clear" w:color="auto" w:fill="FFFFFF"/>
              <w:spacing w:before="2" w:after="2" w:line="360" w:lineRule="auto"/>
              <w:outlineLvl w:val="0"/>
              <w:rPr>
                <w:rFonts w:ascii="Arial" w:hAnsi="Arial" w:cs="Arial"/>
                <w:b w:val="0"/>
                <w:sz w:val="24"/>
                <w:szCs w:val="24"/>
              </w:rPr>
            </w:pPr>
            <w:r w:rsidRPr="006F21CE">
              <w:rPr>
                <w:rFonts w:ascii="Arial" w:hAnsi="Arial" w:cs="Arial"/>
                <w:b w:val="0"/>
                <w:sz w:val="24"/>
                <w:szCs w:val="24"/>
              </w:rPr>
              <w:t>La estructura del átomo</w:t>
            </w:r>
            <w:r w:rsidR="008079E8">
              <w:rPr>
                <w:rFonts w:ascii="Arial" w:hAnsi="Arial" w:cs="Arial"/>
                <w:b w:val="0"/>
                <w:sz w:val="24"/>
                <w:szCs w:val="24"/>
              </w:rPr>
              <w:t xml:space="preserve"> </w:t>
            </w:r>
          </w:p>
        </w:tc>
      </w:tr>
      <w:tr w:rsidR="00961490" w:rsidRPr="006F21CE" w14:paraId="69180AA9" w14:textId="77777777" w:rsidTr="00961490">
        <w:tc>
          <w:tcPr>
            <w:tcW w:w="2022" w:type="dxa"/>
          </w:tcPr>
          <w:p w14:paraId="59C5304B" w14:textId="77777777" w:rsidR="00961490" w:rsidRPr="006F21CE" w:rsidRDefault="00961490" w:rsidP="00E926A9">
            <w:pPr>
              <w:spacing w:line="360" w:lineRule="auto"/>
              <w:jc w:val="both"/>
              <w:rPr>
                <w:rFonts w:ascii="Arial" w:hAnsi="Arial" w:cs="Arial"/>
                <w:b/>
              </w:rPr>
            </w:pPr>
            <w:r w:rsidRPr="006F21CE">
              <w:rPr>
                <w:rFonts w:ascii="Arial" w:hAnsi="Arial" w:cs="Arial"/>
                <w:b/>
              </w:rPr>
              <w:t xml:space="preserve">Descripción </w:t>
            </w:r>
          </w:p>
        </w:tc>
        <w:tc>
          <w:tcPr>
            <w:tcW w:w="6806" w:type="dxa"/>
          </w:tcPr>
          <w:p w14:paraId="7CDA9877" w14:textId="77777777" w:rsidR="00961490" w:rsidRPr="006F21CE" w:rsidRDefault="00961490" w:rsidP="00E926A9">
            <w:pPr>
              <w:pStyle w:val="NormalWeb"/>
              <w:spacing w:before="2" w:after="2" w:line="360" w:lineRule="auto"/>
              <w:rPr>
                <w:rFonts w:ascii="Arial" w:hAnsi="Arial" w:cs="Arial"/>
                <w:sz w:val="24"/>
                <w:szCs w:val="24"/>
              </w:rPr>
            </w:pPr>
            <w:r w:rsidRPr="006F21CE">
              <w:rPr>
                <w:rFonts w:ascii="Arial" w:hAnsi="Arial" w:cs="Arial"/>
                <w:sz w:val="24"/>
                <w:szCs w:val="24"/>
              </w:rPr>
              <w:t>Animación cuyo objetivo es presentar qué es un átomo y cuál es s</w:t>
            </w:r>
            <w:r>
              <w:rPr>
                <w:rFonts w:ascii="Arial" w:hAnsi="Arial" w:cs="Arial"/>
                <w:sz w:val="24"/>
                <w:szCs w:val="24"/>
              </w:rPr>
              <w:t>u estructura</w:t>
            </w:r>
            <w:r w:rsidRPr="006F21CE">
              <w:rPr>
                <w:rFonts w:ascii="Arial" w:hAnsi="Arial" w:cs="Arial"/>
                <w:sz w:val="24"/>
                <w:szCs w:val="24"/>
              </w:rPr>
              <w:t xml:space="preserve"> </w:t>
            </w:r>
          </w:p>
        </w:tc>
      </w:tr>
    </w:tbl>
    <w:p w14:paraId="33E2EA0D" w14:textId="77777777" w:rsidR="00961490" w:rsidRPr="00961490" w:rsidRDefault="00961490" w:rsidP="00E926A9">
      <w:pPr>
        <w:spacing w:line="360" w:lineRule="auto"/>
        <w:jc w:val="both"/>
        <w:rPr>
          <w:rFonts w:ascii="Arial" w:hAnsi="Arial" w:cs="Arial"/>
          <w:lang w:eastAsia="es-CO"/>
        </w:rPr>
      </w:pPr>
    </w:p>
    <w:p w14:paraId="2339C1C0" w14:textId="77777777" w:rsidR="00961490" w:rsidRPr="00002163" w:rsidRDefault="00961490" w:rsidP="00E926A9">
      <w:pPr>
        <w:spacing w:line="360" w:lineRule="auto"/>
        <w:jc w:val="both"/>
        <w:rPr>
          <w:rFonts w:ascii="Arial" w:hAnsi="Arial" w:cs="Arial"/>
          <w:lang w:val="es-CO" w:eastAsia="es-CO"/>
        </w:rPr>
      </w:pPr>
    </w:p>
    <w:tbl>
      <w:tblPr>
        <w:tblStyle w:val="Tablaconcuadrcula"/>
        <w:tblW w:w="0" w:type="auto"/>
        <w:tblLook w:val="04A0" w:firstRow="1" w:lastRow="0" w:firstColumn="1" w:lastColumn="0" w:noHBand="0" w:noVBand="1"/>
      </w:tblPr>
      <w:tblGrid>
        <w:gridCol w:w="2186"/>
        <w:gridCol w:w="7390"/>
      </w:tblGrid>
      <w:tr w:rsidR="004E04A9" w:rsidRPr="006F21CE" w14:paraId="6D241826" w14:textId="77777777" w:rsidTr="000B3D50">
        <w:tc>
          <w:tcPr>
            <w:tcW w:w="9576" w:type="dxa"/>
            <w:gridSpan w:val="2"/>
            <w:shd w:val="clear" w:color="auto" w:fill="000000" w:themeFill="text1"/>
          </w:tcPr>
          <w:p w14:paraId="6BF33ACF" w14:textId="77777777" w:rsidR="004E04A9" w:rsidRPr="006F21CE" w:rsidRDefault="004E04A9" w:rsidP="00E926A9">
            <w:pPr>
              <w:pStyle w:val="Ttulo7"/>
              <w:spacing w:before="2" w:after="2" w:line="360" w:lineRule="auto"/>
              <w:jc w:val="center"/>
              <w:outlineLvl w:val="6"/>
              <w:rPr>
                <w:rFonts w:ascii="Arial" w:hAnsi="Arial" w:cs="Arial"/>
                <w:b/>
                <w:i w:val="0"/>
                <w:color w:val="auto"/>
              </w:rPr>
            </w:pPr>
            <w:r w:rsidRPr="00E4417E">
              <w:rPr>
                <w:rFonts w:ascii="Arial" w:hAnsi="Arial" w:cs="Arial"/>
                <w:b/>
                <w:i w:val="0"/>
                <w:color w:val="auto"/>
              </w:rPr>
              <w:t>Practica: recurso nuevo</w:t>
            </w:r>
          </w:p>
        </w:tc>
      </w:tr>
      <w:tr w:rsidR="004E04A9" w:rsidRPr="006F21CE" w14:paraId="57539466" w14:textId="77777777" w:rsidTr="000B3D50">
        <w:tc>
          <w:tcPr>
            <w:tcW w:w="2186" w:type="dxa"/>
          </w:tcPr>
          <w:p w14:paraId="1CBF5AE0" w14:textId="77777777" w:rsidR="004E04A9" w:rsidRPr="006F21CE" w:rsidRDefault="004E04A9" w:rsidP="00E926A9">
            <w:pPr>
              <w:spacing w:before="2" w:after="2" w:line="360" w:lineRule="auto"/>
              <w:rPr>
                <w:rFonts w:ascii="Arial" w:hAnsi="Arial" w:cs="Arial"/>
                <w:b/>
              </w:rPr>
            </w:pPr>
            <w:r w:rsidRPr="006F21CE">
              <w:rPr>
                <w:rFonts w:ascii="Arial" w:hAnsi="Arial" w:cs="Arial"/>
                <w:b/>
              </w:rPr>
              <w:t>Código</w:t>
            </w:r>
          </w:p>
        </w:tc>
        <w:tc>
          <w:tcPr>
            <w:tcW w:w="7390" w:type="dxa"/>
          </w:tcPr>
          <w:p w14:paraId="740DFA98" w14:textId="19595810" w:rsidR="004E04A9" w:rsidRPr="006F21CE" w:rsidRDefault="004E04A9" w:rsidP="00E926A9">
            <w:pPr>
              <w:spacing w:before="2" w:after="2" w:line="360" w:lineRule="auto"/>
              <w:rPr>
                <w:rFonts w:ascii="Arial" w:hAnsi="Arial" w:cs="Arial"/>
                <w:b/>
                <w:lang w:val="en-US"/>
              </w:rPr>
            </w:pPr>
            <w:r>
              <w:rPr>
                <w:rFonts w:ascii="Arial" w:hAnsi="Arial" w:cs="Arial"/>
                <w:lang w:val="en-US"/>
              </w:rPr>
              <w:t>CN_06_10_</w:t>
            </w:r>
            <w:r w:rsidRPr="006F21CE">
              <w:rPr>
                <w:rFonts w:ascii="Arial" w:hAnsi="Arial" w:cs="Arial"/>
                <w:lang w:val="en-US"/>
              </w:rPr>
              <w:t>REC</w:t>
            </w:r>
            <w:r w:rsidR="00974459">
              <w:rPr>
                <w:rFonts w:ascii="Arial" w:hAnsi="Arial" w:cs="Arial"/>
                <w:lang w:val="en-US"/>
              </w:rPr>
              <w:t>2</w:t>
            </w:r>
            <w:r w:rsidRPr="006F21CE">
              <w:rPr>
                <w:rFonts w:ascii="Arial" w:hAnsi="Arial" w:cs="Arial"/>
                <w:lang w:val="en-US"/>
              </w:rPr>
              <w:t>0</w:t>
            </w:r>
          </w:p>
        </w:tc>
      </w:tr>
      <w:tr w:rsidR="004E04A9" w:rsidRPr="006F21CE" w14:paraId="01B69D21" w14:textId="77777777" w:rsidTr="000B3D50">
        <w:tc>
          <w:tcPr>
            <w:tcW w:w="2186" w:type="dxa"/>
          </w:tcPr>
          <w:p w14:paraId="3C70FE92" w14:textId="77777777" w:rsidR="004E04A9" w:rsidRPr="006F21CE" w:rsidRDefault="004E04A9" w:rsidP="00E926A9">
            <w:pPr>
              <w:spacing w:before="2" w:after="2" w:line="360" w:lineRule="auto"/>
              <w:rPr>
                <w:rFonts w:ascii="Arial" w:hAnsi="Arial" w:cs="Arial"/>
                <w:b/>
              </w:rPr>
            </w:pPr>
            <w:r w:rsidRPr="006F21CE">
              <w:rPr>
                <w:rFonts w:ascii="Arial" w:hAnsi="Arial" w:cs="Arial"/>
                <w:b/>
              </w:rPr>
              <w:t>Título</w:t>
            </w:r>
          </w:p>
        </w:tc>
        <w:tc>
          <w:tcPr>
            <w:tcW w:w="7390" w:type="dxa"/>
          </w:tcPr>
          <w:p w14:paraId="55E307FF" w14:textId="487C22B5" w:rsidR="004E04A9" w:rsidRPr="00EB1453" w:rsidRDefault="004E04A9" w:rsidP="00E926A9">
            <w:pPr>
              <w:spacing w:before="2" w:after="2" w:line="360" w:lineRule="auto"/>
              <w:rPr>
                <w:rFonts w:ascii="Arial" w:hAnsi="Arial" w:cs="Arial"/>
              </w:rPr>
            </w:pPr>
            <w:r>
              <w:rPr>
                <w:rFonts w:ascii="Arial" w:hAnsi="Arial" w:cs="Arial"/>
              </w:rPr>
              <w:t xml:space="preserve">El núcleo </w:t>
            </w:r>
            <w:r w:rsidR="00EC5726">
              <w:rPr>
                <w:rFonts w:ascii="Arial" w:hAnsi="Arial" w:cs="Arial"/>
              </w:rPr>
              <w:t xml:space="preserve">de </w:t>
            </w:r>
            <w:r>
              <w:rPr>
                <w:rFonts w:ascii="Arial" w:hAnsi="Arial" w:cs="Arial"/>
              </w:rPr>
              <w:t xml:space="preserve">los átomos </w:t>
            </w:r>
          </w:p>
        </w:tc>
      </w:tr>
      <w:tr w:rsidR="004E04A9" w:rsidRPr="006F21CE" w14:paraId="2E529073" w14:textId="77777777" w:rsidTr="000B3D50">
        <w:tc>
          <w:tcPr>
            <w:tcW w:w="2186" w:type="dxa"/>
          </w:tcPr>
          <w:p w14:paraId="55B6A625" w14:textId="77777777" w:rsidR="004E04A9" w:rsidRPr="006F21CE" w:rsidRDefault="004E04A9" w:rsidP="00E926A9">
            <w:pPr>
              <w:spacing w:before="2" w:after="2" w:line="360" w:lineRule="auto"/>
              <w:rPr>
                <w:rFonts w:ascii="Arial" w:hAnsi="Arial" w:cs="Arial"/>
                <w:b/>
              </w:rPr>
            </w:pPr>
            <w:r w:rsidRPr="006F21CE">
              <w:rPr>
                <w:rFonts w:ascii="Arial" w:hAnsi="Arial" w:cs="Arial"/>
                <w:b/>
              </w:rPr>
              <w:t>Descripción</w:t>
            </w:r>
          </w:p>
        </w:tc>
        <w:tc>
          <w:tcPr>
            <w:tcW w:w="7390" w:type="dxa"/>
          </w:tcPr>
          <w:p w14:paraId="5B10CB42" w14:textId="47E89623" w:rsidR="004E04A9" w:rsidRPr="00EB1453" w:rsidRDefault="004E04A9" w:rsidP="00E926A9">
            <w:pPr>
              <w:spacing w:before="2" w:after="2" w:line="360" w:lineRule="auto"/>
              <w:rPr>
                <w:rFonts w:ascii="Arial" w:hAnsi="Arial" w:cs="Arial"/>
              </w:rPr>
            </w:pPr>
            <w:r w:rsidRPr="00EB1453">
              <w:rPr>
                <w:rFonts w:ascii="Arial" w:hAnsi="Arial" w:cs="Arial"/>
              </w:rPr>
              <w:t>Actividad que permite</w:t>
            </w:r>
            <w:r>
              <w:rPr>
                <w:rFonts w:ascii="Arial" w:hAnsi="Arial" w:cs="Arial"/>
              </w:rPr>
              <w:t xml:space="preserve"> afianzar las características</w:t>
            </w:r>
            <w:r w:rsidRPr="00EB1453">
              <w:rPr>
                <w:rFonts w:ascii="Arial" w:hAnsi="Arial" w:cs="Arial"/>
              </w:rPr>
              <w:t xml:space="preserve"> </w:t>
            </w:r>
            <w:r>
              <w:rPr>
                <w:rFonts w:ascii="Arial" w:hAnsi="Arial" w:cs="Arial"/>
              </w:rPr>
              <w:t xml:space="preserve">del núcleo atómico </w:t>
            </w:r>
          </w:p>
        </w:tc>
      </w:tr>
    </w:tbl>
    <w:p w14:paraId="0B9BCECA" w14:textId="77777777" w:rsidR="00BC0A6C" w:rsidRPr="005814FA" w:rsidRDefault="00BC0A6C" w:rsidP="00E926A9">
      <w:pPr>
        <w:pStyle w:val="Prrafodelista"/>
        <w:spacing w:line="360" w:lineRule="auto"/>
        <w:rPr>
          <w:rFonts w:ascii="Arial" w:hAnsi="Arial" w:cs="Arial"/>
          <w:lang w:val="es-CO" w:eastAsia="es-CO"/>
        </w:rPr>
      </w:pPr>
    </w:p>
    <w:p w14:paraId="6F0B7F55" w14:textId="1D928106" w:rsidR="00002163" w:rsidRDefault="00002163" w:rsidP="00E926A9">
      <w:pPr>
        <w:shd w:val="clear" w:color="auto" w:fill="FFFFFF"/>
        <w:spacing w:after="0" w:line="360" w:lineRule="auto"/>
        <w:jc w:val="both"/>
        <w:rPr>
          <w:rFonts w:ascii="Arial" w:eastAsia="Times New Roman" w:hAnsi="Arial" w:cs="Arial"/>
          <w:lang w:val="es-CO" w:eastAsia="es-CO"/>
        </w:rPr>
      </w:pPr>
      <w:r w:rsidRPr="00002163">
        <w:rPr>
          <w:rFonts w:ascii="Arial" w:hAnsi="Arial" w:cs="Arial"/>
          <w:highlight w:val="yellow"/>
        </w:rPr>
        <w:t>[</w:t>
      </w:r>
      <w:r w:rsidRPr="00002163">
        <w:rPr>
          <w:rFonts w:ascii="Arial" w:hAnsi="Arial" w:cs="Arial"/>
          <w:b/>
          <w:highlight w:val="yellow"/>
        </w:rPr>
        <w:t>SECCIÓN 2]</w:t>
      </w:r>
      <w:r w:rsidRPr="00002163">
        <w:rPr>
          <w:rFonts w:ascii="Arial" w:hAnsi="Arial" w:cs="Arial"/>
          <w:b/>
        </w:rPr>
        <w:t xml:space="preserve"> 1.</w:t>
      </w:r>
      <w:r w:rsidR="004E04A9">
        <w:rPr>
          <w:rFonts w:ascii="Arial" w:hAnsi="Arial" w:cs="Arial"/>
          <w:b/>
        </w:rPr>
        <w:t>2</w:t>
      </w:r>
      <w:r w:rsidR="008079E8">
        <w:rPr>
          <w:rFonts w:ascii="Arial" w:hAnsi="Arial" w:cs="Arial"/>
          <w:b/>
        </w:rPr>
        <w:t xml:space="preserve"> </w:t>
      </w:r>
      <w:r w:rsidR="00BC0A6C" w:rsidRPr="00002163">
        <w:rPr>
          <w:rFonts w:ascii="Arial" w:eastAsia="Times New Roman" w:hAnsi="Arial" w:cs="Arial"/>
          <w:b/>
          <w:lang w:val="es-CO" w:eastAsia="es-CO"/>
        </w:rPr>
        <w:t>La </w:t>
      </w:r>
      <w:r w:rsidR="00BC0A6C" w:rsidRPr="00002163">
        <w:rPr>
          <w:rFonts w:ascii="Arial" w:eastAsia="Times New Roman" w:hAnsi="Arial" w:cs="Arial"/>
          <w:b/>
          <w:bCs/>
          <w:lang w:val="es-CO" w:eastAsia="es-CO"/>
        </w:rPr>
        <w:t>corteza</w:t>
      </w:r>
      <w:r w:rsidR="00BC0A6C" w:rsidRPr="00002163">
        <w:rPr>
          <w:rFonts w:ascii="Arial" w:eastAsia="Times New Roman" w:hAnsi="Arial" w:cs="Arial"/>
          <w:lang w:val="es-CO" w:eastAsia="es-CO"/>
        </w:rPr>
        <w:t xml:space="preserve"> </w:t>
      </w:r>
    </w:p>
    <w:p w14:paraId="2F30C631" w14:textId="77777777" w:rsidR="00002163" w:rsidRDefault="00002163" w:rsidP="00E926A9">
      <w:pPr>
        <w:shd w:val="clear" w:color="auto" w:fill="FFFFFF"/>
        <w:spacing w:after="0" w:line="360" w:lineRule="auto"/>
        <w:jc w:val="both"/>
        <w:rPr>
          <w:rFonts w:ascii="Arial" w:eastAsia="Times New Roman" w:hAnsi="Arial" w:cs="Arial"/>
          <w:lang w:val="es-CO" w:eastAsia="es-CO"/>
        </w:rPr>
      </w:pPr>
    </w:p>
    <w:p w14:paraId="7358CE42" w14:textId="414FDD1A" w:rsidR="00BC0A6C" w:rsidRPr="00002163" w:rsidRDefault="00DF3531" w:rsidP="00E926A9">
      <w:pPr>
        <w:shd w:val="clear" w:color="auto" w:fill="FFFFFF"/>
        <w:spacing w:after="0" w:line="360" w:lineRule="auto"/>
        <w:jc w:val="both"/>
        <w:rPr>
          <w:rFonts w:ascii="Arial" w:eastAsia="Times New Roman" w:hAnsi="Arial" w:cs="Arial"/>
          <w:lang w:val="es-CO" w:eastAsia="es-CO"/>
        </w:rPr>
      </w:pPr>
      <w:r>
        <w:rPr>
          <w:rFonts w:ascii="Arial" w:eastAsia="Times New Roman" w:hAnsi="Arial" w:cs="Arial"/>
          <w:lang w:val="es-CO" w:eastAsia="es-CO"/>
        </w:rPr>
        <w:t>La corteza e</w:t>
      </w:r>
      <w:r w:rsidRPr="00002163">
        <w:rPr>
          <w:rFonts w:ascii="Arial" w:eastAsia="Times New Roman" w:hAnsi="Arial" w:cs="Arial"/>
          <w:lang w:val="es-CO" w:eastAsia="es-CO"/>
        </w:rPr>
        <w:t xml:space="preserve">s </w:t>
      </w:r>
      <w:r w:rsidR="00BC0A6C" w:rsidRPr="00002163">
        <w:rPr>
          <w:rFonts w:ascii="Arial" w:eastAsia="Times New Roman" w:hAnsi="Arial" w:cs="Arial"/>
          <w:lang w:val="es-CO" w:eastAsia="es-CO"/>
        </w:rPr>
        <w:t>la parte externa que rodea al núcleo. En ella se encuentran los electrones (con carga eléctrica negativa) que giran alrededor del núcleo. Tienen una masa casi 2000 veces menor que la de un protón. Si el átomo fuera del tamaño de un campo de fútbol, el núcleo sería una canica ubicada en el centro y el electrón más cercano se encontraría a la altura de la grada. Esto significa que en el átomo hay mucho espacio vacío.</w:t>
      </w:r>
    </w:p>
    <w:p w14:paraId="30EDA0A1" w14:textId="77777777" w:rsidR="00BC0A6C" w:rsidRPr="006F21CE" w:rsidRDefault="00BC0A6C" w:rsidP="00E926A9">
      <w:pPr>
        <w:shd w:val="clear" w:color="auto" w:fill="FFFFFF"/>
        <w:spacing w:after="0" w:line="360" w:lineRule="auto"/>
        <w:jc w:val="both"/>
        <w:rPr>
          <w:rFonts w:ascii="Arial" w:eastAsia="Times New Roman" w:hAnsi="Arial" w:cs="Arial"/>
          <w:b/>
          <w:lang w:val="es-CO" w:eastAsia="es-CO"/>
        </w:rPr>
      </w:pPr>
    </w:p>
    <w:tbl>
      <w:tblPr>
        <w:tblStyle w:val="Tablaconcuadrcula"/>
        <w:tblW w:w="0" w:type="auto"/>
        <w:tblLook w:val="04A0" w:firstRow="1" w:lastRow="0" w:firstColumn="1" w:lastColumn="0" w:noHBand="0" w:noVBand="1"/>
      </w:tblPr>
      <w:tblGrid>
        <w:gridCol w:w="2207"/>
        <w:gridCol w:w="2207"/>
        <w:gridCol w:w="2207"/>
        <w:gridCol w:w="2207"/>
      </w:tblGrid>
      <w:tr w:rsidR="00BC0A6C" w:rsidRPr="006F21CE" w14:paraId="2D7C6405" w14:textId="77777777" w:rsidTr="00BC0A6C">
        <w:tc>
          <w:tcPr>
            <w:tcW w:w="8828" w:type="dxa"/>
            <w:gridSpan w:val="4"/>
          </w:tcPr>
          <w:p w14:paraId="273814A2" w14:textId="77777777" w:rsidR="00BC0A6C" w:rsidRPr="006F21CE" w:rsidRDefault="00BC0A6C" w:rsidP="00E926A9">
            <w:pPr>
              <w:spacing w:before="2" w:after="2" w:line="360" w:lineRule="auto"/>
              <w:jc w:val="center"/>
              <w:rPr>
                <w:rFonts w:ascii="Arial" w:eastAsia="Times New Roman" w:hAnsi="Arial" w:cs="Arial"/>
                <w:b/>
                <w:lang w:val="es-CO" w:eastAsia="es-CO"/>
              </w:rPr>
            </w:pPr>
            <w:r w:rsidRPr="006F21CE">
              <w:rPr>
                <w:rFonts w:ascii="Arial" w:eastAsia="Times New Roman" w:hAnsi="Arial" w:cs="Arial"/>
                <w:b/>
                <w:lang w:val="es-CO" w:eastAsia="es-CO"/>
              </w:rPr>
              <w:t>La masa y la carga de las partículas subatómicas</w:t>
            </w:r>
          </w:p>
        </w:tc>
      </w:tr>
      <w:tr w:rsidR="00BC0A6C" w:rsidRPr="006F21CE" w14:paraId="292CCEB6" w14:textId="77777777" w:rsidTr="00BC0A6C">
        <w:tc>
          <w:tcPr>
            <w:tcW w:w="2207" w:type="dxa"/>
          </w:tcPr>
          <w:p w14:paraId="1815CD24" w14:textId="77777777" w:rsidR="00BC0A6C" w:rsidRPr="006F21CE" w:rsidRDefault="00BC0A6C" w:rsidP="00E926A9">
            <w:pPr>
              <w:spacing w:before="2" w:after="2" w:line="360" w:lineRule="auto"/>
              <w:jc w:val="both"/>
              <w:rPr>
                <w:rFonts w:ascii="Arial" w:eastAsia="Times New Roman" w:hAnsi="Arial" w:cs="Arial"/>
                <w:b/>
                <w:lang w:val="es-CO" w:eastAsia="es-CO"/>
              </w:rPr>
            </w:pPr>
            <w:r w:rsidRPr="006F21CE">
              <w:rPr>
                <w:rFonts w:ascii="Arial" w:eastAsia="Times New Roman" w:hAnsi="Arial" w:cs="Arial"/>
                <w:b/>
                <w:lang w:val="es-CO" w:eastAsia="es-CO"/>
              </w:rPr>
              <w:t xml:space="preserve">Partícula </w:t>
            </w:r>
          </w:p>
        </w:tc>
        <w:tc>
          <w:tcPr>
            <w:tcW w:w="2207" w:type="dxa"/>
          </w:tcPr>
          <w:p w14:paraId="176B8FD5" w14:textId="77777777" w:rsidR="00BC0A6C" w:rsidRPr="006F21CE" w:rsidRDefault="00BC0A6C" w:rsidP="00E926A9">
            <w:pPr>
              <w:spacing w:before="2" w:after="2" w:line="360" w:lineRule="auto"/>
              <w:jc w:val="both"/>
              <w:rPr>
                <w:rFonts w:ascii="Arial" w:eastAsia="Times New Roman" w:hAnsi="Arial" w:cs="Arial"/>
                <w:b/>
                <w:lang w:val="es-CO" w:eastAsia="es-CO"/>
              </w:rPr>
            </w:pPr>
            <w:r w:rsidRPr="006F21CE">
              <w:rPr>
                <w:rFonts w:ascii="Arial" w:eastAsia="Times New Roman" w:hAnsi="Arial" w:cs="Arial"/>
                <w:b/>
                <w:lang w:val="es-CO" w:eastAsia="es-CO"/>
              </w:rPr>
              <w:t>Masa (kg)</w:t>
            </w:r>
          </w:p>
        </w:tc>
        <w:tc>
          <w:tcPr>
            <w:tcW w:w="2207" w:type="dxa"/>
          </w:tcPr>
          <w:p w14:paraId="1479A93C" w14:textId="77777777" w:rsidR="00BC0A6C" w:rsidRPr="006F21CE" w:rsidRDefault="00BC0A6C" w:rsidP="00E926A9">
            <w:pPr>
              <w:spacing w:before="2" w:after="2" w:line="360" w:lineRule="auto"/>
              <w:jc w:val="both"/>
              <w:rPr>
                <w:rFonts w:ascii="Arial" w:eastAsia="Times New Roman" w:hAnsi="Arial" w:cs="Arial"/>
                <w:b/>
                <w:lang w:val="es-CO" w:eastAsia="es-CO"/>
              </w:rPr>
            </w:pPr>
            <w:r w:rsidRPr="006F21CE">
              <w:rPr>
                <w:rFonts w:ascii="Arial" w:eastAsia="Times New Roman" w:hAnsi="Arial" w:cs="Arial"/>
                <w:b/>
                <w:lang w:val="es-CO" w:eastAsia="es-CO"/>
              </w:rPr>
              <w:t xml:space="preserve">Carga </w:t>
            </w:r>
            <w:r>
              <w:rPr>
                <w:rFonts w:ascii="Arial" w:eastAsia="Times New Roman" w:hAnsi="Arial" w:cs="Arial"/>
                <w:b/>
                <w:lang w:val="es-CO" w:eastAsia="es-CO"/>
              </w:rPr>
              <w:t xml:space="preserve">(C) </w:t>
            </w:r>
            <w:r w:rsidRPr="006F21CE">
              <w:rPr>
                <w:rFonts w:ascii="Arial" w:eastAsia="Times New Roman" w:hAnsi="Arial" w:cs="Arial"/>
                <w:b/>
                <w:lang w:val="es-CO" w:eastAsia="es-CO"/>
              </w:rPr>
              <w:t>(culombios)</w:t>
            </w:r>
          </w:p>
        </w:tc>
        <w:tc>
          <w:tcPr>
            <w:tcW w:w="2207" w:type="dxa"/>
          </w:tcPr>
          <w:p w14:paraId="1A5E27E2" w14:textId="77777777" w:rsidR="00BC0A6C" w:rsidRPr="006F21CE" w:rsidRDefault="00BC0A6C" w:rsidP="00E926A9">
            <w:pPr>
              <w:spacing w:before="2" w:after="2" w:line="360" w:lineRule="auto"/>
              <w:jc w:val="both"/>
              <w:rPr>
                <w:rFonts w:ascii="Arial" w:eastAsia="Times New Roman" w:hAnsi="Arial" w:cs="Arial"/>
                <w:b/>
                <w:lang w:val="es-CO" w:eastAsia="es-CO"/>
              </w:rPr>
            </w:pPr>
            <w:r w:rsidRPr="006F21CE">
              <w:rPr>
                <w:rFonts w:ascii="Arial" w:eastAsia="Times New Roman" w:hAnsi="Arial" w:cs="Arial"/>
                <w:b/>
                <w:lang w:val="es-CO" w:eastAsia="es-CO"/>
              </w:rPr>
              <w:t>Carga unitaria</w:t>
            </w:r>
          </w:p>
        </w:tc>
      </w:tr>
      <w:tr w:rsidR="00BC0A6C" w:rsidRPr="006F21CE" w14:paraId="07867962" w14:textId="77777777" w:rsidTr="00BC0A6C">
        <w:tc>
          <w:tcPr>
            <w:tcW w:w="2207" w:type="dxa"/>
          </w:tcPr>
          <w:p w14:paraId="3702EC24" w14:textId="77777777" w:rsidR="00BC0A6C" w:rsidRPr="006F21CE" w:rsidRDefault="00BC0A6C" w:rsidP="00E926A9">
            <w:pPr>
              <w:spacing w:before="2" w:after="2" w:line="360" w:lineRule="auto"/>
              <w:ind w:firstLine="708"/>
              <w:rPr>
                <w:rFonts w:ascii="Arial" w:eastAsia="Times New Roman" w:hAnsi="Arial" w:cs="Arial"/>
                <w:lang w:val="es-CO" w:eastAsia="es-CO"/>
              </w:rPr>
            </w:pPr>
            <w:r w:rsidRPr="006F21CE">
              <w:rPr>
                <w:rFonts w:ascii="Arial" w:eastAsia="Times New Roman" w:hAnsi="Arial" w:cs="Arial"/>
                <w:lang w:val="es-CO" w:eastAsia="es-CO"/>
              </w:rPr>
              <w:t>Protón</w:t>
            </w:r>
          </w:p>
        </w:tc>
        <w:tc>
          <w:tcPr>
            <w:tcW w:w="2207" w:type="dxa"/>
          </w:tcPr>
          <w:p w14:paraId="0629FA9F" w14:textId="77777777" w:rsidR="00BC0A6C" w:rsidRPr="006F21CE" w:rsidRDefault="00BC0A6C" w:rsidP="00E926A9">
            <w:pPr>
              <w:spacing w:before="2" w:after="2" w:line="360" w:lineRule="auto"/>
              <w:jc w:val="both"/>
              <w:rPr>
                <w:rFonts w:ascii="Arial" w:eastAsia="Times New Roman" w:hAnsi="Arial" w:cs="Arial"/>
                <w:lang w:val="es-CO" w:eastAsia="es-CO"/>
              </w:rPr>
            </w:pPr>
            <w:r w:rsidRPr="006F21CE">
              <w:rPr>
                <w:rFonts w:ascii="Arial" w:eastAsia="Times New Roman" w:hAnsi="Arial" w:cs="Arial"/>
                <w:lang w:val="es-CO" w:eastAsia="es-CO"/>
              </w:rPr>
              <w:t>1,67262 × 10</w:t>
            </w:r>
            <w:r w:rsidRPr="006F21CE">
              <w:rPr>
                <w:rFonts w:ascii="Arial" w:eastAsia="Times New Roman" w:hAnsi="Arial" w:cs="Arial"/>
                <w:vertAlign w:val="superscript"/>
                <w:lang w:val="es-CO" w:eastAsia="es-CO"/>
              </w:rPr>
              <w:t>-27</w:t>
            </w:r>
          </w:p>
        </w:tc>
        <w:tc>
          <w:tcPr>
            <w:tcW w:w="2207" w:type="dxa"/>
          </w:tcPr>
          <w:p w14:paraId="13805B90" w14:textId="77777777" w:rsidR="00BC0A6C" w:rsidRPr="006F21CE" w:rsidRDefault="00BC0A6C" w:rsidP="00E926A9">
            <w:pPr>
              <w:spacing w:before="2" w:after="2" w:line="360" w:lineRule="auto"/>
              <w:jc w:val="both"/>
              <w:rPr>
                <w:rFonts w:ascii="Arial" w:eastAsia="Times New Roman" w:hAnsi="Arial" w:cs="Arial"/>
                <w:lang w:val="es-CO" w:eastAsia="es-CO"/>
              </w:rPr>
            </w:pPr>
            <w:r w:rsidRPr="006F21CE">
              <w:rPr>
                <w:rFonts w:ascii="Arial" w:eastAsia="Times New Roman" w:hAnsi="Arial" w:cs="Arial"/>
                <w:lang w:val="es-CO" w:eastAsia="es-CO"/>
              </w:rPr>
              <w:t>+1,6022 × 10</w:t>
            </w:r>
            <w:r w:rsidRPr="004B3EF7">
              <w:rPr>
                <w:rFonts w:ascii="Arial" w:eastAsia="Times New Roman" w:hAnsi="Arial" w:cs="Arial"/>
                <w:vertAlign w:val="superscript"/>
                <w:lang w:val="es-CO" w:eastAsia="es-CO"/>
              </w:rPr>
              <w:t>-19</w:t>
            </w:r>
          </w:p>
        </w:tc>
        <w:tc>
          <w:tcPr>
            <w:tcW w:w="2207" w:type="dxa"/>
          </w:tcPr>
          <w:p w14:paraId="3E4566D3" w14:textId="77777777" w:rsidR="00BC0A6C" w:rsidRPr="006F21CE" w:rsidRDefault="00BC0A6C" w:rsidP="00E926A9">
            <w:pPr>
              <w:spacing w:before="2" w:after="2" w:line="360" w:lineRule="auto"/>
              <w:jc w:val="both"/>
              <w:rPr>
                <w:rFonts w:ascii="Arial" w:eastAsia="Times New Roman" w:hAnsi="Arial" w:cs="Arial"/>
                <w:lang w:val="es-CO" w:eastAsia="es-CO"/>
              </w:rPr>
            </w:pPr>
            <w:r w:rsidRPr="006F21CE">
              <w:rPr>
                <w:rFonts w:ascii="Arial" w:eastAsia="Times New Roman" w:hAnsi="Arial" w:cs="Arial"/>
                <w:lang w:val="es-CO" w:eastAsia="es-CO"/>
              </w:rPr>
              <w:t>+1</w:t>
            </w:r>
          </w:p>
        </w:tc>
      </w:tr>
      <w:tr w:rsidR="00BC0A6C" w:rsidRPr="006F21CE" w14:paraId="096A22E6" w14:textId="77777777" w:rsidTr="00BC0A6C">
        <w:tc>
          <w:tcPr>
            <w:tcW w:w="2207" w:type="dxa"/>
          </w:tcPr>
          <w:p w14:paraId="4CEB5814" w14:textId="77777777" w:rsidR="00BC0A6C" w:rsidRPr="006F21CE" w:rsidRDefault="00BC0A6C" w:rsidP="00E926A9">
            <w:pPr>
              <w:spacing w:before="2" w:after="2" w:line="360" w:lineRule="auto"/>
              <w:jc w:val="center"/>
              <w:rPr>
                <w:rFonts w:ascii="Arial" w:eastAsia="Times New Roman" w:hAnsi="Arial" w:cs="Arial"/>
                <w:lang w:val="es-CO" w:eastAsia="es-CO"/>
              </w:rPr>
            </w:pPr>
            <w:r w:rsidRPr="006F21CE">
              <w:rPr>
                <w:rFonts w:ascii="Arial" w:eastAsia="Times New Roman" w:hAnsi="Arial" w:cs="Arial"/>
                <w:lang w:val="es-CO" w:eastAsia="es-CO"/>
              </w:rPr>
              <w:t>Neutrón</w:t>
            </w:r>
          </w:p>
        </w:tc>
        <w:tc>
          <w:tcPr>
            <w:tcW w:w="2207" w:type="dxa"/>
          </w:tcPr>
          <w:p w14:paraId="7B9EC8EF" w14:textId="77777777" w:rsidR="00BC0A6C" w:rsidRPr="006F21CE" w:rsidRDefault="00BC0A6C" w:rsidP="00E926A9">
            <w:pPr>
              <w:spacing w:before="2" w:after="2" w:line="360" w:lineRule="auto"/>
              <w:jc w:val="both"/>
              <w:rPr>
                <w:rFonts w:ascii="Arial" w:eastAsia="Times New Roman" w:hAnsi="Arial" w:cs="Arial"/>
                <w:lang w:val="es-CO" w:eastAsia="es-CO"/>
              </w:rPr>
            </w:pPr>
            <w:r w:rsidRPr="006F21CE">
              <w:rPr>
                <w:rFonts w:ascii="Arial" w:eastAsia="Times New Roman" w:hAnsi="Arial" w:cs="Arial"/>
                <w:lang w:val="es-CO" w:eastAsia="es-CO"/>
              </w:rPr>
              <w:t>1,67493 × 10</w:t>
            </w:r>
            <w:r w:rsidRPr="006F21CE">
              <w:rPr>
                <w:rFonts w:ascii="Arial" w:eastAsia="Times New Roman" w:hAnsi="Arial" w:cs="Arial"/>
                <w:vertAlign w:val="superscript"/>
                <w:lang w:val="es-CO" w:eastAsia="es-CO"/>
              </w:rPr>
              <w:t>-27</w:t>
            </w:r>
          </w:p>
        </w:tc>
        <w:tc>
          <w:tcPr>
            <w:tcW w:w="2207" w:type="dxa"/>
          </w:tcPr>
          <w:p w14:paraId="158F7894" w14:textId="77777777" w:rsidR="00BC0A6C" w:rsidRPr="006F21CE" w:rsidRDefault="00BC0A6C" w:rsidP="00E926A9">
            <w:pPr>
              <w:spacing w:before="2" w:after="2" w:line="360" w:lineRule="auto"/>
              <w:jc w:val="both"/>
              <w:rPr>
                <w:rFonts w:ascii="Arial" w:eastAsia="Times New Roman" w:hAnsi="Arial" w:cs="Arial"/>
                <w:lang w:val="es-CO" w:eastAsia="es-CO"/>
              </w:rPr>
            </w:pPr>
            <w:r w:rsidRPr="006F21CE">
              <w:rPr>
                <w:rFonts w:ascii="Arial" w:eastAsia="Times New Roman" w:hAnsi="Arial" w:cs="Arial"/>
                <w:lang w:val="es-CO" w:eastAsia="es-CO"/>
              </w:rPr>
              <w:t>0</w:t>
            </w:r>
          </w:p>
        </w:tc>
        <w:tc>
          <w:tcPr>
            <w:tcW w:w="2207" w:type="dxa"/>
          </w:tcPr>
          <w:p w14:paraId="3C119411" w14:textId="77777777" w:rsidR="00BC0A6C" w:rsidRPr="006F21CE" w:rsidRDefault="00BC0A6C" w:rsidP="00E926A9">
            <w:pPr>
              <w:spacing w:before="2" w:after="2" w:line="360" w:lineRule="auto"/>
              <w:jc w:val="both"/>
              <w:rPr>
                <w:rFonts w:ascii="Arial" w:eastAsia="Times New Roman" w:hAnsi="Arial" w:cs="Arial"/>
                <w:lang w:val="es-CO" w:eastAsia="es-CO"/>
              </w:rPr>
            </w:pPr>
            <w:r w:rsidRPr="006F21CE">
              <w:rPr>
                <w:rFonts w:ascii="Arial" w:eastAsia="Times New Roman" w:hAnsi="Arial" w:cs="Arial"/>
                <w:lang w:val="es-CO" w:eastAsia="es-CO"/>
              </w:rPr>
              <w:t> 0</w:t>
            </w:r>
          </w:p>
        </w:tc>
      </w:tr>
      <w:tr w:rsidR="00BC0A6C" w:rsidRPr="006F21CE" w14:paraId="4044F699" w14:textId="77777777" w:rsidTr="00BC0A6C">
        <w:tc>
          <w:tcPr>
            <w:tcW w:w="2207" w:type="dxa"/>
          </w:tcPr>
          <w:p w14:paraId="47C99969" w14:textId="77777777" w:rsidR="00BC0A6C" w:rsidRPr="006F21CE" w:rsidRDefault="00BC0A6C" w:rsidP="00E926A9">
            <w:pPr>
              <w:spacing w:before="2" w:after="2" w:line="360" w:lineRule="auto"/>
              <w:jc w:val="center"/>
              <w:rPr>
                <w:rFonts w:ascii="Arial" w:eastAsia="Times New Roman" w:hAnsi="Arial" w:cs="Arial"/>
                <w:lang w:val="es-CO" w:eastAsia="es-CO"/>
              </w:rPr>
            </w:pPr>
            <w:r w:rsidRPr="006F21CE">
              <w:rPr>
                <w:rFonts w:ascii="Arial" w:eastAsia="Times New Roman" w:hAnsi="Arial" w:cs="Arial"/>
                <w:lang w:val="es-CO" w:eastAsia="es-CO"/>
              </w:rPr>
              <w:t>Electrón</w:t>
            </w:r>
          </w:p>
        </w:tc>
        <w:tc>
          <w:tcPr>
            <w:tcW w:w="2207" w:type="dxa"/>
            <w:vAlign w:val="center"/>
          </w:tcPr>
          <w:p w14:paraId="1C0F3267" w14:textId="77777777" w:rsidR="00BC0A6C" w:rsidRPr="006F21CE" w:rsidRDefault="00BC0A6C" w:rsidP="00E926A9">
            <w:pPr>
              <w:spacing w:before="2" w:after="2" w:line="360" w:lineRule="auto"/>
              <w:jc w:val="both"/>
              <w:rPr>
                <w:rFonts w:ascii="Arial" w:hAnsi="Arial" w:cs="Arial"/>
              </w:rPr>
            </w:pPr>
            <w:r w:rsidRPr="006F21CE">
              <w:rPr>
                <w:rFonts w:ascii="Arial" w:hAnsi="Arial" w:cs="Arial"/>
                <w:lang w:val="es-CO" w:eastAsia="es-CO"/>
              </w:rPr>
              <w:t>9,10939 × 10</w:t>
            </w:r>
            <w:r w:rsidRPr="007402E3">
              <w:rPr>
                <w:rFonts w:ascii="Arial" w:hAnsi="Arial" w:cs="Arial"/>
                <w:vertAlign w:val="superscript"/>
                <w:lang w:val="es-CO" w:eastAsia="es-CO"/>
              </w:rPr>
              <w:t>-31</w:t>
            </w:r>
          </w:p>
        </w:tc>
        <w:tc>
          <w:tcPr>
            <w:tcW w:w="2207" w:type="dxa"/>
          </w:tcPr>
          <w:p w14:paraId="0E0D6A6B" w14:textId="77777777" w:rsidR="00BC0A6C" w:rsidRPr="006F21CE" w:rsidRDefault="00BC0A6C" w:rsidP="00E926A9">
            <w:pPr>
              <w:spacing w:before="2" w:after="2" w:line="360" w:lineRule="auto"/>
              <w:jc w:val="both"/>
              <w:rPr>
                <w:rFonts w:ascii="Arial" w:eastAsia="Times New Roman" w:hAnsi="Arial" w:cs="Arial"/>
                <w:lang w:val="es-CO" w:eastAsia="es-CO"/>
              </w:rPr>
            </w:pPr>
            <w:r w:rsidRPr="006F21CE">
              <w:rPr>
                <w:rFonts w:ascii="Arial" w:hAnsi="Arial" w:cs="Arial"/>
                <w:lang w:val="es-CO" w:eastAsia="es-CO"/>
              </w:rPr>
              <w:t>-1,6022 × 10</w:t>
            </w:r>
            <w:r w:rsidRPr="006F21CE">
              <w:rPr>
                <w:rFonts w:ascii="Arial" w:hAnsi="Arial" w:cs="Arial"/>
                <w:vertAlign w:val="superscript"/>
                <w:lang w:val="es-CO" w:eastAsia="es-CO"/>
              </w:rPr>
              <w:t>-</w:t>
            </w:r>
            <w:r>
              <w:rPr>
                <w:rFonts w:ascii="Arial" w:hAnsi="Arial" w:cs="Arial"/>
                <w:vertAlign w:val="superscript"/>
                <w:lang w:val="es-CO" w:eastAsia="es-CO"/>
              </w:rPr>
              <w:t>19</w:t>
            </w:r>
          </w:p>
        </w:tc>
        <w:tc>
          <w:tcPr>
            <w:tcW w:w="2207" w:type="dxa"/>
            <w:vAlign w:val="center"/>
          </w:tcPr>
          <w:p w14:paraId="33B84BE9" w14:textId="77777777" w:rsidR="00BC0A6C" w:rsidRPr="006F21CE" w:rsidRDefault="00BC0A6C" w:rsidP="00E926A9">
            <w:pPr>
              <w:spacing w:before="2" w:after="2" w:line="360" w:lineRule="auto"/>
              <w:jc w:val="both"/>
              <w:rPr>
                <w:rFonts w:ascii="Arial" w:eastAsia="Times New Roman" w:hAnsi="Arial" w:cs="Arial"/>
                <w:lang w:val="es-CO" w:eastAsia="es-CO"/>
              </w:rPr>
            </w:pPr>
            <w:r w:rsidRPr="006F21CE">
              <w:rPr>
                <w:rFonts w:ascii="Arial" w:eastAsia="Times New Roman" w:hAnsi="Arial" w:cs="Arial"/>
                <w:lang w:val="es-CO" w:eastAsia="es-CO"/>
              </w:rPr>
              <w:t>-1</w:t>
            </w:r>
          </w:p>
        </w:tc>
      </w:tr>
    </w:tbl>
    <w:p w14:paraId="30B513F7" w14:textId="77777777" w:rsidR="00BC0A6C" w:rsidRPr="006F21CE" w:rsidRDefault="00BC0A6C" w:rsidP="00E926A9">
      <w:pPr>
        <w:shd w:val="clear" w:color="auto" w:fill="FFFFFF"/>
        <w:spacing w:after="0" w:line="360" w:lineRule="auto"/>
        <w:jc w:val="both"/>
        <w:rPr>
          <w:rFonts w:ascii="Arial" w:eastAsia="Times New Roman" w:hAnsi="Arial" w:cs="Arial"/>
          <w:lang w:val="es-CO" w:eastAsia="es-CO"/>
        </w:rPr>
      </w:pPr>
    </w:p>
    <w:p w14:paraId="2DCBB00A" w14:textId="77777777" w:rsidR="00BC0A6C" w:rsidRPr="006F21CE" w:rsidRDefault="00BC0A6C" w:rsidP="00E926A9">
      <w:pPr>
        <w:shd w:val="clear" w:color="auto" w:fill="FFFFFF"/>
        <w:spacing w:after="0" w:line="360" w:lineRule="auto"/>
        <w:jc w:val="both"/>
        <w:rPr>
          <w:rFonts w:ascii="Arial" w:eastAsia="Times New Roman" w:hAnsi="Arial" w:cs="Arial"/>
          <w:lang w:val="es-CO" w:eastAsia="es-CO"/>
        </w:rPr>
      </w:pPr>
    </w:p>
    <w:tbl>
      <w:tblPr>
        <w:tblStyle w:val="Tablaconcuadrcula"/>
        <w:tblW w:w="0" w:type="auto"/>
        <w:tblLook w:val="04A0" w:firstRow="1" w:lastRow="0" w:firstColumn="1" w:lastColumn="0" w:noHBand="0" w:noVBand="1"/>
      </w:tblPr>
      <w:tblGrid>
        <w:gridCol w:w="2186"/>
        <w:gridCol w:w="7390"/>
      </w:tblGrid>
      <w:tr w:rsidR="004E04A9" w:rsidRPr="006F21CE" w14:paraId="2B333E85" w14:textId="77777777" w:rsidTr="000B3D50">
        <w:tc>
          <w:tcPr>
            <w:tcW w:w="9576" w:type="dxa"/>
            <w:gridSpan w:val="2"/>
            <w:shd w:val="clear" w:color="auto" w:fill="000000" w:themeFill="text1"/>
          </w:tcPr>
          <w:p w14:paraId="034C8FBF" w14:textId="77777777" w:rsidR="004E04A9" w:rsidRPr="006F21CE" w:rsidRDefault="004E04A9" w:rsidP="00E926A9">
            <w:pPr>
              <w:pStyle w:val="Ttulo7"/>
              <w:spacing w:before="2" w:after="2" w:line="360" w:lineRule="auto"/>
              <w:jc w:val="center"/>
              <w:outlineLvl w:val="6"/>
              <w:rPr>
                <w:rFonts w:ascii="Arial" w:hAnsi="Arial" w:cs="Arial"/>
                <w:b/>
                <w:i w:val="0"/>
                <w:color w:val="auto"/>
              </w:rPr>
            </w:pPr>
            <w:r w:rsidRPr="00E4417E">
              <w:rPr>
                <w:rFonts w:ascii="Arial" w:hAnsi="Arial" w:cs="Arial"/>
                <w:b/>
                <w:i w:val="0"/>
                <w:color w:val="auto"/>
              </w:rPr>
              <w:t>Practica: recurso nuevo</w:t>
            </w:r>
          </w:p>
        </w:tc>
      </w:tr>
      <w:tr w:rsidR="004E04A9" w:rsidRPr="006F21CE" w14:paraId="6E250557" w14:textId="77777777" w:rsidTr="000B3D50">
        <w:tc>
          <w:tcPr>
            <w:tcW w:w="2186" w:type="dxa"/>
          </w:tcPr>
          <w:p w14:paraId="67F24DA2" w14:textId="77777777" w:rsidR="004E04A9" w:rsidRPr="006F21CE" w:rsidRDefault="004E04A9" w:rsidP="00E926A9">
            <w:pPr>
              <w:spacing w:before="2" w:after="2" w:line="360" w:lineRule="auto"/>
              <w:rPr>
                <w:rFonts w:ascii="Arial" w:hAnsi="Arial" w:cs="Arial"/>
                <w:b/>
              </w:rPr>
            </w:pPr>
            <w:r w:rsidRPr="006F21CE">
              <w:rPr>
                <w:rFonts w:ascii="Arial" w:hAnsi="Arial" w:cs="Arial"/>
                <w:b/>
              </w:rPr>
              <w:t>Código</w:t>
            </w:r>
          </w:p>
        </w:tc>
        <w:tc>
          <w:tcPr>
            <w:tcW w:w="7390" w:type="dxa"/>
          </w:tcPr>
          <w:p w14:paraId="55991E1C" w14:textId="35A11070" w:rsidR="004E04A9" w:rsidRPr="006F21CE" w:rsidRDefault="004E04A9" w:rsidP="00E926A9">
            <w:pPr>
              <w:spacing w:before="2" w:after="2" w:line="360" w:lineRule="auto"/>
              <w:rPr>
                <w:rFonts w:ascii="Arial" w:hAnsi="Arial" w:cs="Arial"/>
                <w:b/>
                <w:lang w:val="en-US"/>
              </w:rPr>
            </w:pPr>
            <w:r>
              <w:rPr>
                <w:rFonts w:ascii="Arial" w:hAnsi="Arial" w:cs="Arial"/>
                <w:lang w:val="en-US"/>
              </w:rPr>
              <w:t>CN_06_10_</w:t>
            </w:r>
            <w:r w:rsidRPr="006F21CE">
              <w:rPr>
                <w:rFonts w:ascii="Arial" w:hAnsi="Arial" w:cs="Arial"/>
                <w:lang w:val="en-US"/>
              </w:rPr>
              <w:t>REC</w:t>
            </w:r>
            <w:r w:rsidR="00974459">
              <w:rPr>
                <w:rFonts w:ascii="Arial" w:hAnsi="Arial" w:cs="Arial"/>
                <w:lang w:val="en-US"/>
              </w:rPr>
              <w:t>3</w:t>
            </w:r>
            <w:r w:rsidRPr="006F21CE">
              <w:rPr>
                <w:rFonts w:ascii="Arial" w:hAnsi="Arial" w:cs="Arial"/>
                <w:lang w:val="en-US"/>
              </w:rPr>
              <w:t>0</w:t>
            </w:r>
          </w:p>
        </w:tc>
      </w:tr>
      <w:tr w:rsidR="004E04A9" w:rsidRPr="006F21CE" w14:paraId="495A21F9" w14:textId="77777777" w:rsidTr="000B3D50">
        <w:tc>
          <w:tcPr>
            <w:tcW w:w="2186" w:type="dxa"/>
          </w:tcPr>
          <w:p w14:paraId="1D4ACD66" w14:textId="77777777" w:rsidR="004E04A9" w:rsidRPr="006F21CE" w:rsidRDefault="004E04A9" w:rsidP="00E926A9">
            <w:pPr>
              <w:spacing w:before="2" w:after="2" w:line="360" w:lineRule="auto"/>
              <w:rPr>
                <w:rFonts w:ascii="Arial" w:hAnsi="Arial" w:cs="Arial"/>
                <w:b/>
              </w:rPr>
            </w:pPr>
            <w:r w:rsidRPr="006F21CE">
              <w:rPr>
                <w:rFonts w:ascii="Arial" w:hAnsi="Arial" w:cs="Arial"/>
                <w:b/>
              </w:rPr>
              <w:t>Título</w:t>
            </w:r>
          </w:p>
        </w:tc>
        <w:tc>
          <w:tcPr>
            <w:tcW w:w="7390" w:type="dxa"/>
          </w:tcPr>
          <w:p w14:paraId="59B68005" w14:textId="49B0E2D9" w:rsidR="004E04A9" w:rsidRPr="00EB1453" w:rsidRDefault="00EC5726" w:rsidP="00E926A9">
            <w:pPr>
              <w:spacing w:before="2" w:after="2" w:line="360" w:lineRule="auto"/>
              <w:rPr>
                <w:rFonts w:ascii="Arial" w:hAnsi="Arial" w:cs="Arial"/>
              </w:rPr>
            </w:pPr>
            <w:r>
              <w:rPr>
                <w:rFonts w:ascii="Arial" w:hAnsi="Arial" w:cs="Arial"/>
              </w:rPr>
              <w:t>La</w:t>
            </w:r>
            <w:r w:rsidR="004E04A9">
              <w:rPr>
                <w:rFonts w:ascii="Arial" w:hAnsi="Arial" w:cs="Arial"/>
              </w:rPr>
              <w:t xml:space="preserve"> corteza de los átomos </w:t>
            </w:r>
          </w:p>
        </w:tc>
      </w:tr>
      <w:tr w:rsidR="004E04A9" w:rsidRPr="006F21CE" w14:paraId="1C89C264" w14:textId="77777777" w:rsidTr="000B3D50">
        <w:tc>
          <w:tcPr>
            <w:tcW w:w="2186" w:type="dxa"/>
          </w:tcPr>
          <w:p w14:paraId="21D6255A" w14:textId="77777777" w:rsidR="004E04A9" w:rsidRPr="006F21CE" w:rsidRDefault="004E04A9" w:rsidP="00E926A9">
            <w:pPr>
              <w:spacing w:before="2" w:after="2" w:line="360" w:lineRule="auto"/>
              <w:rPr>
                <w:rFonts w:ascii="Arial" w:hAnsi="Arial" w:cs="Arial"/>
                <w:b/>
              </w:rPr>
            </w:pPr>
            <w:r w:rsidRPr="006F21CE">
              <w:rPr>
                <w:rFonts w:ascii="Arial" w:hAnsi="Arial" w:cs="Arial"/>
                <w:b/>
              </w:rPr>
              <w:t>Descripción</w:t>
            </w:r>
          </w:p>
        </w:tc>
        <w:tc>
          <w:tcPr>
            <w:tcW w:w="7390" w:type="dxa"/>
          </w:tcPr>
          <w:p w14:paraId="2F63A3A5" w14:textId="37E288C6" w:rsidR="004E04A9" w:rsidRPr="00EB1453" w:rsidRDefault="004E04A9" w:rsidP="00E926A9">
            <w:pPr>
              <w:spacing w:before="2" w:after="2" w:line="360" w:lineRule="auto"/>
              <w:rPr>
                <w:rFonts w:ascii="Arial" w:hAnsi="Arial" w:cs="Arial"/>
              </w:rPr>
            </w:pPr>
            <w:r w:rsidRPr="00EB1453">
              <w:rPr>
                <w:rFonts w:ascii="Arial" w:hAnsi="Arial" w:cs="Arial"/>
              </w:rPr>
              <w:t>Actividad que permite</w:t>
            </w:r>
            <w:r>
              <w:rPr>
                <w:rFonts w:ascii="Arial" w:hAnsi="Arial" w:cs="Arial"/>
              </w:rPr>
              <w:t xml:space="preserve"> afianzar las características</w:t>
            </w:r>
            <w:r w:rsidRPr="00EB1453">
              <w:rPr>
                <w:rFonts w:ascii="Arial" w:hAnsi="Arial" w:cs="Arial"/>
              </w:rPr>
              <w:t xml:space="preserve"> </w:t>
            </w:r>
            <w:r>
              <w:rPr>
                <w:rFonts w:ascii="Arial" w:hAnsi="Arial" w:cs="Arial"/>
              </w:rPr>
              <w:t>de la corteza atómica</w:t>
            </w:r>
          </w:p>
        </w:tc>
      </w:tr>
    </w:tbl>
    <w:p w14:paraId="36825777" w14:textId="77777777" w:rsidR="00BC0A6C" w:rsidRPr="006F21CE" w:rsidRDefault="00BC0A6C" w:rsidP="00E926A9">
      <w:pPr>
        <w:shd w:val="clear" w:color="auto" w:fill="FFFFFF"/>
        <w:spacing w:after="0" w:line="360" w:lineRule="auto"/>
        <w:jc w:val="both"/>
        <w:rPr>
          <w:rFonts w:ascii="Arial" w:hAnsi="Arial" w:cs="Arial"/>
        </w:rPr>
      </w:pPr>
    </w:p>
    <w:tbl>
      <w:tblPr>
        <w:tblStyle w:val="Tablaconcuadrcula1"/>
        <w:tblW w:w="0" w:type="auto"/>
        <w:tblLook w:val="04A0" w:firstRow="1" w:lastRow="0" w:firstColumn="1" w:lastColumn="0" w:noHBand="0" w:noVBand="1"/>
      </w:tblPr>
      <w:tblGrid>
        <w:gridCol w:w="2134"/>
        <w:gridCol w:w="7442"/>
      </w:tblGrid>
      <w:tr w:rsidR="00BC0A6C" w:rsidRPr="006F21CE" w14:paraId="72E2E4A8" w14:textId="77777777" w:rsidTr="00BC0A6C">
        <w:tc>
          <w:tcPr>
            <w:tcW w:w="13744" w:type="dxa"/>
            <w:gridSpan w:val="2"/>
            <w:shd w:val="clear" w:color="auto" w:fill="0D0D0D" w:themeFill="text1" w:themeFillTint="F2"/>
          </w:tcPr>
          <w:p w14:paraId="41624AF8" w14:textId="77777777" w:rsidR="00BC0A6C" w:rsidRPr="006F21CE" w:rsidRDefault="00BC0A6C" w:rsidP="00E926A9">
            <w:pPr>
              <w:spacing w:line="360" w:lineRule="auto"/>
              <w:jc w:val="center"/>
              <w:rPr>
                <w:rFonts w:ascii="Arial" w:hAnsi="Arial" w:cs="Arial"/>
                <w:b/>
              </w:rPr>
            </w:pPr>
            <w:r w:rsidRPr="006F21CE">
              <w:rPr>
                <w:rFonts w:ascii="Arial" w:hAnsi="Arial" w:cs="Arial"/>
                <w:b/>
              </w:rPr>
              <w:t xml:space="preserve">Imagen (fotografía, gráfica o ilustración) </w:t>
            </w:r>
          </w:p>
        </w:tc>
      </w:tr>
      <w:tr w:rsidR="00BC0A6C" w:rsidRPr="006F21CE" w14:paraId="582CFDB1" w14:textId="77777777" w:rsidTr="00BC0A6C">
        <w:tc>
          <w:tcPr>
            <w:tcW w:w="2689" w:type="dxa"/>
          </w:tcPr>
          <w:p w14:paraId="056AF5B3" w14:textId="77777777" w:rsidR="00BC0A6C" w:rsidRPr="006F21CE" w:rsidRDefault="00BC0A6C" w:rsidP="00E926A9">
            <w:pPr>
              <w:spacing w:line="360" w:lineRule="auto"/>
              <w:rPr>
                <w:rFonts w:ascii="Arial" w:hAnsi="Arial" w:cs="Arial"/>
                <w:b/>
              </w:rPr>
            </w:pPr>
            <w:r w:rsidRPr="006F21CE">
              <w:rPr>
                <w:rFonts w:ascii="Arial" w:hAnsi="Arial" w:cs="Arial"/>
                <w:b/>
              </w:rPr>
              <w:t>Código</w:t>
            </w:r>
          </w:p>
        </w:tc>
        <w:tc>
          <w:tcPr>
            <w:tcW w:w="11055" w:type="dxa"/>
          </w:tcPr>
          <w:p w14:paraId="73608075" w14:textId="77777777" w:rsidR="00BC0A6C" w:rsidRPr="006F21CE" w:rsidRDefault="00D64FD9" w:rsidP="00E926A9">
            <w:pPr>
              <w:tabs>
                <w:tab w:val="left" w:pos="2376"/>
              </w:tabs>
              <w:spacing w:line="360" w:lineRule="auto"/>
              <w:rPr>
                <w:rFonts w:ascii="Arial" w:hAnsi="Arial" w:cs="Arial"/>
                <w:b/>
              </w:rPr>
            </w:pPr>
            <w:r>
              <w:rPr>
                <w:rFonts w:ascii="Arial" w:hAnsi="Arial" w:cs="Arial"/>
              </w:rPr>
              <w:t>CN_06_</w:t>
            </w:r>
            <w:r w:rsidR="00BC0A6C" w:rsidRPr="006F21CE">
              <w:rPr>
                <w:rFonts w:ascii="Arial" w:hAnsi="Arial" w:cs="Arial"/>
              </w:rPr>
              <w:t>10_IMG01</w:t>
            </w:r>
            <w:r w:rsidR="00BC0A6C" w:rsidRPr="006F21CE">
              <w:rPr>
                <w:rFonts w:ascii="Arial" w:hAnsi="Arial" w:cs="Arial"/>
              </w:rPr>
              <w:tab/>
            </w:r>
          </w:p>
        </w:tc>
      </w:tr>
      <w:tr w:rsidR="00BC0A6C" w:rsidRPr="006F21CE" w14:paraId="0238C155" w14:textId="77777777" w:rsidTr="00BC0A6C">
        <w:tc>
          <w:tcPr>
            <w:tcW w:w="2689" w:type="dxa"/>
          </w:tcPr>
          <w:p w14:paraId="510D4C70" w14:textId="77777777" w:rsidR="00BC0A6C" w:rsidRPr="006F21CE" w:rsidRDefault="00BC0A6C" w:rsidP="00E926A9">
            <w:pPr>
              <w:spacing w:line="360" w:lineRule="auto"/>
              <w:rPr>
                <w:rFonts w:ascii="Arial" w:hAnsi="Arial" w:cs="Arial"/>
              </w:rPr>
            </w:pPr>
            <w:r w:rsidRPr="006F21CE">
              <w:rPr>
                <w:rFonts w:ascii="Arial" w:hAnsi="Arial" w:cs="Arial"/>
                <w:b/>
              </w:rPr>
              <w:t>Descripción</w:t>
            </w:r>
          </w:p>
        </w:tc>
        <w:tc>
          <w:tcPr>
            <w:tcW w:w="11055" w:type="dxa"/>
          </w:tcPr>
          <w:p w14:paraId="063A3610" w14:textId="3CA54908" w:rsidR="00BC0A6C" w:rsidRPr="006F21CE" w:rsidRDefault="00BC0A6C" w:rsidP="00E926A9">
            <w:pPr>
              <w:spacing w:line="360" w:lineRule="auto"/>
              <w:rPr>
                <w:rFonts w:ascii="Arial" w:hAnsi="Arial" w:cs="Arial"/>
              </w:rPr>
            </w:pPr>
            <w:r w:rsidRPr="006F21CE">
              <w:rPr>
                <w:rFonts w:ascii="Arial" w:hAnsi="Arial" w:cs="Arial"/>
              </w:rPr>
              <w:t>Átomos</w:t>
            </w:r>
            <w:r w:rsidR="008079E8">
              <w:rPr>
                <w:rFonts w:ascii="Arial" w:hAnsi="Arial" w:cs="Arial"/>
              </w:rPr>
              <w:t xml:space="preserve"> </w:t>
            </w:r>
          </w:p>
        </w:tc>
      </w:tr>
      <w:tr w:rsidR="00BC0A6C" w:rsidRPr="006F21CE" w14:paraId="453DD674" w14:textId="77777777" w:rsidTr="00BC0A6C">
        <w:tc>
          <w:tcPr>
            <w:tcW w:w="2689" w:type="dxa"/>
          </w:tcPr>
          <w:p w14:paraId="565D9239" w14:textId="77777777" w:rsidR="00BC0A6C" w:rsidRPr="006F21CE" w:rsidRDefault="00BC0A6C" w:rsidP="00E926A9">
            <w:pPr>
              <w:spacing w:line="360" w:lineRule="auto"/>
              <w:rPr>
                <w:rFonts w:ascii="Arial" w:hAnsi="Arial" w:cs="Arial"/>
              </w:rPr>
            </w:pPr>
            <w:r w:rsidRPr="006F21CE">
              <w:rPr>
                <w:rFonts w:ascii="Arial" w:hAnsi="Arial" w:cs="Arial"/>
                <w:b/>
              </w:rPr>
              <w:t xml:space="preserve">Código </w:t>
            </w:r>
            <w:proofErr w:type="spellStart"/>
            <w:r w:rsidRPr="006F21CE">
              <w:rPr>
                <w:rFonts w:ascii="Arial" w:hAnsi="Arial" w:cs="Arial"/>
                <w:b/>
              </w:rPr>
              <w:t>Shutterstock</w:t>
            </w:r>
            <w:proofErr w:type="spellEnd"/>
            <w:r w:rsidRPr="006F21CE">
              <w:rPr>
                <w:rFonts w:ascii="Arial" w:hAnsi="Arial" w:cs="Arial"/>
                <w:b/>
              </w:rPr>
              <w:t xml:space="preserve"> (o URL o la ruta en </w:t>
            </w:r>
            <w:proofErr w:type="spellStart"/>
            <w:r w:rsidRPr="006F21CE">
              <w:rPr>
                <w:rFonts w:ascii="Arial" w:hAnsi="Arial" w:cs="Arial"/>
                <w:b/>
              </w:rPr>
              <w:t>AulaPlaneta</w:t>
            </w:r>
            <w:proofErr w:type="spellEnd"/>
            <w:r w:rsidRPr="006F21CE">
              <w:rPr>
                <w:rFonts w:ascii="Arial" w:hAnsi="Arial" w:cs="Arial"/>
                <w:b/>
              </w:rPr>
              <w:t>)</w:t>
            </w:r>
          </w:p>
        </w:tc>
        <w:tc>
          <w:tcPr>
            <w:tcW w:w="11055" w:type="dxa"/>
          </w:tcPr>
          <w:p w14:paraId="5EBF8553" w14:textId="77777777" w:rsidR="00BC0A6C" w:rsidRDefault="00BC0A6C" w:rsidP="00E926A9">
            <w:pPr>
              <w:spacing w:line="360" w:lineRule="auto"/>
            </w:pPr>
            <w:proofErr w:type="spellStart"/>
            <w:r>
              <w:t>Codigo</w:t>
            </w:r>
            <w:proofErr w:type="spellEnd"/>
            <w:r>
              <w:t xml:space="preserve"> </w:t>
            </w:r>
            <w:proofErr w:type="spellStart"/>
            <w:r>
              <w:t>Shutterstock</w:t>
            </w:r>
            <w:proofErr w:type="spellEnd"/>
            <w:r>
              <w:t xml:space="preserve"> </w:t>
            </w:r>
            <w:hyperlink r:id="rId11" w:history="1">
              <w:r w:rsidRPr="007402E3">
                <w:rPr>
                  <w:rStyle w:val="Hipervnculo"/>
                </w:rPr>
                <w:t>75288838</w:t>
              </w:r>
            </w:hyperlink>
          </w:p>
          <w:p w14:paraId="746AB237" w14:textId="77777777" w:rsidR="00BC0A6C" w:rsidRDefault="00BC0A6C" w:rsidP="00E926A9">
            <w:pPr>
              <w:spacing w:line="360" w:lineRule="auto"/>
            </w:pPr>
          </w:p>
          <w:p w14:paraId="3C43EBDB" w14:textId="77777777" w:rsidR="00BC0A6C" w:rsidRDefault="00BC0A6C" w:rsidP="00E926A9">
            <w:pPr>
              <w:spacing w:line="360" w:lineRule="auto"/>
            </w:pPr>
            <w:r>
              <w:rPr>
                <w:noProof/>
                <w:lang w:val="es-ES" w:eastAsia="es-ES"/>
              </w:rPr>
              <w:drawing>
                <wp:inline distT="0" distB="0" distL="0" distR="0" wp14:anchorId="6489BB36" wp14:editId="12DFF1B1">
                  <wp:extent cx="2725676" cy="2164080"/>
                  <wp:effectExtent l="0" t="0" r="0" b="7620"/>
                  <wp:docPr id="1" name="Imagen 1" descr="http://thumb7.shutterstock.com/display_pic_with_logo/324316/324316,1302194833,5/stock-photo-sulfuric-acid-molecule-75288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324316/324316,1302194833,5/stock-photo-sulfuric-acid-molecule-7528883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9217" cy="2166892"/>
                          </a:xfrm>
                          <a:prstGeom prst="rect">
                            <a:avLst/>
                          </a:prstGeom>
                          <a:noFill/>
                          <a:ln>
                            <a:noFill/>
                          </a:ln>
                        </pic:spPr>
                      </pic:pic>
                    </a:graphicData>
                  </a:graphic>
                </wp:inline>
              </w:drawing>
            </w:r>
          </w:p>
          <w:p w14:paraId="14BBFE69" w14:textId="77777777" w:rsidR="00BC0A6C" w:rsidRDefault="00BC0A6C" w:rsidP="00E926A9">
            <w:pPr>
              <w:spacing w:line="360" w:lineRule="auto"/>
            </w:pPr>
          </w:p>
          <w:p w14:paraId="0B1BD16C" w14:textId="77777777" w:rsidR="00BC0A6C" w:rsidRPr="007402E3" w:rsidRDefault="00BC0A6C" w:rsidP="00E926A9">
            <w:pPr>
              <w:spacing w:line="360" w:lineRule="auto"/>
            </w:pPr>
          </w:p>
        </w:tc>
      </w:tr>
      <w:tr w:rsidR="00BC0A6C" w:rsidRPr="006F21CE" w14:paraId="5E7EAC7A" w14:textId="77777777" w:rsidTr="00BC0A6C">
        <w:tc>
          <w:tcPr>
            <w:tcW w:w="2689" w:type="dxa"/>
          </w:tcPr>
          <w:p w14:paraId="7058FF26" w14:textId="77777777" w:rsidR="00BC0A6C" w:rsidRPr="006F21CE" w:rsidRDefault="00BC0A6C" w:rsidP="00E926A9">
            <w:pPr>
              <w:spacing w:line="360" w:lineRule="auto"/>
              <w:rPr>
                <w:rFonts w:ascii="Arial" w:hAnsi="Arial" w:cs="Arial"/>
              </w:rPr>
            </w:pPr>
            <w:r w:rsidRPr="006F21CE">
              <w:rPr>
                <w:rFonts w:ascii="Arial" w:hAnsi="Arial" w:cs="Arial"/>
              </w:rPr>
              <w:t>Pie de imagen</w:t>
            </w:r>
          </w:p>
        </w:tc>
        <w:tc>
          <w:tcPr>
            <w:tcW w:w="11055" w:type="dxa"/>
          </w:tcPr>
          <w:p w14:paraId="21413AEF" w14:textId="2A972B03" w:rsidR="00BC0A6C" w:rsidRPr="006F21CE" w:rsidRDefault="00BC0A6C" w:rsidP="00DF3531">
            <w:pPr>
              <w:spacing w:line="360" w:lineRule="auto"/>
              <w:jc w:val="both"/>
              <w:rPr>
                <w:rFonts w:ascii="Arial" w:hAnsi="Arial" w:cs="Arial"/>
              </w:rPr>
            </w:pPr>
            <w:r w:rsidRPr="006F21CE">
              <w:rPr>
                <w:rFonts w:ascii="Arial" w:hAnsi="Arial" w:cs="Arial"/>
              </w:rPr>
              <w:t xml:space="preserve">Modelo de la molécula de </w:t>
            </w:r>
            <w:r>
              <w:rPr>
                <w:rFonts w:ascii="Arial" w:hAnsi="Arial" w:cs="Arial"/>
              </w:rPr>
              <w:t>ácido sulfúrico (H</w:t>
            </w:r>
            <w:r w:rsidRPr="00D93825">
              <w:rPr>
                <w:rFonts w:ascii="Arial" w:hAnsi="Arial" w:cs="Arial"/>
                <w:vertAlign w:val="subscript"/>
              </w:rPr>
              <w:t>2</w:t>
            </w:r>
            <w:r>
              <w:rPr>
                <w:rFonts w:ascii="Arial" w:hAnsi="Arial" w:cs="Arial"/>
              </w:rPr>
              <w:t>SO</w:t>
            </w:r>
            <w:r w:rsidRPr="00D93825">
              <w:rPr>
                <w:rFonts w:ascii="Arial" w:hAnsi="Arial" w:cs="Arial"/>
                <w:vertAlign w:val="subscript"/>
              </w:rPr>
              <w:t>4</w:t>
            </w:r>
            <w:r>
              <w:rPr>
                <w:rFonts w:ascii="Arial" w:hAnsi="Arial" w:cs="Arial"/>
              </w:rPr>
              <w:t>)</w:t>
            </w:r>
            <w:r w:rsidR="00DF3531">
              <w:rPr>
                <w:rFonts w:ascii="Arial" w:hAnsi="Arial" w:cs="Arial"/>
              </w:rPr>
              <w:t>,</w:t>
            </w:r>
            <w:r>
              <w:rPr>
                <w:rFonts w:ascii="Arial" w:hAnsi="Arial" w:cs="Arial"/>
              </w:rPr>
              <w:t xml:space="preserve"> </w:t>
            </w:r>
            <w:r w:rsidRPr="006F21CE">
              <w:rPr>
                <w:rFonts w:ascii="Arial" w:hAnsi="Arial" w:cs="Arial"/>
              </w:rPr>
              <w:t xml:space="preserve">un compuesto formado por </w:t>
            </w:r>
            <w:r>
              <w:rPr>
                <w:rFonts w:ascii="Arial" w:hAnsi="Arial" w:cs="Arial"/>
              </w:rPr>
              <w:t>tres</w:t>
            </w:r>
            <w:r w:rsidRPr="006F21CE">
              <w:rPr>
                <w:rFonts w:ascii="Arial" w:hAnsi="Arial" w:cs="Arial"/>
              </w:rPr>
              <w:t xml:space="preserve"> tipos de </w:t>
            </w:r>
            <w:r w:rsidRPr="006F21CE">
              <w:rPr>
                <w:rFonts w:ascii="Arial" w:hAnsi="Arial" w:cs="Arial"/>
                <w:b/>
              </w:rPr>
              <w:t>átomos</w:t>
            </w:r>
            <w:r w:rsidRPr="006F21CE">
              <w:rPr>
                <w:rFonts w:ascii="Arial" w:hAnsi="Arial" w:cs="Arial"/>
              </w:rPr>
              <w:t xml:space="preserve">. Los átomos se unen entre sí para formar compuestos químicos. A su vez, cada átomo está formado por </w:t>
            </w:r>
            <w:r w:rsidRPr="006F21CE">
              <w:rPr>
                <w:rFonts w:ascii="Arial" w:hAnsi="Arial" w:cs="Arial"/>
                <w:b/>
              </w:rPr>
              <w:t>protones</w:t>
            </w:r>
            <w:r w:rsidRPr="006F21CE">
              <w:rPr>
                <w:rFonts w:ascii="Arial" w:hAnsi="Arial" w:cs="Arial"/>
              </w:rPr>
              <w:t xml:space="preserve">, </w:t>
            </w:r>
            <w:r w:rsidRPr="006F21CE">
              <w:rPr>
                <w:rFonts w:ascii="Arial" w:hAnsi="Arial" w:cs="Arial"/>
                <w:b/>
              </w:rPr>
              <w:t>neutrones</w:t>
            </w:r>
            <w:r w:rsidRPr="006F21CE">
              <w:rPr>
                <w:rFonts w:ascii="Arial" w:hAnsi="Arial" w:cs="Arial"/>
              </w:rPr>
              <w:t xml:space="preserve"> y </w:t>
            </w:r>
            <w:r w:rsidRPr="006F21CE">
              <w:rPr>
                <w:rFonts w:ascii="Arial" w:hAnsi="Arial" w:cs="Arial"/>
                <w:b/>
              </w:rPr>
              <w:t>electrones</w:t>
            </w:r>
            <w:r w:rsidRPr="006F21CE">
              <w:rPr>
                <w:rFonts w:ascii="Arial" w:hAnsi="Arial" w:cs="Arial"/>
              </w:rPr>
              <w:t xml:space="preserve">. </w:t>
            </w:r>
          </w:p>
        </w:tc>
      </w:tr>
    </w:tbl>
    <w:p w14:paraId="3CABB35D" w14:textId="77777777" w:rsidR="00BC0A6C" w:rsidRDefault="00BC0A6C" w:rsidP="00E926A9">
      <w:pPr>
        <w:shd w:val="clear" w:color="auto" w:fill="FFFFFF"/>
        <w:spacing w:after="0" w:line="360" w:lineRule="auto"/>
        <w:jc w:val="both"/>
        <w:rPr>
          <w:rFonts w:ascii="Arial" w:hAnsi="Arial" w:cs="Arial"/>
        </w:rPr>
      </w:pPr>
    </w:p>
    <w:p w14:paraId="329CA678" w14:textId="77777777" w:rsidR="00A9620B" w:rsidRDefault="00A9620B" w:rsidP="00E926A9">
      <w:pPr>
        <w:shd w:val="clear" w:color="auto" w:fill="FFFFFF"/>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186"/>
        <w:gridCol w:w="7390"/>
      </w:tblGrid>
      <w:tr w:rsidR="00A9620B" w:rsidRPr="006F21CE" w14:paraId="3B14C1B8" w14:textId="77777777" w:rsidTr="007451B1">
        <w:tc>
          <w:tcPr>
            <w:tcW w:w="9576" w:type="dxa"/>
            <w:gridSpan w:val="2"/>
            <w:shd w:val="clear" w:color="auto" w:fill="000000" w:themeFill="text1"/>
          </w:tcPr>
          <w:p w14:paraId="4755A12B" w14:textId="77777777" w:rsidR="00A9620B" w:rsidRPr="006F21CE" w:rsidRDefault="00A9620B" w:rsidP="007451B1">
            <w:pPr>
              <w:pStyle w:val="Ttulo7"/>
              <w:spacing w:before="2" w:after="2" w:line="360" w:lineRule="auto"/>
              <w:jc w:val="center"/>
              <w:outlineLvl w:val="6"/>
              <w:rPr>
                <w:rFonts w:ascii="Arial" w:hAnsi="Arial" w:cs="Arial"/>
                <w:b/>
                <w:i w:val="0"/>
                <w:color w:val="auto"/>
              </w:rPr>
            </w:pPr>
            <w:r w:rsidRPr="00E4417E">
              <w:rPr>
                <w:rFonts w:ascii="Arial" w:hAnsi="Arial" w:cs="Arial"/>
                <w:b/>
                <w:i w:val="0"/>
                <w:color w:val="auto"/>
              </w:rPr>
              <w:t>Practica: recurso nuevo</w:t>
            </w:r>
          </w:p>
        </w:tc>
      </w:tr>
      <w:tr w:rsidR="00A9620B" w:rsidRPr="006F21CE" w14:paraId="529F23A8" w14:textId="77777777" w:rsidTr="007451B1">
        <w:tc>
          <w:tcPr>
            <w:tcW w:w="2186" w:type="dxa"/>
          </w:tcPr>
          <w:p w14:paraId="2658742E" w14:textId="77777777" w:rsidR="00A9620B" w:rsidRPr="006F21CE" w:rsidRDefault="00A9620B" w:rsidP="007451B1">
            <w:pPr>
              <w:spacing w:before="2" w:after="2" w:line="360" w:lineRule="auto"/>
              <w:rPr>
                <w:rFonts w:ascii="Arial" w:hAnsi="Arial" w:cs="Arial"/>
                <w:b/>
              </w:rPr>
            </w:pPr>
            <w:r w:rsidRPr="006F21CE">
              <w:rPr>
                <w:rFonts w:ascii="Arial" w:hAnsi="Arial" w:cs="Arial"/>
                <w:b/>
              </w:rPr>
              <w:t>Código</w:t>
            </w:r>
          </w:p>
        </w:tc>
        <w:tc>
          <w:tcPr>
            <w:tcW w:w="7390" w:type="dxa"/>
          </w:tcPr>
          <w:p w14:paraId="2A6DD55D" w14:textId="6D2EBC75" w:rsidR="00A9620B" w:rsidRPr="006F21CE" w:rsidRDefault="00A9620B" w:rsidP="007451B1">
            <w:pPr>
              <w:spacing w:before="2" w:after="2" w:line="360" w:lineRule="auto"/>
              <w:rPr>
                <w:rFonts w:ascii="Arial" w:hAnsi="Arial" w:cs="Arial"/>
                <w:b/>
                <w:lang w:val="en-US"/>
              </w:rPr>
            </w:pPr>
            <w:r>
              <w:rPr>
                <w:rFonts w:ascii="Arial" w:hAnsi="Arial" w:cs="Arial"/>
                <w:lang w:val="en-US"/>
              </w:rPr>
              <w:t>CN_06_10_</w:t>
            </w:r>
            <w:r w:rsidRPr="006F21CE">
              <w:rPr>
                <w:rFonts w:ascii="Arial" w:hAnsi="Arial" w:cs="Arial"/>
                <w:lang w:val="en-US"/>
              </w:rPr>
              <w:t>REC</w:t>
            </w:r>
            <w:r>
              <w:rPr>
                <w:rFonts w:ascii="Arial" w:hAnsi="Arial" w:cs="Arial"/>
                <w:lang w:val="en-US"/>
              </w:rPr>
              <w:t>40</w:t>
            </w:r>
          </w:p>
        </w:tc>
      </w:tr>
      <w:tr w:rsidR="00A9620B" w:rsidRPr="006F21CE" w14:paraId="3BBCEDDE" w14:textId="77777777" w:rsidTr="007451B1">
        <w:tc>
          <w:tcPr>
            <w:tcW w:w="2186" w:type="dxa"/>
          </w:tcPr>
          <w:p w14:paraId="3E27B9D3" w14:textId="77777777" w:rsidR="00A9620B" w:rsidRPr="006F21CE" w:rsidRDefault="00A9620B" w:rsidP="007451B1">
            <w:pPr>
              <w:spacing w:before="2" w:after="2" w:line="360" w:lineRule="auto"/>
              <w:rPr>
                <w:rFonts w:ascii="Arial" w:hAnsi="Arial" w:cs="Arial"/>
                <w:b/>
              </w:rPr>
            </w:pPr>
            <w:r w:rsidRPr="006F21CE">
              <w:rPr>
                <w:rFonts w:ascii="Arial" w:hAnsi="Arial" w:cs="Arial"/>
                <w:b/>
              </w:rPr>
              <w:t>Título</w:t>
            </w:r>
          </w:p>
        </w:tc>
        <w:tc>
          <w:tcPr>
            <w:tcW w:w="7390" w:type="dxa"/>
          </w:tcPr>
          <w:p w14:paraId="1510ACAC" w14:textId="4BAFCEDE" w:rsidR="00A9620B" w:rsidRPr="00EB1453" w:rsidRDefault="00A9620B" w:rsidP="007451B1">
            <w:pPr>
              <w:spacing w:before="2" w:after="2" w:line="360" w:lineRule="auto"/>
              <w:rPr>
                <w:rFonts w:ascii="Arial" w:hAnsi="Arial" w:cs="Arial"/>
              </w:rPr>
            </w:pPr>
            <w:r w:rsidRPr="00A9620B">
              <w:rPr>
                <w:rFonts w:ascii="Arial" w:hAnsi="Arial" w:cs="Arial"/>
              </w:rPr>
              <w:t xml:space="preserve">Las características atómicas  </w:t>
            </w:r>
          </w:p>
        </w:tc>
      </w:tr>
      <w:tr w:rsidR="00A9620B" w:rsidRPr="006F21CE" w14:paraId="7E966381" w14:textId="77777777" w:rsidTr="007451B1">
        <w:tc>
          <w:tcPr>
            <w:tcW w:w="2186" w:type="dxa"/>
          </w:tcPr>
          <w:p w14:paraId="59FE3E01" w14:textId="77777777" w:rsidR="00A9620B" w:rsidRPr="006F21CE" w:rsidRDefault="00A9620B" w:rsidP="007451B1">
            <w:pPr>
              <w:spacing w:before="2" w:after="2" w:line="360" w:lineRule="auto"/>
              <w:rPr>
                <w:rFonts w:ascii="Arial" w:hAnsi="Arial" w:cs="Arial"/>
                <w:b/>
              </w:rPr>
            </w:pPr>
            <w:r w:rsidRPr="006F21CE">
              <w:rPr>
                <w:rFonts w:ascii="Arial" w:hAnsi="Arial" w:cs="Arial"/>
                <w:b/>
              </w:rPr>
              <w:t>Descripción</w:t>
            </w:r>
          </w:p>
        </w:tc>
        <w:tc>
          <w:tcPr>
            <w:tcW w:w="7390" w:type="dxa"/>
          </w:tcPr>
          <w:p w14:paraId="099D9CD6" w14:textId="77777777" w:rsidR="00A9620B" w:rsidRPr="00EB1453" w:rsidRDefault="00A9620B" w:rsidP="007451B1">
            <w:pPr>
              <w:spacing w:before="2" w:after="2" w:line="360" w:lineRule="auto"/>
              <w:rPr>
                <w:rFonts w:ascii="Arial" w:hAnsi="Arial" w:cs="Arial"/>
              </w:rPr>
            </w:pPr>
            <w:r w:rsidRPr="00EB1453">
              <w:rPr>
                <w:rFonts w:ascii="Arial" w:hAnsi="Arial" w:cs="Arial"/>
              </w:rPr>
              <w:t>Actividad que permite</w:t>
            </w:r>
            <w:r>
              <w:rPr>
                <w:rFonts w:ascii="Arial" w:hAnsi="Arial" w:cs="Arial"/>
              </w:rPr>
              <w:t xml:space="preserve"> afianzar las características</w:t>
            </w:r>
            <w:r w:rsidRPr="00EB1453">
              <w:rPr>
                <w:rFonts w:ascii="Arial" w:hAnsi="Arial" w:cs="Arial"/>
              </w:rPr>
              <w:t xml:space="preserve"> </w:t>
            </w:r>
            <w:r>
              <w:rPr>
                <w:rFonts w:ascii="Arial" w:hAnsi="Arial" w:cs="Arial"/>
              </w:rPr>
              <w:t>de la corteza atómica</w:t>
            </w:r>
          </w:p>
        </w:tc>
      </w:tr>
    </w:tbl>
    <w:p w14:paraId="3EAB2921" w14:textId="77777777" w:rsidR="00A9620B" w:rsidRPr="006F21CE" w:rsidRDefault="00A9620B" w:rsidP="00E926A9">
      <w:pPr>
        <w:shd w:val="clear" w:color="auto" w:fill="FFFFFF"/>
        <w:spacing w:after="0" w:line="360" w:lineRule="auto"/>
        <w:jc w:val="both"/>
        <w:rPr>
          <w:rFonts w:ascii="Arial" w:hAnsi="Arial" w:cs="Arial"/>
        </w:rPr>
      </w:pPr>
    </w:p>
    <w:p w14:paraId="53E47874" w14:textId="107C4DC2" w:rsidR="00BC0A6C" w:rsidRPr="006F21CE" w:rsidRDefault="00BC0A6C" w:rsidP="00E926A9">
      <w:pPr>
        <w:shd w:val="clear" w:color="auto" w:fill="FFFFFF"/>
        <w:spacing w:after="0" w:line="360" w:lineRule="auto"/>
        <w:jc w:val="both"/>
        <w:rPr>
          <w:rFonts w:ascii="Arial" w:hAnsi="Arial" w:cs="Arial"/>
          <w:b/>
        </w:rPr>
      </w:pPr>
      <w:r w:rsidRPr="006F21CE">
        <w:rPr>
          <w:rFonts w:ascii="Arial" w:hAnsi="Arial" w:cs="Arial"/>
          <w:highlight w:val="yellow"/>
        </w:rPr>
        <w:t>[</w:t>
      </w:r>
      <w:r w:rsidRPr="006F21CE">
        <w:rPr>
          <w:rFonts w:ascii="Arial" w:hAnsi="Arial" w:cs="Arial"/>
          <w:b/>
          <w:highlight w:val="yellow"/>
        </w:rPr>
        <w:t>SECCIÓN 2]</w:t>
      </w:r>
      <w:r w:rsidR="00FB7E44">
        <w:rPr>
          <w:rFonts w:ascii="Arial" w:hAnsi="Arial" w:cs="Arial"/>
          <w:b/>
        </w:rPr>
        <w:t xml:space="preserve"> 1.</w:t>
      </w:r>
      <w:r w:rsidR="00002163">
        <w:rPr>
          <w:rFonts w:ascii="Arial" w:hAnsi="Arial" w:cs="Arial"/>
          <w:b/>
        </w:rPr>
        <w:t>3</w:t>
      </w:r>
      <w:r w:rsidR="00FB7E44">
        <w:rPr>
          <w:rFonts w:ascii="Arial" w:hAnsi="Arial" w:cs="Arial"/>
          <w:b/>
        </w:rPr>
        <w:t xml:space="preserve"> C</w:t>
      </w:r>
      <w:r w:rsidRPr="006F21CE">
        <w:rPr>
          <w:rFonts w:ascii="Arial" w:hAnsi="Arial" w:cs="Arial"/>
          <w:b/>
        </w:rPr>
        <w:t xml:space="preserve">onsolidación </w:t>
      </w:r>
    </w:p>
    <w:p w14:paraId="7EEDE1FD" w14:textId="77777777" w:rsidR="00BC0A6C" w:rsidRPr="006F21CE" w:rsidRDefault="00BC0A6C" w:rsidP="00E926A9">
      <w:pPr>
        <w:shd w:val="clear" w:color="auto" w:fill="FFFFFF"/>
        <w:spacing w:after="0" w:line="360" w:lineRule="auto"/>
        <w:jc w:val="both"/>
        <w:rPr>
          <w:rFonts w:ascii="Arial" w:hAnsi="Arial" w:cs="Arial"/>
          <w:b/>
        </w:rPr>
      </w:pPr>
    </w:p>
    <w:p w14:paraId="0703B4AE" w14:textId="77777777" w:rsidR="00BC0A6C" w:rsidRPr="006F21CE" w:rsidRDefault="00BC0A6C" w:rsidP="00E926A9">
      <w:pPr>
        <w:spacing w:after="0" w:line="360" w:lineRule="auto"/>
        <w:rPr>
          <w:rFonts w:ascii="Arial" w:hAnsi="Arial" w:cs="Arial"/>
        </w:rPr>
      </w:pPr>
      <w:r w:rsidRPr="006F21CE">
        <w:rPr>
          <w:rFonts w:ascii="Arial" w:hAnsi="Arial" w:cs="Arial"/>
        </w:rPr>
        <w:t>Actividades para consolidar lo que has aprendido en esta sección.</w:t>
      </w:r>
    </w:p>
    <w:p w14:paraId="34371DCD" w14:textId="77777777" w:rsidR="00BC0A6C" w:rsidRPr="006F21CE" w:rsidRDefault="00BC0A6C" w:rsidP="00E926A9">
      <w:pPr>
        <w:spacing w:after="0" w:line="360" w:lineRule="auto"/>
        <w:rPr>
          <w:rFonts w:ascii="Arial" w:hAnsi="Arial" w:cs="Arial"/>
          <w:b/>
        </w:rPr>
      </w:pPr>
    </w:p>
    <w:tbl>
      <w:tblPr>
        <w:tblStyle w:val="Tablaconcuadrcula"/>
        <w:tblW w:w="0" w:type="auto"/>
        <w:tblLook w:val="04A0" w:firstRow="1" w:lastRow="0" w:firstColumn="1" w:lastColumn="0" w:noHBand="0" w:noVBand="1"/>
      </w:tblPr>
      <w:tblGrid>
        <w:gridCol w:w="2186"/>
        <w:gridCol w:w="7390"/>
      </w:tblGrid>
      <w:tr w:rsidR="00BC0A6C" w:rsidRPr="006F21CE" w14:paraId="41A9DBDE" w14:textId="77777777" w:rsidTr="00BC0A6C">
        <w:tc>
          <w:tcPr>
            <w:tcW w:w="13035" w:type="dxa"/>
            <w:gridSpan w:val="2"/>
            <w:shd w:val="clear" w:color="auto" w:fill="000000" w:themeFill="text1"/>
          </w:tcPr>
          <w:p w14:paraId="417F09DB" w14:textId="77777777" w:rsidR="00BC0A6C" w:rsidRPr="006F21CE" w:rsidRDefault="00BC0A6C" w:rsidP="00E926A9">
            <w:pPr>
              <w:pStyle w:val="Ttulo7"/>
              <w:spacing w:before="2" w:after="2" w:line="360" w:lineRule="auto"/>
              <w:jc w:val="center"/>
              <w:outlineLvl w:val="6"/>
              <w:rPr>
                <w:rFonts w:ascii="Arial" w:hAnsi="Arial" w:cs="Arial"/>
                <w:b/>
                <w:i w:val="0"/>
                <w:color w:val="auto"/>
              </w:rPr>
            </w:pPr>
            <w:r w:rsidRPr="006F21CE">
              <w:rPr>
                <w:rFonts w:ascii="Arial" w:hAnsi="Arial" w:cs="Arial"/>
                <w:b/>
                <w:i w:val="0"/>
                <w:color w:val="auto"/>
              </w:rPr>
              <w:t>Practica: recurso aprovechado</w:t>
            </w:r>
          </w:p>
        </w:tc>
      </w:tr>
      <w:tr w:rsidR="00BC0A6C" w:rsidRPr="006F21CE" w14:paraId="46B2C609" w14:textId="77777777" w:rsidTr="00BC0A6C">
        <w:tc>
          <w:tcPr>
            <w:tcW w:w="2518" w:type="dxa"/>
          </w:tcPr>
          <w:p w14:paraId="2C64AE2A" w14:textId="77777777" w:rsidR="00BC0A6C" w:rsidRPr="006F21CE" w:rsidRDefault="00BC0A6C" w:rsidP="00E926A9">
            <w:pPr>
              <w:spacing w:before="2" w:after="2" w:line="360" w:lineRule="auto"/>
              <w:rPr>
                <w:rFonts w:ascii="Arial" w:hAnsi="Arial" w:cs="Arial"/>
                <w:b/>
              </w:rPr>
            </w:pPr>
            <w:r w:rsidRPr="006F21CE">
              <w:rPr>
                <w:rFonts w:ascii="Arial" w:hAnsi="Arial" w:cs="Arial"/>
                <w:b/>
              </w:rPr>
              <w:t>Código</w:t>
            </w:r>
          </w:p>
        </w:tc>
        <w:tc>
          <w:tcPr>
            <w:tcW w:w="10517" w:type="dxa"/>
          </w:tcPr>
          <w:p w14:paraId="2D7A44EB" w14:textId="29D062A9" w:rsidR="00BC0A6C" w:rsidRPr="006F21CE" w:rsidRDefault="00BC0A6C" w:rsidP="00E926A9">
            <w:pPr>
              <w:spacing w:before="2" w:after="2" w:line="360" w:lineRule="auto"/>
              <w:rPr>
                <w:rFonts w:ascii="Arial" w:hAnsi="Arial" w:cs="Arial"/>
                <w:b/>
                <w:lang w:val="en-US"/>
              </w:rPr>
            </w:pPr>
            <w:r w:rsidRPr="006F21CE">
              <w:rPr>
                <w:rFonts w:ascii="Arial" w:hAnsi="Arial" w:cs="Arial"/>
                <w:lang w:val="en-US"/>
              </w:rPr>
              <w:t>CN_06_10_REC</w:t>
            </w:r>
            <w:r w:rsidR="00A9620B">
              <w:rPr>
                <w:rFonts w:ascii="Arial" w:hAnsi="Arial" w:cs="Arial"/>
                <w:lang w:val="en-US"/>
              </w:rPr>
              <w:t>5</w:t>
            </w:r>
            <w:r w:rsidRPr="006F21CE">
              <w:rPr>
                <w:rFonts w:ascii="Arial" w:hAnsi="Arial" w:cs="Arial"/>
                <w:lang w:val="en-US"/>
              </w:rPr>
              <w:t>0</w:t>
            </w:r>
          </w:p>
        </w:tc>
      </w:tr>
      <w:tr w:rsidR="00BC0A6C" w:rsidRPr="006F21CE" w14:paraId="1986B7E3" w14:textId="77777777" w:rsidTr="00BC0A6C">
        <w:tc>
          <w:tcPr>
            <w:tcW w:w="2518" w:type="dxa"/>
          </w:tcPr>
          <w:p w14:paraId="536418DE" w14:textId="77777777" w:rsidR="00BC0A6C" w:rsidRPr="006F21CE" w:rsidRDefault="00BC0A6C" w:rsidP="00E926A9">
            <w:pPr>
              <w:spacing w:before="2" w:after="2" w:line="360" w:lineRule="auto"/>
              <w:rPr>
                <w:rFonts w:ascii="Arial" w:hAnsi="Arial" w:cs="Arial"/>
              </w:rPr>
            </w:pPr>
            <w:r w:rsidRPr="006F21CE">
              <w:rPr>
                <w:rFonts w:ascii="Arial" w:hAnsi="Arial" w:cs="Arial"/>
                <w:b/>
              </w:rPr>
              <w:t>Ubicación en Aula Planeta</w:t>
            </w:r>
          </w:p>
        </w:tc>
        <w:tc>
          <w:tcPr>
            <w:tcW w:w="10517" w:type="dxa"/>
          </w:tcPr>
          <w:p w14:paraId="421ACF12" w14:textId="226EEA46" w:rsidR="00BC0A6C" w:rsidRPr="006F21CE" w:rsidRDefault="00BC0A6C" w:rsidP="00E926A9">
            <w:pPr>
              <w:spacing w:before="2" w:after="2" w:line="360" w:lineRule="auto"/>
              <w:rPr>
                <w:rFonts w:ascii="Arial" w:hAnsi="Arial" w:cs="Arial"/>
              </w:rPr>
            </w:pPr>
            <w:r w:rsidRPr="006F21CE">
              <w:rPr>
                <w:rFonts w:ascii="Arial" w:hAnsi="Arial" w:cs="Arial"/>
              </w:rPr>
              <w:t>3 ESO//</w:t>
            </w:r>
            <w:r>
              <w:rPr>
                <w:rFonts w:ascii="Arial" w:hAnsi="Arial" w:cs="Arial"/>
              </w:rPr>
              <w:t>Física química</w:t>
            </w:r>
            <w:r w:rsidR="008079E8">
              <w:rPr>
                <w:rFonts w:ascii="Arial" w:hAnsi="Arial" w:cs="Arial"/>
              </w:rPr>
              <w:t xml:space="preserve"> </w:t>
            </w:r>
            <w:r w:rsidRPr="006F21CE">
              <w:rPr>
                <w:rFonts w:ascii="Arial" w:hAnsi="Arial" w:cs="Arial"/>
              </w:rPr>
              <w:t>/ La estructura de la materia/ El átomo y las partículas atómicas/ Consolidación.</w:t>
            </w:r>
            <w:r w:rsidR="008079E8">
              <w:rPr>
                <w:rFonts w:ascii="Arial" w:hAnsi="Arial" w:cs="Arial"/>
              </w:rPr>
              <w:t xml:space="preserve"> </w:t>
            </w:r>
          </w:p>
        </w:tc>
      </w:tr>
      <w:tr w:rsidR="00BC0A6C" w:rsidRPr="006F21CE" w14:paraId="4AC47946" w14:textId="77777777" w:rsidTr="00BC0A6C">
        <w:tc>
          <w:tcPr>
            <w:tcW w:w="2518" w:type="dxa"/>
          </w:tcPr>
          <w:p w14:paraId="60494AD7" w14:textId="77777777" w:rsidR="00BC0A6C" w:rsidRPr="006F21CE" w:rsidRDefault="00BC0A6C" w:rsidP="00E926A9">
            <w:pPr>
              <w:spacing w:before="2" w:after="2" w:line="360" w:lineRule="auto"/>
              <w:rPr>
                <w:rFonts w:ascii="Arial" w:hAnsi="Arial" w:cs="Arial"/>
              </w:rPr>
            </w:pPr>
            <w:r w:rsidRPr="006F21CE">
              <w:rPr>
                <w:rFonts w:ascii="Arial" w:hAnsi="Arial" w:cs="Arial"/>
                <w:b/>
              </w:rPr>
              <w:t>Cambio (descripción o capturas de pantallas)</w:t>
            </w:r>
          </w:p>
        </w:tc>
        <w:tc>
          <w:tcPr>
            <w:tcW w:w="10517" w:type="dxa"/>
          </w:tcPr>
          <w:p w14:paraId="76C90FF7" w14:textId="77777777" w:rsidR="00BC0A6C" w:rsidRPr="006F21CE" w:rsidRDefault="00BC0A6C" w:rsidP="00E926A9">
            <w:pPr>
              <w:spacing w:before="2" w:after="2" w:line="360" w:lineRule="auto"/>
              <w:rPr>
                <w:rFonts w:ascii="Arial" w:hAnsi="Arial" w:cs="Arial"/>
                <w:noProof/>
                <w:lang w:val="es-CO" w:eastAsia="es-CO"/>
              </w:rPr>
            </w:pPr>
            <w:r w:rsidRPr="006F21CE">
              <w:rPr>
                <w:rFonts w:ascii="Arial" w:hAnsi="Arial" w:cs="Arial"/>
                <w:noProof/>
                <w:lang w:val="es-CO" w:eastAsia="es-CO"/>
              </w:rPr>
              <w:t xml:space="preserve">Ninguna </w:t>
            </w:r>
          </w:p>
          <w:p w14:paraId="1A766C38" w14:textId="77777777" w:rsidR="00BE7BA5" w:rsidRPr="006F21CE" w:rsidRDefault="00BE7BA5" w:rsidP="00E926A9">
            <w:pPr>
              <w:spacing w:before="2" w:after="2" w:line="360" w:lineRule="auto"/>
              <w:rPr>
                <w:rFonts w:ascii="Arial" w:hAnsi="Arial" w:cs="Arial"/>
                <w:noProof/>
                <w:lang w:val="es-CO" w:eastAsia="es-CO"/>
              </w:rPr>
            </w:pPr>
          </w:p>
          <w:p w14:paraId="4C2272FD" w14:textId="77777777" w:rsidR="00BC0A6C" w:rsidRPr="006F21CE" w:rsidRDefault="00BC0A6C" w:rsidP="00E926A9">
            <w:pPr>
              <w:spacing w:before="2" w:after="2" w:line="360" w:lineRule="auto"/>
              <w:rPr>
                <w:rFonts w:ascii="Arial" w:hAnsi="Arial" w:cs="Arial"/>
                <w:noProof/>
                <w:lang w:val="es-CO" w:eastAsia="es-CO"/>
              </w:rPr>
            </w:pPr>
          </w:p>
          <w:p w14:paraId="60A23B29" w14:textId="77777777" w:rsidR="00BC0A6C" w:rsidRPr="006F21CE" w:rsidRDefault="00BC0A6C" w:rsidP="00E926A9">
            <w:pPr>
              <w:spacing w:before="2" w:after="2" w:line="360" w:lineRule="auto"/>
              <w:rPr>
                <w:rFonts w:ascii="Arial" w:hAnsi="Arial" w:cs="Arial"/>
              </w:rPr>
            </w:pPr>
          </w:p>
        </w:tc>
      </w:tr>
      <w:tr w:rsidR="00BC0A6C" w:rsidRPr="006F21CE" w14:paraId="651CF7F4" w14:textId="77777777" w:rsidTr="00DA029F">
        <w:trPr>
          <w:trHeight w:val="266"/>
        </w:trPr>
        <w:tc>
          <w:tcPr>
            <w:tcW w:w="2518" w:type="dxa"/>
          </w:tcPr>
          <w:p w14:paraId="6E6D430D" w14:textId="77777777" w:rsidR="00BC0A6C" w:rsidRPr="006F21CE" w:rsidRDefault="00BC0A6C" w:rsidP="00E926A9">
            <w:pPr>
              <w:spacing w:before="2" w:after="2" w:line="360" w:lineRule="auto"/>
              <w:rPr>
                <w:rFonts w:ascii="Arial" w:hAnsi="Arial" w:cs="Arial"/>
                <w:b/>
              </w:rPr>
            </w:pPr>
            <w:r w:rsidRPr="006F21CE">
              <w:rPr>
                <w:rFonts w:ascii="Arial" w:hAnsi="Arial" w:cs="Arial"/>
                <w:b/>
              </w:rPr>
              <w:t>Título</w:t>
            </w:r>
          </w:p>
        </w:tc>
        <w:tc>
          <w:tcPr>
            <w:tcW w:w="10517" w:type="dxa"/>
          </w:tcPr>
          <w:p w14:paraId="7F9A7F92" w14:textId="701A737B" w:rsidR="00BC0A6C" w:rsidRPr="006F21CE" w:rsidRDefault="00BC0A6C" w:rsidP="00E926A9">
            <w:pPr>
              <w:spacing w:before="2" w:after="2" w:line="360" w:lineRule="auto"/>
              <w:rPr>
                <w:rFonts w:ascii="Arial" w:hAnsi="Arial" w:cs="Arial"/>
              </w:rPr>
            </w:pPr>
            <w:r w:rsidRPr="006F21CE">
              <w:rPr>
                <w:rFonts w:ascii="Arial" w:hAnsi="Arial" w:cs="Arial"/>
              </w:rPr>
              <w:t xml:space="preserve">Refuerza tu aprendizaje: El átomo y las partículas subatómicas </w:t>
            </w:r>
          </w:p>
        </w:tc>
      </w:tr>
      <w:tr w:rsidR="00BC0A6C" w:rsidRPr="006F21CE" w14:paraId="14BC0F01" w14:textId="77777777" w:rsidTr="00DA029F">
        <w:trPr>
          <w:trHeight w:val="278"/>
        </w:trPr>
        <w:tc>
          <w:tcPr>
            <w:tcW w:w="2518" w:type="dxa"/>
          </w:tcPr>
          <w:p w14:paraId="2361257B" w14:textId="77777777" w:rsidR="00BC0A6C" w:rsidRPr="006F21CE" w:rsidRDefault="00BC0A6C" w:rsidP="00E926A9">
            <w:pPr>
              <w:spacing w:before="2" w:after="2" w:line="360" w:lineRule="auto"/>
              <w:rPr>
                <w:rFonts w:ascii="Arial" w:hAnsi="Arial" w:cs="Arial"/>
                <w:b/>
              </w:rPr>
            </w:pPr>
            <w:r w:rsidRPr="006F21CE">
              <w:rPr>
                <w:rFonts w:ascii="Arial" w:hAnsi="Arial" w:cs="Arial"/>
                <w:b/>
              </w:rPr>
              <w:t>Descripción</w:t>
            </w:r>
          </w:p>
        </w:tc>
        <w:tc>
          <w:tcPr>
            <w:tcW w:w="10517" w:type="dxa"/>
          </w:tcPr>
          <w:p w14:paraId="338BC973" w14:textId="41CD294C" w:rsidR="00BC0A6C" w:rsidRPr="006F21CE" w:rsidRDefault="00BC0A6C" w:rsidP="00E926A9">
            <w:pPr>
              <w:spacing w:before="2" w:after="2" w:line="360" w:lineRule="auto"/>
              <w:rPr>
                <w:rFonts w:ascii="Arial" w:hAnsi="Arial" w:cs="Arial"/>
              </w:rPr>
            </w:pPr>
            <w:r w:rsidRPr="006F21CE">
              <w:rPr>
                <w:rFonts w:ascii="Arial" w:hAnsi="Arial" w:cs="Arial"/>
              </w:rPr>
              <w:t xml:space="preserve">Actividades sobre el átomo y las partículas subatómicas </w:t>
            </w:r>
          </w:p>
        </w:tc>
      </w:tr>
    </w:tbl>
    <w:p w14:paraId="0D98651F" w14:textId="77777777" w:rsidR="00BC0A6C" w:rsidRPr="006F21CE" w:rsidRDefault="00BC0A6C" w:rsidP="00E926A9">
      <w:pPr>
        <w:shd w:val="clear" w:color="auto" w:fill="FFFFFF"/>
        <w:spacing w:after="0" w:line="360" w:lineRule="auto"/>
        <w:jc w:val="both"/>
        <w:rPr>
          <w:rFonts w:ascii="Arial" w:hAnsi="Arial" w:cs="Arial"/>
        </w:rPr>
      </w:pPr>
    </w:p>
    <w:p w14:paraId="2A6BFBE1" w14:textId="77777777" w:rsidR="00BC0A6C" w:rsidRPr="006F21CE" w:rsidRDefault="00BC0A6C" w:rsidP="00E926A9">
      <w:pPr>
        <w:shd w:val="clear" w:color="auto" w:fill="FFFFFF"/>
        <w:spacing w:after="0" w:line="360" w:lineRule="auto"/>
        <w:jc w:val="both"/>
        <w:rPr>
          <w:rFonts w:ascii="Arial" w:hAnsi="Arial" w:cs="Arial"/>
        </w:rPr>
      </w:pPr>
    </w:p>
    <w:p w14:paraId="0BAAA143" w14:textId="6D214139" w:rsidR="00BC0A6C" w:rsidRPr="006F21CE" w:rsidRDefault="00BC0A6C" w:rsidP="00E926A9">
      <w:pPr>
        <w:tabs>
          <w:tab w:val="right" w:pos="8498"/>
        </w:tabs>
        <w:spacing w:after="0" w:line="360" w:lineRule="auto"/>
        <w:rPr>
          <w:rFonts w:ascii="Arial" w:hAnsi="Arial" w:cs="Arial"/>
          <w:b/>
        </w:rPr>
      </w:pPr>
      <w:r w:rsidRPr="006F21CE">
        <w:rPr>
          <w:rFonts w:ascii="Arial" w:hAnsi="Arial" w:cs="Arial"/>
          <w:highlight w:val="yellow"/>
        </w:rPr>
        <w:t>[</w:t>
      </w:r>
      <w:r w:rsidRPr="006F21CE">
        <w:rPr>
          <w:rFonts w:ascii="Arial" w:hAnsi="Arial" w:cs="Arial"/>
          <w:b/>
          <w:highlight w:val="yellow"/>
        </w:rPr>
        <w:t xml:space="preserve">SECCIÓN </w:t>
      </w:r>
      <w:r>
        <w:rPr>
          <w:rFonts w:ascii="Arial" w:hAnsi="Arial" w:cs="Arial"/>
          <w:b/>
          <w:highlight w:val="yellow"/>
        </w:rPr>
        <w:t>1</w:t>
      </w:r>
      <w:r w:rsidRPr="006F21CE">
        <w:rPr>
          <w:rFonts w:ascii="Arial" w:hAnsi="Arial" w:cs="Arial"/>
          <w:b/>
          <w:highlight w:val="yellow"/>
        </w:rPr>
        <w:t>]</w:t>
      </w:r>
      <w:r w:rsidRPr="006F21CE">
        <w:rPr>
          <w:rFonts w:ascii="Arial" w:hAnsi="Arial" w:cs="Arial"/>
          <w:b/>
        </w:rPr>
        <w:t xml:space="preserve"> 2.</w:t>
      </w:r>
      <w:r w:rsidR="008079E8">
        <w:rPr>
          <w:rFonts w:ascii="Arial" w:hAnsi="Arial" w:cs="Arial"/>
          <w:b/>
        </w:rPr>
        <w:t xml:space="preserve"> </w:t>
      </w:r>
      <w:r w:rsidR="0023097B">
        <w:rPr>
          <w:rFonts w:ascii="Arial" w:hAnsi="Arial" w:cs="Arial"/>
          <w:b/>
        </w:rPr>
        <w:t>Los primeros modelos atómicos</w:t>
      </w:r>
    </w:p>
    <w:p w14:paraId="2BF9357F" w14:textId="77777777" w:rsidR="00BC0A6C" w:rsidRPr="006F21CE" w:rsidRDefault="00BC0A6C" w:rsidP="00E926A9">
      <w:pPr>
        <w:tabs>
          <w:tab w:val="right" w:pos="8498"/>
        </w:tabs>
        <w:spacing w:after="0" w:line="360" w:lineRule="auto"/>
        <w:rPr>
          <w:rFonts w:ascii="Arial" w:hAnsi="Arial" w:cs="Arial"/>
          <w:b/>
        </w:rPr>
      </w:pPr>
    </w:p>
    <w:p w14:paraId="12861EC8" w14:textId="42995B03" w:rsidR="00BC0A6C" w:rsidRPr="006F21CE" w:rsidRDefault="00BC0A6C" w:rsidP="00E926A9">
      <w:pPr>
        <w:tabs>
          <w:tab w:val="right" w:pos="8498"/>
        </w:tabs>
        <w:spacing w:after="0" w:line="360" w:lineRule="auto"/>
        <w:jc w:val="both"/>
        <w:rPr>
          <w:rFonts w:ascii="Arial" w:hAnsi="Arial" w:cs="Arial"/>
        </w:rPr>
      </w:pPr>
      <w:r w:rsidRPr="006F21CE">
        <w:rPr>
          <w:rFonts w:ascii="Arial" w:hAnsi="Arial" w:cs="Arial"/>
        </w:rPr>
        <w:t xml:space="preserve">Los primeros modelos del átomo </w:t>
      </w:r>
      <w:r w:rsidR="00C46F33">
        <w:rPr>
          <w:rFonts w:ascii="Arial" w:hAnsi="Arial" w:cs="Arial"/>
        </w:rPr>
        <w:t>fueron</w:t>
      </w:r>
      <w:r w:rsidR="00C46F33" w:rsidRPr="006F21CE">
        <w:rPr>
          <w:rFonts w:ascii="Arial" w:hAnsi="Arial" w:cs="Arial"/>
        </w:rPr>
        <w:t xml:space="preserve"> </w:t>
      </w:r>
      <w:r w:rsidRPr="006F21CE">
        <w:rPr>
          <w:rFonts w:ascii="Arial" w:hAnsi="Arial" w:cs="Arial"/>
        </w:rPr>
        <w:t xml:space="preserve">propuestos </w:t>
      </w:r>
      <w:r>
        <w:rPr>
          <w:rFonts w:ascii="Arial" w:hAnsi="Arial" w:cs="Arial"/>
        </w:rPr>
        <w:t>por</w:t>
      </w:r>
      <w:r w:rsidRPr="006F21CE">
        <w:rPr>
          <w:rFonts w:ascii="Arial" w:hAnsi="Arial" w:cs="Arial"/>
        </w:rPr>
        <w:t xml:space="preserve"> los filósofos griegos </w:t>
      </w:r>
      <w:r w:rsidRPr="006F21CE">
        <w:rPr>
          <w:rFonts w:ascii="Arial" w:hAnsi="Arial" w:cs="Arial"/>
          <w:b/>
        </w:rPr>
        <w:t>Demócrito</w:t>
      </w:r>
      <w:r w:rsidRPr="006F21CE">
        <w:rPr>
          <w:rFonts w:ascii="Arial" w:hAnsi="Arial" w:cs="Arial"/>
        </w:rPr>
        <w:t xml:space="preserve">, </w:t>
      </w:r>
      <w:r w:rsidRPr="006F21CE">
        <w:rPr>
          <w:rFonts w:ascii="Arial" w:hAnsi="Arial" w:cs="Arial"/>
          <w:b/>
        </w:rPr>
        <w:t>Epicuro</w:t>
      </w:r>
      <w:r w:rsidRPr="006F21CE">
        <w:rPr>
          <w:rFonts w:ascii="Arial" w:hAnsi="Arial" w:cs="Arial"/>
        </w:rPr>
        <w:t xml:space="preserve"> y </w:t>
      </w:r>
      <w:r w:rsidRPr="006F21CE">
        <w:rPr>
          <w:rFonts w:ascii="Arial" w:hAnsi="Arial" w:cs="Arial"/>
          <w:b/>
        </w:rPr>
        <w:t>Leucipo</w:t>
      </w:r>
      <w:r w:rsidRPr="006F21CE">
        <w:rPr>
          <w:rFonts w:ascii="Arial" w:hAnsi="Arial" w:cs="Arial"/>
        </w:rPr>
        <w:t xml:space="preserve">, con el fin de </w:t>
      </w:r>
      <w:r>
        <w:rPr>
          <w:rFonts w:ascii="Arial" w:hAnsi="Arial" w:cs="Arial"/>
        </w:rPr>
        <w:t>explicar</w:t>
      </w:r>
      <w:r w:rsidRPr="006F21CE">
        <w:rPr>
          <w:rFonts w:ascii="Arial" w:hAnsi="Arial" w:cs="Arial"/>
        </w:rPr>
        <w:t xml:space="preserve"> la </w:t>
      </w:r>
      <w:r w:rsidRPr="004B3EF7">
        <w:rPr>
          <w:rFonts w:ascii="Arial" w:hAnsi="Arial" w:cs="Arial"/>
        </w:rPr>
        <w:t xml:space="preserve">naturaleza </w:t>
      </w:r>
      <w:r w:rsidRPr="006F21CE">
        <w:rPr>
          <w:rFonts w:ascii="Arial" w:hAnsi="Arial" w:cs="Arial"/>
        </w:rPr>
        <w:t>de la materia</w:t>
      </w:r>
      <w:r w:rsidR="00C46F33">
        <w:rPr>
          <w:rFonts w:ascii="Arial" w:hAnsi="Arial" w:cs="Arial"/>
        </w:rPr>
        <w:t>.</w:t>
      </w:r>
      <w:r w:rsidRPr="006F21CE">
        <w:rPr>
          <w:rFonts w:ascii="Arial" w:hAnsi="Arial" w:cs="Arial"/>
        </w:rPr>
        <w:t xml:space="preserve"> </w:t>
      </w:r>
      <w:r w:rsidR="00C46F33">
        <w:rPr>
          <w:rFonts w:ascii="Arial" w:hAnsi="Arial" w:cs="Arial"/>
        </w:rPr>
        <w:t>S</w:t>
      </w:r>
      <w:r w:rsidR="00C46F33" w:rsidRPr="006F21CE">
        <w:rPr>
          <w:rFonts w:ascii="Arial" w:hAnsi="Arial" w:cs="Arial"/>
        </w:rPr>
        <w:t xml:space="preserve">egún </w:t>
      </w:r>
      <w:r w:rsidRPr="006F21CE">
        <w:rPr>
          <w:rFonts w:ascii="Arial" w:hAnsi="Arial" w:cs="Arial"/>
        </w:rPr>
        <w:t>ellos</w:t>
      </w:r>
      <w:r w:rsidR="00C46F33">
        <w:rPr>
          <w:rFonts w:ascii="Arial" w:hAnsi="Arial" w:cs="Arial"/>
        </w:rPr>
        <w:t>,</w:t>
      </w:r>
      <w:r w:rsidRPr="006F21CE">
        <w:rPr>
          <w:rFonts w:ascii="Arial" w:hAnsi="Arial" w:cs="Arial"/>
        </w:rPr>
        <w:t xml:space="preserve"> la materia no podía dividirse de manera indefinida y</w:t>
      </w:r>
      <w:r w:rsidR="00C46F33">
        <w:rPr>
          <w:rFonts w:ascii="Arial" w:hAnsi="Arial" w:cs="Arial"/>
        </w:rPr>
        <w:t>,</w:t>
      </w:r>
      <w:r w:rsidRPr="006F21CE">
        <w:rPr>
          <w:rFonts w:ascii="Arial" w:hAnsi="Arial" w:cs="Arial"/>
        </w:rPr>
        <w:t xml:space="preserve"> por tanto</w:t>
      </w:r>
      <w:r w:rsidR="00C46F33">
        <w:rPr>
          <w:rFonts w:ascii="Arial" w:hAnsi="Arial" w:cs="Arial"/>
        </w:rPr>
        <w:t>,</w:t>
      </w:r>
      <w:r w:rsidRPr="006F21CE">
        <w:rPr>
          <w:rFonts w:ascii="Arial" w:hAnsi="Arial" w:cs="Arial"/>
        </w:rPr>
        <w:t xml:space="preserve"> existía una unidad indivisible e invisible llamada átomo.</w:t>
      </w:r>
    </w:p>
    <w:p w14:paraId="3E57A9BC" w14:textId="77777777" w:rsidR="00BC0A6C" w:rsidRPr="006F21CE" w:rsidRDefault="00BC0A6C" w:rsidP="00E926A9">
      <w:pPr>
        <w:tabs>
          <w:tab w:val="right" w:pos="8498"/>
        </w:tabs>
        <w:spacing w:after="0" w:line="360" w:lineRule="auto"/>
        <w:rPr>
          <w:rFonts w:ascii="Arial" w:hAnsi="Arial" w:cs="Arial"/>
          <w:b/>
        </w:rPr>
      </w:pPr>
    </w:p>
    <w:tbl>
      <w:tblPr>
        <w:tblStyle w:val="Tablaconcuadrcula3"/>
        <w:tblW w:w="0" w:type="auto"/>
        <w:tblLook w:val="04A0" w:firstRow="1" w:lastRow="0" w:firstColumn="1" w:lastColumn="0" w:noHBand="0" w:noVBand="1"/>
      </w:tblPr>
      <w:tblGrid>
        <w:gridCol w:w="1643"/>
        <w:gridCol w:w="7416"/>
      </w:tblGrid>
      <w:tr w:rsidR="00BC0A6C" w:rsidRPr="006F21CE" w14:paraId="517BAF21" w14:textId="77777777" w:rsidTr="00BC0A6C">
        <w:tc>
          <w:tcPr>
            <w:tcW w:w="8828" w:type="dxa"/>
            <w:gridSpan w:val="2"/>
            <w:shd w:val="clear" w:color="auto" w:fill="000000" w:themeFill="text1"/>
          </w:tcPr>
          <w:p w14:paraId="44176B49" w14:textId="77777777" w:rsidR="00BC0A6C" w:rsidRPr="006F21CE" w:rsidRDefault="00BC0A6C" w:rsidP="00E926A9">
            <w:pPr>
              <w:spacing w:line="360" w:lineRule="auto"/>
              <w:jc w:val="center"/>
              <w:rPr>
                <w:rFonts w:ascii="Arial" w:hAnsi="Arial" w:cs="Arial"/>
                <w:b/>
              </w:rPr>
            </w:pPr>
            <w:r w:rsidRPr="006F21CE">
              <w:rPr>
                <w:rFonts w:ascii="Arial" w:hAnsi="Arial" w:cs="Arial"/>
                <w:b/>
              </w:rPr>
              <w:t>Profundiza: recurso aprovechado</w:t>
            </w:r>
          </w:p>
        </w:tc>
      </w:tr>
      <w:tr w:rsidR="00BC0A6C" w:rsidRPr="006F21CE" w14:paraId="6EAF8A02" w14:textId="77777777" w:rsidTr="00BC0A6C">
        <w:tc>
          <w:tcPr>
            <w:tcW w:w="1602" w:type="dxa"/>
          </w:tcPr>
          <w:p w14:paraId="10FA5624" w14:textId="77777777" w:rsidR="00BC0A6C" w:rsidRPr="006F21CE" w:rsidRDefault="00BC0A6C" w:rsidP="00E926A9">
            <w:pPr>
              <w:spacing w:line="360" w:lineRule="auto"/>
              <w:jc w:val="both"/>
              <w:rPr>
                <w:rFonts w:ascii="Arial" w:hAnsi="Arial" w:cs="Arial"/>
                <w:b/>
              </w:rPr>
            </w:pPr>
            <w:r w:rsidRPr="006F21CE">
              <w:rPr>
                <w:rFonts w:ascii="Arial" w:hAnsi="Arial" w:cs="Arial"/>
                <w:b/>
              </w:rPr>
              <w:t>Código</w:t>
            </w:r>
          </w:p>
        </w:tc>
        <w:tc>
          <w:tcPr>
            <w:tcW w:w="7226" w:type="dxa"/>
          </w:tcPr>
          <w:p w14:paraId="6EC74BB0" w14:textId="3A65A79D" w:rsidR="00BC0A6C" w:rsidRPr="006F21CE" w:rsidRDefault="00BC0A6C" w:rsidP="00E926A9">
            <w:pPr>
              <w:spacing w:line="360" w:lineRule="auto"/>
              <w:jc w:val="both"/>
              <w:rPr>
                <w:rFonts w:ascii="Arial" w:hAnsi="Arial" w:cs="Arial"/>
                <w:b/>
              </w:rPr>
            </w:pPr>
            <w:r>
              <w:rPr>
                <w:rFonts w:ascii="Arial" w:hAnsi="Arial" w:cs="Arial"/>
              </w:rPr>
              <w:t>CN_06_10_</w:t>
            </w:r>
            <w:r w:rsidRPr="00BB212E">
              <w:rPr>
                <w:rFonts w:ascii="Arial" w:hAnsi="Arial" w:cs="Arial"/>
              </w:rPr>
              <w:t>REC</w:t>
            </w:r>
            <w:r w:rsidR="00A9620B">
              <w:rPr>
                <w:rFonts w:ascii="Arial" w:hAnsi="Arial" w:cs="Arial"/>
              </w:rPr>
              <w:t>6</w:t>
            </w:r>
            <w:r w:rsidRPr="00BB212E">
              <w:rPr>
                <w:rFonts w:ascii="Arial" w:hAnsi="Arial" w:cs="Arial"/>
              </w:rPr>
              <w:t>0</w:t>
            </w:r>
          </w:p>
        </w:tc>
      </w:tr>
      <w:tr w:rsidR="00BC0A6C" w:rsidRPr="006F21CE" w14:paraId="5AD467E2" w14:textId="77777777" w:rsidTr="00BC0A6C">
        <w:tc>
          <w:tcPr>
            <w:tcW w:w="1602" w:type="dxa"/>
          </w:tcPr>
          <w:p w14:paraId="5F4E5E4B" w14:textId="77777777" w:rsidR="00BC0A6C" w:rsidRPr="006F21CE" w:rsidRDefault="00BC0A6C" w:rsidP="00E926A9">
            <w:pPr>
              <w:spacing w:line="360" w:lineRule="auto"/>
              <w:jc w:val="both"/>
              <w:rPr>
                <w:rFonts w:ascii="Arial" w:hAnsi="Arial" w:cs="Arial"/>
              </w:rPr>
            </w:pPr>
            <w:r w:rsidRPr="006F21CE">
              <w:rPr>
                <w:rFonts w:ascii="Arial" w:hAnsi="Arial" w:cs="Arial"/>
                <w:b/>
              </w:rPr>
              <w:t>Ubicación en Aula Planeta</w:t>
            </w:r>
          </w:p>
        </w:tc>
        <w:tc>
          <w:tcPr>
            <w:tcW w:w="7226" w:type="dxa"/>
          </w:tcPr>
          <w:p w14:paraId="5C844EEB" w14:textId="68C13B5A" w:rsidR="00BC0A6C" w:rsidRPr="006F21CE" w:rsidRDefault="00BC0A6C" w:rsidP="00E926A9">
            <w:pPr>
              <w:spacing w:line="360" w:lineRule="auto"/>
              <w:jc w:val="both"/>
              <w:rPr>
                <w:rFonts w:ascii="Arial" w:hAnsi="Arial" w:cs="Arial"/>
              </w:rPr>
            </w:pPr>
            <w:r w:rsidRPr="006F21CE">
              <w:rPr>
                <w:rFonts w:ascii="Arial" w:hAnsi="Arial" w:cs="Arial"/>
              </w:rPr>
              <w:t>3 ESO/</w:t>
            </w:r>
            <w:r>
              <w:rPr>
                <w:rFonts w:ascii="Arial" w:hAnsi="Arial" w:cs="Arial"/>
              </w:rPr>
              <w:t>Física química</w:t>
            </w:r>
            <w:r w:rsidR="008079E8">
              <w:rPr>
                <w:rFonts w:ascii="Arial" w:hAnsi="Arial" w:cs="Arial"/>
              </w:rPr>
              <w:t xml:space="preserve"> </w:t>
            </w:r>
            <w:r w:rsidRPr="006F21CE">
              <w:rPr>
                <w:rFonts w:ascii="Arial" w:hAnsi="Arial" w:cs="Arial"/>
              </w:rPr>
              <w:t>/ La estructura de la materia/ Los modelos del átomo / El modelo actual/ Profundiza</w:t>
            </w:r>
            <w:r w:rsidR="008079E8">
              <w:rPr>
                <w:rFonts w:ascii="Arial" w:hAnsi="Arial" w:cs="Arial"/>
              </w:rPr>
              <w:t xml:space="preserve"> </w:t>
            </w:r>
          </w:p>
        </w:tc>
      </w:tr>
      <w:tr w:rsidR="00BC0A6C" w:rsidRPr="006F21CE" w14:paraId="252EDCEC" w14:textId="77777777" w:rsidTr="00BC0A6C">
        <w:tc>
          <w:tcPr>
            <w:tcW w:w="1602" w:type="dxa"/>
          </w:tcPr>
          <w:p w14:paraId="21A23321" w14:textId="77777777" w:rsidR="00BC0A6C" w:rsidRPr="006F21CE" w:rsidRDefault="00BC0A6C" w:rsidP="00E926A9">
            <w:pPr>
              <w:spacing w:line="360" w:lineRule="auto"/>
              <w:jc w:val="both"/>
              <w:rPr>
                <w:rFonts w:ascii="Arial" w:hAnsi="Arial" w:cs="Arial"/>
              </w:rPr>
            </w:pPr>
            <w:r w:rsidRPr="006F21CE">
              <w:rPr>
                <w:rFonts w:ascii="Arial" w:hAnsi="Arial" w:cs="Arial"/>
                <w:b/>
              </w:rPr>
              <w:t>Cambio (descripción o capturas de pantallas)</w:t>
            </w:r>
          </w:p>
        </w:tc>
        <w:tc>
          <w:tcPr>
            <w:tcW w:w="7226" w:type="dxa"/>
          </w:tcPr>
          <w:p w14:paraId="66902D49" w14:textId="77777777" w:rsidR="00BC0A6C" w:rsidRPr="006F21CE" w:rsidRDefault="00BC0A6C" w:rsidP="00E926A9">
            <w:pPr>
              <w:spacing w:line="360" w:lineRule="auto"/>
              <w:rPr>
                <w:rFonts w:ascii="Arial" w:hAnsi="Arial" w:cs="Arial"/>
              </w:rPr>
            </w:pPr>
            <w:r w:rsidRPr="006F21CE">
              <w:rPr>
                <w:rFonts w:ascii="Arial" w:hAnsi="Arial" w:cs="Arial"/>
                <w:b/>
              </w:rPr>
              <w:t>En la ficha del profesor</w:t>
            </w:r>
            <w:r w:rsidRPr="006F21CE">
              <w:rPr>
                <w:rFonts w:ascii="Arial" w:hAnsi="Arial" w:cs="Arial"/>
              </w:rPr>
              <w:t xml:space="preserve"> </w:t>
            </w:r>
          </w:p>
          <w:p w14:paraId="4426417B" w14:textId="77777777" w:rsidR="00BC0A6C" w:rsidRPr="006F21CE" w:rsidRDefault="00BC0A6C" w:rsidP="00E926A9">
            <w:pPr>
              <w:spacing w:line="360" w:lineRule="auto"/>
              <w:rPr>
                <w:rFonts w:ascii="Arial" w:hAnsi="Arial" w:cs="Arial"/>
              </w:rPr>
            </w:pPr>
            <w:r w:rsidRPr="006F21CE">
              <w:rPr>
                <w:rFonts w:ascii="Arial" w:hAnsi="Arial" w:cs="Arial"/>
              </w:rPr>
              <w:t>Cambiar la palabra “alumnos” por “estudiantes”</w:t>
            </w:r>
          </w:p>
          <w:p w14:paraId="0AAADE1C" w14:textId="77777777" w:rsidR="00BC0A6C" w:rsidRPr="006F21CE" w:rsidRDefault="00BC0A6C" w:rsidP="00E926A9">
            <w:pPr>
              <w:spacing w:line="360" w:lineRule="auto"/>
              <w:rPr>
                <w:rFonts w:ascii="Arial" w:hAnsi="Arial" w:cs="Arial"/>
                <w:b/>
                <w:noProof/>
                <w:lang w:val="es-CO" w:eastAsia="es-CO"/>
              </w:rPr>
            </w:pPr>
            <w:r w:rsidRPr="006F21CE">
              <w:rPr>
                <w:rFonts w:ascii="Arial" w:hAnsi="Arial" w:cs="Arial"/>
                <w:b/>
                <w:noProof/>
                <w:lang w:val="es-ES" w:eastAsia="es-ES"/>
              </w:rPr>
              <w:drawing>
                <wp:inline distT="0" distB="0" distL="0" distR="0" wp14:anchorId="3447DC6F" wp14:editId="43E04C97">
                  <wp:extent cx="4571592" cy="2125980"/>
                  <wp:effectExtent l="0" t="0" r="635" b="0"/>
                  <wp:docPr id="31" name="Imagen 31" descr="C:\Users\CARLOSANDRES\Desktop\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ANDRES\Desktop\Imagen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81259" cy="2130476"/>
                          </a:xfrm>
                          <a:prstGeom prst="rect">
                            <a:avLst/>
                          </a:prstGeom>
                          <a:noFill/>
                          <a:ln>
                            <a:noFill/>
                          </a:ln>
                        </pic:spPr>
                      </pic:pic>
                    </a:graphicData>
                  </a:graphic>
                </wp:inline>
              </w:drawing>
            </w:r>
          </w:p>
          <w:p w14:paraId="58178427" w14:textId="77777777" w:rsidR="00BC0A6C" w:rsidRPr="006F21CE" w:rsidRDefault="00BC0A6C" w:rsidP="00E926A9">
            <w:pPr>
              <w:spacing w:line="360" w:lineRule="auto"/>
              <w:rPr>
                <w:rFonts w:ascii="Arial" w:hAnsi="Arial" w:cs="Arial"/>
                <w:b/>
                <w:noProof/>
                <w:lang w:val="es-CO" w:eastAsia="es-CO"/>
              </w:rPr>
            </w:pPr>
            <w:r w:rsidRPr="006F21CE">
              <w:rPr>
                <w:rFonts w:ascii="Arial" w:hAnsi="Arial" w:cs="Arial"/>
                <w:b/>
                <w:noProof/>
                <w:lang w:val="es-ES" w:eastAsia="es-ES"/>
              </w:rPr>
              <w:drawing>
                <wp:inline distT="0" distB="0" distL="0" distR="0" wp14:anchorId="0EE71486" wp14:editId="520B2016">
                  <wp:extent cx="4317085" cy="1354207"/>
                  <wp:effectExtent l="0" t="0" r="7620" b="0"/>
                  <wp:docPr id="32" name="Imagen 32" descr="C:\Users\CARLOSANDRES\Desktop\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LOSANDRES\Desktop\Imagen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35889" cy="1422843"/>
                          </a:xfrm>
                          <a:prstGeom prst="rect">
                            <a:avLst/>
                          </a:prstGeom>
                          <a:noFill/>
                          <a:ln>
                            <a:noFill/>
                          </a:ln>
                        </pic:spPr>
                      </pic:pic>
                    </a:graphicData>
                  </a:graphic>
                </wp:inline>
              </w:drawing>
            </w:r>
          </w:p>
          <w:p w14:paraId="1935BDE9" w14:textId="77777777" w:rsidR="00BC0A6C" w:rsidRPr="006F21CE" w:rsidRDefault="00BC0A6C" w:rsidP="00E926A9">
            <w:pPr>
              <w:spacing w:line="360" w:lineRule="auto"/>
              <w:rPr>
                <w:rFonts w:ascii="Arial" w:hAnsi="Arial" w:cs="Arial"/>
                <w:b/>
                <w:noProof/>
                <w:lang w:val="es-CO" w:eastAsia="es-CO"/>
              </w:rPr>
            </w:pPr>
            <w:r w:rsidRPr="006F21CE">
              <w:rPr>
                <w:rFonts w:ascii="Arial" w:hAnsi="Arial" w:cs="Arial"/>
                <w:b/>
                <w:noProof/>
                <w:lang w:val="es-ES" w:eastAsia="es-ES"/>
              </w:rPr>
              <w:drawing>
                <wp:inline distT="0" distB="0" distL="0" distR="0" wp14:anchorId="0FDAC9CE" wp14:editId="577CA732">
                  <wp:extent cx="4363300" cy="2209800"/>
                  <wp:effectExtent l="0" t="0" r="0" b="0"/>
                  <wp:docPr id="35" name="Imagen 35" descr="C:\Users\CARLOSANDRES\Desktop\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LOSANDRES\Desktop\Imagen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69098" cy="2212737"/>
                          </a:xfrm>
                          <a:prstGeom prst="rect">
                            <a:avLst/>
                          </a:prstGeom>
                          <a:noFill/>
                          <a:ln>
                            <a:noFill/>
                          </a:ln>
                        </pic:spPr>
                      </pic:pic>
                    </a:graphicData>
                  </a:graphic>
                </wp:inline>
              </w:drawing>
            </w:r>
          </w:p>
          <w:p w14:paraId="3DC36325" w14:textId="77777777" w:rsidR="00BC0A6C" w:rsidRPr="006F21CE" w:rsidRDefault="00BC0A6C" w:rsidP="00E926A9">
            <w:pPr>
              <w:spacing w:line="360" w:lineRule="auto"/>
              <w:rPr>
                <w:rFonts w:ascii="Arial" w:hAnsi="Arial" w:cs="Arial"/>
                <w:b/>
                <w:noProof/>
                <w:lang w:val="es-CO" w:eastAsia="es-CO"/>
              </w:rPr>
            </w:pPr>
            <w:r w:rsidRPr="006F21CE">
              <w:rPr>
                <w:rFonts w:ascii="Arial" w:hAnsi="Arial" w:cs="Arial"/>
                <w:b/>
                <w:noProof/>
                <w:lang w:val="es-ES" w:eastAsia="es-ES"/>
              </w:rPr>
              <w:drawing>
                <wp:inline distT="0" distB="0" distL="0" distR="0" wp14:anchorId="64270E51" wp14:editId="495D1B82">
                  <wp:extent cx="4495800" cy="2220547"/>
                  <wp:effectExtent l="0" t="0" r="0" b="0"/>
                  <wp:docPr id="37" name="Imagen 37" descr="C:\Users\CARLOSANDRES\Desktop\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LOSANDRES\Desktop\Imagen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05517" cy="2225346"/>
                          </a:xfrm>
                          <a:prstGeom prst="rect">
                            <a:avLst/>
                          </a:prstGeom>
                          <a:noFill/>
                          <a:ln>
                            <a:noFill/>
                          </a:ln>
                        </pic:spPr>
                      </pic:pic>
                    </a:graphicData>
                  </a:graphic>
                </wp:inline>
              </w:drawing>
            </w:r>
          </w:p>
          <w:p w14:paraId="0BBF5192" w14:textId="10456C6B" w:rsidR="00BC0A6C" w:rsidRPr="006F21CE" w:rsidRDefault="00BC0A6C" w:rsidP="00E926A9">
            <w:pPr>
              <w:spacing w:line="360" w:lineRule="auto"/>
              <w:rPr>
                <w:rFonts w:ascii="Arial" w:hAnsi="Arial" w:cs="Arial"/>
                <w:b/>
                <w:noProof/>
                <w:lang w:val="es-CO" w:eastAsia="es-CO"/>
              </w:rPr>
            </w:pPr>
            <w:r w:rsidRPr="006F21CE">
              <w:rPr>
                <w:rFonts w:ascii="Arial" w:hAnsi="Arial" w:cs="Arial"/>
                <w:b/>
                <w:noProof/>
                <w:lang w:val="es-CO" w:eastAsia="es-CO"/>
              </w:rPr>
              <w:t xml:space="preserve">En la ficha del </w:t>
            </w:r>
            <w:r w:rsidR="00030A80">
              <w:rPr>
                <w:rFonts w:ascii="Arial" w:hAnsi="Arial" w:cs="Arial"/>
                <w:b/>
                <w:noProof/>
                <w:lang w:val="es-CO" w:eastAsia="es-CO"/>
              </w:rPr>
              <w:t>estudiante</w:t>
            </w:r>
          </w:p>
          <w:p w14:paraId="45A8FA52" w14:textId="77777777" w:rsidR="00BC0A6C" w:rsidRDefault="00BC0A6C" w:rsidP="00E926A9">
            <w:pPr>
              <w:spacing w:line="360" w:lineRule="auto"/>
              <w:rPr>
                <w:rFonts w:ascii="Arial" w:hAnsi="Arial" w:cs="Arial"/>
              </w:rPr>
            </w:pPr>
            <w:r w:rsidRPr="006F21CE">
              <w:rPr>
                <w:rFonts w:ascii="Arial" w:hAnsi="Arial" w:cs="Arial"/>
                <w:noProof/>
                <w:lang w:val="es-CO" w:eastAsia="es-CO"/>
              </w:rPr>
              <w:t>Cambiar “</w:t>
            </w:r>
            <w:r w:rsidRPr="006F21CE">
              <w:rPr>
                <w:rFonts w:ascii="Arial" w:hAnsi="Arial" w:cs="Arial"/>
              </w:rPr>
              <w:t>Ficha del alumno” por “Ficha del estudiante”</w:t>
            </w:r>
          </w:p>
          <w:p w14:paraId="7E980309" w14:textId="77777777" w:rsidR="00BC0A6C" w:rsidRDefault="00BC0A6C" w:rsidP="00E926A9">
            <w:pPr>
              <w:spacing w:line="360" w:lineRule="auto"/>
              <w:rPr>
                <w:rFonts w:ascii="Arial" w:hAnsi="Arial" w:cs="Arial"/>
              </w:rPr>
            </w:pPr>
          </w:p>
          <w:p w14:paraId="28B97C03" w14:textId="4D1E2384" w:rsidR="00BC0A6C" w:rsidRPr="006F21CE" w:rsidRDefault="00BC0A6C" w:rsidP="00E926A9">
            <w:pPr>
              <w:spacing w:line="360" w:lineRule="auto"/>
              <w:rPr>
                <w:rFonts w:ascii="Arial" w:hAnsi="Arial" w:cs="Arial"/>
                <w:b/>
              </w:rPr>
            </w:pPr>
            <w:r w:rsidRPr="006F21CE">
              <w:rPr>
                <w:rFonts w:ascii="Arial" w:hAnsi="Arial" w:cs="Arial"/>
                <w:b/>
              </w:rPr>
              <w:t>Ficha del profesor</w:t>
            </w:r>
            <w:r w:rsidR="008079E8">
              <w:rPr>
                <w:rFonts w:ascii="Arial" w:hAnsi="Arial" w:cs="Arial"/>
                <w:b/>
              </w:rPr>
              <w:t xml:space="preserve"> </w:t>
            </w:r>
          </w:p>
          <w:p w14:paraId="6ED74FC9" w14:textId="77777777" w:rsidR="00BC0A6C" w:rsidRPr="006F21CE" w:rsidRDefault="00BC0A6C" w:rsidP="00E926A9">
            <w:pPr>
              <w:spacing w:line="360" w:lineRule="auto"/>
              <w:rPr>
                <w:rFonts w:ascii="Arial" w:hAnsi="Arial" w:cs="Arial"/>
              </w:rPr>
            </w:pPr>
          </w:p>
          <w:p w14:paraId="551CC3E9" w14:textId="77777777" w:rsidR="00BC0A6C" w:rsidRPr="006F21CE" w:rsidRDefault="00BC0A6C" w:rsidP="00E926A9">
            <w:pPr>
              <w:spacing w:line="360" w:lineRule="auto"/>
              <w:rPr>
                <w:rFonts w:ascii="Arial" w:hAnsi="Arial" w:cs="Arial"/>
                <w:b/>
              </w:rPr>
            </w:pPr>
            <w:r w:rsidRPr="006F21CE">
              <w:rPr>
                <w:rFonts w:ascii="Arial" w:hAnsi="Arial" w:cs="Arial"/>
                <w:b/>
              </w:rPr>
              <w:t>Objetivo</w:t>
            </w:r>
          </w:p>
          <w:p w14:paraId="4B949F14" w14:textId="77777777" w:rsidR="00BC0A6C" w:rsidRPr="006F21CE" w:rsidRDefault="00BC0A6C" w:rsidP="00E926A9">
            <w:pPr>
              <w:spacing w:line="360" w:lineRule="auto"/>
              <w:rPr>
                <w:rFonts w:ascii="Arial" w:hAnsi="Arial" w:cs="Arial"/>
                <w:b/>
              </w:rPr>
            </w:pPr>
          </w:p>
          <w:p w14:paraId="1FA7AF83" w14:textId="77777777" w:rsidR="00BC0A6C" w:rsidRPr="006F21CE" w:rsidRDefault="00BC0A6C" w:rsidP="00E926A9">
            <w:pPr>
              <w:spacing w:line="360" w:lineRule="auto"/>
              <w:rPr>
                <w:rFonts w:ascii="Arial" w:hAnsi="Arial" w:cs="Arial"/>
              </w:rPr>
            </w:pPr>
            <w:r w:rsidRPr="006F21CE">
              <w:rPr>
                <w:rFonts w:ascii="Arial" w:hAnsi="Arial" w:cs="Arial"/>
                <w:shd w:val="clear" w:color="auto" w:fill="FFFFFF"/>
              </w:rPr>
              <w:t>Este interactivo propone conocer la evolución de las teorías sobre la estructura del átomo a través de una</w:t>
            </w:r>
            <w:r w:rsidRPr="006F21CE">
              <w:rPr>
                <w:rStyle w:val="apple-converted-space"/>
                <w:rFonts w:ascii="Arial" w:hAnsi="Arial" w:cs="Arial"/>
                <w:shd w:val="clear" w:color="auto" w:fill="FFFFFF"/>
              </w:rPr>
              <w:t> </w:t>
            </w:r>
            <w:proofErr w:type="spellStart"/>
            <w:r w:rsidRPr="006F21CE">
              <w:rPr>
                <w:rStyle w:val="cursiva"/>
                <w:rFonts w:ascii="Arial" w:hAnsi="Arial" w:cs="Arial"/>
                <w:iCs/>
                <w:shd w:val="clear" w:color="auto" w:fill="FFFFFF"/>
              </w:rPr>
              <w:t>webquest</w:t>
            </w:r>
            <w:proofErr w:type="spellEnd"/>
            <w:r w:rsidRPr="006F21CE">
              <w:rPr>
                <w:rFonts w:ascii="Arial" w:hAnsi="Arial" w:cs="Arial"/>
                <w:shd w:val="clear" w:color="auto" w:fill="FFFFFF"/>
              </w:rPr>
              <w:t>.</w:t>
            </w:r>
          </w:p>
          <w:p w14:paraId="7F0507FB" w14:textId="77777777" w:rsidR="00BC0A6C" w:rsidRPr="006F21CE" w:rsidRDefault="00BC0A6C" w:rsidP="00E926A9">
            <w:pPr>
              <w:spacing w:line="360" w:lineRule="auto"/>
              <w:rPr>
                <w:rFonts w:ascii="Arial" w:hAnsi="Arial" w:cs="Arial"/>
              </w:rPr>
            </w:pPr>
          </w:p>
          <w:p w14:paraId="7F102EC0" w14:textId="77777777" w:rsidR="00BC0A6C" w:rsidRPr="006F21CE" w:rsidRDefault="00BC0A6C" w:rsidP="00E926A9">
            <w:pPr>
              <w:spacing w:line="360" w:lineRule="auto"/>
              <w:rPr>
                <w:rFonts w:ascii="Arial" w:hAnsi="Arial" w:cs="Arial"/>
                <w:b/>
              </w:rPr>
            </w:pPr>
            <w:r w:rsidRPr="006F21CE">
              <w:rPr>
                <w:rFonts w:ascii="Arial" w:hAnsi="Arial" w:cs="Arial"/>
                <w:b/>
              </w:rPr>
              <w:t>Propuesta</w:t>
            </w:r>
          </w:p>
          <w:p w14:paraId="2ADE84A5" w14:textId="77777777" w:rsidR="00BC0A6C" w:rsidRPr="006F21CE" w:rsidRDefault="00BC0A6C" w:rsidP="00E926A9">
            <w:pPr>
              <w:spacing w:line="360" w:lineRule="auto"/>
              <w:rPr>
                <w:rFonts w:ascii="Arial" w:hAnsi="Arial" w:cs="Arial"/>
                <w:b/>
              </w:rPr>
            </w:pPr>
          </w:p>
          <w:p w14:paraId="35938263" w14:textId="77777777" w:rsidR="00BC0A6C" w:rsidRPr="006F21CE" w:rsidRDefault="00BC0A6C" w:rsidP="00E926A9">
            <w:pPr>
              <w:spacing w:line="360" w:lineRule="auto"/>
              <w:rPr>
                <w:rFonts w:ascii="Arial" w:hAnsi="Arial" w:cs="Arial"/>
                <w:b/>
              </w:rPr>
            </w:pPr>
            <w:r w:rsidRPr="006F21CE">
              <w:rPr>
                <w:rFonts w:ascii="Arial" w:hAnsi="Arial" w:cs="Arial"/>
                <w:b/>
              </w:rPr>
              <w:t xml:space="preserve">Antes de la presentación </w:t>
            </w:r>
          </w:p>
          <w:p w14:paraId="76FDDEA3" w14:textId="77777777" w:rsidR="00BC0A6C" w:rsidRPr="006F21CE" w:rsidRDefault="00BC0A6C" w:rsidP="00E926A9">
            <w:pPr>
              <w:spacing w:line="360" w:lineRule="auto"/>
              <w:rPr>
                <w:rFonts w:ascii="Arial" w:hAnsi="Arial" w:cs="Arial"/>
                <w:b/>
              </w:rPr>
            </w:pPr>
          </w:p>
          <w:p w14:paraId="045308C8" w14:textId="525CEEAE" w:rsidR="00BC0A6C" w:rsidRPr="006F21CE" w:rsidRDefault="00BC0A6C" w:rsidP="00E926A9">
            <w:pPr>
              <w:pStyle w:val="Normal10"/>
              <w:shd w:val="clear" w:color="auto" w:fill="FFFFFF"/>
              <w:spacing w:before="0" w:beforeAutospacing="0" w:line="360" w:lineRule="auto"/>
              <w:rPr>
                <w:rFonts w:ascii="Arial" w:hAnsi="Arial" w:cs="Arial"/>
              </w:rPr>
            </w:pPr>
            <w:r w:rsidRPr="006F21CE">
              <w:rPr>
                <w:rFonts w:ascii="Arial" w:hAnsi="Arial" w:cs="Arial"/>
              </w:rPr>
              <w:t xml:space="preserve">Al iniciar el interactivo, se muestra una breve introducción del tema que se tratará. En este punto, es conveniente animar a los estudiantes para que intenten describir qué es un átomo y cómo está constituido. De esta manera, se pretende conocer el nivel </w:t>
            </w:r>
            <w:r w:rsidR="00C46F33">
              <w:rPr>
                <w:rFonts w:ascii="Arial" w:hAnsi="Arial" w:cs="Arial"/>
              </w:rPr>
              <w:t>de conocimiento</w:t>
            </w:r>
            <w:r w:rsidR="00C46F33" w:rsidRPr="006F21CE">
              <w:rPr>
                <w:rFonts w:ascii="Arial" w:hAnsi="Arial" w:cs="Arial"/>
              </w:rPr>
              <w:t xml:space="preserve"> </w:t>
            </w:r>
            <w:r w:rsidRPr="006F21CE">
              <w:rPr>
                <w:rFonts w:ascii="Arial" w:hAnsi="Arial" w:cs="Arial"/>
              </w:rPr>
              <w:t>que los estudiantes tienen sobre el tema.</w:t>
            </w:r>
          </w:p>
          <w:p w14:paraId="008493FD" w14:textId="77777777" w:rsidR="00BC0A6C" w:rsidRPr="006F21CE" w:rsidRDefault="00BC0A6C" w:rsidP="00E926A9">
            <w:pPr>
              <w:spacing w:line="360" w:lineRule="auto"/>
              <w:rPr>
                <w:rFonts w:ascii="Arial" w:hAnsi="Arial" w:cs="Arial"/>
                <w:b/>
              </w:rPr>
            </w:pPr>
            <w:r w:rsidRPr="006F21CE">
              <w:rPr>
                <w:rFonts w:ascii="Arial" w:hAnsi="Arial" w:cs="Arial"/>
                <w:b/>
              </w:rPr>
              <w:t xml:space="preserve">Durante la presentación </w:t>
            </w:r>
          </w:p>
          <w:p w14:paraId="792DEE47" w14:textId="77777777" w:rsidR="00BC0A6C" w:rsidRPr="006F21CE" w:rsidRDefault="00BC0A6C" w:rsidP="00E926A9">
            <w:pPr>
              <w:spacing w:line="360" w:lineRule="auto"/>
              <w:rPr>
                <w:rFonts w:ascii="Arial" w:hAnsi="Arial" w:cs="Arial"/>
                <w:b/>
              </w:rPr>
            </w:pPr>
          </w:p>
          <w:p w14:paraId="721B21C9" w14:textId="7EBA57C1" w:rsidR="00BC0A6C" w:rsidRPr="006F21CE" w:rsidRDefault="00BC0A6C" w:rsidP="00E926A9">
            <w:pPr>
              <w:pStyle w:val="Normal10"/>
              <w:shd w:val="clear" w:color="auto" w:fill="FFFFFF"/>
              <w:spacing w:before="0" w:beforeAutospacing="0" w:line="360" w:lineRule="auto"/>
              <w:rPr>
                <w:rFonts w:ascii="Arial" w:hAnsi="Arial" w:cs="Arial"/>
              </w:rPr>
            </w:pPr>
            <w:r w:rsidRPr="006F21CE">
              <w:rPr>
                <w:rFonts w:ascii="Arial" w:hAnsi="Arial" w:cs="Arial"/>
              </w:rPr>
              <w:t>En el apartado</w:t>
            </w:r>
            <w:r w:rsidRPr="006F21CE">
              <w:rPr>
                <w:rStyle w:val="apple-converted-space"/>
                <w:rFonts w:ascii="Arial" w:hAnsi="Arial" w:cs="Arial"/>
              </w:rPr>
              <w:t> </w:t>
            </w:r>
            <w:r w:rsidRPr="006F21CE">
              <w:rPr>
                <w:rStyle w:val="negrita"/>
                <w:rFonts w:ascii="Arial" w:hAnsi="Arial" w:cs="Arial"/>
              </w:rPr>
              <w:t>Tarea</w:t>
            </w:r>
            <w:r w:rsidRPr="006F21CE">
              <w:rPr>
                <w:rFonts w:ascii="Arial" w:hAnsi="Arial" w:cs="Arial"/>
              </w:rPr>
              <w:t>, se describe la actividad que debe llevarse a cabo. Después de consultar las páginas web indicadas, los estudiantes deben responder</w:t>
            </w:r>
            <w:r w:rsidR="000F441C">
              <w:rPr>
                <w:rFonts w:ascii="Arial" w:hAnsi="Arial" w:cs="Arial"/>
              </w:rPr>
              <w:t xml:space="preserve"> y justificar</w:t>
            </w:r>
            <w:r w:rsidRPr="006F21CE">
              <w:rPr>
                <w:rFonts w:ascii="Arial" w:hAnsi="Arial" w:cs="Arial"/>
              </w:rPr>
              <w:t xml:space="preserve"> cada una de las cuestiones planteadas. El objetivo de esta actividad es conocer y comparar los diferentes modelos atómicos que se han propuesto a lo largo de la historia. Al finalizar la tarea, </w:t>
            </w:r>
            <w:r w:rsidR="000F441C">
              <w:rPr>
                <w:rFonts w:ascii="Arial" w:hAnsi="Arial" w:cs="Arial"/>
              </w:rPr>
              <w:t>pida a</w:t>
            </w:r>
            <w:r w:rsidRPr="006F21CE">
              <w:rPr>
                <w:rFonts w:ascii="Arial" w:hAnsi="Arial" w:cs="Arial"/>
              </w:rPr>
              <w:t xml:space="preserve"> los estudiantes </w:t>
            </w:r>
            <w:r w:rsidR="000F441C">
              <w:rPr>
                <w:rFonts w:ascii="Arial" w:hAnsi="Arial" w:cs="Arial"/>
              </w:rPr>
              <w:t>que socialicen</w:t>
            </w:r>
            <w:r w:rsidRPr="006F21CE">
              <w:rPr>
                <w:rFonts w:ascii="Arial" w:hAnsi="Arial" w:cs="Arial"/>
              </w:rPr>
              <w:t xml:space="preserve"> los conceptos </w:t>
            </w:r>
            <w:r w:rsidR="001937D7">
              <w:rPr>
                <w:rFonts w:ascii="Arial" w:hAnsi="Arial" w:cs="Arial"/>
              </w:rPr>
              <w:t>y las</w:t>
            </w:r>
            <w:r w:rsidR="001937D7" w:rsidRPr="006F21CE">
              <w:rPr>
                <w:rFonts w:ascii="Arial" w:hAnsi="Arial" w:cs="Arial"/>
              </w:rPr>
              <w:t xml:space="preserve"> </w:t>
            </w:r>
            <w:r w:rsidRPr="006F21CE">
              <w:rPr>
                <w:rFonts w:ascii="Arial" w:hAnsi="Arial" w:cs="Arial"/>
              </w:rPr>
              <w:t>ideas que se han tratado durante la actividad.</w:t>
            </w:r>
          </w:p>
          <w:p w14:paraId="15EC1B7A" w14:textId="77777777" w:rsidR="00BC0A6C" w:rsidRPr="006F21CE" w:rsidRDefault="00BC0A6C" w:rsidP="00E926A9">
            <w:pPr>
              <w:pStyle w:val="Normal10"/>
              <w:shd w:val="clear" w:color="auto" w:fill="FFFFFF"/>
              <w:spacing w:before="0" w:beforeAutospacing="0" w:line="360" w:lineRule="auto"/>
              <w:rPr>
                <w:rFonts w:ascii="Arial" w:hAnsi="Arial" w:cs="Arial"/>
              </w:rPr>
            </w:pPr>
            <w:r w:rsidRPr="006F21CE">
              <w:rPr>
                <w:rFonts w:ascii="Arial" w:hAnsi="Arial" w:cs="Arial"/>
              </w:rPr>
              <w:t>La actividad se puede llevar a cabo en dos sesiones.</w:t>
            </w:r>
          </w:p>
          <w:p w14:paraId="1DE6C9C0" w14:textId="77777777" w:rsidR="00BC0A6C" w:rsidRPr="006F21CE" w:rsidRDefault="00BC0A6C" w:rsidP="00E926A9">
            <w:pPr>
              <w:shd w:val="clear" w:color="auto" w:fill="FFFFFF"/>
              <w:spacing w:after="100" w:afterAutospacing="1" w:line="360" w:lineRule="auto"/>
              <w:rPr>
                <w:rFonts w:ascii="Arial" w:eastAsia="Times New Roman" w:hAnsi="Arial" w:cs="Arial"/>
                <w:lang w:val="es-CO" w:eastAsia="es-CO"/>
              </w:rPr>
            </w:pPr>
            <w:r w:rsidRPr="006F21CE">
              <w:rPr>
                <w:rFonts w:ascii="Arial" w:eastAsia="Times New Roman" w:hAnsi="Arial" w:cs="Arial"/>
                <w:lang w:val="es-CO" w:eastAsia="es-CO"/>
              </w:rPr>
              <w:t>Conviene recordar a los estudiantes los términos en que se va a evaluar esta </w:t>
            </w:r>
            <w:proofErr w:type="spellStart"/>
            <w:r w:rsidRPr="006F21CE">
              <w:rPr>
                <w:rFonts w:ascii="Arial" w:eastAsia="Times New Roman" w:hAnsi="Arial" w:cs="Arial"/>
                <w:i/>
                <w:iCs/>
                <w:lang w:val="es-CO" w:eastAsia="es-CO"/>
              </w:rPr>
              <w:t>webquest</w:t>
            </w:r>
            <w:proofErr w:type="spellEnd"/>
            <w:r w:rsidRPr="006F21CE">
              <w:rPr>
                <w:rFonts w:ascii="Arial" w:eastAsia="Times New Roman" w:hAnsi="Arial" w:cs="Arial"/>
                <w:lang w:val="es-CO" w:eastAsia="es-CO"/>
              </w:rPr>
              <w:t>: </w:t>
            </w:r>
          </w:p>
          <w:tbl>
            <w:tblPr>
              <w:tblW w:w="6041" w:type="dxa"/>
              <w:tblBorders>
                <w:top w:val="single" w:sz="6" w:space="0" w:color="0B3158"/>
                <w:left w:val="single" w:sz="6" w:space="0" w:color="0B3158"/>
                <w:bottom w:val="single" w:sz="6" w:space="0" w:color="0B3158"/>
                <w:right w:val="single" w:sz="6" w:space="0" w:color="0B3158"/>
              </w:tblBorders>
              <w:shd w:val="clear" w:color="auto" w:fill="FFFFFF"/>
              <w:tblCellMar>
                <w:top w:w="15" w:type="dxa"/>
                <w:left w:w="15" w:type="dxa"/>
                <w:bottom w:w="15" w:type="dxa"/>
                <w:right w:w="15" w:type="dxa"/>
              </w:tblCellMar>
              <w:tblLook w:val="04A0" w:firstRow="1" w:lastRow="0" w:firstColumn="1" w:lastColumn="0" w:noHBand="0" w:noVBand="1"/>
            </w:tblPr>
            <w:tblGrid>
              <w:gridCol w:w="5189"/>
              <w:gridCol w:w="284"/>
              <w:gridCol w:w="284"/>
              <w:gridCol w:w="284"/>
            </w:tblGrid>
            <w:tr w:rsidR="00BC0A6C" w:rsidRPr="006F21CE" w14:paraId="36099AEB" w14:textId="77777777" w:rsidTr="00BC0A6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39D68798" w14:textId="386EDB91"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CRITERIOS</w:t>
                  </w:r>
                  <w:r w:rsidR="0020315C">
                    <w:rPr>
                      <w:rFonts w:ascii="Arial" w:eastAsia="Times New Roman" w:hAnsi="Arial" w:cs="Arial"/>
                      <w:lang w:val="es-CO" w:eastAsia="es-CO"/>
                    </w:rPr>
                    <w:t> </w:t>
                  </w:r>
                  <w:r w:rsidRPr="006F21CE">
                    <w:rPr>
                      <w:rFonts w:ascii="Arial" w:eastAsia="Times New Roman" w:hAnsi="Arial" w:cs="Arial"/>
                      <w:lang w:val="es-CO" w:eastAsia="es-CO"/>
                    </w:rPr>
                    <w:t>/</w:t>
                  </w:r>
                  <w:r w:rsidR="0020315C">
                    <w:rPr>
                      <w:rFonts w:ascii="Arial" w:eastAsia="Times New Roman" w:hAnsi="Arial" w:cs="Arial"/>
                      <w:lang w:val="es-CO" w:eastAsia="es-CO"/>
                    </w:rPr>
                    <w:t> </w:t>
                  </w:r>
                  <w:r w:rsidRPr="006F21CE">
                    <w:rPr>
                      <w:rFonts w:ascii="Arial" w:eastAsia="Times New Roman" w:hAnsi="Arial" w:cs="Arial"/>
                      <w:lang w:val="es-CO" w:eastAsia="es-CO"/>
                    </w:rPr>
                    <w:t>VALORACIÓN</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761C9893"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1</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42162EBF"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2</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680C2C3A"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3</w:t>
                  </w:r>
                </w:p>
              </w:tc>
            </w:tr>
            <w:tr w:rsidR="00BC0A6C" w:rsidRPr="006F21CE" w14:paraId="4146BEBB" w14:textId="77777777" w:rsidTr="00BC0A6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2988E7CA"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Nivel de conocimiento e identificación de los contenidos principales: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0430EFA0"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64658C4A"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26C3D172"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r>
            <w:tr w:rsidR="00BC0A6C" w:rsidRPr="006F21CE" w14:paraId="1D80A01F" w14:textId="77777777" w:rsidTr="00BC0A6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520FEE3D" w14:textId="77777777" w:rsidR="00BC0A6C" w:rsidRPr="006F21CE" w:rsidRDefault="00BC0A6C" w:rsidP="00E926A9">
                  <w:pPr>
                    <w:spacing w:after="100" w:afterAutospacing="1" w:line="360" w:lineRule="auto"/>
                    <w:rPr>
                      <w:rFonts w:ascii="Arial" w:eastAsia="Times New Roman" w:hAnsi="Arial" w:cs="Arial"/>
                      <w:lang w:val="es-CO" w:eastAsia="es-CO"/>
                    </w:rPr>
                  </w:pPr>
                  <w:r>
                    <w:rPr>
                      <w:rFonts w:ascii="Arial" w:eastAsia="Times New Roman" w:hAnsi="Arial" w:cs="Arial"/>
                      <w:lang w:val="es-CO" w:eastAsia="es-CO"/>
                    </w:rPr>
                    <w:t>-</w:t>
                  </w:r>
                  <w:r w:rsidRPr="00397A62">
                    <w:rPr>
                      <w:rFonts w:ascii="Arial" w:eastAsia="Times New Roman" w:hAnsi="Arial" w:cs="Arial"/>
                      <w:lang w:val="es-CO" w:eastAsia="es-CO"/>
                    </w:rPr>
                    <w:t xml:space="preserve">Descripción </w:t>
                  </w:r>
                  <w:r w:rsidRPr="006F21CE">
                    <w:rPr>
                      <w:rFonts w:ascii="Arial" w:eastAsia="Times New Roman" w:hAnsi="Arial" w:cs="Arial"/>
                      <w:lang w:val="es-CO" w:eastAsia="es-CO"/>
                    </w:rPr>
                    <w:t>de átomo</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48337FFD"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7AC1E0FA"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7AE0CF60"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r>
            <w:tr w:rsidR="00BC0A6C" w:rsidRPr="006F21CE" w14:paraId="1D5D725B" w14:textId="77777777" w:rsidTr="00BC0A6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6A8B7DAE" w14:textId="77777777" w:rsidR="00BC0A6C" w:rsidRPr="006F21CE" w:rsidRDefault="00BC0A6C" w:rsidP="00E926A9">
                  <w:pPr>
                    <w:spacing w:after="100" w:afterAutospacing="1" w:line="360" w:lineRule="auto"/>
                    <w:rPr>
                      <w:rFonts w:ascii="Arial" w:eastAsia="Times New Roman" w:hAnsi="Arial" w:cs="Arial"/>
                      <w:lang w:val="es-CO" w:eastAsia="es-CO"/>
                    </w:rPr>
                  </w:pPr>
                  <w:r w:rsidRPr="006F21CE">
                    <w:rPr>
                      <w:rFonts w:ascii="Arial" w:eastAsia="Times New Roman" w:hAnsi="Arial" w:cs="Arial"/>
                      <w:lang w:val="es-CO" w:eastAsia="es-CO"/>
                    </w:rPr>
                    <w:t>- Relación de conceptos propuestos por las diferentes teorías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046173CD"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29A42F0E"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1AADECAD"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r>
            <w:tr w:rsidR="00BC0A6C" w:rsidRPr="006F21CE" w14:paraId="1577F815" w14:textId="77777777" w:rsidTr="00BC0A6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24F8C7CE" w14:textId="77777777" w:rsidR="00BC0A6C" w:rsidRPr="006F21CE" w:rsidRDefault="00BC0A6C" w:rsidP="00E926A9">
                  <w:pPr>
                    <w:spacing w:after="100" w:afterAutospacing="1" w:line="360" w:lineRule="auto"/>
                    <w:rPr>
                      <w:rFonts w:ascii="Arial" w:eastAsia="Times New Roman" w:hAnsi="Arial" w:cs="Arial"/>
                      <w:lang w:val="es-CO" w:eastAsia="es-CO"/>
                    </w:rPr>
                  </w:pPr>
                  <w:r w:rsidRPr="006F21CE">
                    <w:rPr>
                      <w:rFonts w:ascii="Arial" w:eastAsia="Times New Roman" w:hAnsi="Arial" w:cs="Arial"/>
                      <w:lang w:val="es-CO" w:eastAsia="es-CO"/>
                    </w:rPr>
                    <w:t>- Justificación de las respuestas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7715ECE5"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1F2DFCD6"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42496A18"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r>
            <w:tr w:rsidR="00BC0A6C" w:rsidRPr="006F21CE" w14:paraId="27FAA9FF" w14:textId="77777777" w:rsidTr="00BC0A6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3674FD8B" w14:textId="77777777" w:rsidR="00BC0A6C" w:rsidRPr="006F21CE" w:rsidRDefault="00BC0A6C" w:rsidP="00E926A9">
                  <w:pPr>
                    <w:spacing w:after="100" w:afterAutospacing="1" w:line="360" w:lineRule="auto"/>
                    <w:rPr>
                      <w:rFonts w:ascii="Arial" w:eastAsia="Times New Roman" w:hAnsi="Arial" w:cs="Arial"/>
                      <w:lang w:val="es-CO" w:eastAsia="es-CO"/>
                    </w:rPr>
                  </w:pPr>
                  <w:r w:rsidRPr="006F21CE">
                    <w:rPr>
                      <w:rFonts w:ascii="Arial" w:eastAsia="Times New Roman" w:hAnsi="Arial" w:cs="Arial"/>
                      <w:lang w:val="es-CO" w:eastAsia="es-CO"/>
                    </w:rPr>
                    <w:t xml:space="preserve">Adecuación de los contenidos a los objetivos propuestos en la </w:t>
                  </w:r>
                  <w:proofErr w:type="spellStart"/>
                  <w:r w:rsidRPr="006F21CE">
                    <w:rPr>
                      <w:rFonts w:ascii="Arial" w:eastAsia="Times New Roman" w:hAnsi="Arial" w:cs="Arial"/>
                      <w:lang w:val="es-CO" w:eastAsia="es-CO"/>
                    </w:rPr>
                    <w:t>webquest</w:t>
                  </w:r>
                  <w:proofErr w:type="spellEnd"/>
                  <w:r w:rsidRPr="006F21CE">
                    <w:rPr>
                      <w:rFonts w:ascii="Arial" w:eastAsia="Times New Roman" w:hAnsi="Arial" w:cs="Arial"/>
                      <w:lang w:val="es-CO" w:eastAsia="es-CO"/>
                    </w:rPr>
                    <w:t>:</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412F9503"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597473EC"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63900AC9"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r>
            <w:tr w:rsidR="00BC0A6C" w:rsidRPr="006F21CE" w14:paraId="284FADDB" w14:textId="77777777" w:rsidTr="00BC0A6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56586178" w14:textId="77777777" w:rsidR="00BC0A6C" w:rsidRPr="006F21CE" w:rsidRDefault="00BC0A6C" w:rsidP="00E926A9">
                  <w:pPr>
                    <w:spacing w:after="100" w:afterAutospacing="1" w:line="360" w:lineRule="auto"/>
                    <w:rPr>
                      <w:rFonts w:ascii="Arial" w:eastAsia="Times New Roman" w:hAnsi="Arial" w:cs="Arial"/>
                      <w:lang w:val="es-CO" w:eastAsia="es-CO"/>
                    </w:rPr>
                  </w:pPr>
                  <w:r w:rsidRPr="006F21CE">
                    <w:rPr>
                      <w:rFonts w:ascii="Arial" w:eastAsia="Times New Roman" w:hAnsi="Arial" w:cs="Arial"/>
                      <w:lang w:val="es-CO" w:eastAsia="es-CO"/>
                    </w:rPr>
                    <w:t>Redacción de las respuestas: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17A01D86"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74996ADA"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3CA530D8"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r>
            <w:tr w:rsidR="00BC0A6C" w:rsidRPr="006F21CE" w14:paraId="10F62139" w14:textId="77777777" w:rsidTr="00BC0A6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13CD66CE" w14:textId="77777777" w:rsidR="00BC0A6C" w:rsidRPr="006F21CE" w:rsidRDefault="00BC0A6C" w:rsidP="00E926A9">
                  <w:pPr>
                    <w:spacing w:after="100" w:afterAutospacing="1" w:line="360" w:lineRule="auto"/>
                    <w:rPr>
                      <w:rFonts w:ascii="Arial" w:eastAsia="Times New Roman" w:hAnsi="Arial" w:cs="Arial"/>
                      <w:lang w:val="es-CO" w:eastAsia="es-CO"/>
                    </w:rPr>
                  </w:pPr>
                  <w:r w:rsidRPr="006F21CE">
                    <w:rPr>
                      <w:rFonts w:ascii="Arial" w:eastAsia="Times New Roman" w:hAnsi="Arial" w:cs="Arial"/>
                      <w:lang w:val="es-CO" w:eastAsia="es-CO"/>
                    </w:rPr>
                    <w:t>- Corrección</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49EDA1CF"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3C656C26"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19F2C181"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r>
            <w:tr w:rsidR="00BC0A6C" w:rsidRPr="006F21CE" w14:paraId="3ED20AB2" w14:textId="77777777" w:rsidTr="00BC0A6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4D653364" w14:textId="77777777" w:rsidR="00BC0A6C" w:rsidRPr="006F21CE" w:rsidRDefault="00BC0A6C" w:rsidP="00E926A9">
                  <w:pPr>
                    <w:spacing w:after="100" w:afterAutospacing="1" w:line="360" w:lineRule="auto"/>
                    <w:rPr>
                      <w:rFonts w:ascii="Arial" w:eastAsia="Times New Roman" w:hAnsi="Arial" w:cs="Arial"/>
                      <w:lang w:val="es-CO" w:eastAsia="es-CO"/>
                    </w:rPr>
                  </w:pPr>
                  <w:r w:rsidRPr="006F21CE">
                    <w:rPr>
                      <w:rFonts w:ascii="Arial" w:eastAsia="Times New Roman" w:hAnsi="Arial" w:cs="Arial"/>
                      <w:lang w:val="es-CO" w:eastAsia="es-CO"/>
                    </w:rPr>
                    <w:t>- Aportaciones propias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3E715932"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1D77B326"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1420866F"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r>
            <w:tr w:rsidR="00BC0A6C" w:rsidRPr="006F21CE" w14:paraId="67AA112E" w14:textId="77777777" w:rsidTr="00BC0A6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1AF11540" w14:textId="77777777" w:rsidR="00BC0A6C" w:rsidRPr="006F21CE" w:rsidRDefault="00BC0A6C" w:rsidP="00E926A9">
                  <w:pPr>
                    <w:spacing w:after="100" w:afterAutospacing="1" w:line="360" w:lineRule="auto"/>
                    <w:rPr>
                      <w:rFonts w:ascii="Arial" w:eastAsia="Times New Roman" w:hAnsi="Arial" w:cs="Arial"/>
                      <w:lang w:val="es-CO" w:eastAsia="es-CO"/>
                    </w:rPr>
                  </w:pPr>
                  <w:r w:rsidRPr="006F21CE">
                    <w:rPr>
                      <w:rFonts w:ascii="Arial" w:eastAsia="Times New Roman" w:hAnsi="Arial" w:cs="Arial"/>
                      <w:lang w:val="es-CO" w:eastAsia="es-CO"/>
                    </w:rPr>
                    <w:t>- Terminología adecuada</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2DC8EFC6"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10A34943"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633E4A02"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r>
            <w:tr w:rsidR="00BC0A6C" w:rsidRPr="006F21CE" w14:paraId="610089CC" w14:textId="77777777" w:rsidTr="00BC0A6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0262057B" w14:textId="77777777" w:rsidR="00BC0A6C" w:rsidRPr="006F21CE" w:rsidRDefault="00BC0A6C" w:rsidP="00E926A9">
                  <w:pPr>
                    <w:spacing w:after="100" w:afterAutospacing="1" w:line="360" w:lineRule="auto"/>
                    <w:rPr>
                      <w:rFonts w:ascii="Arial" w:eastAsia="Times New Roman" w:hAnsi="Arial" w:cs="Arial"/>
                      <w:lang w:val="es-CO" w:eastAsia="es-CO"/>
                    </w:rPr>
                  </w:pPr>
                  <w:r w:rsidRPr="006F21CE">
                    <w:rPr>
                      <w:rFonts w:ascii="Arial" w:eastAsia="Times New Roman" w:hAnsi="Arial" w:cs="Arial"/>
                      <w:lang w:val="es-CO" w:eastAsia="es-CO"/>
                    </w:rPr>
                    <w:t>- Calidad de la información</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0578E527"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09FBB5C2"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18787A82"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r>
            <w:tr w:rsidR="00BC0A6C" w:rsidRPr="006F21CE" w14:paraId="3A45C93A" w14:textId="77777777" w:rsidTr="00BC0A6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6CB32F5F" w14:textId="77777777" w:rsidR="00BC0A6C" w:rsidRPr="006F21CE" w:rsidRDefault="00BC0A6C" w:rsidP="00E926A9">
                  <w:pPr>
                    <w:spacing w:after="100" w:afterAutospacing="1" w:line="360" w:lineRule="auto"/>
                    <w:rPr>
                      <w:rFonts w:ascii="Arial" w:eastAsia="Times New Roman" w:hAnsi="Arial" w:cs="Arial"/>
                      <w:lang w:val="es-CO" w:eastAsia="es-CO"/>
                    </w:rPr>
                  </w:pPr>
                  <w:r w:rsidRPr="006F21CE">
                    <w:rPr>
                      <w:rFonts w:ascii="Arial" w:eastAsia="Times New Roman" w:hAnsi="Arial" w:cs="Arial"/>
                      <w:lang w:val="es-CO" w:eastAsia="es-CO"/>
                    </w:rPr>
                    <w:t>Exposición oral (si procede):</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312D4EAB"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322FB30A"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6AF453F5"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r>
            <w:tr w:rsidR="00BC0A6C" w:rsidRPr="006F21CE" w14:paraId="730741A2" w14:textId="77777777" w:rsidTr="00BC0A6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22458D37" w14:textId="77777777" w:rsidR="00BC0A6C" w:rsidRPr="006F21CE" w:rsidRDefault="00BC0A6C" w:rsidP="00E926A9">
                  <w:pPr>
                    <w:spacing w:after="100" w:afterAutospacing="1" w:line="360" w:lineRule="auto"/>
                    <w:rPr>
                      <w:rFonts w:ascii="Arial" w:eastAsia="Times New Roman" w:hAnsi="Arial" w:cs="Arial"/>
                      <w:lang w:val="es-CO" w:eastAsia="es-CO"/>
                    </w:rPr>
                  </w:pPr>
                  <w:r w:rsidRPr="006F21CE">
                    <w:rPr>
                      <w:rFonts w:ascii="Arial" w:eastAsia="Times New Roman" w:hAnsi="Arial" w:cs="Arial"/>
                      <w:lang w:val="es-CO" w:eastAsia="es-CO"/>
                    </w:rPr>
                    <w:t>- Capacidad de expresión</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614733F8"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03A1ABC1"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6C46CBD9"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r>
            <w:tr w:rsidR="00BC0A6C" w:rsidRPr="006F21CE" w14:paraId="2395C1CC" w14:textId="77777777" w:rsidTr="00BC0A6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786DE327" w14:textId="77777777" w:rsidR="00BC0A6C" w:rsidRPr="001105FD" w:rsidRDefault="00BC0A6C" w:rsidP="00E926A9">
                  <w:pPr>
                    <w:spacing w:after="100" w:afterAutospacing="1" w:line="360" w:lineRule="auto"/>
                    <w:rPr>
                      <w:rFonts w:ascii="Arial" w:eastAsia="Times New Roman" w:hAnsi="Arial" w:cs="Arial"/>
                      <w:color w:val="FF0000"/>
                      <w:lang w:val="es-CO" w:eastAsia="es-CO"/>
                    </w:rPr>
                  </w:pPr>
                  <w:r w:rsidRPr="006F21CE">
                    <w:rPr>
                      <w:rFonts w:ascii="Arial" w:eastAsia="Times New Roman" w:hAnsi="Arial" w:cs="Arial"/>
                      <w:lang w:val="es-CO" w:eastAsia="es-CO"/>
                    </w:rPr>
                    <w:t>- Defensa de las respuestas dadas</w:t>
                  </w:r>
                  <w:r>
                    <w:rPr>
                      <w:rFonts w:ascii="Arial" w:eastAsia="Times New Roman" w:hAnsi="Arial" w:cs="Arial"/>
                      <w:lang w:val="es-CO" w:eastAsia="es-CO"/>
                    </w:rPr>
                    <w:t xml:space="preserve">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2AB04063"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46A2DB20"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70BD2733"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r>
            <w:tr w:rsidR="00BC0A6C" w:rsidRPr="006F21CE" w14:paraId="6C08D3E5" w14:textId="77777777" w:rsidTr="00BC0A6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433862BC" w14:textId="77777777" w:rsidR="00BC0A6C" w:rsidRPr="006F21CE" w:rsidRDefault="00BC0A6C" w:rsidP="00E926A9">
                  <w:pPr>
                    <w:spacing w:after="100" w:afterAutospacing="1" w:line="360" w:lineRule="auto"/>
                    <w:rPr>
                      <w:rFonts w:ascii="Arial" w:eastAsia="Times New Roman" w:hAnsi="Arial" w:cs="Arial"/>
                      <w:lang w:val="es-CO" w:eastAsia="es-CO"/>
                    </w:rPr>
                  </w:pPr>
                  <w:r w:rsidRPr="006F21CE">
                    <w:rPr>
                      <w:rFonts w:ascii="Arial" w:eastAsia="Times New Roman" w:hAnsi="Arial" w:cs="Arial"/>
                      <w:lang w:val="es-CO" w:eastAsia="es-CO"/>
                    </w:rPr>
                    <w:t>Capacidad de trabajo colaborativo:</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6530A5E7"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1659866E"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0386F8F0"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r>
            <w:tr w:rsidR="00BC0A6C" w:rsidRPr="006F21CE" w14:paraId="55D920DE" w14:textId="77777777" w:rsidTr="00BC0A6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29B5E7B0" w14:textId="77777777" w:rsidR="00BC0A6C" w:rsidRPr="006F21CE" w:rsidRDefault="00BC0A6C" w:rsidP="00E926A9">
                  <w:pPr>
                    <w:spacing w:after="100" w:afterAutospacing="1" w:line="360" w:lineRule="auto"/>
                    <w:rPr>
                      <w:rFonts w:ascii="Arial" w:eastAsia="Times New Roman" w:hAnsi="Arial" w:cs="Arial"/>
                      <w:lang w:val="es-CO" w:eastAsia="es-CO"/>
                    </w:rPr>
                  </w:pPr>
                  <w:r w:rsidRPr="006F21CE">
                    <w:rPr>
                      <w:rFonts w:ascii="Arial" w:eastAsia="Times New Roman" w:hAnsi="Arial" w:cs="Arial"/>
                      <w:lang w:val="es-CO" w:eastAsia="es-CO"/>
                    </w:rPr>
                    <w:t>- Participación de cada miembro de la pareja de trabajo</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42860934"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2B1BE78F"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688F205B"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r>
            <w:tr w:rsidR="00BC0A6C" w:rsidRPr="006F21CE" w14:paraId="501477FA" w14:textId="77777777" w:rsidTr="00BC0A6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05CECE60" w14:textId="77777777" w:rsidR="00BC0A6C" w:rsidRPr="006F21CE" w:rsidRDefault="00BC0A6C" w:rsidP="00E926A9">
                  <w:pPr>
                    <w:spacing w:after="100" w:afterAutospacing="1" w:line="360" w:lineRule="auto"/>
                    <w:rPr>
                      <w:rFonts w:ascii="Arial" w:eastAsia="Times New Roman" w:hAnsi="Arial" w:cs="Arial"/>
                      <w:lang w:val="es-CO" w:eastAsia="es-CO"/>
                    </w:rPr>
                  </w:pPr>
                  <w:r w:rsidRPr="006F21CE">
                    <w:rPr>
                      <w:rFonts w:ascii="Arial" w:eastAsia="Times New Roman" w:hAnsi="Arial" w:cs="Arial"/>
                      <w:lang w:val="es-CO" w:eastAsia="es-CO"/>
                    </w:rPr>
                    <w:t>Otros aspectos: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69CFF7AA"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6A5D16D6"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10420708"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r>
            <w:tr w:rsidR="00BC0A6C" w:rsidRPr="006F21CE" w14:paraId="594FE47F" w14:textId="77777777" w:rsidTr="00BC0A6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3C4B82E5" w14:textId="77777777" w:rsidR="00BC0A6C" w:rsidRPr="006F21CE" w:rsidRDefault="00BC0A6C" w:rsidP="00E926A9">
                  <w:pPr>
                    <w:spacing w:after="100" w:afterAutospacing="1" w:line="360" w:lineRule="auto"/>
                    <w:rPr>
                      <w:rFonts w:ascii="Arial" w:eastAsia="Times New Roman" w:hAnsi="Arial" w:cs="Arial"/>
                      <w:lang w:val="es-CO" w:eastAsia="es-CO"/>
                    </w:rPr>
                  </w:pPr>
                  <w:r w:rsidRPr="006F21CE">
                    <w:rPr>
                      <w:rFonts w:ascii="Arial" w:eastAsia="Times New Roman" w:hAnsi="Arial" w:cs="Arial"/>
                      <w:lang w:val="es-CO" w:eastAsia="es-CO"/>
                    </w:rPr>
                    <w:t>- Participación en clase</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37E95333"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0D29945C"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0F2D562E"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r>
            <w:tr w:rsidR="00BC0A6C" w:rsidRPr="006F21CE" w14:paraId="767F4A71" w14:textId="77777777" w:rsidTr="00BC0A6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68FDC868" w14:textId="77777777" w:rsidR="00BC0A6C" w:rsidRPr="006F21CE" w:rsidRDefault="00BC0A6C" w:rsidP="00E926A9">
                  <w:pPr>
                    <w:spacing w:after="100" w:afterAutospacing="1" w:line="360" w:lineRule="auto"/>
                    <w:rPr>
                      <w:rFonts w:ascii="Arial" w:eastAsia="Times New Roman" w:hAnsi="Arial" w:cs="Arial"/>
                      <w:lang w:val="es-CO" w:eastAsia="es-CO"/>
                    </w:rPr>
                  </w:pPr>
                  <w:r w:rsidRPr="006F21CE">
                    <w:rPr>
                      <w:rFonts w:ascii="Arial" w:eastAsia="Times New Roman" w:hAnsi="Arial" w:cs="Arial"/>
                      <w:lang w:val="es-CO" w:eastAsia="es-CO"/>
                    </w:rPr>
                    <w:t>- Puntualidad en la finalización de la actividad</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6AFE29AD"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3391C144"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14:paraId="79B02B6F" w14:textId="77777777" w:rsidR="00BC0A6C" w:rsidRPr="006F21CE" w:rsidRDefault="00BC0A6C" w:rsidP="00E926A9">
                  <w:pPr>
                    <w:spacing w:after="0" w:line="360" w:lineRule="auto"/>
                    <w:rPr>
                      <w:rFonts w:ascii="Arial" w:eastAsia="Times New Roman" w:hAnsi="Arial" w:cs="Arial"/>
                      <w:lang w:val="es-CO" w:eastAsia="es-CO"/>
                    </w:rPr>
                  </w:pPr>
                  <w:r w:rsidRPr="006F21CE">
                    <w:rPr>
                      <w:rFonts w:ascii="Arial" w:eastAsia="Times New Roman" w:hAnsi="Arial" w:cs="Arial"/>
                      <w:lang w:val="es-CO" w:eastAsia="es-CO"/>
                    </w:rPr>
                    <w:t> </w:t>
                  </w:r>
                </w:p>
              </w:tc>
            </w:tr>
          </w:tbl>
          <w:p w14:paraId="0C57BA7A" w14:textId="77777777" w:rsidR="00BC0A6C" w:rsidRPr="006F21CE" w:rsidRDefault="00BC0A6C" w:rsidP="00E926A9">
            <w:pPr>
              <w:spacing w:line="360" w:lineRule="auto"/>
              <w:rPr>
                <w:rFonts w:ascii="Arial" w:hAnsi="Arial" w:cs="Arial"/>
              </w:rPr>
            </w:pPr>
          </w:p>
          <w:p w14:paraId="1C99A3AD" w14:textId="77777777" w:rsidR="00BC0A6C" w:rsidRPr="006F21CE" w:rsidRDefault="00BC0A6C" w:rsidP="00E926A9">
            <w:pPr>
              <w:spacing w:line="360" w:lineRule="auto"/>
              <w:rPr>
                <w:rFonts w:ascii="Arial" w:hAnsi="Arial" w:cs="Arial"/>
                <w:b/>
              </w:rPr>
            </w:pPr>
            <w:r w:rsidRPr="006F21CE">
              <w:rPr>
                <w:rFonts w:ascii="Arial" w:hAnsi="Arial" w:cs="Arial"/>
                <w:b/>
              </w:rPr>
              <w:t xml:space="preserve">Después de la presentación </w:t>
            </w:r>
          </w:p>
          <w:p w14:paraId="4D28F705" w14:textId="2D77C517" w:rsidR="00BC0A6C" w:rsidRPr="006F21CE" w:rsidRDefault="00BC0A6C" w:rsidP="00E926A9">
            <w:pPr>
              <w:spacing w:line="360" w:lineRule="auto"/>
              <w:rPr>
                <w:rFonts w:ascii="Arial" w:hAnsi="Arial" w:cs="Arial"/>
                <w:shd w:val="clear" w:color="auto" w:fill="FFFFFF"/>
              </w:rPr>
            </w:pPr>
            <w:r w:rsidRPr="006F21CE">
              <w:rPr>
                <w:rFonts w:ascii="Arial" w:hAnsi="Arial" w:cs="Arial"/>
                <w:shd w:val="clear" w:color="auto" w:fill="FFFFFF"/>
              </w:rPr>
              <w:t xml:space="preserve">Si desea añadir una segunda actividad, </w:t>
            </w:r>
            <w:r w:rsidR="0020315C">
              <w:rPr>
                <w:rFonts w:ascii="Arial" w:hAnsi="Arial" w:cs="Arial"/>
                <w:shd w:val="clear" w:color="auto" w:fill="FFFFFF"/>
              </w:rPr>
              <w:t>haga</w:t>
            </w:r>
            <w:r w:rsidRPr="006F21CE">
              <w:rPr>
                <w:rFonts w:ascii="Arial" w:hAnsi="Arial" w:cs="Arial"/>
                <w:shd w:val="clear" w:color="auto" w:fill="FFFFFF"/>
              </w:rPr>
              <w:t xml:space="preserve"> clic en el enlace del Ministerio de Educación, Cultura y Deporte en el que se proponen algunas actividades relacionadas con los modelos atómicos y la configuración electrónica [</w:t>
            </w:r>
            <w:hyperlink r:id="rId17" w:tgtFrame="_blank" w:history="1">
              <w:r w:rsidRPr="006F21CE">
                <w:rPr>
                  <w:rStyle w:val="Hipervnculo"/>
                  <w:rFonts w:ascii="Arial" w:hAnsi="Arial" w:cs="Arial"/>
                  <w:shd w:val="clear" w:color="auto" w:fill="FFFFFF"/>
                </w:rPr>
                <w:t>VER</w:t>
              </w:r>
            </w:hyperlink>
            <w:r w:rsidRPr="006F21CE">
              <w:rPr>
                <w:rFonts w:ascii="Arial" w:hAnsi="Arial" w:cs="Arial"/>
                <w:shd w:val="clear" w:color="auto" w:fill="FFFFFF"/>
              </w:rPr>
              <w:t>].</w:t>
            </w:r>
          </w:p>
          <w:p w14:paraId="3799461F" w14:textId="77777777" w:rsidR="00BC0A6C" w:rsidRPr="006F21CE" w:rsidRDefault="00BC0A6C" w:rsidP="00E926A9">
            <w:pPr>
              <w:spacing w:line="360" w:lineRule="auto"/>
              <w:rPr>
                <w:rFonts w:ascii="Arial" w:hAnsi="Arial" w:cs="Arial"/>
                <w:b/>
              </w:rPr>
            </w:pPr>
          </w:p>
          <w:p w14:paraId="0E23DBCC" w14:textId="356F6C4F" w:rsidR="00BC0A6C" w:rsidRPr="006F21CE" w:rsidRDefault="00BC0A6C" w:rsidP="00E926A9">
            <w:pPr>
              <w:spacing w:line="360" w:lineRule="auto"/>
              <w:rPr>
                <w:rFonts w:ascii="Arial" w:hAnsi="Arial" w:cs="Arial"/>
                <w:b/>
              </w:rPr>
            </w:pPr>
            <w:r w:rsidRPr="006F21CE">
              <w:rPr>
                <w:rFonts w:ascii="Arial" w:hAnsi="Arial" w:cs="Arial"/>
                <w:b/>
              </w:rPr>
              <w:t>Ficha del estudiante</w:t>
            </w:r>
            <w:r w:rsidR="008079E8">
              <w:rPr>
                <w:rFonts w:ascii="Arial" w:hAnsi="Arial" w:cs="Arial"/>
                <w:b/>
              </w:rPr>
              <w:t xml:space="preserve"> </w:t>
            </w:r>
          </w:p>
          <w:p w14:paraId="10B3CDFF" w14:textId="77777777" w:rsidR="00BC0A6C" w:rsidRPr="006F21CE" w:rsidRDefault="00BC0A6C" w:rsidP="00E926A9">
            <w:pPr>
              <w:shd w:val="clear" w:color="auto" w:fill="FFFFFF"/>
              <w:spacing w:before="150" w:after="150" w:line="360" w:lineRule="auto"/>
              <w:rPr>
                <w:rFonts w:ascii="Arial" w:eastAsia="Times New Roman" w:hAnsi="Arial" w:cs="Arial"/>
                <w:b/>
                <w:lang w:val="es-CO" w:eastAsia="es-CO"/>
              </w:rPr>
            </w:pPr>
            <w:r w:rsidRPr="006F21CE">
              <w:rPr>
                <w:rFonts w:ascii="Arial" w:eastAsia="Times New Roman" w:hAnsi="Arial" w:cs="Arial"/>
                <w:b/>
                <w:lang w:val="es-CO" w:eastAsia="es-CO"/>
              </w:rPr>
              <w:t>El modelo atómico</w:t>
            </w:r>
          </w:p>
          <w:p w14:paraId="5CF25B8B" w14:textId="7175AA5D" w:rsidR="00BC0A6C" w:rsidRPr="006F21CE" w:rsidRDefault="0020315C" w:rsidP="00E926A9">
            <w:pPr>
              <w:shd w:val="clear" w:color="auto" w:fill="FFFFFF"/>
              <w:spacing w:before="150" w:after="150" w:line="360" w:lineRule="auto"/>
              <w:rPr>
                <w:rFonts w:ascii="Arial" w:eastAsia="Times New Roman" w:hAnsi="Arial" w:cs="Arial"/>
                <w:lang w:val="es-CO" w:eastAsia="es-CO"/>
              </w:rPr>
            </w:pPr>
            <w:r>
              <w:rPr>
                <w:rFonts w:ascii="Arial" w:eastAsia="Times New Roman" w:hAnsi="Arial" w:cs="Arial"/>
                <w:lang w:val="es-CO" w:eastAsia="es-CO"/>
              </w:rPr>
              <w:t>E</w:t>
            </w:r>
            <w:r w:rsidRPr="006F21CE">
              <w:rPr>
                <w:rFonts w:ascii="Arial" w:eastAsia="Times New Roman" w:hAnsi="Arial" w:cs="Arial"/>
                <w:lang w:val="es-CO" w:eastAsia="es-CO"/>
              </w:rPr>
              <w:t xml:space="preserve">n la antigua Grecia </w:t>
            </w:r>
            <w:r>
              <w:rPr>
                <w:rFonts w:ascii="Arial" w:eastAsia="Times New Roman" w:hAnsi="Arial" w:cs="Arial"/>
                <w:lang w:val="es-CO" w:eastAsia="es-CO"/>
              </w:rPr>
              <w:t>ya existía</w:t>
            </w:r>
            <w:r w:rsidRPr="006F21CE">
              <w:rPr>
                <w:rFonts w:ascii="Arial" w:eastAsia="Times New Roman" w:hAnsi="Arial" w:cs="Arial"/>
                <w:lang w:val="es-CO" w:eastAsia="es-CO"/>
              </w:rPr>
              <w:t xml:space="preserve"> </w:t>
            </w:r>
            <w:r w:rsidR="00BC0A6C" w:rsidRPr="006F21CE">
              <w:rPr>
                <w:rFonts w:ascii="Arial" w:eastAsia="Times New Roman" w:hAnsi="Arial" w:cs="Arial"/>
                <w:lang w:val="es-CO" w:eastAsia="es-CO"/>
              </w:rPr>
              <w:t xml:space="preserve">interés por conocer la estructura de la materia. El filósofo </w:t>
            </w:r>
            <w:r w:rsidR="00BC0A6C" w:rsidRPr="006F21CE">
              <w:rPr>
                <w:rFonts w:ascii="Arial" w:eastAsia="Times New Roman" w:hAnsi="Arial" w:cs="Arial"/>
                <w:b/>
                <w:bCs/>
                <w:lang w:val="es-CO" w:eastAsia="es-CO"/>
              </w:rPr>
              <w:t>Demócrito</w:t>
            </w:r>
            <w:r>
              <w:rPr>
                <w:rFonts w:ascii="Arial" w:eastAsia="Times New Roman" w:hAnsi="Arial" w:cs="Arial"/>
                <w:b/>
                <w:bCs/>
                <w:lang w:val="es-CO" w:eastAsia="es-CO"/>
              </w:rPr>
              <w:t>,</w:t>
            </w:r>
            <w:r w:rsidR="00BC0A6C" w:rsidRPr="006F21CE">
              <w:rPr>
                <w:rFonts w:ascii="Arial" w:eastAsia="Times New Roman" w:hAnsi="Arial" w:cs="Arial"/>
                <w:b/>
                <w:bCs/>
                <w:lang w:val="es-CO" w:eastAsia="es-CO"/>
              </w:rPr>
              <w:t> </w:t>
            </w:r>
            <w:r w:rsidR="00BC0A6C" w:rsidRPr="006F21CE">
              <w:rPr>
                <w:rFonts w:ascii="Arial" w:eastAsia="Times New Roman" w:hAnsi="Arial" w:cs="Arial"/>
                <w:lang w:val="es-CO" w:eastAsia="es-CO"/>
              </w:rPr>
              <w:t>fue el primero en usar el término átomo y postuló que la materia estaba compuesta por estas partículas indivisibles. </w:t>
            </w:r>
            <w:r w:rsidR="00BC0A6C" w:rsidRPr="006F21CE">
              <w:rPr>
                <w:rFonts w:ascii="Arial" w:eastAsia="Times New Roman" w:hAnsi="Arial" w:cs="Arial"/>
                <w:b/>
                <w:bCs/>
                <w:lang w:val="es-CO" w:eastAsia="es-CO"/>
              </w:rPr>
              <w:t>John Dalton </w:t>
            </w:r>
            <w:r w:rsidR="00BC0A6C" w:rsidRPr="006F21CE">
              <w:rPr>
                <w:rFonts w:ascii="Arial" w:eastAsia="Times New Roman" w:hAnsi="Arial" w:cs="Arial"/>
                <w:lang w:val="es-CO" w:eastAsia="es-CO"/>
              </w:rPr>
              <w:t>formuló la primera teoría atómica de la materia con base científica. La </w:t>
            </w:r>
            <w:r w:rsidR="00BC0A6C" w:rsidRPr="006F21CE">
              <w:rPr>
                <w:rFonts w:ascii="Arial" w:eastAsia="Times New Roman" w:hAnsi="Arial" w:cs="Arial"/>
                <w:b/>
                <w:bCs/>
                <w:lang w:val="es-CO" w:eastAsia="es-CO"/>
              </w:rPr>
              <w:t>teoría de Dalton </w:t>
            </w:r>
            <w:r w:rsidR="00BC0A6C" w:rsidRPr="006F21CE">
              <w:rPr>
                <w:rFonts w:ascii="Arial" w:eastAsia="Times New Roman" w:hAnsi="Arial" w:cs="Arial"/>
                <w:lang w:val="es-CO" w:eastAsia="es-CO"/>
              </w:rPr>
              <w:t xml:space="preserve">dio lugar al desarrollo de modelos atómicos, los cuales han </w:t>
            </w:r>
            <w:r w:rsidR="00BC0A6C">
              <w:rPr>
                <w:rFonts w:ascii="Arial" w:eastAsia="Times New Roman" w:hAnsi="Arial" w:cs="Arial"/>
                <w:lang w:val="es-CO" w:eastAsia="es-CO"/>
              </w:rPr>
              <w:t>permitido</w:t>
            </w:r>
            <w:r w:rsidR="00BC0A6C" w:rsidRPr="006F21CE">
              <w:rPr>
                <w:rFonts w:ascii="Arial" w:eastAsia="Times New Roman" w:hAnsi="Arial" w:cs="Arial"/>
                <w:lang w:val="es-CO" w:eastAsia="es-CO"/>
              </w:rPr>
              <w:t xml:space="preserve"> una importante evolución a lo largo de la historia, hasta el </w:t>
            </w:r>
            <w:r w:rsidR="00BC0A6C" w:rsidRPr="006F21CE">
              <w:rPr>
                <w:rFonts w:ascii="Arial" w:eastAsia="Times New Roman" w:hAnsi="Arial" w:cs="Arial"/>
                <w:b/>
                <w:bCs/>
                <w:lang w:val="es-CO" w:eastAsia="es-CO"/>
              </w:rPr>
              <w:t>modelo atómico actual</w:t>
            </w:r>
            <w:r w:rsidR="00BC0A6C" w:rsidRPr="006F21CE">
              <w:rPr>
                <w:rFonts w:ascii="Arial" w:eastAsia="Times New Roman" w:hAnsi="Arial" w:cs="Arial"/>
                <w:lang w:val="es-CO" w:eastAsia="es-CO"/>
              </w:rPr>
              <w:t>.</w:t>
            </w:r>
          </w:p>
          <w:p w14:paraId="58AECE45" w14:textId="77777777" w:rsidR="00BC0A6C" w:rsidRPr="006F21CE" w:rsidRDefault="00BC0A6C" w:rsidP="00E926A9">
            <w:pPr>
              <w:shd w:val="clear" w:color="auto" w:fill="FFFFFF"/>
              <w:spacing w:before="300" w:after="150" w:line="360" w:lineRule="auto"/>
              <w:rPr>
                <w:rFonts w:ascii="Arial" w:eastAsia="Times New Roman" w:hAnsi="Arial" w:cs="Arial"/>
                <w:b/>
                <w:lang w:val="es-CO" w:eastAsia="es-CO"/>
              </w:rPr>
            </w:pPr>
            <w:r w:rsidRPr="006F21CE">
              <w:rPr>
                <w:rFonts w:ascii="Arial" w:eastAsia="Times New Roman" w:hAnsi="Arial" w:cs="Arial"/>
                <w:b/>
                <w:lang w:val="es-CO" w:eastAsia="es-CO"/>
              </w:rPr>
              <w:t>John Dalton</w:t>
            </w:r>
          </w:p>
          <w:p w14:paraId="452C00B0" w14:textId="77777777" w:rsidR="00BC0A6C" w:rsidRPr="006F21CE" w:rsidRDefault="00BC0A6C" w:rsidP="00E926A9">
            <w:pPr>
              <w:shd w:val="clear" w:color="auto" w:fill="FFFFFF"/>
              <w:spacing w:before="150" w:after="150" w:line="360" w:lineRule="auto"/>
              <w:rPr>
                <w:rFonts w:ascii="Arial" w:eastAsia="Times New Roman" w:hAnsi="Arial" w:cs="Arial"/>
                <w:lang w:val="es-CO" w:eastAsia="es-CO"/>
              </w:rPr>
            </w:pPr>
            <w:r w:rsidRPr="006F21CE">
              <w:rPr>
                <w:rFonts w:ascii="Arial" w:eastAsia="Times New Roman" w:hAnsi="Arial" w:cs="Arial"/>
                <w:lang w:val="es-CO" w:eastAsia="es-CO"/>
              </w:rPr>
              <w:t>La </w:t>
            </w:r>
            <w:r w:rsidRPr="006F21CE">
              <w:rPr>
                <w:rFonts w:ascii="Arial" w:eastAsia="Times New Roman" w:hAnsi="Arial" w:cs="Arial"/>
                <w:b/>
                <w:bCs/>
                <w:lang w:val="es-CO" w:eastAsia="es-CO"/>
              </w:rPr>
              <w:t>teoría de Dalton </w:t>
            </w:r>
            <w:r w:rsidRPr="006F21CE">
              <w:rPr>
                <w:rFonts w:ascii="Arial" w:eastAsia="Times New Roman" w:hAnsi="Arial" w:cs="Arial"/>
                <w:lang w:val="es-CO" w:eastAsia="es-CO"/>
              </w:rPr>
              <w:t>fue formulada en 1808 y sus postulados son los siguientes:</w:t>
            </w:r>
          </w:p>
          <w:p w14:paraId="44232EB0" w14:textId="77777777" w:rsidR="00BC0A6C" w:rsidRPr="006F21CE" w:rsidRDefault="00BC0A6C" w:rsidP="00E926A9">
            <w:pPr>
              <w:shd w:val="clear" w:color="auto" w:fill="FFFFFF"/>
              <w:spacing w:before="150" w:after="150" w:line="360" w:lineRule="auto"/>
              <w:rPr>
                <w:rFonts w:ascii="Arial" w:eastAsia="Times New Roman" w:hAnsi="Arial" w:cs="Arial"/>
                <w:lang w:val="es-CO" w:eastAsia="es-CO"/>
              </w:rPr>
            </w:pPr>
            <w:r w:rsidRPr="006F21CE">
              <w:rPr>
                <w:rFonts w:ascii="Arial" w:eastAsia="Times New Roman" w:hAnsi="Arial" w:cs="Arial"/>
                <w:lang w:val="es-CO" w:eastAsia="es-CO"/>
              </w:rPr>
              <w:t>- Los </w:t>
            </w:r>
            <w:r w:rsidRPr="006F21CE">
              <w:rPr>
                <w:rFonts w:ascii="Arial" w:eastAsia="Times New Roman" w:hAnsi="Arial" w:cs="Arial"/>
                <w:b/>
                <w:bCs/>
                <w:lang w:val="es-CO" w:eastAsia="es-CO"/>
              </w:rPr>
              <w:t>elementos </w:t>
            </w:r>
            <w:r w:rsidRPr="006F21CE">
              <w:rPr>
                <w:rFonts w:ascii="Arial" w:eastAsia="Times New Roman" w:hAnsi="Arial" w:cs="Arial"/>
                <w:lang w:val="es-CO" w:eastAsia="es-CO"/>
              </w:rPr>
              <w:t>están constituidos por </w:t>
            </w:r>
            <w:r w:rsidRPr="006F21CE">
              <w:rPr>
                <w:rFonts w:ascii="Arial" w:eastAsia="Times New Roman" w:hAnsi="Arial" w:cs="Arial"/>
                <w:b/>
                <w:bCs/>
                <w:lang w:val="es-CO" w:eastAsia="es-CO"/>
              </w:rPr>
              <w:t>átomos</w:t>
            </w:r>
            <w:r w:rsidRPr="006F21CE">
              <w:rPr>
                <w:rFonts w:ascii="Arial" w:eastAsia="Times New Roman" w:hAnsi="Arial" w:cs="Arial"/>
                <w:lang w:val="es-CO" w:eastAsia="es-CO"/>
              </w:rPr>
              <w:t>, que son partículas discretas e indivisibles.</w:t>
            </w:r>
          </w:p>
          <w:p w14:paraId="14C2EC1C" w14:textId="77777777" w:rsidR="00BC0A6C" w:rsidRPr="006F21CE" w:rsidRDefault="00BC0A6C" w:rsidP="00E926A9">
            <w:pPr>
              <w:shd w:val="clear" w:color="auto" w:fill="FFFFFF"/>
              <w:spacing w:before="150" w:after="150" w:line="360" w:lineRule="auto"/>
              <w:rPr>
                <w:rFonts w:ascii="Arial" w:eastAsia="Times New Roman" w:hAnsi="Arial" w:cs="Arial"/>
                <w:lang w:val="es-CO" w:eastAsia="es-CO"/>
              </w:rPr>
            </w:pPr>
            <w:r w:rsidRPr="006F21CE">
              <w:rPr>
                <w:rFonts w:ascii="Arial" w:eastAsia="Times New Roman" w:hAnsi="Arial" w:cs="Arial"/>
                <w:lang w:val="es-CO" w:eastAsia="es-CO"/>
              </w:rPr>
              <w:t>- Todos los átomos que constituyen un determinado elemento son </w:t>
            </w:r>
            <w:r w:rsidRPr="006F21CE">
              <w:rPr>
                <w:rFonts w:ascii="Arial" w:eastAsia="Times New Roman" w:hAnsi="Arial" w:cs="Arial"/>
                <w:b/>
                <w:bCs/>
                <w:lang w:val="es-CO" w:eastAsia="es-CO"/>
              </w:rPr>
              <w:t>iguales</w:t>
            </w:r>
            <w:r w:rsidRPr="006F21CE">
              <w:rPr>
                <w:rFonts w:ascii="Arial" w:eastAsia="Times New Roman" w:hAnsi="Arial" w:cs="Arial"/>
                <w:lang w:val="es-CO" w:eastAsia="es-CO"/>
              </w:rPr>
              <w:t>.</w:t>
            </w:r>
          </w:p>
          <w:p w14:paraId="14E89D4E" w14:textId="77777777" w:rsidR="00BC0A6C" w:rsidRPr="006F21CE" w:rsidRDefault="00BC0A6C" w:rsidP="00E926A9">
            <w:pPr>
              <w:shd w:val="clear" w:color="auto" w:fill="FFFFFF"/>
              <w:spacing w:before="150" w:after="150" w:line="360" w:lineRule="auto"/>
              <w:rPr>
                <w:rFonts w:ascii="Arial" w:eastAsia="Times New Roman" w:hAnsi="Arial" w:cs="Arial"/>
                <w:lang w:val="es-CO" w:eastAsia="es-CO"/>
              </w:rPr>
            </w:pPr>
            <w:r w:rsidRPr="006F21CE">
              <w:rPr>
                <w:rFonts w:ascii="Arial" w:eastAsia="Times New Roman" w:hAnsi="Arial" w:cs="Arial"/>
                <w:lang w:val="es-CO" w:eastAsia="es-CO"/>
              </w:rPr>
              <w:t>- Durante una </w:t>
            </w:r>
            <w:r w:rsidRPr="006F21CE">
              <w:rPr>
                <w:rFonts w:ascii="Arial" w:eastAsia="Times New Roman" w:hAnsi="Arial" w:cs="Arial"/>
                <w:b/>
                <w:bCs/>
                <w:lang w:val="es-CO" w:eastAsia="es-CO"/>
              </w:rPr>
              <w:t>reacción química</w:t>
            </w:r>
            <w:r w:rsidRPr="006F21CE">
              <w:rPr>
                <w:rFonts w:ascii="Arial" w:eastAsia="Times New Roman" w:hAnsi="Arial" w:cs="Arial"/>
                <w:lang w:val="es-CO" w:eastAsia="es-CO"/>
              </w:rPr>
              <w:t>, no tiene lugar la destrucción de los átomos, sino su recombinación.</w:t>
            </w:r>
          </w:p>
          <w:p w14:paraId="3AE7767A" w14:textId="77777777" w:rsidR="00BC0A6C" w:rsidRPr="006F21CE" w:rsidRDefault="00BC0A6C" w:rsidP="00E926A9">
            <w:pPr>
              <w:shd w:val="clear" w:color="auto" w:fill="FFFFFF"/>
              <w:spacing w:before="150" w:after="150" w:line="360" w:lineRule="auto"/>
              <w:rPr>
                <w:rFonts w:ascii="Arial" w:eastAsia="Times New Roman" w:hAnsi="Arial" w:cs="Arial"/>
                <w:lang w:val="es-CO" w:eastAsia="es-CO"/>
              </w:rPr>
            </w:pPr>
            <w:r w:rsidRPr="006F21CE">
              <w:rPr>
                <w:rFonts w:ascii="Arial" w:eastAsia="Times New Roman" w:hAnsi="Arial" w:cs="Arial"/>
                <w:lang w:val="es-CO" w:eastAsia="es-CO"/>
              </w:rPr>
              <w:t>- Un </w:t>
            </w:r>
            <w:r w:rsidRPr="006F21CE">
              <w:rPr>
                <w:rFonts w:ascii="Arial" w:eastAsia="Times New Roman" w:hAnsi="Arial" w:cs="Arial"/>
                <w:b/>
                <w:bCs/>
                <w:lang w:val="es-CO" w:eastAsia="es-CO"/>
              </w:rPr>
              <w:t>compuesto </w:t>
            </w:r>
            <w:r w:rsidRPr="006F21CE">
              <w:rPr>
                <w:rFonts w:ascii="Arial" w:eastAsia="Times New Roman" w:hAnsi="Arial" w:cs="Arial"/>
                <w:lang w:val="es-CO" w:eastAsia="es-CO"/>
              </w:rPr>
              <w:t>está formado por átomos de elementos diferentes en proporciones determinadas.</w:t>
            </w:r>
          </w:p>
          <w:p w14:paraId="5CB9088D" w14:textId="4A15B702" w:rsidR="00BC0A6C" w:rsidRPr="006F21CE" w:rsidRDefault="00BC0A6C" w:rsidP="00E926A9">
            <w:pPr>
              <w:shd w:val="clear" w:color="auto" w:fill="FFFFFF"/>
              <w:spacing w:before="150" w:after="150" w:line="360" w:lineRule="auto"/>
              <w:rPr>
                <w:rFonts w:ascii="Arial" w:eastAsia="Times New Roman" w:hAnsi="Arial" w:cs="Arial"/>
                <w:lang w:val="es-CO" w:eastAsia="es-CO"/>
              </w:rPr>
            </w:pPr>
            <w:r w:rsidRPr="006F21CE">
              <w:rPr>
                <w:rFonts w:ascii="Arial" w:eastAsia="Times New Roman" w:hAnsi="Arial" w:cs="Arial"/>
                <w:lang w:val="es-CO" w:eastAsia="es-CO"/>
              </w:rPr>
              <w:t xml:space="preserve">A partir de estas ideas, otros científicos realizaron </w:t>
            </w:r>
            <w:r w:rsidR="0020315C">
              <w:rPr>
                <w:rFonts w:ascii="Arial" w:eastAsia="Times New Roman" w:hAnsi="Arial" w:cs="Arial"/>
                <w:lang w:val="es-CO" w:eastAsia="es-CO"/>
              </w:rPr>
              <w:t>distintos</w:t>
            </w:r>
            <w:r w:rsidR="0020315C" w:rsidRPr="006F21CE">
              <w:rPr>
                <w:rFonts w:ascii="Arial" w:eastAsia="Times New Roman" w:hAnsi="Arial" w:cs="Arial"/>
                <w:lang w:val="es-CO" w:eastAsia="es-CO"/>
              </w:rPr>
              <w:t xml:space="preserve"> </w:t>
            </w:r>
            <w:r w:rsidRPr="006F21CE">
              <w:rPr>
                <w:rFonts w:ascii="Arial" w:eastAsia="Times New Roman" w:hAnsi="Arial" w:cs="Arial"/>
                <w:lang w:val="es-CO" w:eastAsia="es-CO"/>
              </w:rPr>
              <w:t>experimentos para estudiar y analizar la estructura atómica.</w:t>
            </w:r>
          </w:p>
          <w:p w14:paraId="4189E815" w14:textId="77777777" w:rsidR="00BC0A6C" w:rsidRPr="006F21CE" w:rsidRDefault="00BC0A6C" w:rsidP="00E926A9">
            <w:pPr>
              <w:shd w:val="clear" w:color="auto" w:fill="FFFFFF"/>
              <w:spacing w:before="300" w:after="150" w:line="360" w:lineRule="auto"/>
              <w:rPr>
                <w:rFonts w:ascii="Arial" w:eastAsia="Times New Roman" w:hAnsi="Arial" w:cs="Arial"/>
                <w:b/>
                <w:lang w:val="es-CO" w:eastAsia="es-CO"/>
              </w:rPr>
            </w:pPr>
            <w:r w:rsidRPr="006F21CE">
              <w:rPr>
                <w:rFonts w:ascii="Arial" w:eastAsia="Times New Roman" w:hAnsi="Arial" w:cs="Arial"/>
                <w:b/>
                <w:lang w:val="es-CO" w:eastAsia="es-CO"/>
              </w:rPr>
              <w:t>Joseph John Thomson</w:t>
            </w:r>
          </w:p>
          <w:p w14:paraId="629945D1" w14:textId="5A3D6587" w:rsidR="00BC0A6C" w:rsidRPr="006F21CE" w:rsidRDefault="00BC0A6C" w:rsidP="00E926A9">
            <w:pPr>
              <w:shd w:val="clear" w:color="auto" w:fill="FFFFFF"/>
              <w:spacing w:before="150" w:after="150" w:line="360" w:lineRule="auto"/>
              <w:rPr>
                <w:rFonts w:ascii="Arial" w:eastAsia="Times New Roman" w:hAnsi="Arial" w:cs="Arial"/>
                <w:lang w:val="es-CO" w:eastAsia="es-CO"/>
              </w:rPr>
            </w:pPr>
            <w:r w:rsidRPr="006F21CE">
              <w:rPr>
                <w:rFonts w:ascii="Arial" w:eastAsia="Times New Roman" w:hAnsi="Arial" w:cs="Arial"/>
                <w:lang w:val="es-CO" w:eastAsia="es-CO"/>
              </w:rPr>
              <w:t>Este científico británico introdujo el concepto de </w:t>
            </w:r>
            <w:r w:rsidRPr="006F21CE">
              <w:rPr>
                <w:rFonts w:ascii="Arial" w:eastAsia="Times New Roman" w:hAnsi="Arial" w:cs="Arial"/>
                <w:b/>
                <w:bCs/>
                <w:lang w:val="es-CO" w:eastAsia="es-CO"/>
              </w:rPr>
              <w:t>electrón</w:t>
            </w:r>
            <w:r w:rsidRPr="006F21CE">
              <w:rPr>
                <w:rFonts w:ascii="Arial" w:eastAsia="Times New Roman" w:hAnsi="Arial" w:cs="Arial"/>
                <w:lang w:val="es-CO" w:eastAsia="es-CO"/>
              </w:rPr>
              <w:t>, que era desconocido en la época. Según Thomson, el átomo está constituido por una elevada masa de </w:t>
            </w:r>
            <w:r w:rsidRPr="006F21CE">
              <w:rPr>
                <w:rFonts w:ascii="Arial" w:eastAsia="Times New Roman" w:hAnsi="Arial" w:cs="Arial"/>
                <w:b/>
                <w:bCs/>
                <w:lang w:val="es-CO" w:eastAsia="es-CO"/>
              </w:rPr>
              <w:t>carga positiva</w:t>
            </w:r>
            <w:r w:rsidRPr="006F21CE">
              <w:rPr>
                <w:rFonts w:ascii="Arial" w:eastAsia="Times New Roman" w:hAnsi="Arial" w:cs="Arial"/>
                <w:lang w:val="es-CO" w:eastAsia="es-CO"/>
              </w:rPr>
              <w:t>, en el interior de la cual se encuentran los </w:t>
            </w:r>
            <w:r w:rsidRPr="006F21CE">
              <w:rPr>
                <w:rFonts w:ascii="Arial" w:eastAsia="Times New Roman" w:hAnsi="Arial" w:cs="Arial"/>
                <w:b/>
                <w:bCs/>
                <w:lang w:val="es-CO" w:eastAsia="es-CO"/>
              </w:rPr>
              <w:t>electrones</w:t>
            </w:r>
            <w:r w:rsidRPr="006F21CE">
              <w:rPr>
                <w:rFonts w:ascii="Arial" w:eastAsia="Times New Roman" w:hAnsi="Arial" w:cs="Arial"/>
                <w:lang w:val="es-CO" w:eastAsia="es-CO"/>
              </w:rPr>
              <w:t>. El modelo que formuló Thomson en 1904</w:t>
            </w:r>
            <w:r w:rsidR="00F53A2C">
              <w:rPr>
                <w:rFonts w:ascii="Arial" w:eastAsia="Times New Roman" w:hAnsi="Arial" w:cs="Arial"/>
                <w:lang w:val="es-CO" w:eastAsia="es-CO"/>
              </w:rPr>
              <w:t>,</w:t>
            </w:r>
            <w:r w:rsidRPr="006F21CE">
              <w:rPr>
                <w:rFonts w:ascii="Arial" w:eastAsia="Times New Roman" w:hAnsi="Arial" w:cs="Arial"/>
                <w:lang w:val="es-CO" w:eastAsia="es-CO"/>
              </w:rPr>
              <w:t xml:space="preserve"> perduró durante varios años, ya que justificaba otros fenómenos, como los </w:t>
            </w:r>
            <w:r w:rsidRPr="006F21CE">
              <w:rPr>
                <w:rFonts w:ascii="Arial" w:eastAsia="Times New Roman" w:hAnsi="Arial" w:cs="Arial"/>
                <w:b/>
                <w:bCs/>
                <w:lang w:val="es-CO" w:eastAsia="es-CO"/>
              </w:rPr>
              <w:t>rayos catódicos</w:t>
            </w:r>
            <w:r w:rsidRPr="006F21CE">
              <w:rPr>
                <w:rFonts w:ascii="Arial" w:eastAsia="Times New Roman" w:hAnsi="Arial" w:cs="Arial"/>
                <w:lang w:val="es-CO" w:eastAsia="es-CO"/>
              </w:rPr>
              <w:t>.</w:t>
            </w:r>
          </w:p>
          <w:p w14:paraId="2D185B1D" w14:textId="2775036D" w:rsidR="00BC0A6C" w:rsidRPr="006F21CE" w:rsidRDefault="00BC0A6C" w:rsidP="00E926A9">
            <w:pPr>
              <w:shd w:val="clear" w:color="auto" w:fill="FFFFFF"/>
              <w:spacing w:before="150" w:after="150" w:line="360" w:lineRule="auto"/>
              <w:rPr>
                <w:rFonts w:ascii="Arial" w:eastAsia="Times New Roman" w:hAnsi="Arial" w:cs="Arial"/>
                <w:lang w:val="es-CO" w:eastAsia="es-CO"/>
              </w:rPr>
            </w:pPr>
            <w:r w:rsidRPr="006F21CE">
              <w:rPr>
                <w:rFonts w:ascii="Arial" w:eastAsia="Times New Roman" w:hAnsi="Arial" w:cs="Arial"/>
                <w:lang w:val="es-CO" w:eastAsia="es-CO"/>
              </w:rPr>
              <w:t>Este científico también descubrió la existencia de los </w:t>
            </w:r>
            <w:r w:rsidRPr="006F21CE">
              <w:rPr>
                <w:rFonts w:ascii="Arial" w:eastAsia="Times New Roman" w:hAnsi="Arial" w:cs="Arial"/>
                <w:b/>
                <w:bCs/>
                <w:lang w:val="es-CO" w:eastAsia="es-CO"/>
              </w:rPr>
              <w:t>isótopos </w:t>
            </w:r>
            <w:r w:rsidRPr="006F21CE">
              <w:rPr>
                <w:rFonts w:ascii="Arial" w:eastAsia="Times New Roman" w:hAnsi="Arial" w:cs="Arial"/>
                <w:lang w:val="es-CO" w:eastAsia="es-CO"/>
              </w:rPr>
              <w:t xml:space="preserve">y fue el inventor del </w:t>
            </w:r>
            <w:r w:rsidRPr="006F21CE">
              <w:rPr>
                <w:rFonts w:ascii="Arial" w:eastAsia="Times New Roman" w:hAnsi="Arial" w:cs="Arial"/>
                <w:b/>
                <w:bCs/>
                <w:lang w:val="es-CO" w:eastAsia="es-CO"/>
              </w:rPr>
              <w:t>espectrómetro de masas</w:t>
            </w:r>
            <w:r w:rsidRPr="006F21CE">
              <w:rPr>
                <w:rFonts w:ascii="Arial" w:eastAsia="Times New Roman" w:hAnsi="Arial" w:cs="Arial"/>
                <w:lang w:val="es-CO" w:eastAsia="es-CO"/>
              </w:rPr>
              <w:t xml:space="preserve">, instrumento que permite </w:t>
            </w:r>
            <w:r>
              <w:rPr>
                <w:rFonts w:ascii="Arial" w:eastAsia="Times New Roman" w:hAnsi="Arial" w:cs="Arial"/>
                <w:lang w:val="es-CO" w:eastAsia="es-CO"/>
              </w:rPr>
              <w:t>calcular la relación carga/masa de los isótopos y determinar su abundancia.</w:t>
            </w:r>
            <w:r w:rsidR="008079E8">
              <w:rPr>
                <w:rFonts w:ascii="Arial" w:eastAsia="Times New Roman" w:hAnsi="Arial" w:cs="Arial"/>
                <w:lang w:val="es-CO" w:eastAsia="es-CO"/>
              </w:rPr>
              <w:t xml:space="preserve"> </w:t>
            </w:r>
          </w:p>
          <w:p w14:paraId="1A6C2880" w14:textId="77777777" w:rsidR="00BC0A6C" w:rsidRPr="006F21CE" w:rsidRDefault="00BC0A6C" w:rsidP="00E926A9">
            <w:pPr>
              <w:shd w:val="clear" w:color="auto" w:fill="FFFFFF"/>
              <w:spacing w:before="300" w:after="150" w:line="360" w:lineRule="auto"/>
              <w:rPr>
                <w:rFonts w:ascii="Arial" w:eastAsia="Times New Roman" w:hAnsi="Arial" w:cs="Arial"/>
                <w:b/>
                <w:lang w:val="es-CO" w:eastAsia="es-CO"/>
              </w:rPr>
            </w:pPr>
            <w:proofErr w:type="spellStart"/>
            <w:r w:rsidRPr="006F21CE">
              <w:rPr>
                <w:rFonts w:ascii="Arial" w:eastAsia="Times New Roman" w:hAnsi="Arial" w:cs="Arial"/>
                <w:b/>
                <w:lang w:val="es-CO" w:eastAsia="es-CO"/>
              </w:rPr>
              <w:t>Ernest</w:t>
            </w:r>
            <w:proofErr w:type="spellEnd"/>
            <w:r w:rsidRPr="006F21CE">
              <w:rPr>
                <w:rFonts w:ascii="Arial" w:eastAsia="Times New Roman" w:hAnsi="Arial" w:cs="Arial"/>
                <w:b/>
                <w:lang w:val="es-CO" w:eastAsia="es-CO"/>
              </w:rPr>
              <w:t xml:space="preserve"> Rutherford</w:t>
            </w:r>
          </w:p>
          <w:p w14:paraId="425A7C7C" w14:textId="336DF38D" w:rsidR="00BC0A6C" w:rsidRPr="006F21CE" w:rsidRDefault="00BC0A6C" w:rsidP="00E926A9">
            <w:pPr>
              <w:shd w:val="clear" w:color="auto" w:fill="FFFFFF"/>
              <w:spacing w:before="150" w:after="150" w:line="360" w:lineRule="auto"/>
              <w:rPr>
                <w:rFonts w:ascii="Arial" w:eastAsia="Times New Roman" w:hAnsi="Arial" w:cs="Arial"/>
                <w:lang w:val="es-CO" w:eastAsia="es-CO"/>
              </w:rPr>
            </w:pPr>
            <w:r w:rsidRPr="006F21CE">
              <w:rPr>
                <w:rFonts w:ascii="Arial" w:eastAsia="Times New Roman" w:hAnsi="Arial" w:cs="Arial"/>
                <w:lang w:val="es-CO" w:eastAsia="es-CO"/>
              </w:rPr>
              <w:t>En 1911, Rutherford descubrió que el </w:t>
            </w:r>
            <w:r w:rsidRPr="006F21CE">
              <w:rPr>
                <w:rFonts w:ascii="Arial" w:eastAsia="Times New Roman" w:hAnsi="Arial" w:cs="Arial"/>
                <w:b/>
                <w:bCs/>
                <w:lang w:val="es-CO" w:eastAsia="es-CO"/>
              </w:rPr>
              <w:t>átomo </w:t>
            </w:r>
            <w:r w:rsidRPr="006F21CE">
              <w:rPr>
                <w:rFonts w:ascii="Arial" w:eastAsia="Times New Roman" w:hAnsi="Arial" w:cs="Arial"/>
                <w:lang w:val="es-CO" w:eastAsia="es-CO"/>
              </w:rPr>
              <w:t>está constituido por un </w:t>
            </w:r>
            <w:r w:rsidRPr="006F21CE">
              <w:rPr>
                <w:rFonts w:ascii="Arial" w:eastAsia="Times New Roman" w:hAnsi="Arial" w:cs="Arial"/>
                <w:b/>
                <w:bCs/>
                <w:lang w:val="es-CO" w:eastAsia="es-CO"/>
              </w:rPr>
              <w:t>núcleo </w:t>
            </w:r>
            <w:r w:rsidRPr="006F21CE">
              <w:rPr>
                <w:rFonts w:ascii="Arial" w:eastAsia="Times New Roman" w:hAnsi="Arial" w:cs="Arial"/>
                <w:lang w:val="es-CO" w:eastAsia="es-CO"/>
              </w:rPr>
              <w:t>de carga positiva</w:t>
            </w:r>
            <w:r w:rsidR="00106419">
              <w:rPr>
                <w:rFonts w:ascii="Arial" w:eastAsia="Times New Roman" w:hAnsi="Arial" w:cs="Arial"/>
                <w:lang w:val="es-CO" w:eastAsia="es-CO"/>
              </w:rPr>
              <w:t>,</w:t>
            </w:r>
            <w:r w:rsidRPr="006F21CE">
              <w:rPr>
                <w:rFonts w:ascii="Arial" w:eastAsia="Times New Roman" w:hAnsi="Arial" w:cs="Arial"/>
                <w:lang w:val="es-CO" w:eastAsia="es-CO"/>
              </w:rPr>
              <w:t xml:space="preserve"> compuesto por protones</w:t>
            </w:r>
            <w:r w:rsidR="00106419">
              <w:rPr>
                <w:rFonts w:ascii="Arial" w:eastAsia="Times New Roman" w:hAnsi="Arial" w:cs="Arial"/>
                <w:lang w:val="es-CO" w:eastAsia="es-CO"/>
              </w:rPr>
              <w:t>,</w:t>
            </w:r>
            <w:r w:rsidRPr="006F21CE">
              <w:rPr>
                <w:rFonts w:ascii="Arial" w:eastAsia="Times New Roman" w:hAnsi="Arial" w:cs="Arial"/>
                <w:lang w:val="es-CO" w:eastAsia="es-CO"/>
              </w:rPr>
              <w:t xml:space="preserve"> y una </w:t>
            </w:r>
            <w:r w:rsidRPr="006F21CE">
              <w:rPr>
                <w:rFonts w:ascii="Arial" w:eastAsia="Times New Roman" w:hAnsi="Arial" w:cs="Arial"/>
                <w:b/>
                <w:bCs/>
                <w:lang w:val="es-CO" w:eastAsia="es-CO"/>
              </w:rPr>
              <w:t>corteza </w:t>
            </w:r>
            <w:r w:rsidR="00711617" w:rsidRPr="007F65B5">
              <w:rPr>
                <w:rFonts w:ascii="Arial" w:eastAsia="Times New Roman" w:hAnsi="Arial" w:cs="Arial"/>
                <w:bCs/>
                <w:lang w:val="es-CO" w:eastAsia="es-CO"/>
              </w:rPr>
              <w:t>en la que se encuentran los electrones</w:t>
            </w:r>
            <w:r w:rsidR="007F65B5" w:rsidRPr="007F65B5">
              <w:rPr>
                <w:rFonts w:ascii="Arial" w:eastAsia="Times New Roman" w:hAnsi="Arial" w:cs="Arial"/>
                <w:bCs/>
                <w:lang w:val="es-CO" w:eastAsia="es-CO"/>
              </w:rPr>
              <w:t xml:space="preserve"> que soportan la carga negativa</w:t>
            </w:r>
            <w:r w:rsidRPr="007F65B5">
              <w:rPr>
                <w:rFonts w:ascii="Arial" w:eastAsia="Times New Roman" w:hAnsi="Arial" w:cs="Arial"/>
                <w:lang w:val="es-CO" w:eastAsia="es-CO"/>
              </w:rPr>
              <w:t xml:space="preserve">. </w:t>
            </w:r>
            <w:r w:rsidRPr="006F21CE">
              <w:rPr>
                <w:rFonts w:ascii="Arial" w:eastAsia="Times New Roman" w:hAnsi="Arial" w:cs="Arial"/>
                <w:lang w:val="es-CO" w:eastAsia="es-CO"/>
              </w:rPr>
              <w:t>El átomo es </w:t>
            </w:r>
            <w:r w:rsidRPr="006F21CE">
              <w:rPr>
                <w:rFonts w:ascii="Arial" w:eastAsia="Times New Roman" w:hAnsi="Arial" w:cs="Arial"/>
                <w:b/>
                <w:bCs/>
                <w:lang w:val="es-CO" w:eastAsia="es-CO"/>
              </w:rPr>
              <w:t>eléctricamente neutro</w:t>
            </w:r>
            <w:r w:rsidRPr="006F21CE">
              <w:rPr>
                <w:rFonts w:ascii="Arial" w:eastAsia="Times New Roman" w:hAnsi="Arial" w:cs="Arial"/>
                <w:lang w:val="es-CO" w:eastAsia="es-CO"/>
              </w:rPr>
              <w:t>, ya que presenta el mismo número de protones que de electrones. Según Rutherford, los </w:t>
            </w:r>
            <w:r w:rsidRPr="006F21CE">
              <w:rPr>
                <w:rFonts w:ascii="Arial" w:eastAsia="Times New Roman" w:hAnsi="Arial" w:cs="Arial"/>
                <w:b/>
                <w:bCs/>
                <w:lang w:val="es-CO" w:eastAsia="es-CO"/>
              </w:rPr>
              <w:t>electrones </w:t>
            </w:r>
            <w:r w:rsidRPr="006F21CE">
              <w:rPr>
                <w:rFonts w:ascii="Arial" w:eastAsia="Times New Roman" w:hAnsi="Arial" w:cs="Arial"/>
                <w:lang w:val="es-CO" w:eastAsia="es-CO"/>
              </w:rPr>
              <w:t xml:space="preserve">giran alrededor del pequeño y denso núcleo. Además, postuló que la mayor parte de la masa de un átomo se debe a los </w:t>
            </w:r>
            <w:r w:rsidRPr="006F21CE">
              <w:rPr>
                <w:rFonts w:ascii="Arial" w:eastAsia="Times New Roman" w:hAnsi="Arial" w:cs="Arial"/>
                <w:b/>
                <w:bCs/>
                <w:lang w:val="es-CO" w:eastAsia="es-CO"/>
              </w:rPr>
              <w:t>protones </w:t>
            </w:r>
            <w:r w:rsidRPr="006F21CE">
              <w:rPr>
                <w:rFonts w:ascii="Arial" w:eastAsia="Times New Roman" w:hAnsi="Arial" w:cs="Arial"/>
                <w:lang w:val="es-CO" w:eastAsia="es-CO"/>
              </w:rPr>
              <w:t>y a los </w:t>
            </w:r>
            <w:r w:rsidRPr="006F21CE">
              <w:rPr>
                <w:rFonts w:ascii="Arial" w:eastAsia="Times New Roman" w:hAnsi="Arial" w:cs="Arial"/>
                <w:b/>
                <w:bCs/>
                <w:lang w:val="es-CO" w:eastAsia="es-CO"/>
              </w:rPr>
              <w:t>neutrones</w:t>
            </w:r>
            <w:r w:rsidRPr="006F21CE">
              <w:rPr>
                <w:rFonts w:ascii="Arial" w:eastAsia="Times New Roman" w:hAnsi="Arial" w:cs="Arial"/>
                <w:lang w:val="es-CO" w:eastAsia="es-CO"/>
              </w:rPr>
              <w:t>.</w:t>
            </w:r>
          </w:p>
          <w:p w14:paraId="24666D8D" w14:textId="77777777" w:rsidR="00BC0A6C" w:rsidRPr="006F21CE" w:rsidRDefault="00BC0A6C" w:rsidP="00E926A9">
            <w:pPr>
              <w:shd w:val="clear" w:color="auto" w:fill="FFFFFF"/>
              <w:spacing w:before="300" w:after="150" w:line="360" w:lineRule="auto"/>
              <w:rPr>
                <w:rFonts w:ascii="Arial" w:eastAsia="Times New Roman" w:hAnsi="Arial" w:cs="Arial"/>
                <w:b/>
                <w:lang w:val="es-CO" w:eastAsia="es-CO"/>
              </w:rPr>
            </w:pPr>
            <w:r w:rsidRPr="006F21CE">
              <w:rPr>
                <w:rFonts w:ascii="Arial" w:eastAsia="Times New Roman" w:hAnsi="Arial" w:cs="Arial"/>
                <w:b/>
                <w:lang w:val="es-CO" w:eastAsia="es-CO"/>
              </w:rPr>
              <w:t>Niels Bohr</w:t>
            </w:r>
          </w:p>
          <w:p w14:paraId="08857F29" w14:textId="1CE228DE" w:rsidR="00BC0A6C" w:rsidRPr="006F21CE" w:rsidRDefault="00BC0A6C" w:rsidP="00E926A9">
            <w:pPr>
              <w:shd w:val="clear" w:color="auto" w:fill="FFFFFF"/>
              <w:spacing w:before="150" w:after="150" w:line="360" w:lineRule="auto"/>
              <w:rPr>
                <w:rFonts w:ascii="Arial" w:eastAsia="Times New Roman" w:hAnsi="Arial" w:cs="Arial"/>
                <w:lang w:val="es-CO" w:eastAsia="es-CO"/>
              </w:rPr>
            </w:pPr>
            <w:r w:rsidRPr="006F21CE">
              <w:rPr>
                <w:rFonts w:ascii="Arial" w:eastAsia="Times New Roman" w:hAnsi="Arial" w:cs="Arial"/>
                <w:lang w:val="es-CO" w:eastAsia="es-CO"/>
              </w:rPr>
              <w:t>Las contribuciones de este científico danés fueron fundamentales para comprender la estructura del átomo. El </w:t>
            </w:r>
            <w:r w:rsidRPr="006F21CE">
              <w:rPr>
                <w:rFonts w:ascii="Arial" w:eastAsia="Times New Roman" w:hAnsi="Arial" w:cs="Arial"/>
                <w:b/>
                <w:bCs/>
                <w:lang w:val="es-CO" w:eastAsia="es-CO"/>
              </w:rPr>
              <w:t>modelo de Bohr </w:t>
            </w:r>
            <w:r w:rsidRPr="006F21CE">
              <w:rPr>
                <w:rFonts w:ascii="Arial" w:eastAsia="Times New Roman" w:hAnsi="Arial" w:cs="Arial"/>
                <w:lang w:val="es-CO" w:eastAsia="es-CO"/>
              </w:rPr>
              <w:t>fue postulado en 1913</w:t>
            </w:r>
            <w:r w:rsidR="00106419">
              <w:rPr>
                <w:rFonts w:ascii="Arial" w:eastAsia="Times New Roman" w:hAnsi="Arial" w:cs="Arial"/>
                <w:lang w:val="es-CO" w:eastAsia="es-CO"/>
              </w:rPr>
              <w:t>,</w:t>
            </w:r>
            <w:r w:rsidRPr="006F21CE">
              <w:rPr>
                <w:rFonts w:ascii="Arial" w:eastAsia="Times New Roman" w:hAnsi="Arial" w:cs="Arial"/>
                <w:lang w:val="es-CO" w:eastAsia="es-CO"/>
              </w:rPr>
              <w:t xml:space="preserve"> y describe el desplazamiento de los </w:t>
            </w:r>
            <w:r w:rsidRPr="006F21CE">
              <w:rPr>
                <w:rFonts w:ascii="Arial" w:eastAsia="Times New Roman" w:hAnsi="Arial" w:cs="Arial"/>
                <w:b/>
                <w:bCs/>
                <w:lang w:val="es-CO" w:eastAsia="es-CO"/>
              </w:rPr>
              <w:t>electrones </w:t>
            </w:r>
            <w:r w:rsidRPr="006F21CE">
              <w:rPr>
                <w:rFonts w:ascii="Arial" w:eastAsia="Times New Roman" w:hAnsi="Arial" w:cs="Arial"/>
                <w:lang w:val="es-CO" w:eastAsia="es-CO"/>
              </w:rPr>
              <w:t>siguiendo </w:t>
            </w:r>
            <w:r w:rsidRPr="006F21CE">
              <w:rPr>
                <w:rFonts w:ascii="Arial" w:eastAsia="Times New Roman" w:hAnsi="Arial" w:cs="Arial"/>
                <w:b/>
                <w:bCs/>
                <w:lang w:val="es-CO" w:eastAsia="es-CO"/>
              </w:rPr>
              <w:t>órbitas circulares</w:t>
            </w:r>
            <w:r w:rsidRPr="006F21CE">
              <w:rPr>
                <w:rFonts w:ascii="Arial" w:eastAsia="Times New Roman" w:hAnsi="Arial" w:cs="Arial"/>
                <w:lang w:val="es-CO" w:eastAsia="es-CO"/>
              </w:rPr>
              <w:t>. Además, los electrones se organizan en capas, cada una de las cuales presenta un determinado valor de </w:t>
            </w:r>
            <w:r w:rsidRPr="006F21CE">
              <w:rPr>
                <w:rFonts w:ascii="Arial" w:eastAsia="Times New Roman" w:hAnsi="Arial" w:cs="Arial"/>
                <w:b/>
                <w:bCs/>
                <w:lang w:val="es-CO" w:eastAsia="es-CO"/>
              </w:rPr>
              <w:t>energía</w:t>
            </w:r>
            <w:r w:rsidRPr="006F21CE">
              <w:rPr>
                <w:rFonts w:ascii="Arial" w:eastAsia="Times New Roman" w:hAnsi="Arial" w:cs="Arial"/>
                <w:lang w:val="es-CO" w:eastAsia="es-CO"/>
              </w:rPr>
              <w:t xml:space="preserve">: las capas inferiores son de menor energía que las superiores. A partir de este concepto, se introdujo la </w:t>
            </w:r>
            <w:r w:rsidRPr="006F21CE">
              <w:rPr>
                <w:rFonts w:ascii="Arial" w:eastAsia="Times New Roman" w:hAnsi="Arial" w:cs="Arial"/>
                <w:b/>
                <w:bCs/>
                <w:lang w:val="es-CO" w:eastAsia="es-CO"/>
              </w:rPr>
              <w:t>configuración electrónica </w:t>
            </w:r>
            <w:r w:rsidRPr="006F21CE">
              <w:rPr>
                <w:rFonts w:ascii="Arial" w:eastAsia="Times New Roman" w:hAnsi="Arial" w:cs="Arial"/>
                <w:lang w:val="es-CO" w:eastAsia="es-CO"/>
              </w:rPr>
              <w:t>de los átomos:</w:t>
            </w:r>
          </w:p>
          <w:p w14:paraId="046BFF92" w14:textId="77777777" w:rsidR="00BC0A6C" w:rsidRPr="006F21CE" w:rsidRDefault="00BC0A6C" w:rsidP="00E926A9">
            <w:pPr>
              <w:shd w:val="clear" w:color="auto" w:fill="FFFFFF"/>
              <w:spacing w:before="150" w:after="150" w:line="360" w:lineRule="auto"/>
              <w:rPr>
                <w:rFonts w:ascii="Arial" w:eastAsia="Times New Roman" w:hAnsi="Arial" w:cs="Arial"/>
                <w:lang w:val="es-CO" w:eastAsia="es-CO"/>
              </w:rPr>
            </w:pPr>
            <w:r w:rsidRPr="006F21CE">
              <w:rPr>
                <w:rFonts w:ascii="Arial" w:eastAsia="Times New Roman" w:hAnsi="Arial" w:cs="Arial"/>
                <w:lang w:val="es-CO" w:eastAsia="es-CO"/>
              </w:rPr>
              <w:t xml:space="preserve">- </w:t>
            </w:r>
            <w:r w:rsidRPr="006E294E">
              <w:rPr>
                <w:rFonts w:ascii="Arial" w:eastAsia="Times New Roman" w:hAnsi="Arial" w:cs="Arial"/>
                <w:lang w:val="es-CO" w:eastAsia="es-CO"/>
              </w:rPr>
              <w:t>La </w:t>
            </w:r>
            <w:r w:rsidRPr="006E294E">
              <w:rPr>
                <w:rFonts w:ascii="Arial" w:eastAsia="Times New Roman" w:hAnsi="Arial" w:cs="Arial"/>
                <w:b/>
                <w:bCs/>
                <w:lang w:val="es-CO" w:eastAsia="es-CO"/>
              </w:rPr>
              <w:t>primera capa </w:t>
            </w:r>
            <w:r w:rsidRPr="006E294E">
              <w:rPr>
                <w:rFonts w:ascii="Arial" w:eastAsia="Times New Roman" w:hAnsi="Arial" w:cs="Arial"/>
                <w:lang w:val="es-CO" w:eastAsia="es-CO"/>
              </w:rPr>
              <w:t>puede contener </w:t>
            </w:r>
            <w:r w:rsidRPr="006E294E">
              <w:rPr>
                <w:rFonts w:ascii="Arial" w:eastAsia="Times New Roman" w:hAnsi="Arial" w:cs="Arial"/>
                <w:b/>
                <w:bCs/>
                <w:lang w:val="es-CO" w:eastAsia="es-CO"/>
              </w:rPr>
              <w:t>2 electrones</w:t>
            </w:r>
            <w:r w:rsidRPr="006F21CE">
              <w:rPr>
                <w:rFonts w:ascii="Arial" w:eastAsia="Times New Roman" w:hAnsi="Arial" w:cs="Arial"/>
                <w:b/>
                <w:bCs/>
                <w:lang w:val="es-CO" w:eastAsia="es-CO"/>
              </w:rPr>
              <w:t> </w:t>
            </w:r>
            <w:r w:rsidRPr="006F21CE">
              <w:rPr>
                <w:rFonts w:ascii="Arial" w:eastAsia="Times New Roman" w:hAnsi="Arial" w:cs="Arial"/>
                <w:lang w:val="es-CO" w:eastAsia="es-CO"/>
              </w:rPr>
              <w:t>como máximo.</w:t>
            </w:r>
          </w:p>
          <w:p w14:paraId="3E3835F1" w14:textId="3E1A9FEB" w:rsidR="00BC0A6C" w:rsidRPr="006F21CE" w:rsidRDefault="00BC0A6C" w:rsidP="00E926A9">
            <w:pPr>
              <w:shd w:val="clear" w:color="auto" w:fill="FFFFFF"/>
              <w:spacing w:before="150" w:after="150" w:line="360" w:lineRule="auto"/>
              <w:rPr>
                <w:rFonts w:ascii="Arial" w:eastAsia="Times New Roman" w:hAnsi="Arial" w:cs="Arial"/>
                <w:lang w:val="es-CO" w:eastAsia="es-CO"/>
              </w:rPr>
            </w:pPr>
            <w:r w:rsidRPr="006F21CE">
              <w:rPr>
                <w:rFonts w:ascii="Arial" w:eastAsia="Times New Roman" w:hAnsi="Arial" w:cs="Arial"/>
                <w:lang w:val="es-CO" w:eastAsia="es-CO"/>
              </w:rPr>
              <w:t>- La </w:t>
            </w:r>
            <w:r w:rsidRPr="006F21CE">
              <w:rPr>
                <w:rFonts w:ascii="Arial" w:eastAsia="Times New Roman" w:hAnsi="Arial" w:cs="Arial"/>
                <w:b/>
                <w:bCs/>
                <w:lang w:val="es-CO" w:eastAsia="es-CO"/>
              </w:rPr>
              <w:t>segunda capa </w:t>
            </w:r>
            <w:r w:rsidRPr="006F21CE">
              <w:rPr>
                <w:rFonts w:ascii="Arial" w:eastAsia="Times New Roman" w:hAnsi="Arial" w:cs="Arial"/>
                <w:lang w:val="es-CO" w:eastAsia="es-CO"/>
              </w:rPr>
              <w:t>se comienza a llenar cuando la primera está</w:t>
            </w:r>
            <w:r w:rsidR="006E294E">
              <w:rPr>
                <w:rFonts w:ascii="Arial" w:eastAsia="Times New Roman" w:hAnsi="Arial" w:cs="Arial"/>
                <w:lang w:val="es-CO" w:eastAsia="es-CO"/>
              </w:rPr>
              <w:t xml:space="preserve"> completa</w:t>
            </w:r>
            <w:r w:rsidRPr="006F21CE">
              <w:rPr>
                <w:rFonts w:ascii="Arial" w:eastAsia="Times New Roman" w:hAnsi="Arial" w:cs="Arial"/>
                <w:lang w:val="es-CO" w:eastAsia="es-CO"/>
              </w:rPr>
              <w:t>, y puede contener un máximo de </w:t>
            </w:r>
            <w:r w:rsidRPr="006F21CE">
              <w:rPr>
                <w:rFonts w:ascii="Arial" w:eastAsia="Times New Roman" w:hAnsi="Arial" w:cs="Arial"/>
                <w:b/>
                <w:bCs/>
                <w:lang w:val="es-CO" w:eastAsia="es-CO"/>
              </w:rPr>
              <w:t>8 electrones</w:t>
            </w:r>
            <w:r w:rsidRPr="006F21CE">
              <w:rPr>
                <w:rFonts w:ascii="Arial" w:eastAsia="Times New Roman" w:hAnsi="Arial" w:cs="Arial"/>
                <w:lang w:val="es-CO" w:eastAsia="es-CO"/>
              </w:rPr>
              <w:t>.</w:t>
            </w:r>
          </w:p>
          <w:p w14:paraId="0D7A3758" w14:textId="28275B21" w:rsidR="00BC0A6C" w:rsidRPr="006F21CE" w:rsidRDefault="00BC0A6C" w:rsidP="00E926A9">
            <w:pPr>
              <w:shd w:val="clear" w:color="auto" w:fill="FFFFFF"/>
              <w:spacing w:before="150" w:after="150" w:line="360" w:lineRule="auto"/>
              <w:rPr>
                <w:rFonts w:ascii="Arial" w:eastAsia="Times New Roman" w:hAnsi="Arial" w:cs="Arial"/>
                <w:lang w:val="es-CO" w:eastAsia="es-CO"/>
              </w:rPr>
            </w:pPr>
            <w:r w:rsidRPr="006F21CE">
              <w:rPr>
                <w:rFonts w:ascii="Arial" w:eastAsia="Times New Roman" w:hAnsi="Arial" w:cs="Arial"/>
                <w:lang w:val="es-CO" w:eastAsia="es-CO"/>
              </w:rPr>
              <w:t>- La </w:t>
            </w:r>
            <w:r w:rsidRPr="006F21CE">
              <w:rPr>
                <w:rFonts w:ascii="Arial" w:eastAsia="Times New Roman" w:hAnsi="Arial" w:cs="Arial"/>
                <w:b/>
                <w:bCs/>
                <w:lang w:val="es-CO" w:eastAsia="es-CO"/>
              </w:rPr>
              <w:t>tercera capa </w:t>
            </w:r>
            <w:r w:rsidRPr="006F21CE">
              <w:rPr>
                <w:rFonts w:ascii="Arial" w:eastAsia="Times New Roman" w:hAnsi="Arial" w:cs="Arial"/>
                <w:lang w:val="es-CO" w:eastAsia="es-CO"/>
              </w:rPr>
              <w:t xml:space="preserve">se llena </w:t>
            </w:r>
            <w:r w:rsidR="006E294E">
              <w:rPr>
                <w:rFonts w:ascii="Arial" w:eastAsia="Times New Roman" w:hAnsi="Arial" w:cs="Arial"/>
                <w:lang w:val="es-CO" w:eastAsia="es-CO"/>
              </w:rPr>
              <w:t>cuando</w:t>
            </w:r>
            <w:r w:rsidRPr="006F21CE">
              <w:rPr>
                <w:rFonts w:ascii="Arial" w:eastAsia="Times New Roman" w:hAnsi="Arial" w:cs="Arial"/>
                <w:lang w:val="es-CO" w:eastAsia="es-CO"/>
              </w:rPr>
              <w:t xml:space="preserve"> las dos anteriores están</w:t>
            </w:r>
            <w:r w:rsidR="006E294E">
              <w:rPr>
                <w:rFonts w:ascii="Arial" w:eastAsia="Times New Roman" w:hAnsi="Arial" w:cs="Arial"/>
                <w:lang w:val="es-CO" w:eastAsia="es-CO"/>
              </w:rPr>
              <w:t xml:space="preserve"> completas</w:t>
            </w:r>
            <w:r w:rsidRPr="006F21CE">
              <w:rPr>
                <w:rFonts w:ascii="Arial" w:eastAsia="Times New Roman" w:hAnsi="Arial" w:cs="Arial"/>
                <w:lang w:val="es-CO" w:eastAsia="es-CO"/>
              </w:rPr>
              <w:t>, y puede contener un máximo de </w:t>
            </w:r>
            <w:r w:rsidRPr="006F21CE">
              <w:rPr>
                <w:rFonts w:ascii="Arial" w:eastAsia="Times New Roman" w:hAnsi="Arial" w:cs="Arial"/>
                <w:b/>
                <w:bCs/>
                <w:lang w:val="es-CO" w:eastAsia="es-CO"/>
              </w:rPr>
              <w:t>18 electrones</w:t>
            </w:r>
            <w:r w:rsidRPr="006F21CE">
              <w:rPr>
                <w:rFonts w:ascii="Arial" w:eastAsia="Times New Roman" w:hAnsi="Arial" w:cs="Arial"/>
                <w:lang w:val="es-CO" w:eastAsia="es-CO"/>
              </w:rPr>
              <w:t>.</w:t>
            </w:r>
          </w:p>
          <w:p w14:paraId="24A9E7D0" w14:textId="77777777" w:rsidR="00BC0A6C" w:rsidRPr="006F21CE" w:rsidRDefault="00BC0A6C" w:rsidP="00E926A9">
            <w:pPr>
              <w:spacing w:line="360" w:lineRule="auto"/>
              <w:rPr>
                <w:rFonts w:ascii="Arial" w:hAnsi="Arial" w:cs="Arial"/>
              </w:rPr>
            </w:pPr>
          </w:p>
        </w:tc>
      </w:tr>
      <w:tr w:rsidR="00BC0A6C" w:rsidRPr="006F21CE" w14:paraId="5B4BF0E4" w14:textId="77777777" w:rsidTr="00BC0A6C">
        <w:tc>
          <w:tcPr>
            <w:tcW w:w="1602" w:type="dxa"/>
          </w:tcPr>
          <w:p w14:paraId="11DE12B8" w14:textId="77777777" w:rsidR="00BC0A6C" w:rsidRPr="006F21CE" w:rsidRDefault="00BC0A6C" w:rsidP="00E926A9">
            <w:pPr>
              <w:spacing w:line="360" w:lineRule="auto"/>
              <w:jc w:val="both"/>
              <w:rPr>
                <w:rFonts w:ascii="Arial" w:hAnsi="Arial" w:cs="Arial"/>
                <w:b/>
              </w:rPr>
            </w:pPr>
            <w:r w:rsidRPr="006F21CE">
              <w:rPr>
                <w:rFonts w:ascii="Arial" w:hAnsi="Arial" w:cs="Arial"/>
                <w:b/>
              </w:rPr>
              <w:t xml:space="preserve">Título </w:t>
            </w:r>
          </w:p>
        </w:tc>
        <w:tc>
          <w:tcPr>
            <w:tcW w:w="7226" w:type="dxa"/>
          </w:tcPr>
          <w:p w14:paraId="0F80CD2D" w14:textId="77777777" w:rsidR="00BC0A6C" w:rsidRPr="006F21CE" w:rsidRDefault="00BC0A6C" w:rsidP="00E926A9">
            <w:pPr>
              <w:pStyle w:val="Ttulo1"/>
              <w:shd w:val="clear" w:color="auto" w:fill="FFFFFF"/>
              <w:spacing w:before="2" w:after="2" w:line="360" w:lineRule="auto"/>
              <w:outlineLvl w:val="0"/>
              <w:rPr>
                <w:rFonts w:ascii="Arial" w:hAnsi="Arial" w:cs="Arial"/>
                <w:b w:val="0"/>
                <w:sz w:val="24"/>
                <w:szCs w:val="24"/>
              </w:rPr>
            </w:pPr>
            <w:r w:rsidRPr="006F21CE">
              <w:rPr>
                <w:rFonts w:ascii="Arial" w:hAnsi="Arial" w:cs="Arial"/>
                <w:b w:val="0"/>
                <w:sz w:val="24"/>
                <w:szCs w:val="24"/>
              </w:rPr>
              <w:t xml:space="preserve">La historia de los modelos atómicos </w:t>
            </w:r>
          </w:p>
        </w:tc>
      </w:tr>
      <w:tr w:rsidR="00BC0A6C" w:rsidRPr="006F21CE" w14:paraId="692C0A25" w14:textId="77777777" w:rsidTr="00BC0A6C">
        <w:tc>
          <w:tcPr>
            <w:tcW w:w="1602" w:type="dxa"/>
          </w:tcPr>
          <w:p w14:paraId="0B6547DA" w14:textId="77777777" w:rsidR="00BC0A6C" w:rsidRPr="006F21CE" w:rsidRDefault="00BC0A6C" w:rsidP="00E926A9">
            <w:pPr>
              <w:spacing w:line="360" w:lineRule="auto"/>
              <w:jc w:val="both"/>
              <w:rPr>
                <w:rFonts w:ascii="Arial" w:hAnsi="Arial" w:cs="Arial"/>
                <w:b/>
              </w:rPr>
            </w:pPr>
            <w:r w:rsidRPr="006F21CE">
              <w:rPr>
                <w:rFonts w:ascii="Arial" w:hAnsi="Arial" w:cs="Arial"/>
                <w:b/>
              </w:rPr>
              <w:t xml:space="preserve">Descripción </w:t>
            </w:r>
          </w:p>
        </w:tc>
        <w:tc>
          <w:tcPr>
            <w:tcW w:w="7226" w:type="dxa"/>
          </w:tcPr>
          <w:p w14:paraId="478234AF" w14:textId="68DC110B" w:rsidR="00BC0A6C" w:rsidRPr="006F21CE" w:rsidRDefault="00A9620B" w:rsidP="00E926A9">
            <w:pPr>
              <w:pStyle w:val="NormalWeb"/>
              <w:spacing w:before="2" w:after="2" w:line="360" w:lineRule="auto"/>
              <w:rPr>
                <w:rFonts w:ascii="Arial" w:hAnsi="Arial" w:cs="Arial"/>
                <w:sz w:val="24"/>
                <w:szCs w:val="24"/>
              </w:rPr>
            </w:pPr>
            <w:r>
              <w:rPr>
                <w:rFonts w:ascii="Arial" w:hAnsi="Arial" w:cs="Arial"/>
                <w:sz w:val="24"/>
                <w:szCs w:val="24"/>
                <w:shd w:val="clear" w:color="auto" w:fill="FFFFFF"/>
              </w:rPr>
              <w:t>Interactivo que permite profundizar</w:t>
            </w:r>
            <w:r w:rsidR="00BC0A6C" w:rsidRPr="006F21CE">
              <w:rPr>
                <w:rFonts w:ascii="Arial" w:hAnsi="Arial" w:cs="Arial"/>
                <w:sz w:val="24"/>
                <w:szCs w:val="24"/>
                <w:shd w:val="clear" w:color="auto" w:fill="FFFFFF"/>
              </w:rPr>
              <w:t xml:space="preserve"> en la evolución de los modelos ató</w:t>
            </w:r>
            <w:r w:rsidR="00132647">
              <w:rPr>
                <w:rFonts w:ascii="Arial" w:hAnsi="Arial" w:cs="Arial"/>
                <w:sz w:val="24"/>
                <w:szCs w:val="24"/>
                <w:shd w:val="clear" w:color="auto" w:fill="FFFFFF"/>
              </w:rPr>
              <w:t>micos a lo largo de la historia</w:t>
            </w:r>
          </w:p>
        </w:tc>
      </w:tr>
    </w:tbl>
    <w:p w14:paraId="598E0ED9" w14:textId="77777777" w:rsidR="00BC0A6C" w:rsidRPr="006F21CE" w:rsidRDefault="00BC0A6C" w:rsidP="00E926A9">
      <w:pPr>
        <w:tabs>
          <w:tab w:val="right" w:pos="8498"/>
        </w:tabs>
        <w:spacing w:after="0" w:line="360" w:lineRule="auto"/>
        <w:rPr>
          <w:rFonts w:ascii="Arial" w:hAnsi="Arial" w:cs="Arial"/>
          <w:b/>
        </w:rPr>
      </w:pPr>
    </w:p>
    <w:p w14:paraId="39DC79C4" w14:textId="77777777" w:rsidR="00BC0A6C" w:rsidRPr="001105FD" w:rsidRDefault="00BC0A6C" w:rsidP="00E926A9">
      <w:pPr>
        <w:spacing w:after="0" w:line="360" w:lineRule="auto"/>
        <w:rPr>
          <w:rFonts w:ascii="Arial" w:hAnsi="Arial" w:cs="Arial"/>
          <w:color w:val="00B050"/>
          <w:lang w:val="es-CO"/>
        </w:rPr>
      </w:pPr>
      <w:r w:rsidRPr="006F21CE">
        <w:rPr>
          <w:rFonts w:ascii="Arial" w:hAnsi="Arial" w:cs="Arial"/>
          <w:b/>
        </w:rPr>
        <w:t xml:space="preserve"> </w:t>
      </w:r>
      <w:r w:rsidRPr="006F21CE">
        <w:rPr>
          <w:rFonts w:ascii="Arial" w:hAnsi="Arial" w:cs="Arial"/>
          <w:highlight w:val="yellow"/>
        </w:rPr>
        <w:t>[SECCIÓN 2]</w:t>
      </w:r>
      <w:r w:rsidRPr="006F21CE">
        <w:rPr>
          <w:rFonts w:ascii="Arial" w:hAnsi="Arial" w:cs="Arial"/>
        </w:rPr>
        <w:t xml:space="preserve"> </w:t>
      </w:r>
      <w:r w:rsidRPr="006F21CE">
        <w:rPr>
          <w:rFonts w:ascii="Arial" w:hAnsi="Arial" w:cs="Arial"/>
          <w:b/>
        </w:rPr>
        <w:t>2.</w:t>
      </w:r>
      <w:r w:rsidRPr="006F21CE">
        <w:rPr>
          <w:rFonts w:ascii="Arial" w:hAnsi="Arial" w:cs="Arial"/>
          <w:b/>
          <w:lang w:val="es-CO"/>
        </w:rPr>
        <w:t xml:space="preserve">1 El modelo atómico de </w:t>
      </w:r>
      <w:r w:rsidRPr="00E423B8">
        <w:rPr>
          <w:rFonts w:ascii="Arial" w:hAnsi="Arial" w:cs="Arial"/>
          <w:b/>
          <w:lang w:val="es-CO"/>
        </w:rPr>
        <w:t>Demócrito</w:t>
      </w:r>
    </w:p>
    <w:p w14:paraId="5A38335C" w14:textId="77777777" w:rsidR="00BC0A6C" w:rsidRPr="006F21CE" w:rsidRDefault="00BC0A6C" w:rsidP="00E926A9">
      <w:pPr>
        <w:spacing w:after="0" w:line="360" w:lineRule="auto"/>
        <w:rPr>
          <w:rFonts w:ascii="Arial" w:hAnsi="Arial" w:cs="Arial"/>
          <w:lang w:val="es-CO"/>
        </w:rPr>
      </w:pPr>
    </w:p>
    <w:p w14:paraId="3917447D" w14:textId="6A12EEF3" w:rsidR="00BC0A6C" w:rsidRDefault="00BC0A6C" w:rsidP="00E926A9">
      <w:pPr>
        <w:shd w:val="clear" w:color="auto" w:fill="FFFFFF"/>
        <w:spacing w:after="0" w:line="360" w:lineRule="auto"/>
        <w:jc w:val="both"/>
        <w:rPr>
          <w:rFonts w:ascii="Arial" w:eastAsia="Times New Roman" w:hAnsi="Arial" w:cs="Arial"/>
          <w:lang w:val="es-CO" w:eastAsia="es-CO"/>
        </w:rPr>
      </w:pPr>
      <w:r w:rsidRPr="006F21CE">
        <w:rPr>
          <w:rFonts w:ascii="Arial" w:eastAsia="Times New Roman" w:hAnsi="Arial" w:cs="Arial"/>
          <w:lang w:val="es-CO" w:eastAsia="es-CO"/>
        </w:rPr>
        <w:t xml:space="preserve">El filósofo </w:t>
      </w:r>
      <w:r w:rsidRPr="006F21CE">
        <w:rPr>
          <w:rFonts w:ascii="Arial" w:eastAsia="Times New Roman" w:hAnsi="Arial" w:cs="Arial"/>
          <w:b/>
          <w:lang w:val="es-CO" w:eastAsia="es-CO"/>
        </w:rPr>
        <w:t>Demócrito</w:t>
      </w:r>
      <w:r w:rsidRPr="006F21CE">
        <w:rPr>
          <w:rFonts w:ascii="Arial" w:eastAsia="Times New Roman" w:hAnsi="Arial" w:cs="Arial"/>
          <w:lang w:val="es-CO" w:eastAsia="es-CO"/>
        </w:rPr>
        <w:t>, nacido hacia el año 470 a.</w:t>
      </w:r>
      <w:r w:rsidR="006E294E">
        <w:rPr>
          <w:rFonts w:ascii="Arial" w:eastAsia="Times New Roman" w:hAnsi="Arial" w:cs="Arial"/>
          <w:lang w:val="es-CO" w:eastAsia="es-CO"/>
        </w:rPr>
        <w:t xml:space="preserve"> </w:t>
      </w:r>
      <w:r w:rsidRPr="006F21CE">
        <w:rPr>
          <w:rFonts w:ascii="Arial" w:eastAsia="Times New Roman" w:hAnsi="Arial" w:cs="Arial"/>
          <w:lang w:val="es-CO" w:eastAsia="es-CO"/>
        </w:rPr>
        <w:t>C.</w:t>
      </w:r>
      <w:r w:rsidR="00B134F8">
        <w:rPr>
          <w:rFonts w:ascii="Arial" w:eastAsia="Times New Roman" w:hAnsi="Arial" w:cs="Arial"/>
          <w:lang w:val="es-CO" w:eastAsia="es-CO"/>
        </w:rPr>
        <w:t>,</w:t>
      </w:r>
      <w:r w:rsidRPr="006F21CE">
        <w:rPr>
          <w:rFonts w:ascii="Arial" w:eastAsia="Times New Roman" w:hAnsi="Arial" w:cs="Arial"/>
          <w:lang w:val="es-CO" w:eastAsia="es-CO"/>
        </w:rPr>
        <w:t xml:space="preserve"> en la ciudad griega de </w:t>
      </w:r>
      <w:proofErr w:type="spellStart"/>
      <w:r w:rsidRPr="006F21CE">
        <w:rPr>
          <w:rFonts w:ascii="Arial" w:eastAsia="Times New Roman" w:hAnsi="Arial" w:cs="Arial"/>
          <w:lang w:val="es-CO" w:eastAsia="es-CO"/>
        </w:rPr>
        <w:t>Abdera</w:t>
      </w:r>
      <w:proofErr w:type="spellEnd"/>
      <w:r w:rsidRPr="006F21CE">
        <w:rPr>
          <w:rFonts w:ascii="Arial" w:eastAsia="Times New Roman" w:hAnsi="Arial" w:cs="Arial"/>
          <w:lang w:val="es-CO" w:eastAsia="es-CO"/>
        </w:rPr>
        <w:t xml:space="preserve">, se preguntó hasta dónde se podría dividir un trozo de cualquier clase de materia. ¿Se llegaría a un punto en que fuese imposible seguir haciéndolo? Dedujo que ese límite existía y llamó átomo (que en griego significa “sin partes”) a esa partícula mínima. Sin embargo, las ideas de Demócrito fueron rechazadas por sus contemporáneos por absurdas y cayeron en el olvido hasta que fueron retomadas por </w:t>
      </w:r>
      <w:r w:rsidRPr="006F21CE">
        <w:rPr>
          <w:rFonts w:ascii="Arial" w:eastAsia="Times New Roman" w:hAnsi="Arial" w:cs="Arial"/>
          <w:b/>
          <w:lang w:val="es-CO" w:eastAsia="es-CO"/>
        </w:rPr>
        <w:t>John Dalton</w:t>
      </w:r>
      <w:r w:rsidRPr="006F21CE">
        <w:rPr>
          <w:rFonts w:ascii="Arial" w:eastAsia="Times New Roman" w:hAnsi="Arial" w:cs="Arial"/>
          <w:lang w:val="es-CO" w:eastAsia="es-CO"/>
        </w:rPr>
        <w:t>.</w:t>
      </w:r>
    </w:p>
    <w:p w14:paraId="4CAB30BF" w14:textId="77777777" w:rsidR="00BC0A6C" w:rsidRPr="006F21CE" w:rsidRDefault="00BC0A6C" w:rsidP="00E926A9">
      <w:pPr>
        <w:shd w:val="clear" w:color="auto" w:fill="FFFFFF"/>
        <w:spacing w:after="0" w:line="360" w:lineRule="auto"/>
        <w:jc w:val="both"/>
        <w:rPr>
          <w:rFonts w:ascii="Arial" w:eastAsia="Times New Roman" w:hAnsi="Arial" w:cs="Arial"/>
          <w:lang w:val="es-CO" w:eastAsia="es-CO"/>
        </w:rPr>
      </w:pPr>
    </w:p>
    <w:tbl>
      <w:tblPr>
        <w:tblStyle w:val="Tablaconcuadrcula"/>
        <w:tblW w:w="0" w:type="auto"/>
        <w:tblLook w:val="04A0" w:firstRow="1" w:lastRow="0" w:firstColumn="1" w:lastColumn="0" w:noHBand="0" w:noVBand="1"/>
      </w:tblPr>
      <w:tblGrid>
        <w:gridCol w:w="2186"/>
        <w:gridCol w:w="7390"/>
      </w:tblGrid>
      <w:tr w:rsidR="00BC0A6C" w:rsidRPr="006F21CE" w14:paraId="08340DE1" w14:textId="77777777" w:rsidTr="00E4417E">
        <w:tc>
          <w:tcPr>
            <w:tcW w:w="9576" w:type="dxa"/>
            <w:gridSpan w:val="2"/>
            <w:shd w:val="clear" w:color="auto" w:fill="000000" w:themeFill="text1"/>
          </w:tcPr>
          <w:p w14:paraId="5E79F836" w14:textId="77777777" w:rsidR="00BC0A6C" w:rsidRPr="006F21CE" w:rsidRDefault="00BC0A6C" w:rsidP="00E926A9">
            <w:pPr>
              <w:pStyle w:val="Ttulo7"/>
              <w:spacing w:before="2" w:after="2" w:line="360" w:lineRule="auto"/>
              <w:jc w:val="center"/>
              <w:outlineLvl w:val="6"/>
              <w:rPr>
                <w:rFonts w:ascii="Arial" w:hAnsi="Arial" w:cs="Arial"/>
                <w:b/>
                <w:i w:val="0"/>
                <w:color w:val="auto"/>
              </w:rPr>
            </w:pPr>
            <w:r w:rsidRPr="00E4417E">
              <w:rPr>
                <w:rFonts w:ascii="Arial" w:hAnsi="Arial" w:cs="Arial"/>
                <w:b/>
                <w:i w:val="0"/>
                <w:color w:val="auto"/>
              </w:rPr>
              <w:t>Practica: recurso nuevo</w:t>
            </w:r>
          </w:p>
        </w:tc>
      </w:tr>
      <w:tr w:rsidR="00BC0A6C" w:rsidRPr="006F21CE" w14:paraId="309A4EDA" w14:textId="77777777" w:rsidTr="00E4417E">
        <w:tc>
          <w:tcPr>
            <w:tcW w:w="2186" w:type="dxa"/>
          </w:tcPr>
          <w:p w14:paraId="5005378B" w14:textId="77777777" w:rsidR="00BC0A6C" w:rsidRPr="006F21CE" w:rsidRDefault="00BC0A6C" w:rsidP="00E926A9">
            <w:pPr>
              <w:spacing w:before="2" w:after="2" w:line="360" w:lineRule="auto"/>
              <w:rPr>
                <w:rFonts w:ascii="Arial" w:hAnsi="Arial" w:cs="Arial"/>
                <w:b/>
              </w:rPr>
            </w:pPr>
            <w:r w:rsidRPr="006F21CE">
              <w:rPr>
                <w:rFonts w:ascii="Arial" w:hAnsi="Arial" w:cs="Arial"/>
                <w:b/>
              </w:rPr>
              <w:t>Código</w:t>
            </w:r>
          </w:p>
        </w:tc>
        <w:tc>
          <w:tcPr>
            <w:tcW w:w="7390" w:type="dxa"/>
          </w:tcPr>
          <w:p w14:paraId="7330C249" w14:textId="1478CA35" w:rsidR="00BC0A6C" w:rsidRPr="006F21CE" w:rsidRDefault="00BC0A6C" w:rsidP="00E926A9">
            <w:pPr>
              <w:spacing w:before="2" w:after="2" w:line="360" w:lineRule="auto"/>
              <w:rPr>
                <w:rFonts w:ascii="Arial" w:hAnsi="Arial" w:cs="Arial"/>
                <w:b/>
                <w:lang w:val="en-US"/>
              </w:rPr>
            </w:pPr>
            <w:r>
              <w:rPr>
                <w:rFonts w:ascii="Arial" w:hAnsi="Arial" w:cs="Arial"/>
                <w:lang w:val="en-US"/>
              </w:rPr>
              <w:t>CN_06_10_</w:t>
            </w:r>
            <w:r w:rsidRPr="006F21CE">
              <w:rPr>
                <w:rFonts w:ascii="Arial" w:hAnsi="Arial" w:cs="Arial"/>
                <w:lang w:val="en-US"/>
              </w:rPr>
              <w:t>REC</w:t>
            </w:r>
            <w:r w:rsidR="00A9620B">
              <w:rPr>
                <w:rFonts w:ascii="Arial" w:hAnsi="Arial" w:cs="Arial"/>
                <w:lang w:val="en-US"/>
              </w:rPr>
              <w:t>70</w:t>
            </w:r>
          </w:p>
        </w:tc>
      </w:tr>
      <w:tr w:rsidR="00BC0A6C" w:rsidRPr="006F21CE" w14:paraId="7F826D8A" w14:textId="77777777" w:rsidTr="00E4417E">
        <w:tc>
          <w:tcPr>
            <w:tcW w:w="2186" w:type="dxa"/>
          </w:tcPr>
          <w:p w14:paraId="2471E210" w14:textId="77777777" w:rsidR="00BC0A6C" w:rsidRPr="006F21CE" w:rsidRDefault="00BC0A6C" w:rsidP="00E926A9">
            <w:pPr>
              <w:spacing w:before="2" w:after="2" w:line="360" w:lineRule="auto"/>
              <w:rPr>
                <w:rFonts w:ascii="Arial" w:hAnsi="Arial" w:cs="Arial"/>
                <w:b/>
              </w:rPr>
            </w:pPr>
            <w:r w:rsidRPr="006F21CE">
              <w:rPr>
                <w:rFonts w:ascii="Arial" w:hAnsi="Arial" w:cs="Arial"/>
                <w:b/>
              </w:rPr>
              <w:t>Título</w:t>
            </w:r>
          </w:p>
        </w:tc>
        <w:tc>
          <w:tcPr>
            <w:tcW w:w="7390" w:type="dxa"/>
          </w:tcPr>
          <w:p w14:paraId="3FFA46FF" w14:textId="0BE10AF6" w:rsidR="00BC0A6C" w:rsidRPr="00EB1453" w:rsidRDefault="00BC0A6C" w:rsidP="00B134F8">
            <w:pPr>
              <w:spacing w:before="2" w:after="2" w:line="360" w:lineRule="auto"/>
              <w:rPr>
                <w:rFonts w:ascii="Arial" w:hAnsi="Arial" w:cs="Arial"/>
              </w:rPr>
            </w:pPr>
            <w:r w:rsidRPr="00EB1453">
              <w:rPr>
                <w:rFonts w:ascii="Arial" w:hAnsi="Arial" w:cs="Arial"/>
              </w:rPr>
              <w:t xml:space="preserve">El modelo atómico de </w:t>
            </w:r>
            <w:r w:rsidR="00B134F8" w:rsidRPr="00EB1453">
              <w:rPr>
                <w:rFonts w:ascii="Arial" w:hAnsi="Arial" w:cs="Arial"/>
              </w:rPr>
              <w:t>Dem</w:t>
            </w:r>
            <w:r w:rsidR="00B134F8">
              <w:rPr>
                <w:rFonts w:ascii="Arial" w:hAnsi="Arial" w:cs="Arial"/>
              </w:rPr>
              <w:t>ó</w:t>
            </w:r>
            <w:r w:rsidR="00B134F8" w:rsidRPr="00EB1453">
              <w:rPr>
                <w:rFonts w:ascii="Arial" w:hAnsi="Arial" w:cs="Arial"/>
              </w:rPr>
              <w:t>crito</w:t>
            </w:r>
            <w:r w:rsidR="00B134F8">
              <w:rPr>
                <w:rFonts w:ascii="Arial" w:hAnsi="Arial" w:cs="Arial"/>
              </w:rPr>
              <w:t xml:space="preserve"> </w:t>
            </w:r>
          </w:p>
        </w:tc>
      </w:tr>
      <w:tr w:rsidR="00BC0A6C" w:rsidRPr="006F21CE" w14:paraId="53B83628" w14:textId="77777777" w:rsidTr="00E4417E">
        <w:tc>
          <w:tcPr>
            <w:tcW w:w="2186" w:type="dxa"/>
          </w:tcPr>
          <w:p w14:paraId="49B13D38" w14:textId="77777777" w:rsidR="00BC0A6C" w:rsidRPr="006F21CE" w:rsidRDefault="00BC0A6C" w:rsidP="00E926A9">
            <w:pPr>
              <w:spacing w:before="2" w:after="2" w:line="360" w:lineRule="auto"/>
              <w:rPr>
                <w:rFonts w:ascii="Arial" w:hAnsi="Arial" w:cs="Arial"/>
                <w:b/>
              </w:rPr>
            </w:pPr>
            <w:r w:rsidRPr="006F21CE">
              <w:rPr>
                <w:rFonts w:ascii="Arial" w:hAnsi="Arial" w:cs="Arial"/>
                <w:b/>
              </w:rPr>
              <w:t>Descripción</w:t>
            </w:r>
          </w:p>
        </w:tc>
        <w:tc>
          <w:tcPr>
            <w:tcW w:w="7390" w:type="dxa"/>
          </w:tcPr>
          <w:p w14:paraId="2F867160" w14:textId="536E444D" w:rsidR="00BC0A6C" w:rsidRPr="00EB1453" w:rsidRDefault="00BC0A6C" w:rsidP="00B134F8">
            <w:pPr>
              <w:spacing w:before="2" w:after="2" w:line="360" w:lineRule="auto"/>
              <w:rPr>
                <w:rFonts w:ascii="Arial" w:hAnsi="Arial" w:cs="Arial"/>
              </w:rPr>
            </w:pPr>
            <w:r w:rsidRPr="00EB1453">
              <w:rPr>
                <w:rFonts w:ascii="Arial" w:hAnsi="Arial" w:cs="Arial"/>
              </w:rPr>
              <w:t xml:space="preserve">Actividad que permite afianzar conceptos del modelo atómico de </w:t>
            </w:r>
            <w:r w:rsidR="00B134F8" w:rsidRPr="00EB1453">
              <w:rPr>
                <w:rFonts w:ascii="Arial" w:hAnsi="Arial" w:cs="Arial"/>
              </w:rPr>
              <w:t>Dem</w:t>
            </w:r>
            <w:r w:rsidR="00B134F8">
              <w:rPr>
                <w:rFonts w:ascii="Arial" w:hAnsi="Arial" w:cs="Arial"/>
              </w:rPr>
              <w:t>ó</w:t>
            </w:r>
            <w:r w:rsidR="00B134F8" w:rsidRPr="00EB1453">
              <w:rPr>
                <w:rFonts w:ascii="Arial" w:hAnsi="Arial" w:cs="Arial"/>
              </w:rPr>
              <w:t xml:space="preserve">crito </w:t>
            </w:r>
          </w:p>
        </w:tc>
      </w:tr>
    </w:tbl>
    <w:p w14:paraId="5D0284E8" w14:textId="77777777" w:rsidR="00BC0A6C" w:rsidRDefault="00BC0A6C" w:rsidP="00E926A9">
      <w:pPr>
        <w:spacing w:after="0" w:line="360" w:lineRule="auto"/>
        <w:rPr>
          <w:rFonts w:ascii="Times" w:hAnsi="Times"/>
        </w:rPr>
      </w:pPr>
    </w:p>
    <w:p w14:paraId="763A60FD" w14:textId="77777777" w:rsidR="00BC0A6C" w:rsidRPr="006F21CE" w:rsidRDefault="00BC0A6C" w:rsidP="00E926A9">
      <w:pPr>
        <w:spacing w:after="0" w:line="360" w:lineRule="auto"/>
        <w:rPr>
          <w:rFonts w:ascii="Times" w:hAnsi="Times"/>
          <w:lang w:val="es-CO"/>
        </w:rPr>
      </w:pPr>
    </w:p>
    <w:p w14:paraId="38A7C28C" w14:textId="77777777" w:rsidR="00BC0A6C" w:rsidRPr="006F21CE" w:rsidRDefault="00BC0A6C" w:rsidP="00E926A9">
      <w:pPr>
        <w:spacing w:after="0" w:line="360" w:lineRule="auto"/>
        <w:rPr>
          <w:rFonts w:ascii="Arial" w:hAnsi="Arial" w:cs="Arial"/>
          <w:lang w:val="es-CO"/>
        </w:rPr>
      </w:pPr>
      <w:r w:rsidRPr="006F21CE">
        <w:rPr>
          <w:rFonts w:ascii="Arial" w:hAnsi="Arial" w:cs="Arial"/>
          <w:highlight w:val="yellow"/>
        </w:rPr>
        <w:t>[SECCIÓN 2]</w:t>
      </w:r>
      <w:r w:rsidRPr="006F21CE">
        <w:rPr>
          <w:rFonts w:ascii="Arial" w:hAnsi="Arial" w:cs="Arial"/>
        </w:rPr>
        <w:t xml:space="preserve"> </w:t>
      </w:r>
      <w:r w:rsidRPr="006F21CE">
        <w:rPr>
          <w:rFonts w:ascii="Arial" w:hAnsi="Arial" w:cs="Arial"/>
          <w:b/>
        </w:rPr>
        <w:t>2.</w:t>
      </w:r>
      <w:r w:rsidRPr="006F21CE">
        <w:rPr>
          <w:rFonts w:ascii="Arial" w:hAnsi="Arial" w:cs="Arial"/>
          <w:b/>
          <w:lang w:val="es-CO"/>
        </w:rPr>
        <w:t>2 El modelo atómico de Dalton</w:t>
      </w:r>
    </w:p>
    <w:p w14:paraId="16DF396C" w14:textId="77777777" w:rsidR="00BC0A6C" w:rsidRPr="006F21CE" w:rsidRDefault="00BC0A6C" w:rsidP="00E926A9">
      <w:pPr>
        <w:spacing w:after="0" w:line="360" w:lineRule="auto"/>
        <w:rPr>
          <w:rFonts w:ascii="Times" w:hAnsi="Times"/>
          <w:lang w:val="es-CO"/>
        </w:rPr>
      </w:pPr>
    </w:p>
    <w:p w14:paraId="0CAA9F6E" w14:textId="73AAC6AA" w:rsidR="00BC0A6C" w:rsidRPr="006F21CE" w:rsidRDefault="00BC0A6C" w:rsidP="00E926A9">
      <w:pPr>
        <w:shd w:val="clear" w:color="auto" w:fill="FFFFFF"/>
        <w:spacing w:after="0" w:line="360" w:lineRule="auto"/>
        <w:rPr>
          <w:rFonts w:ascii="Arial" w:eastAsia="Times New Roman" w:hAnsi="Arial" w:cs="Arial"/>
          <w:lang w:val="es-CO" w:eastAsia="es-CO"/>
        </w:rPr>
      </w:pPr>
      <w:r w:rsidRPr="006F21CE">
        <w:rPr>
          <w:rFonts w:ascii="Arial" w:eastAsia="Times New Roman" w:hAnsi="Arial" w:cs="Arial"/>
          <w:sz w:val="21"/>
          <w:szCs w:val="21"/>
          <w:lang w:val="es-CO" w:eastAsia="es-CO"/>
        </w:rPr>
        <w:t xml:space="preserve">El </w:t>
      </w:r>
      <w:r w:rsidRPr="006F21CE">
        <w:rPr>
          <w:rFonts w:ascii="Arial" w:eastAsia="Times New Roman" w:hAnsi="Arial" w:cs="Arial"/>
          <w:lang w:val="es-CO" w:eastAsia="es-CO"/>
        </w:rPr>
        <w:t xml:space="preserve">químico y físico inglés </w:t>
      </w:r>
      <w:r w:rsidRPr="006F21CE">
        <w:rPr>
          <w:rFonts w:ascii="Arial" w:eastAsia="Times New Roman" w:hAnsi="Arial" w:cs="Arial"/>
          <w:b/>
          <w:lang w:val="es-CO" w:eastAsia="es-CO"/>
        </w:rPr>
        <w:t>John Dalton</w:t>
      </w:r>
      <w:r w:rsidRPr="006F21CE">
        <w:rPr>
          <w:rFonts w:ascii="Arial" w:eastAsia="Times New Roman" w:hAnsi="Arial" w:cs="Arial"/>
          <w:lang w:val="es-CO" w:eastAsia="es-CO"/>
        </w:rPr>
        <w:t xml:space="preserve"> (1766-1844)</w:t>
      </w:r>
      <w:r w:rsidR="00B134F8">
        <w:rPr>
          <w:rFonts w:ascii="Arial" w:eastAsia="Times New Roman" w:hAnsi="Arial" w:cs="Arial"/>
          <w:lang w:val="es-CO" w:eastAsia="es-CO"/>
        </w:rPr>
        <w:t>,</w:t>
      </w:r>
      <w:r w:rsidRPr="006F21CE">
        <w:rPr>
          <w:rFonts w:ascii="Arial" w:eastAsia="Times New Roman" w:hAnsi="Arial" w:cs="Arial"/>
          <w:lang w:val="es-CO" w:eastAsia="es-CO"/>
        </w:rPr>
        <w:t xml:space="preserve"> conocía las ideas de Demócrito y las aplicó a la interpretación de las leyes conocidas hasta entonces. Los principales postulados de su teoría atómica son los siguientes:</w:t>
      </w:r>
    </w:p>
    <w:p w14:paraId="08B30579" w14:textId="77777777" w:rsidR="00BC0A6C" w:rsidRPr="006F21CE" w:rsidRDefault="00BC0A6C" w:rsidP="00E926A9">
      <w:pPr>
        <w:shd w:val="clear" w:color="auto" w:fill="FFFFFF"/>
        <w:spacing w:after="0" w:line="360" w:lineRule="auto"/>
        <w:rPr>
          <w:rFonts w:ascii="Arial" w:eastAsia="Times New Roman" w:hAnsi="Arial" w:cs="Arial"/>
          <w:lang w:val="es-CO" w:eastAsia="es-CO"/>
        </w:rPr>
      </w:pPr>
    </w:p>
    <w:p w14:paraId="56E5A382" w14:textId="77777777" w:rsidR="00BC0A6C" w:rsidRPr="006F21CE" w:rsidRDefault="00BC0A6C" w:rsidP="00E926A9">
      <w:pPr>
        <w:numPr>
          <w:ilvl w:val="0"/>
          <w:numId w:val="12"/>
        </w:numPr>
        <w:shd w:val="clear" w:color="auto" w:fill="FFFFFF"/>
        <w:spacing w:after="0" w:line="360" w:lineRule="auto"/>
        <w:ind w:left="300"/>
        <w:rPr>
          <w:rFonts w:ascii="Arial" w:eastAsia="Times New Roman" w:hAnsi="Arial" w:cs="Arial"/>
          <w:lang w:val="es-CO" w:eastAsia="es-CO"/>
        </w:rPr>
      </w:pPr>
      <w:r w:rsidRPr="006F21CE">
        <w:rPr>
          <w:rFonts w:ascii="Arial" w:eastAsia="Times New Roman" w:hAnsi="Arial" w:cs="Arial"/>
          <w:lang w:val="es-CO" w:eastAsia="es-CO"/>
        </w:rPr>
        <w:t>La materia está formada por unidades indivisibles llamadas átomos.</w:t>
      </w:r>
    </w:p>
    <w:p w14:paraId="42BEA70A" w14:textId="77777777" w:rsidR="00BC0A6C" w:rsidRPr="006F21CE" w:rsidRDefault="00BC0A6C" w:rsidP="00E926A9">
      <w:pPr>
        <w:numPr>
          <w:ilvl w:val="0"/>
          <w:numId w:val="12"/>
        </w:numPr>
        <w:shd w:val="clear" w:color="auto" w:fill="FFFFFF"/>
        <w:spacing w:after="0" w:line="360" w:lineRule="auto"/>
        <w:ind w:left="300"/>
        <w:rPr>
          <w:rFonts w:ascii="Arial" w:eastAsia="Times New Roman" w:hAnsi="Arial" w:cs="Arial"/>
          <w:lang w:val="es-CO" w:eastAsia="es-CO"/>
        </w:rPr>
      </w:pPr>
      <w:r w:rsidRPr="006F21CE">
        <w:rPr>
          <w:rFonts w:ascii="Arial" w:eastAsia="Times New Roman" w:hAnsi="Arial" w:cs="Arial"/>
          <w:lang w:val="es-CO" w:eastAsia="es-CO"/>
        </w:rPr>
        <w:t>Hay distintas clases de átomos que se distinguen por su masa y sus propiedades. Todos los átomos de un elemento son iguales entre sí.</w:t>
      </w:r>
    </w:p>
    <w:p w14:paraId="271B0B4B" w14:textId="77777777" w:rsidR="00BC0A6C" w:rsidRPr="006F21CE" w:rsidRDefault="00BC0A6C" w:rsidP="00E926A9">
      <w:pPr>
        <w:numPr>
          <w:ilvl w:val="0"/>
          <w:numId w:val="12"/>
        </w:numPr>
        <w:shd w:val="clear" w:color="auto" w:fill="FFFFFF"/>
        <w:spacing w:after="0" w:line="360" w:lineRule="auto"/>
        <w:ind w:left="300"/>
        <w:rPr>
          <w:rFonts w:ascii="Arial" w:eastAsia="Times New Roman" w:hAnsi="Arial" w:cs="Arial"/>
          <w:lang w:val="es-CO" w:eastAsia="es-CO"/>
        </w:rPr>
      </w:pPr>
      <w:r w:rsidRPr="006F21CE">
        <w:rPr>
          <w:rFonts w:ascii="Arial" w:eastAsia="Times New Roman" w:hAnsi="Arial" w:cs="Arial"/>
          <w:lang w:val="es-CO" w:eastAsia="es-CO"/>
        </w:rPr>
        <w:t>Los compuestos se forman por la combinación de átomos en proporciones fijas y sencillas (uno con uno, dos con uno, etc.).</w:t>
      </w:r>
    </w:p>
    <w:p w14:paraId="538CFBDC" w14:textId="79946376" w:rsidR="00BC0A6C" w:rsidRPr="006F21CE" w:rsidRDefault="00BC0A6C" w:rsidP="00E926A9">
      <w:pPr>
        <w:numPr>
          <w:ilvl w:val="0"/>
          <w:numId w:val="12"/>
        </w:numPr>
        <w:shd w:val="clear" w:color="auto" w:fill="FFFFFF"/>
        <w:spacing w:after="0" w:line="360" w:lineRule="auto"/>
        <w:ind w:left="300"/>
        <w:rPr>
          <w:rFonts w:ascii="Arial" w:eastAsia="Times New Roman" w:hAnsi="Arial" w:cs="Arial"/>
          <w:lang w:val="es-CO" w:eastAsia="es-CO"/>
        </w:rPr>
      </w:pPr>
      <w:r w:rsidRPr="006F21CE">
        <w:rPr>
          <w:rFonts w:ascii="Arial" w:eastAsia="Times New Roman" w:hAnsi="Arial" w:cs="Arial"/>
          <w:lang w:val="es-CO" w:eastAsia="es-CO"/>
        </w:rPr>
        <w:t>En las reacciones químicas</w:t>
      </w:r>
      <w:r w:rsidR="00B134F8">
        <w:rPr>
          <w:rFonts w:ascii="Arial" w:eastAsia="Times New Roman" w:hAnsi="Arial" w:cs="Arial"/>
          <w:lang w:val="es-CO" w:eastAsia="es-CO"/>
        </w:rPr>
        <w:t>,</w:t>
      </w:r>
      <w:r w:rsidRPr="006F21CE">
        <w:rPr>
          <w:rFonts w:ascii="Arial" w:eastAsia="Times New Roman" w:hAnsi="Arial" w:cs="Arial"/>
          <w:lang w:val="es-CO" w:eastAsia="es-CO"/>
        </w:rPr>
        <w:t xml:space="preserve"> los átomos se intercambian de una sustancia a otra pero no desaparecen ni se crean de la nada.</w:t>
      </w:r>
    </w:p>
    <w:p w14:paraId="62A708ED" w14:textId="77777777" w:rsidR="00BC0A6C" w:rsidRPr="006F21CE" w:rsidRDefault="00BC0A6C" w:rsidP="00E926A9">
      <w:pPr>
        <w:shd w:val="clear" w:color="auto" w:fill="FFFFFF"/>
        <w:spacing w:after="0" w:line="360" w:lineRule="auto"/>
        <w:rPr>
          <w:rFonts w:ascii="Arial" w:hAnsi="Arial" w:cs="Arial"/>
          <w:b/>
          <w:sz w:val="21"/>
          <w:szCs w:val="21"/>
          <w:lang w:val="es-CO"/>
        </w:rPr>
      </w:pPr>
    </w:p>
    <w:tbl>
      <w:tblPr>
        <w:tblStyle w:val="Tablaconcuadrcula1"/>
        <w:tblW w:w="0" w:type="auto"/>
        <w:tblLook w:val="04A0" w:firstRow="1" w:lastRow="0" w:firstColumn="1" w:lastColumn="0" w:noHBand="0" w:noVBand="1"/>
      </w:tblPr>
      <w:tblGrid>
        <w:gridCol w:w="2689"/>
        <w:gridCol w:w="6139"/>
      </w:tblGrid>
      <w:tr w:rsidR="00BC0A6C" w:rsidRPr="006F21CE" w14:paraId="6AFC330F" w14:textId="77777777" w:rsidTr="00BC0A6C">
        <w:tc>
          <w:tcPr>
            <w:tcW w:w="8828" w:type="dxa"/>
            <w:gridSpan w:val="2"/>
            <w:shd w:val="clear" w:color="auto" w:fill="0D0D0D" w:themeFill="text1" w:themeFillTint="F2"/>
          </w:tcPr>
          <w:p w14:paraId="3D0E5C6A" w14:textId="77777777" w:rsidR="00BC0A6C" w:rsidRPr="006F21CE" w:rsidRDefault="00BC0A6C" w:rsidP="00E926A9">
            <w:pPr>
              <w:spacing w:line="360" w:lineRule="auto"/>
              <w:jc w:val="center"/>
              <w:rPr>
                <w:rFonts w:ascii="Arial" w:hAnsi="Arial" w:cs="Arial"/>
                <w:b/>
              </w:rPr>
            </w:pPr>
            <w:r w:rsidRPr="006F21CE">
              <w:rPr>
                <w:rFonts w:ascii="Arial" w:hAnsi="Arial" w:cs="Arial"/>
                <w:b/>
              </w:rPr>
              <w:t xml:space="preserve">Imagen (fotografía, gráfica o ilustración) </w:t>
            </w:r>
          </w:p>
        </w:tc>
      </w:tr>
      <w:tr w:rsidR="00BC0A6C" w:rsidRPr="006F21CE" w14:paraId="319E3A35" w14:textId="77777777" w:rsidTr="00BC0A6C">
        <w:tc>
          <w:tcPr>
            <w:tcW w:w="2689" w:type="dxa"/>
          </w:tcPr>
          <w:p w14:paraId="683FBD82" w14:textId="77777777" w:rsidR="00BC0A6C" w:rsidRPr="006F21CE" w:rsidRDefault="00BC0A6C" w:rsidP="00E926A9">
            <w:pPr>
              <w:spacing w:line="360" w:lineRule="auto"/>
              <w:rPr>
                <w:rFonts w:ascii="Arial" w:hAnsi="Arial" w:cs="Arial"/>
                <w:b/>
              </w:rPr>
            </w:pPr>
            <w:r w:rsidRPr="006F21CE">
              <w:rPr>
                <w:rFonts w:ascii="Arial" w:hAnsi="Arial" w:cs="Arial"/>
                <w:b/>
              </w:rPr>
              <w:t>Código</w:t>
            </w:r>
          </w:p>
        </w:tc>
        <w:tc>
          <w:tcPr>
            <w:tcW w:w="6139" w:type="dxa"/>
          </w:tcPr>
          <w:p w14:paraId="70561631" w14:textId="77777777" w:rsidR="00BC0A6C" w:rsidRPr="006F21CE" w:rsidRDefault="00BC0A6C" w:rsidP="00E926A9">
            <w:pPr>
              <w:tabs>
                <w:tab w:val="left" w:pos="2376"/>
              </w:tabs>
              <w:spacing w:line="360" w:lineRule="auto"/>
              <w:rPr>
                <w:rFonts w:ascii="Arial" w:hAnsi="Arial" w:cs="Arial"/>
                <w:b/>
              </w:rPr>
            </w:pPr>
            <w:r w:rsidRPr="006F21CE">
              <w:rPr>
                <w:rFonts w:ascii="Arial" w:hAnsi="Arial" w:cs="Arial"/>
              </w:rPr>
              <w:t>CN_06_10_IMG02</w:t>
            </w:r>
            <w:r w:rsidRPr="006F21CE">
              <w:rPr>
                <w:rFonts w:ascii="Arial" w:hAnsi="Arial" w:cs="Arial"/>
              </w:rPr>
              <w:tab/>
            </w:r>
          </w:p>
        </w:tc>
      </w:tr>
      <w:tr w:rsidR="00BC0A6C" w:rsidRPr="006F21CE" w14:paraId="28B07665" w14:textId="77777777" w:rsidTr="00BC0A6C">
        <w:tc>
          <w:tcPr>
            <w:tcW w:w="2689" w:type="dxa"/>
          </w:tcPr>
          <w:p w14:paraId="1E2BC604" w14:textId="77777777" w:rsidR="00BC0A6C" w:rsidRPr="006F21CE" w:rsidRDefault="00BC0A6C" w:rsidP="00E926A9">
            <w:pPr>
              <w:spacing w:line="360" w:lineRule="auto"/>
              <w:rPr>
                <w:rFonts w:ascii="Arial" w:hAnsi="Arial" w:cs="Arial"/>
              </w:rPr>
            </w:pPr>
            <w:r w:rsidRPr="006F21CE">
              <w:rPr>
                <w:rFonts w:ascii="Arial" w:hAnsi="Arial" w:cs="Arial"/>
                <w:b/>
              </w:rPr>
              <w:t>Descripción</w:t>
            </w:r>
          </w:p>
        </w:tc>
        <w:tc>
          <w:tcPr>
            <w:tcW w:w="6139" w:type="dxa"/>
          </w:tcPr>
          <w:p w14:paraId="10585B3A" w14:textId="483F1C02" w:rsidR="00BC0A6C" w:rsidRPr="006F21CE" w:rsidRDefault="00B134F8" w:rsidP="00E926A9">
            <w:pPr>
              <w:spacing w:line="360" w:lineRule="auto"/>
              <w:rPr>
                <w:rFonts w:ascii="Arial" w:hAnsi="Arial" w:cs="Arial"/>
              </w:rPr>
            </w:pPr>
            <w:r>
              <w:rPr>
                <w:rFonts w:ascii="Arial" w:hAnsi="Arial" w:cs="Arial"/>
              </w:rPr>
              <w:t xml:space="preserve">El modelo </w:t>
            </w:r>
            <w:r w:rsidR="00BC0A6C">
              <w:rPr>
                <w:rFonts w:ascii="Arial" w:hAnsi="Arial" w:cs="Arial"/>
              </w:rPr>
              <w:t>atómico de Dalton</w:t>
            </w:r>
            <w:r w:rsidR="008079E8">
              <w:rPr>
                <w:rFonts w:ascii="Arial" w:hAnsi="Arial" w:cs="Arial"/>
              </w:rPr>
              <w:t xml:space="preserve"> </w:t>
            </w:r>
          </w:p>
        </w:tc>
      </w:tr>
      <w:tr w:rsidR="00BC0A6C" w:rsidRPr="006F21CE" w14:paraId="7A65870A" w14:textId="77777777" w:rsidTr="00BC0A6C">
        <w:tc>
          <w:tcPr>
            <w:tcW w:w="2689" w:type="dxa"/>
          </w:tcPr>
          <w:p w14:paraId="14BACE9F" w14:textId="77777777" w:rsidR="00BC0A6C" w:rsidRDefault="00BC0A6C" w:rsidP="00E926A9">
            <w:pPr>
              <w:spacing w:line="360" w:lineRule="auto"/>
              <w:rPr>
                <w:rFonts w:ascii="Arial" w:hAnsi="Arial" w:cs="Arial"/>
                <w:b/>
              </w:rPr>
            </w:pPr>
            <w:r w:rsidRPr="006F21CE">
              <w:rPr>
                <w:rFonts w:ascii="Arial" w:hAnsi="Arial" w:cs="Arial"/>
                <w:b/>
              </w:rPr>
              <w:t xml:space="preserve">Código </w:t>
            </w:r>
            <w:proofErr w:type="spellStart"/>
            <w:r w:rsidRPr="006F21CE">
              <w:rPr>
                <w:rFonts w:ascii="Arial" w:hAnsi="Arial" w:cs="Arial"/>
                <w:b/>
              </w:rPr>
              <w:t>Shutterstock</w:t>
            </w:r>
            <w:proofErr w:type="spellEnd"/>
            <w:r w:rsidRPr="006F21CE">
              <w:rPr>
                <w:rFonts w:ascii="Arial" w:hAnsi="Arial" w:cs="Arial"/>
                <w:b/>
              </w:rPr>
              <w:t xml:space="preserve"> (o URL o la ruta en </w:t>
            </w:r>
            <w:proofErr w:type="spellStart"/>
            <w:r w:rsidRPr="006F21CE">
              <w:rPr>
                <w:rFonts w:ascii="Arial" w:hAnsi="Arial" w:cs="Arial"/>
                <w:b/>
              </w:rPr>
              <w:t>AulaPlaneta</w:t>
            </w:r>
            <w:proofErr w:type="spellEnd"/>
            <w:r w:rsidRPr="006F21CE">
              <w:rPr>
                <w:rFonts w:ascii="Arial" w:hAnsi="Arial" w:cs="Arial"/>
                <w:b/>
              </w:rPr>
              <w:t>)</w:t>
            </w:r>
          </w:p>
          <w:p w14:paraId="5D9559A4" w14:textId="77777777" w:rsidR="00BC0A6C" w:rsidRPr="00711617" w:rsidRDefault="00BC0A6C" w:rsidP="00E926A9">
            <w:pPr>
              <w:spacing w:line="360" w:lineRule="auto"/>
              <w:rPr>
                <w:rFonts w:ascii="Arial" w:hAnsi="Arial" w:cs="Arial"/>
                <w:color w:val="00B050"/>
              </w:rPr>
            </w:pPr>
          </w:p>
        </w:tc>
        <w:tc>
          <w:tcPr>
            <w:tcW w:w="6139" w:type="dxa"/>
          </w:tcPr>
          <w:p w14:paraId="459CC50A" w14:textId="77777777" w:rsidR="00BC0A6C" w:rsidRDefault="0039612F" w:rsidP="00E926A9">
            <w:pPr>
              <w:spacing w:line="360" w:lineRule="auto"/>
              <w:rPr>
                <w:noProof/>
                <w:lang w:val="es-CO" w:eastAsia="es-CO"/>
              </w:rPr>
            </w:pPr>
            <w:r>
              <w:rPr>
                <w:noProof/>
                <w:lang w:val="es-CO" w:eastAsia="es-CO"/>
              </w:rPr>
              <w:t>Por favor hacer una ilustracion similar</w:t>
            </w:r>
          </w:p>
          <w:p w14:paraId="2A3FF005" w14:textId="77777777" w:rsidR="0039612F" w:rsidRDefault="0039612F" w:rsidP="00E926A9">
            <w:pPr>
              <w:spacing w:line="360" w:lineRule="auto"/>
              <w:rPr>
                <w:rFonts w:ascii="Arial" w:hAnsi="Arial" w:cs="Arial"/>
              </w:rPr>
            </w:pPr>
          </w:p>
          <w:p w14:paraId="71E7AC0E" w14:textId="77777777" w:rsidR="0039612F" w:rsidRDefault="0039612F" w:rsidP="00E926A9">
            <w:pPr>
              <w:spacing w:line="360" w:lineRule="auto"/>
              <w:rPr>
                <w:rFonts w:ascii="Arial" w:hAnsi="Arial" w:cs="Arial"/>
              </w:rPr>
            </w:pPr>
          </w:p>
          <w:p w14:paraId="5FC096C9" w14:textId="77777777" w:rsidR="0039612F" w:rsidRPr="006F21CE" w:rsidRDefault="0039612F" w:rsidP="00E926A9">
            <w:pPr>
              <w:spacing w:line="360" w:lineRule="auto"/>
              <w:rPr>
                <w:rFonts w:ascii="Arial" w:hAnsi="Arial" w:cs="Arial"/>
              </w:rPr>
            </w:pPr>
            <w:r>
              <w:rPr>
                <w:noProof/>
                <w:lang w:val="es-ES" w:eastAsia="es-ES"/>
              </w:rPr>
              <w:drawing>
                <wp:inline distT="0" distB="0" distL="0" distR="0" wp14:anchorId="13F51B27" wp14:editId="3D1F613D">
                  <wp:extent cx="3460090" cy="1005840"/>
                  <wp:effectExtent l="0" t="0" r="7620" b="3810"/>
                  <wp:docPr id="2" name="Imagen 2" descr="http://portalacademico.cch.unam.mx/materiales/al/cont/exp/qui/qui1/u2/mod_atomicos/img/xq1u2oa10i12.jpg.pagespeed.ic.wSiPR5m1h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ortalacademico.cch.unam.mx/materiales/al/cont/exp/qui/qui1/u2/mod_atomicos/img/xq1u2oa10i12.jpg.pagespeed.ic.wSiPR5m1h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9261" cy="1020134"/>
                          </a:xfrm>
                          <a:prstGeom prst="rect">
                            <a:avLst/>
                          </a:prstGeom>
                          <a:noFill/>
                          <a:ln>
                            <a:noFill/>
                          </a:ln>
                        </pic:spPr>
                      </pic:pic>
                    </a:graphicData>
                  </a:graphic>
                </wp:inline>
              </w:drawing>
            </w:r>
          </w:p>
        </w:tc>
      </w:tr>
      <w:tr w:rsidR="00BC0A6C" w:rsidRPr="006F21CE" w14:paraId="0EC1D970" w14:textId="77777777" w:rsidTr="00BC0A6C">
        <w:tc>
          <w:tcPr>
            <w:tcW w:w="2689" w:type="dxa"/>
          </w:tcPr>
          <w:p w14:paraId="23FA8BA9" w14:textId="77777777" w:rsidR="00BC0A6C" w:rsidRPr="006F21CE" w:rsidRDefault="00BC0A6C" w:rsidP="00E926A9">
            <w:pPr>
              <w:spacing w:line="360" w:lineRule="auto"/>
              <w:rPr>
                <w:rFonts w:ascii="Arial" w:hAnsi="Arial" w:cs="Arial"/>
              </w:rPr>
            </w:pPr>
            <w:r w:rsidRPr="006F21CE">
              <w:rPr>
                <w:rFonts w:ascii="Arial" w:hAnsi="Arial" w:cs="Arial"/>
              </w:rPr>
              <w:t>Pie de imagen</w:t>
            </w:r>
          </w:p>
        </w:tc>
        <w:tc>
          <w:tcPr>
            <w:tcW w:w="6139" w:type="dxa"/>
          </w:tcPr>
          <w:p w14:paraId="5DCCA424" w14:textId="397046A4" w:rsidR="00BC0A6C" w:rsidRPr="00B330E3" w:rsidRDefault="00BC0A6C" w:rsidP="00E926A9">
            <w:pPr>
              <w:spacing w:line="360" w:lineRule="auto"/>
              <w:jc w:val="both"/>
              <w:rPr>
                <w:rFonts w:ascii="Arial" w:hAnsi="Arial" w:cs="Arial"/>
                <w:highlight w:val="cyan"/>
              </w:rPr>
            </w:pPr>
            <w:r w:rsidRPr="00B330E3">
              <w:rPr>
                <w:rFonts w:ascii="Arial" w:hAnsi="Arial" w:cs="Arial"/>
                <w:color w:val="252525"/>
                <w:shd w:val="clear" w:color="auto" w:fill="FFFFFF"/>
              </w:rPr>
              <w:t>El modelo de Dalton</w:t>
            </w:r>
            <w:r w:rsidR="008079E8">
              <w:rPr>
                <w:rFonts w:ascii="Arial" w:hAnsi="Arial" w:cs="Arial"/>
                <w:color w:val="252525"/>
                <w:shd w:val="clear" w:color="auto" w:fill="FFFFFF"/>
              </w:rPr>
              <w:t xml:space="preserve"> </w:t>
            </w:r>
            <w:r w:rsidRPr="00B330E3">
              <w:rPr>
                <w:rFonts w:ascii="Arial" w:hAnsi="Arial" w:cs="Arial"/>
                <w:color w:val="252525"/>
                <w:shd w:val="clear" w:color="auto" w:fill="FFFFFF"/>
              </w:rPr>
              <w:t>permitió explicar por qué la</w:t>
            </w:r>
            <w:r>
              <w:rPr>
                <w:rFonts w:ascii="Arial" w:hAnsi="Arial" w:cs="Arial"/>
                <w:color w:val="252525"/>
                <w:shd w:val="clear" w:color="auto" w:fill="FFFFFF"/>
              </w:rPr>
              <w:t>s sustancias químicas reaccion</w:t>
            </w:r>
            <w:r w:rsidRPr="00B330E3">
              <w:rPr>
                <w:rFonts w:ascii="Arial" w:hAnsi="Arial" w:cs="Arial"/>
                <w:color w:val="252525"/>
                <w:shd w:val="clear" w:color="auto" w:fill="FFFFFF"/>
              </w:rPr>
              <w:t>an en</w:t>
            </w:r>
            <w:r w:rsidRPr="00B330E3">
              <w:rPr>
                <w:rStyle w:val="apple-converted-space"/>
                <w:rFonts w:ascii="Arial" w:hAnsi="Arial" w:cs="Arial"/>
                <w:color w:val="252525"/>
                <w:shd w:val="clear" w:color="auto" w:fill="FFFFFF"/>
              </w:rPr>
              <w:t> </w:t>
            </w:r>
            <w:r w:rsidRPr="00B330E3">
              <w:rPr>
                <w:rFonts w:ascii="Arial" w:hAnsi="Arial" w:cs="Arial"/>
              </w:rPr>
              <w:t>proporciones fijas</w:t>
            </w:r>
            <w:r w:rsidR="00B134F8">
              <w:rPr>
                <w:rFonts w:ascii="Arial" w:hAnsi="Arial" w:cs="Arial"/>
              </w:rPr>
              <w:t>,</w:t>
            </w:r>
            <w:r w:rsidR="008079E8">
              <w:rPr>
                <w:rFonts w:ascii="Arial" w:hAnsi="Arial" w:cs="Arial"/>
              </w:rPr>
              <w:t xml:space="preserve"> </w:t>
            </w:r>
            <w:r w:rsidRPr="00B330E3">
              <w:rPr>
                <w:rFonts w:ascii="Arial" w:hAnsi="Arial" w:cs="Arial"/>
                <w:color w:val="252525"/>
                <w:shd w:val="clear" w:color="auto" w:fill="FFFFFF"/>
              </w:rPr>
              <w:t xml:space="preserve">y por qué cuando </w:t>
            </w:r>
            <w:r>
              <w:rPr>
                <w:rFonts w:ascii="Arial" w:hAnsi="Arial" w:cs="Arial"/>
                <w:color w:val="252525"/>
                <w:shd w:val="clear" w:color="auto" w:fill="FFFFFF"/>
              </w:rPr>
              <w:t xml:space="preserve">las sustancias </w:t>
            </w:r>
            <w:r w:rsidRPr="00B330E3">
              <w:rPr>
                <w:rFonts w:ascii="Arial" w:hAnsi="Arial" w:cs="Arial"/>
                <w:color w:val="252525"/>
                <w:shd w:val="clear" w:color="auto" w:fill="FFFFFF"/>
              </w:rPr>
              <w:t xml:space="preserve">reaccionan para formar compuestos </w:t>
            </w:r>
            <w:r>
              <w:rPr>
                <w:rFonts w:ascii="Arial" w:hAnsi="Arial" w:cs="Arial"/>
                <w:color w:val="252525"/>
                <w:shd w:val="clear" w:color="auto" w:fill="FFFFFF"/>
              </w:rPr>
              <w:t>distintos</w:t>
            </w:r>
            <w:r w:rsidRPr="00B330E3">
              <w:rPr>
                <w:rFonts w:ascii="Arial" w:hAnsi="Arial" w:cs="Arial"/>
                <w:color w:val="252525"/>
                <w:shd w:val="clear" w:color="auto" w:fill="FFFFFF"/>
              </w:rPr>
              <w:t>, las proporciones de estas relaciones son números enteros</w:t>
            </w:r>
            <w:r>
              <w:rPr>
                <w:rFonts w:ascii="Arial" w:hAnsi="Arial" w:cs="Arial"/>
                <w:color w:val="252525"/>
                <w:shd w:val="clear" w:color="auto" w:fill="FFFFFF"/>
              </w:rPr>
              <w:t>.</w:t>
            </w:r>
          </w:p>
        </w:tc>
      </w:tr>
    </w:tbl>
    <w:p w14:paraId="3DBF67CB" w14:textId="77777777" w:rsidR="00BC0A6C" w:rsidRPr="006F21CE" w:rsidRDefault="00BC0A6C" w:rsidP="00E926A9">
      <w:pPr>
        <w:spacing w:after="0" w:line="360" w:lineRule="auto"/>
      </w:pPr>
    </w:p>
    <w:p w14:paraId="72FDA2DF" w14:textId="2324BE05" w:rsidR="00BC0A6C" w:rsidRPr="006F21CE" w:rsidRDefault="00BC0A6C" w:rsidP="00E926A9">
      <w:pPr>
        <w:spacing w:after="0" w:line="360" w:lineRule="auto"/>
        <w:rPr>
          <w:rFonts w:ascii="Arial" w:hAnsi="Arial" w:cs="Arial"/>
          <w:shd w:val="clear" w:color="auto" w:fill="FFFFFF"/>
        </w:rPr>
      </w:pPr>
      <w:r w:rsidRPr="006F21CE">
        <w:rPr>
          <w:rFonts w:ascii="Arial" w:hAnsi="Arial" w:cs="Arial"/>
          <w:shd w:val="clear" w:color="auto" w:fill="FFFFFF"/>
        </w:rPr>
        <w:t>Hoy sabemos que la teoría atómica de Dalton no era del todo correcta ya que, por ejemplo, los </w:t>
      </w:r>
      <w:r w:rsidRPr="006F21CE">
        <w:rPr>
          <w:rFonts w:ascii="Arial" w:hAnsi="Arial" w:cs="Arial"/>
          <w:b/>
          <w:bCs/>
          <w:shd w:val="clear" w:color="auto" w:fill="FFFFFF"/>
        </w:rPr>
        <w:t>átomos no son indivisibles</w:t>
      </w:r>
      <w:r w:rsidRPr="006F21CE">
        <w:rPr>
          <w:rFonts w:ascii="Arial" w:hAnsi="Arial" w:cs="Arial"/>
          <w:shd w:val="clear" w:color="auto" w:fill="FFFFFF"/>
        </w:rPr>
        <w:t xml:space="preserve">. Además, Dalton llamó átomos compuestos a lo que hoy conocemos como moléculas, ya que en esa época este concepto aún no existía. Sin embargo, su teoría marcó un antes y un después en la química porque, por primera vez, se estableció una relación entre </w:t>
      </w:r>
      <w:r w:rsidR="00B134F8">
        <w:rPr>
          <w:rFonts w:ascii="Arial" w:hAnsi="Arial" w:cs="Arial"/>
          <w:shd w:val="clear" w:color="auto" w:fill="FFFFFF"/>
        </w:rPr>
        <w:t>los</w:t>
      </w:r>
      <w:r w:rsidR="00B134F8" w:rsidRPr="006F21CE">
        <w:rPr>
          <w:rFonts w:ascii="Arial" w:hAnsi="Arial" w:cs="Arial"/>
          <w:shd w:val="clear" w:color="auto" w:fill="FFFFFF"/>
        </w:rPr>
        <w:t xml:space="preserve"> </w:t>
      </w:r>
      <w:r w:rsidRPr="006F21CE">
        <w:rPr>
          <w:rFonts w:ascii="Arial" w:hAnsi="Arial" w:cs="Arial"/>
          <w:shd w:val="clear" w:color="auto" w:fill="FFFFFF"/>
        </w:rPr>
        <w:t>nivel</w:t>
      </w:r>
      <w:r w:rsidR="00B134F8">
        <w:rPr>
          <w:rFonts w:ascii="Arial" w:hAnsi="Arial" w:cs="Arial"/>
          <w:shd w:val="clear" w:color="auto" w:fill="FFFFFF"/>
        </w:rPr>
        <w:t>es</w:t>
      </w:r>
      <w:r w:rsidRPr="006F21CE">
        <w:rPr>
          <w:rFonts w:ascii="Arial" w:hAnsi="Arial" w:cs="Arial"/>
          <w:shd w:val="clear" w:color="auto" w:fill="FFFFFF"/>
        </w:rPr>
        <w:t xml:space="preserve"> atómico y macroscópico.</w:t>
      </w:r>
    </w:p>
    <w:p w14:paraId="075E33D6" w14:textId="77777777" w:rsidR="00BC0A6C" w:rsidRPr="006F21CE" w:rsidRDefault="00BC0A6C" w:rsidP="00E926A9">
      <w:pPr>
        <w:spacing w:after="0" w:line="360" w:lineRule="auto"/>
        <w:rPr>
          <w:rFonts w:ascii="Arial" w:hAnsi="Arial" w:cs="Arial"/>
          <w:shd w:val="clear" w:color="auto" w:fill="FFFFFF"/>
        </w:rPr>
      </w:pPr>
    </w:p>
    <w:tbl>
      <w:tblPr>
        <w:tblStyle w:val="Tablaconcuadrcula"/>
        <w:tblW w:w="0" w:type="auto"/>
        <w:tblLook w:val="04A0" w:firstRow="1" w:lastRow="0" w:firstColumn="1" w:lastColumn="0" w:noHBand="0" w:noVBand="1"/>
      </w:tblPr>
      <w:tblGrid>
        <w:gridCol w:w="2046"/>
        <w:gridCol w:w="7530"/>
      </w:tblGrid>
      <w:tr w:rsidR="00BC0A6C" w:rsidRPr="006F21CE" w14:paraId="7F2E694A" w14:textId="77777777" w:rsidTr="00BC0A6C">
        <w:tc>
          <w:tcPr>
            <w:tcW w:w="13744" w:type="dxa"/>
            <w:gridSpan w:val="2"/>
            <w:shd w:val="clear" w:color="auto" w:fill="000000" w:themeFill="text1"/>
          </w:tcPr>
          <w:p w14:paraId="43F73EBB" w14:textId="77777777" w:rsidR="00BC0A6C" w:rsidRPr="006F21CE" w:rsidRDefault="00BC0A6C" w:rsidP="00E926A9">
            <w:pPr>
              <w:spacing w:before="2" w:after="2" w:line="360" w:lineRule="auto"/>
              <w:jc w:val="center"/>
              <w:rPr>
                <w:rFonts w:ascii="Arial" w:hAnsi="Arial" w:cs="Arial"/>
                <w:b/>
              </w:rPr>
            </w:pPr>
            <w:r w:rsidRPr="006F21CE">
              <w:rPr>
                <w:rFonts w:ascii="Arial" w:hAnsi="Arial" w:cs="Arial"/>
                <w:b/>
              </w:rPr>
              <w:t>Recuerda</w:t>
            </w:r>
          </w:p>
        </w:tc>
      </w:tr>
      <w:tr w:rsidR="00BC0A6C" w:rsidRPr="006F21CE" w14:paraId="71B60394" w14:textId="77777777" w:rsidTr="00BC0A6C">
        <w:tc>
          <w:tcPr>
            <w:tcW w:w="2477" w:type="dxa"/>
          </w:tcPr>
          <w:p w14:paraId="328A4886" w14:textId="77777777" w:rsidR="00BC0A6C" w:rsidRPr="006F21CE" w:rsidRDefault="00BC0A6C" w:rsidP="00E926A9">
            <w:pPr>
              <w:spacing w:before="2" w:after="2" w:line="360" w:lineRule="auto"/>
              <w:rPr>
                <w:rFonts w:ascii="Arial" w:hAnsi="Arial" w:cs="Arial"/>
                <w:b/>
              </w:rPr>
            </w:pPr>
            <w:r w:rsidRPr="006F21CE">
              <w:rPr>
                <w:rFonts w:ascii="Arial" w:hAnsi="Arial" w:cs="Arial"/>
                <w:b/>
              </w:rPr>
              <w:t>Contenido</w:t>
            </w:r>
          </w:p>
        </w:tc>
        <w:tc>
          <w:tcPr>
            <w:tcW w:w="11267" w:type="dxa"/>
          </w:tcPr>
          <w:p w14:paraId="7E0D1444" w14:textId="6B006353" w:rsidR="00BC0A6C" w:rsidRPr="006F21CE" w:rsidRDefault="00BC0A6C" w:rsidP="00E926A9">
            <w:pPr>
              <w:pStyle w:val="u"/>
              <w:shd w:val="clear" w:color="auto" w:fill="FFFFFF"/>
              <w:spacing w:before="2" w:beforeAutospacing="0" w:after="2" w:afterAutospacing="0" w:line="360" w:lineRule="auto"/>
              <w:jc w:val="both"/>
              <w:rPr>
                <w:rStyle w:val="un"/>
                <w:rFonts w:ascii="Arial" w:hAnsi="Arial" w:cs="Arial"/>
              </w:rPr>
            </w:pPr>
            <w:r w:rsidRPr="006F21CE">
              <w:rPr>
                <w:rStyle w:val="un"/>
                <w:rFonts w:ascii="Arial" w:hAnsi="Arial" w:cs="Arial"/>
              </w:rPr>
              <w:t xml:space="preserve">Durante el siglo XIX y principios del XX, se presentaron una serie de descubrimientos que demostraron la existencia de partículas aún más pequeñas que el átomo, </w:t>
            </w:r>
            <w:r w:rsidR="00B134F8">
              <w:rPr>
                <w:rStyle w:val="un"/>
                <w:rFonts w:ascii="Arial" w:hAnsi="Arial" w:cs="Arial"/>
              </w:rPr>
              <w:t>y comprobaron</w:t>
            </w:r>
            <w:r w:rsidR="00B134F8" w:rsidRPr="006F21CE">
              <w:rPr>
                <w:rStyle w:val="un"/>
                <w:rFonts w:ascii="Arial" w:hAnsi="Arial" w:cs="Arial"/>
              </w:rPr>
              <w:t xml:space="preserve"> </w:t>
            </w:r>
            <w:r w:rsidRPr="006F21CE">
              <w:rPr>
                <w:rStyle w:val="un"/>
                <w:rFonts w:ascii="Arial" w:hAnsi="Arial" w:cs="Arial"/>
              </w:rPr>
              <w:t xml:space="preserve">que este no era </w:t>
            </w:r>
            <w:r w:rsidRPr="006F21CE">
              <w:rPr>
                <w:rStyle w:val="un"/>
                <w:rFonts w:ascii="Arial" w:hAnsi="Arial" w:cs="Arial"/>
                <w:b/>
              </w:rPr>
              <w:t>indivisible</w:t>
            </w:r>
            <w:r w:rsidRPr="006F21CE">
              <w:rPr>
                <w:rStyle w:val="un"/>
                <w:rFonts w:ascii="Arial" w:hAnsi="Arial" w:cs="Arial"/>
              </w:rPr>
              <w:t>.</w:t>
            </w:r>
          </w:p>
          <w:p w14:paraId="56CF81DE" w14:textId="77777777" w:rsidR="00BC0A6C" w:rsidRPr="006F21CE" w:rsidRDefault="00BC0A6C" w:rsidP="00E926A9">
            <w:pPr>
              <w:shd w:val="clear" w:color="auto" w:fill="FFFFFF"/>
              <w:spacing w:before="2" w:after="2" w:line="360" w:lineRule="auto"/>
              <w:jc w:val="both"/>
              <w:rPr>
                <w:rFonts w:ascii="Arial" w:eastAsia="Times New Roman" w:hAnsi="Arial" w:cs="Arial"/>
                <w:lang w:val="es-CO" w:eastAsia="es-CO"/>
              </w:rPr>
            </w:pPr>
          </w:p>
        </w:tc>
      </w:tr>
    </w:tbl>
    <w:p w14:paraId="6EB42E1D" w14:textId="77777777" w:rsidR="00BC0A6C" w:rsidRPr="006F21CE" w:rsidRDefault="00BC0A6C" w:rsidP="00E926A9">
      <w:pPr>
        <w:pStyle w:val="u"/>
        <w:shd w:val="clear" w:color="auto" w:fill="FFFFFF"/>
        <w:spacing w:before="0" w:beforeAutospacing="0" w:after="0" w:afterAutospacing="0" w:line="360" w:lineRule="auto"/>
        <w:jc w:val="both"/>
        <w:rPr>
          <w:rFonts w:ascii="Arial" w:hAnsi="Arial" w:cs="Arial"/>
        </w:rPr>
      </w:pPr>
    </w:p>
    <w:p w14:paraId="1159F75D" w14:textId="5A129FF7" w:rsidR="00BC0A6C" w:rsidRPr="006F21CE" w:rsidRDefault="00BC0A6C" w:rsidP="00E926A9">
      <w:pPr>
        <w:spacing w:line="360" w:lineRule="auto"/>
        <w:jc w:val="both"/>
        <w:rPr>
          <w:rFonts w:ascii="Arial" w:hAnsi="Arial" w:cs="Arial"/>
        </w:rPr>
      </w:pPr>
      <w:r w:rsidRPr="006F21CE">
        <w:rPr>
          <w:rFonts w:ascii="Arial" w:hAnsi="Arial" w:cs="Arial"/>
        </w:rPr>
        <w:t>En 1833, el físico inglés Michael Faraday puso en evidencia el comportamiento eléctrico de la materia (tiene dos tipos de cargas eléctricas: positiva y negativa).</w:t>
      </w:r>
      <w:r w:rsidR="00B134F8">
        <w:rPr>
          <w:rFonts w:ascii="Arial" w:hAnsi="Arial" w:cs="Arial"/>
        </w:rPr>
        <w:t xml:space="preserve"> </w:t>
      </w:r>
      <w:r w:rsidRPr="006F21CE">
        <w:rPr>
          <w:rFonts w:ascii="Arial" w:hAnsi="Arial" w:cs="Arial"/>
        </w:rPr>
        <w:t xml:space="preserve">Puedes ampliar la información sobre este científico y las leyes de la electrólisis en </w:t>
      </w:r>
      <w:r>
        <w:rPr>
          <w:rFonts w:ascii="Arial" w:hAnsi="Arial" w:cs="Arial"/>
        </w:rPr>
        <w:t>el siguiente enlace</w:t>
      </w:r>
      <w:r w:rsidRPr="006F21CE">
        <w:rPr>
          <w:rFonts w:ascii="Arial" w:hAnsi="Arial" w:cs="Arial"/>
        </w:rPr>
        <w:t> </w:t>
      </w:r>
      <w:hyperlink r:id="rId19" w:tgtFrame="_blank" w:history="1">
        <w:r w:rsidRPr="006F21CE">
          <w:rPr>
            <w:rStyle w:val="Hipervnculo"/>
            <w:rFonts w:ascii="Arial" w:hAnsi="Arial" w:cs="Arial"/>
          </w:rPr>
          <w:t>[VER]</w:t>
        </w:r>
      </w:hyperlink>
      <w:r w:rsidRPr="006F21CE">
        <w:rPr>
          <w:rFonts w:ascii="Arial" w:hAnsi="Arial" w:cs="Arial"/>
        </w:rPr>
        <w:t>.</w:t>
      </w:r>
      <w:r w:rsidR="008079E8">
        <w:rPr>
          <w:rFonts w:ascii="Arial" w:hAnsi="Arial" w:cs="Arial"/>
        </w:rPr>
        <w:t xml:space="preserve"> </w:t>
      </w:r>
    </w:p>
    <w:tbl>
      <w:tblPr>
        <w:tblStyle w:val="Tablaconcuadrcula"/>
        <w:tblW w:w="0" w:type="auto"/>
        <w:tblLook w:val="04A0" w:firstRow="1" w:lastRow="0" w:firstColumn="1" w:lastColumn="0" w:noHBand="0" w:noVBand="1"/>
      </w:tblPr>
      <w:tblGrid>
        <w:gridCol w:w="2186"/>
        <w:gridCol w:w="7390"/>
      </w:tblGrid>
      <w:tr w:rsidR="00BC0A6C" w:rsidRPr="006F21CE" w14:paraId="3CA07A41" w14:textId="77777777" w:rsidTr="00E4417E">
        <w:tc>
          <w:tcPr>
            <w:tcW w:w="9576" w:type="dxa"/>
            <w:gridSpan w:val="2"/>
            <w:shd w:val="clear" w:color="auto" w:fill="000000" w:themeFill="text1"/>
          </w:tcPr>
          <w:p w14:paraId="437362C2" w14:textId="77777777" w:rsidR="00BC0A6C" w:rsidRPr="006F21CE" w:rsidRDefault="00BC0A6C" w:rsidP="00E926A9">
            <w:pPr>
              <w:pStyle w:val="Ttulo7"/>
              <w:spacing w:before="2" w:after="2" w:line="360" w:lineRule="auto"/>
              <w:jc w:val="center"/>
              <w:outlineLvl w:val="6"/>
              <w:rPr>
                <w:rFonts w:ascii="Arial" w:hAnsi="Arial" w:cs="Arial"/>
                <w:b/>
                <w:i w:val="0"/>
                <w:color w:val="auto"/>
              </w:rPr>
            </w:pPr>
            <w:r w:rsidRPr="00E4417E">
              <w:rPr>
                <w:rFonts w:ascii="Arial" w:hAnsi="Arial" w:cs="Arial"/>
                <w:b/>
                <w:i w:val="0"/>
                <w:color w:val="auto"/>
              </w:rPr>
              <w:t>Practica: recurso nuevo</w:t>
            </w:r>
          </w:p>
        </w:tc>
      </w:tr>
      <w:tr w:rsidR="00BC0A6C" w:rsidRPr="006F21CE" w14:paraId="5C03B289" w14:textId="77777777" w:rsidTr="00E4417E">
        <w:tc>
          <w:tcPr>
            <w:tcW w:w="2186" w:type="dxa"/>
          </w:tcPr>
          <w:p w14:paraId="737ED7EB" w14:textId="77777777" w:rsidR="00BC0A6C" w:rsidRPr="006F21CE" w:rsidRDefault="00BC0A6C" w:rsidP="00E926A9">
            <w:pPr>
              <w:spacing w:before="2" w:after="2" w:line="360" w:lineRule="auto"/>
              <w:rPr>
                <w:rFonts w:ascii="Arial" w:hAnsi="Arial" w:cs="Arial"/>
                <w:b/>
              </w:rPr>
            </w:pPr>
            <w:r w:rsidRPr="006F21CE">
              <w:rPr>
                <w:rFonts w:ascii="Arial" w:hAnsi="Arial" w:cs="Arial"/>
                <w:b/>
              </w:rPr>
              <w:t>Código</w:t>
            </w:r>
          </w:p>
        </w:tc>
        <w:tc>
          <w:tcPr>
            <w:tcW w:w="7390" w:type="dxa"/>
          </w:tcPr>
          <w:p w14:paraId="642E3713" w14:textId="7A1B2D08" w:rsidR="00BC0A6C" w:rsidRPr="006F21CE" w:rsidRDefault="00BC0A6C" w:rsidP="00E926A9">
            <w:pPr>
              <w:spacing w:before="2" w:after="2" w:line="360" w:lineRule="auto"/>
              <w:rPr>
                <w:rFonts w:ascii="Arial" w:hAnsi="Arial" w:cs="Arial"/>
                <w:b/>
                <w:lang w:val="en-US"/>
              </w:rPr>
            </w:pPr>
            <w:r>
              <w:rPr>
                <w:rFonts w:ascii="Arial" w:hAnsi="Arial" w:cs="Arial"/>
                <w:lang w:val="en-US"/>
              </w:rPr>
              <w:t>CN_06_10_</w:t>
            </w:r>
            <w:r w:rsidRPr="006F21CE">
              <w:rPr>
                <w:rFonts w:ascii="Arial" w:hAnsi="Arial" w:cs="Arial"/>
                <w:lang w:val="en-US"/>
              </w:rPr>
              <w:t>REC</w:t>
            </w:r>
            <w:r w:rsidR="00A9620B">
              <w:rPr>
                <w:rFonts w:ascii="Arial" w:hAnsi="Arial" w:cs="Arial"/>
                <w:lang w:val="en-US"/>
              </w:rPr>
              <w:t>80</w:t>
            </w:r>
          </w:p>
        </w:tc>
      </w:tr>
      <w:tr w:rsidR="00BC0A6C" w:rsidRPr="006F21CE" w14:paraId="43DEC7C4" w14:textId="77777777" w:rsidTr="00E4417E">
        <w:tc>
          <w:tcPr>
            <w:tcW w:w="2186" w:type="dxa"/>
          </w:tcPr>
          <w:p w14:paraId="281D6B11" w14:textId="77777777" w:rsidR="00BC0A6C" w:rsidRPr="006F21CE" w:rsidRDefault="00BC0A6C" w:rsidP="00E926A9">
            <w:pPr>
              <w:spacing w:before="2" w:after="2" w:line="360" w:lineRule="auto"/>
              <w:rPr>
                <w:rFonts w:ascii="Arial" w:hAnsi="Arial" w:cs="Arial"/>
                <w:b/>
              </w:rPr>
            </w:pPr>
            <w:r w:rsidRPr="006F21CE">
              <w:rPr>
                <w:rFonts w:ascii="Arial" w:hAnsi="Arial" w:cs="Arial"/>
                <w:b/>
              </w:rPr>
              <w:t>Título</w:t>
            </w:r>
          </w:p>
        </w:tc>
        <w:tc>
          <w:tcPr>
            <w:tcW w:w="7390" w:type="dxa"/>
          </w:tcPr>
          <w:p w14:paraId="0BA13E46" w14:textId="1909FA80" w:rsidR="00BC0A6C" w:rsidRPr="007F65B5" w:rsidRDefault="00BC0A6C" w:rsidP="00E926A9">
            <w:pPr>
              <w:spacing w:before="2" w:after="2" w:line="360" w:lineRule="auto"/>
              <w:rPr>
                <w:rFonts w:ascii="Arial" w:hAnsi="Arial" w:cs="Arial"/>
              </w:rPr>
            </w:pPr>
            <w:r w:rsidRPr="007F65B5">
              <w:rPr>
                <w:rFonts w:ascii="Arial" w:hAnsi="Arial" w:cs="Arial"/>
              </w:rPr>
              <w:t>El modelo atómico de Dalton</w:t>
            </w:r>
            <w:r w:rsidR="008079E8">
              <w:rPr>
                <w:rFonts w:ascii="Arial" w:hAnsi="Arial" w:cs="Arial"/>
              </w:rPr>
              <w:t xml:space="preserve"> </w:t>
            </w:r>
          </w:p>
        </w:tc>
      </w:tr>
      <w:tr w:rsidR="00BC0A6C" w:rsidRPr="006F21CE" w14:paraId="2FB68BC1" w14:textId="77777777" w:rsidTr="00E4417E">
        <w:tc>
          <w:tcPr>
            <w:tcW w:w="2186" w:type="dxa"/>
          </w:tcPr>
          <w:p w14:paraId="54A276DB" w14:textId="77777777" w:rsidR="00BC0A6C" w:rsidRPr="006F21CE" w:rsidRDefault="00BC0A6C" w:rsidP="00E926A9">
            <w:pPr>
              <w:spacing w:before="2" w:after="2" w:line="360" w:lineRule="auto"/>
              <w:rPr>
                <w:rFonts w:ascii="Arial" w:hAnsi="Arial" w:cs="Arial"/>
                <w:b/>
              </w:rPr>
            </w:pPr>
            <w:r w:rsidRPr="006F21CE">
              <w:rPr>
                <w:rFonts w:ascii="Arial" w:hAnsi="Arial" w:cs="Arial"/>
                <w:b/>
              </w:rPr>
              <w:t>Descripción</w:t>
            </w:r>
          </w:p>
        </w:tc>
        <w:tc>
          <w:tcPr>
            <w:tcW w:w="7390" w:type="dxa"/>
          </w:tcPr>
          <w:p w14:paraId="77B6826D" w14:textId="77777777" w:rsidR="00BC0A6C" w:rsidRPr="007F65B5" w:rsidRDefault="00BC0A6C" w:rsidP="00E926A9">
            <w:pPr>
              <w:spacing w:before="2" w:after="2" w:line="360" w:lineRule="auto"/>
              <w:rPr>
                <w:rFonts w:ascii="Arial" w:hAnsi="Arial" w:cs="Arial"/>
              </w:rPr>
            </w:pPr>
            <w:r w:rsidRPr="007F65B5">
              <w:rPr>
                <w:rFonts w:ascii="Arial" w:hAnsi="Arial" w:cs="Arial"/>
              </w:rPr>
              <w:t xml:space="preserve">Actividad que permite afianzar conceptos del modelo atómico de Dalton </w:t>
            </w:r>
          </w:p>
        </w:tc>
      </w:tr>
    </w:tbl>
    <w:p w14:paraId="091C4435" w14:textId="77777777" w:rsidR="00BC0A6C" w:rsidRDefault="00BC0A6C" w:rsidP="00E926A9">
      <w:pPr>
        <w:spacing w:after="0" w:line="360" w:lineRule="auto"/>
        <w:ind w:firstLine="708"/>
        <w:rPr>
          <w:rFonts w:ascii="Arial" w:hAnsi="Arial" w:cs="Arial"/>
          <w:b/>
          <w:lang w:val="es-CO"/>
        </w:rPr>
      </w:pPr>
    </w:p>
    <w:p w14:paraId="3DBA1257" w14:textId="77777777" w:rsidR="00BC0A6C" w:rsidRDefault="00BC0A6C" w:rsidP="00E926A9">
      <w:pPr>
        <w:spacing w:after="0" w:line="360" w:lineRule="auto"/>
        <w:ind w:firstLine="708"/>
        <w:rPr>
          <w:rFonts w:ascii="Arial" w:hAnsi="Arial" w:cs="Arial"/>
          <w:b/>
          <w:lang w:val="es-CO"/>
        </w:rPr>
      </w:pPr>
    </w:p>
    <w:p w14:paraId="38131FA9" w14:textId="77777777" w:rsidR="00DA029F" w:rsidRPr="006F21CE" w:rsidRDefault="00DA029F" w:rsidP="00E926A9">
      <w:pPr>
        <w:spacing w:after="0" w:line="360" w:lineRule="auto"/>
        <w:ind w:firstLine="708"/>
        <w:rPr>
          <w:rFonts w:ascii="Arial" w:hAnsi="Arial" w:cs="Arial"/>
          <w:b/>
          <w:lang w:val="es-CO"/>
        </w:rPr>
      </w:pPr>
    </w:p>
    <w:p w14:paraId="265E5C36" w14:textId="77777777" w:rsidR="00BC0A6C" w:rsidRPr="006F21CE" w:rsidRDefault="00BC0A6C" w:rsidP="00E926A9">
      <w:pPr>
        <w:spacing w:after="0" w:line="360" w:lineRule="auto"/>
        <w:rPr>
          <w:rFonts w:ascii="Times" w:hAnsi="Times"/>
          <w:b/>
          <w:highlight w:val="yellow"/>
        </w:rPr>
      </w:pPr>
      <w:r w:rsidRPr="006F21CE">
        <w:rPr>
          <w:rFonts w:ascii="Times" w:hAnsi="Times"/>
          <w:b/>
          <w:highlight w:val="yellow"/>
        </w:rPr>
        <w:t>[SECCIÓN 2]</w:t>
      </w:r>
      <w:r w:rsidRPr="006F21CE">
        <w:rPr>
          <w:rFonts w:ascii="Times" w:hAnsi="Times"/>
          <w:b/>
        </w:rPr>
        <w:t xml:space="preserve"> </w:t>
      </w:r>
      <w:r w:rsidRPr="006F21CE">
        <w:rPr>
          <w:rFonts w:ascii="Arial" w:hAnsi="Arial" w:cs="Arial"/>
          <w:b/>
        </w:rPr>
        <w:t>2.3</w:t>
      </w:r>
      <w:r w:rsidRPr="006F21CE">
        <w:rPr>
          <w:rFonts w:ascii="Arial" w:hAnsi="Arial" w:cs="Arial"/>
          <w:b/>
          <w:lang w:val="es-CO"/>
        </w:rPr>
        <w:t xml:space="preserve"> El modelo atómico de Thomson</w:t>
      </w:r>
      <w:r w:rsidRPr="006F21CE">
        <w:rPr>
          <w:rFonts w:ascii="Times" w:hAnsi="Times"/>
          <w:b/>
          <w:highlight w:val="yellow"/>
        </w:rPr>
        <w:t xml:space="preserve"> </w:t>
      </w:r>
    </w:p>
    <w:p w14:paraId="0D045DD6" w14:textId="77777777" w:rsidR="00BC0A6C" w:rsidRPr="006F21CE" w:rsidRDefault="00BC0A6C" w:rsidP="00E926A9">
      <w:pPr>
        <w:spacing w:after="0" w:line="360" w:lineRule="auto"/>
        <w:rPr>
          <w:rFonts w:ascii="Times" w:hAnsi="Times"/>
          <w:highlight w:val="yellow"/>
        </w:rPr>
      </w:pPr>
    </w:p>
    <w:p w14:paraId="7B908287" w14:textId="62E4253C" w:rsidR="00BC0A6C" w:rsidRPr="006F21CE" w:rsidRDefault="006A1AE3" w:rsidP="00E926A9">
      <w:pPr>
        <w:spacing w:line="360" w:lineRule="auto"/>
        <w:rPr>
          <w:rFonts w:ascii="Arial" w:hAnsi="Arial" w:cs="Arial"/>
        </w:rPr>
      </w:pPr>
      <w:r w:rsidRPr="006A1AE3">
        <w:rPr>
          <w:rFonts w:ascii="Arial" w:hAnsi="Arial" w:cs="Arial"/>
          <w:lang w:val="es-CO"/>
        </w:rPr>
        <w:t>El modelo atómico de Thomson</w:t>
      </w:r>
      <w:r w:rsidR="00BC0A6C" w:rsidRPr="006F21CE">
        <w:rPr>
          <w:rStyle w:val="un"/>
          <w:rFonts w:ascii="Arial" w:hAnsi="Arial" w:cs="Arial"/>
        </w:rPr>
        <w:t xml:space="preserve"> representaba al átomo como una esfera maciza</w:t>
      </w:r>
      <w:r>
        <w:rPr>
          <w:rStyle w:val="un"/>
          <w:rFonts w:ascii="Arial" w:hAnsi="Arial" w:cs="Arial"/>
        </w:rPr>
        <w:t>,</w:t>
      </w:r>
      <w:r w:rsidR="00BC0A6C" w:rsidRPr="006F21CE">
        <w:rPr>
          <w:rStyle w:val="un"/>
          <w:rFonts w:ascii="Arial" w:hAnsi="Arial" w:cs="Arial"/>
        </w:rPr>
        <w:t xml:space="preserve"> con la </w:t>
      </w:r>
      <w:r w:rsidR="00BC0A6C" w:rsidRPr="006F21CE">
        <w:rPr>
          <w:rStyle w:val="un"/>
          <w:rFonts w:ascii="Arial" w:hAnsi="Arial" w:cs="Arial"/>
          <w:b/>
        </w:rPr>
        <w:t>carga positiva</w:t>
      </w:r>
      <w:r w:rsidR="00BC0A6C" w:rsidRPr="006F21CE">
        <w:rPr>
          <w:rStyle w:val="un"/>
          <w:rFonts w:ascii="Arial" w:hAnsi="Arial" w:cs="Arial"/>
        </w:rPr>
        <w:t xml:space="preserve"> distribuida de forma homogénea y </w:t>
      </w:r>
      <w:r w:rsidR="00BC0A6C" w:rsidRPr="006F21CE">
        <w:rPr>
          <w:rStyle w:val="un"/>
          <w:rFonts w:ascii="Arial" w:hAnsi="Arial" w:cs="Arial"/>
          <w:b/>
        </w:rPr>
        <w:t>cargas negativas</w:t>
      </w:r>
      <w:r w:rsidR="008079E8">
        <w:rPr>
          <w:rStyle w:val="un"/>
          <w:rFonts w:ascii="Arial" w:hAnsi="Arial" w:cs="Arial"/>
          <w:b/>
        </w:rPr>
        <w:t xml:space="preserve"> </w:t>
      </w:r>
      <w:r w:rsidR="00BC0A6C" w:rsidRPr="006F21CE">
        <w:rPr>
          <w:rStyle w:val="un"/>
          <w:rFonts w:ascii="Arial" w:hAnsi="Arial" w:cs="Arial"/>
        </w:rPr>
        <w:t xml:space="preserve">incrustadas (a la manera de pasas en un </w:t>
      </w:r>
      <w:r w:rsidRPr="006F21CE">
        <w:rPr>
          <w:rStyle w:val="un"/>
          <w:rFonts w:ascii="Arial" w:hAnsi="Arial" w:cs="Arial"/>
        </w:rPr>
        <w:t>pud</w:t>
      </w:r>
      <w:r>
        <w:rPr>
          <w:rStyle w:val="un"/>
          <w:rFonts w:ascii="Arial" w:hAnsi="Arial" w:cs="Arial"/>
        </w:rPr>
        <w:t>í</w:t>
      </w:r>
      <w:r w:rsidRPr="006F21CE">
        <w:rPr>
          <w:rStyle w:val="un"/>
          <w:rFonts w:ascii="Arial" w:hAnsi="Arial" w:cs="Arial"/>
        </w:rPr>
        <w:t>n</w:t>
      </w:r>
      <w:r w:rsidR="00BC0A6C" w:rsidRPr="006F21CE">
        <w:rPr>
          <w:rStyle w:val="un"/>
          <w:rFonts w:ascii="Arial" w:hAnsi="Arial" w:cs="Arial"/>
        </w:rPr>
        <w:t>) que compensaban la carga positiva</w:t>
      </w:r>
      <w:r w:rsidR="00BC0A6C" w:rsidRPr="006F21CE">
        <w:rPr>
          <w:rFonts w:ascii="Arial" w:hAnsi="Arial" w:cs="Arial"/>
        </w:rPr>
        <w:t>.</w:t>
      </w:r>
    </w:p>
    <w:p w14:paraId="71EC6030" w14:textId="657562C9" w:rsidR="00BC0A6C" w:rsidRPr="006F21CE" w:rsidRDefault="00BC0A6C" w:rsidP="00E926A9">
      <w:pPr>
        <w:spacing w:line="360" w:lineRule="auto"/>
        <w:rPr>
          <w:rFonts w:ascii="Arial" w:hAnsi="Arial" w:cs="Arial"/>
          <w:b/>
        </w:rPr>
      </w:pPr>
      <w:r w:rsidRPr="006F21CE">
        <w:rPr>
          <w:rStyle w:val="un"/>
          <w:rFonts w:ascii="Arial" w:hAnsi="Arial" w:cs="Arial"/>
        </w:rPr>
        <w:t xml:space="preserve">Cuando </w:t>
      </w:r>
      <w:r w:rsidRPr="006F21CE">
        <w:rPr>
          <w:rStyle w:val="un"/>
          <w:rFonts w:ascii="Arial" w:hAnsi="Arial" w:cs="Arial"/>
          <w:b/>
        </w:rPr>
        <w:t>Thomson</w:t>
      </w:r>
      <w:r w:rsidRPr="006F21CE">
        <w:rPr>
          <w:rStyle w:val="un"/>
          <w:rFonts w:ascii="Arial" w:hAnsi="Arial" w:cs="Arial"/>
        </w:rPr>
        <w:t xml:space="preserve"> expuso su modelo del átomo, aún no se había descubierto el protón.</w:t>
      </w:r>
      <w:r w:rsidRPr="006F21CE">
        <w:rPr>
          <w:rStyle w:val="apple-converted-space"/>
          <w:rFonts w:ascii="Arial" w:hAnsi="Arial" w:cs="Arial"/>
        </w:rPr>
        <w:t> </w:t>
      </w:r>
      <w:r w:rsidRPr="006F21CE">
        <w:rPr>
          <w:rStyle w:val="un"/>
          <w:rFonts w:ascii="Arial" w:hAnsi="Arial" w:cs="Arial"/>
        </w:rPr>
        <w:t>Se sabía, además, que la materia era eléctricamente neutra, por tanto, el átomo también debía serlo.</w:t>
      </w:r>
    </w:p>
    <w:p w14:paraId="1433080D" w14:textId="77777777" w:rsidR="00BC0A6C" w:rsidRPr="006F21CE" w:rsidRDefault="00BC0A6C" w:rsidP="00E926A9">
      <w:pPr>
        <w:spacing w:line="360" w:lineRule="auto"/>
        <w:rPr>
          <w:rFonts w:ascii="Arial" w:hAnsi="Arial" w:cs="Arial"/>
        </w:rPr>
      </w:pPr>
      <w:r w:rsidRPr="006F21CE">
        <w:rPr>
          <w:rFonts w:ascii="Arial" w:hAnsi="Arial" w:cs="Arial"/>
        </w:rPr>
        <w:t> Puedes ampliar la información sobre el modelo atómico de Thomson en la página del Laboratorio Virtual de Química de la Consejería de Educación, Universidades y Sostenibilidad del Gobierno de Canarias </w:t>
      </w:r>
      <w:hyperlink r:id="rId20" w:tgtFrame="_blank" w:history="1">
        <w:r w:rsidRPr="006F21CE">
          <w:rPr>
            <w:rStyle w:val="Hipervnculo"/>
            <w:rFonts w:ascii="Arial" w:hAnsi="Arial" w:cs="Arial"/>
          </w:rPr>
          <w:t>[VER]</w:t>
        </w:r>
      </w:hyperlink>
      <w:r w:rsidRPr="006F21CE">
        <w:rPr>
          <w:rFonts w:ascii="Arial" w:hAnsi="Arial" w:cs="Arial"/>
        </w:rPr>
        <w:t>.</w:t>
      </w:r>
    </w:p>
    <w:p w14:paraId="04C8A2E2" w14:textId="77777777" w:rsidR="00BC0A6C" w:rsidRPr="006F21CE" w:rsidRDefault="00BC0A6C" w:rsidP="00E926A9">
      <w:pPr>
        <w:spacing w:line="360" w:lineRule="auto"/>
        <w:rPr>
          <w:rFonts w:ascii="Arial" w:hAnsi="Arial" w:cs="Arial"/>
        </w:rPr>
      </w:pPr>
    </w:p>
    <w:tbl>
      <w:tblPr>
        <w:tblStyle w:val="Tablaconcuadrcula1"/>
        <w:tblW w:w="0" w:type="auto"/>
        <w:tblLook w:val="04A0" w:firstRow="1" w:lastRow="0" w:firstColumn="1" w:lastColumn="0" w:noHBand="0" w:noVBand="1"/>
      </w:tblPr>
      <w:tblGrid>
        <w:gridCol w:w="2689"/>
        <w:gridCol w:w="6139"/>
      </w:tblGrid>
      <w:tr w:rsidR="00BC0A6C" w:rsidRPr="006F21CE" w14:paraId="233F03BE" w14:textId="77777777" w:rsidTr="00BC0A6C">
        <w:tc>
          <w:tcPr>
            <w:tcW w:w="8828" w:type="dxa"/>
            <w:gridSpan w:val="2"/>
            <w:shd w:val="clear" w:color="auto" w:fill="0D0D0D" w:themeFill="text1" w:themeFillTint="F2"/>
          </w:tcPr>
          <w:p w14:paraId="201D6882" w14:textId="77777777" w:rsidR="00BC0A6C" w:rsidRPr="006F21CE" w:rsidRDefault="00BC0A6C" w:rsidP="00E926A9">
            <w:pPr>
              <w:spacing w:line="360" w:lineRule="auto"/>
              <w:jc w:val="center"/>
              <w:rPr>
                <w:rFonts w:ascii="Arial" w:hAnsi="Arial" w:cs="Arial"/>
                <w:b/>
              </w:rPr>
            </w:pPr>
            <w:r w:rsidRPr="006F21CE">
              <w:rPr>
                <w:rFonts w:ascii="Arial" w:hAnsi="Arial" w:cs="Arial"/>
                <w:b/>
              </w:rPr>
              <w:t xml:space="preserve">Imagen (fotografía, gráfica o ilustración) </w:t>
            </w:r>
          </w:p>
        </w:tc>
      </w:tr>
      <w:tr w:rsidR="00BC0A6C" w:rsidRPr="006F21CE" w14:paraId="3B5F3066" w14:textId="77777777" w:rsidTr="00BC0A6C">
        <w:tc>
          <w:tcPr>
            <w:tcW w:w="2689" w:type="dxa"/>
          </w:tcPr>
          <w:p w14:paraId="437F528F" w14:textId="77777777" w:rsidR="00BC0A6C" w:rsidRPr="006F21CE" w:rsidRDefault="00BC0A6C" w:rsidP="00E926A9">
            <w:pPr>
              <w:spacing w:line="360" w:lineRule="auto"/>
              <w:rPr>
                <w:rFonts w:ascii="Arial" w:hAnsi="Arial" w:cs="Arial"/>
                <w:b/>
              </w:rPr>
            </w:pPr>
            <w:r w:rsidRPr="006F21CE">
              <w:rPr>
                <w:rFonts w:ascii="Arial" w:hAnsi="Arial" w:cs="Arial"/>
                <w:b/>
              </w:rPr>
              <w:t>Código</w:t>
            </w:r>
          </w:p>
        </w:tc>
        <w:tc>
          <w:tcPr>
            <w:tcW w:w="6139" w:type="dxa"/>
          </w:tcPr>
          <w:p w14:paraId="068F1D2E" w14:textId="77777777" w:rsidR="00BC0A6C" w:rsidRPr="006F21CE" w:rsidRDefault="00BC0A6C" w:rsidP="00E926A9">
            <w:pPr>
              <w:tabs>
                <w:tab w:val="left" w:pos="2376"/>
              </w:tabs>
              <w:spacing w:line="360" w:lineRule="auto"/>
              <w:rPr>
                <w:rFonts w:ascii="Arial" w:hAnsi="Arial" w:cs="Arial"/>
                <w:b/>
              </w:rPr>
            </w:pPr>
            <w:r w:rsidRPr="006F21CE">
              <w:rPr>
                <w:rFonts w:ascii="Arial" w:hAnsi="Arial" w:cs="Arial"/>
              </w:rPr>
              <w:t>CN_06_10_IMG03</w:t>
            </w:r>
            <w:r w:rsidRPr="006F21CE">
              <w:rPr>
                <w:rFonts w:ascii="Arial" w:hAnsi="Arial" w:cs="Arial"/>
              </w:rPr>
              <w:tab/>
            </w:r>
          </w:p>
        </w:tc>
      </w:tr>
      <w:tr w:rsidR="00BC0A6C" w:rsidRPr="006F21CE" w14:paraId="0909FAB4" w14:textId="77777777" w:rsidTr="00BC0A6C">
        <w:tc>
          <w:tcPr>
            <w:tcW w:w="2689" w:type="dxa"/>
          </w:tcPr>
          <w:p w14:paraId="4DD085DB" w14:textId="77777777" w:rsidR="00BC0A6C" w:rsidRPr="006F21CE" w:rsidRDefault="00BC0A6C" w:rsidP="00E926A9">
            <w:pPr>
              <w:spacing w:line="360" w:lineRule="auto"/>
              <w:rPr>
                <w:rFonts w:ascii="Arial" w:hAnsi="Arial" w:cs="Arial"/>
              </w:rPr>
            </w:pPr>
            <w:r w:rsidRPr="006F21CE">
              <w:rPr>
                <w:rFonts w:ascii="Arial" w:hAnsi="Arial" w:cs="Arial"/>
                <w:b/>
              </w:rPr>
              <w:t>Descripción</w:t>
            </w:r>
          </w:p>
        </w:tc>
        <w:tc>
          <w:tcPr>
            <w:tcW w:w="6139" w:type="dxa"/>
          </w:tcPr>
          <w:p w14:paraId="53AC035D" w14:textId="00F3E869" w:rsidR="00BC0A6C" w:rsidRPr="006F21CE" w:rsidRDefault="00BC0A6C" w:rsidP="00E926A9">
            <w:pPr>
              <w:spacing w:line="360" w:lineRule="auto"/>
              <w:rPr>
                <w:rFonts w:ascii="Arial" w:hAnsi="Arial" w:cs="Arial"/>
              </w:rPr>
            </w:pPr>
            <w:r w:rsidRPr="006F21CE">
              <w:rPr>
                <w:rFonts w:ascii="Arial" w:hAnsi="Arial" w:cs="Arial"/>
              </w:rPr>
              <w:t xml:space="preserve">Ilustración </w:t>
            </w:r>
            <w:r w:rsidR="006A1AE3">
              <w:rPr>
                <w:rFonts w:ascii="Arial" w:hAnsi="Arial" w:cs="Arial"/>
              </w:rPr>
              <w:t xml:space="preserve">del </w:t>
            </w:r>
            <w:r w:rsidRPr="006F21CE">
              <w:rPr>
                <w:rFonts w:ascii="Arial" w:hAnsi="Arial" w:cs="Arial"/>
              </w:rPr>
              <w:t>modelo atómico de Thomson</w:t>
            </w:r>
            <w:r w:rsidR="008079E8">
              <w:rPr>
                <w:rFonts w:ascii="Arial" w:hAnsi="Arial" w:cs="Arial"/>
              </w:rPr>
              <w:t xml:space="preserve"> </w:t>
            </w:r>
          </w:p>
        </w:tc>
      </w:tr>
      <w:tr w:rsidR="00BC0A6C" w:rsidRPr="006F21CE" w14:paraId="6169D5BB" w14:textId="77777777" w:rsidTr="00BC0A6C">
        <w:tc>
          <w:tcPr>
            <w:tcW w:w="2689" w:type="dxa"/>
          </w:tcPr>
          <w:p w14:paraId="5EE37ECA" w14:textId="77777777" w:rsidR="00BC0A6C" w:rsidRPr="006F21CE" w:rsidRDefault="00BC0A6C" w:rsidP="00E926A9">
            <w:pPr>
              <w:spacing w:line="360" w:lineRule="auto"/>
              <w:rPr>
                <w:rFonts w:ascii="Arial" w:hAnsi="Arial" w:cs="Arial"/>
              </w:rPr>
            </w:pPr>
            <w:r w:rsidRPr="006F21CE">
              <w:rPr>
                <w:rFonts w:ascii="Arial" w:hAnsi="Arial" w:cs="Arial"/>
                <w:b/>
              </w:rPr>
              <w:t xml:space="preserve">Código </w:t>
            </w:r>
            <w:proofErr w:type="spellStart"/>
            <w:r w:rsidRPr="006F21CE">
              <w:rPr>
                <w:rFonts w:ascii="Arial" w:hAnsi="Arial" w:cs="Arial"/>
                <w:b/>
              </w:rPr>
              <w:t>Shutterstock</w:t>
            </w:r>
            <w:proofErr w:type="spellEnd"/>
            <w:r w:rsidRPr="006F21CE">
              <w:rPr>
                <w:rFonts w:ascii="Arial" w:hAnsi="Arial" w:cs="Arial"/>
                <w:b/>
              </w:rPr>
              <w:t xml:space="preserve"> (o URL o la ruta en </w:t>
            </w:r>
            <w:proofErr w:type="spellStart"/>
            <w:r w:rsidRPr="006F21CE">
              <w:rPr>
                <w:rFonts w:ascii="Arial" w:hAnsi="Arial" w:cs="Arial"/>
                <w:b/>
              </w:rPr>
              <w:t>AulaPlaneta</w:t>
            </w:r>
            <w:proofErr w:type="spellEnd"/>
            <w:r w:rsidRPr="006F21CE">
              <w:rPr>
                <w:rFonts w:ascii="Arial" w:hAnsi="Arial" w:cs="Arial"/>
                <w:b/>
              </w:rPr>
              <w:t>)</w:t>
            </w:r>
          </w:p>
        </w:tc>
        <w:tc>
          <w:tcPr>
            <w:tcW w:w="6139" w:type="dxa"/>
          </w:tcPr>
          <w:p w14:paraId="5883FC73" w14:textId="0A49BA4E" w:rsidR="00BC0A6C" w:rsidRPr="006F21CE" w:rsidRDefault="00BC0A6C" w:rsidP="00E926A9">
            <w:pPr>
              <w:spacing w:line="360" w:lineRule="auto"/>
              <w:rPr>
                <w:rFonts w:ascii="Arial" w:hAnsi="Arial" w:cs="Arial"/>
              </w:rPr>
            </w:pPr>
            <w:r w:rsidRPr="006F21CE">
              <w:rPr>
                <w:rFonts w:ascii="Arial" w:hAnsi="Arial" w:cs="Arial"/>
              </w:rPr>
              <w:t>3 ESO/Física y química</w:t>
            </w:r>
            <w:r w:rsidR="008079E8">
              <w:rPr>
                <w:rFonts w:ascii="Arial" w:hAnsi="Arial" w:cs="Arial"/>
              </w:rPr>
              <w:t xml:space="preserve"> </w:t>
            </w:r>
            <w:r w:rsidRPr="006F21CE">
              <w:rPr>
                <w:rFonts w:ascii="Arial" w:hAnsi="Arial" w:cs="Arial"/>
              </w:rPr>
              <w:t>/ La estructura de la materia</w:t>
            </w:r>
            <w:r w:rsidR="008079E8">
              <w:rPr>
                <w:rFonts w:ascii="Arial" w:hAnsi="Arial" w:cs="Arial"/>
              </w:rPr>
              <w:t xml:space="preserve"> </w:t>
            </w:r>
            <w:r w:rsidRPr="006F21CE">
              <w:rPr>
                <w:rFonts w:ascii="Arial" w:hAnsi="Arial" w:cs="Arial"/>
              </w:rPr>
              <w:t>/ Los modelos del átomo</w:t>
            </w:r>
            <w:r w:rsidR="008079E8">
              <w:rPr>
                <w:rFonts w:ascii="Arial" w:hAnsi="Arial" w:cs="Arial"/>
              </w:rPr>
              <w:t xml:space="preserve"> </w:t>
            </w:r>
            <w:r w:rsidRPr="006F21CE">
              <w:rPr>
                <w:rFonts w:ascii="Arial" w:hAnsi="Arial" w:cs="Arial"/>
              </w:rPr>
              <w:t>/ La teoría atómica de Thomson</w:t>
            </w:r>
          </w:p>
          <w:p w14:paraId="5A78A549" w14:textId="77777777" w:rsidR="00BC0A6C" w:rsidRPr="006F21CE" w:rsidRDefault="00BC0A6C" w:rsidP="00E926A9">
            <w:pPr>
              <w:spacing w:line="360" w:lineRule="auto"/>
              <w:rPr>
                <w:rFonts w:ascii="Arial" w:hAnsi="Arial" w:cs="Arial"/>
              </w:rPr>
            </w:pPr>
            <w:r w:rsidRPr="006F21CE">
              <w:rPr>
                <w:noProof/>
                <w:lang w:val="es-ES" w:eastAsia="es-ES"/>
              </w:rPr>
              <w:drawing>
                <wp:inline distT="0" distB="0" distL="0" distR="0" wp14:anchorId="77E2323B" wp14:editId="3BADEFCE">
                  <wp:extent cx="1803400" cy="1803400"/>
                  <wp:effectExtent l="0" t="0" r="6350" b="6350"/>
                  <wp:docPr id="23" name="Imagen 23" descr="http://profesores.aulaplaneta.com/DNNPlayerPackages/Package13087/InfoGuion/cuadernoestudio/images_xml/FQ_09_02_img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3087/InfoGuion/cuadernoestudio/images_xml/FQ_09_02_img1_smal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453" cy="1809453"/>
                          </a:xfrm>
                          <a:prstGeom prst="rect">
                            <a:avLst/>
                          </a:prstGeom>
                          <a:noFill/>
                          <a:ln>
                            <a:noFill/>
                          </a:ln>
                        </pic:spPr>
                      </pic:pic>
                    </a:graphicData>
                  </a:graphic>
                </wp:inline>
              </w:drawing>
            </w:r>
          </w:p>
        </w:tc>
      </w:tr>
      <w:tr w:rsidR="00BC0A6C" w:rsidRPr="006F21CE" w14:paraId="1D600BC6" w14:textId="77777777" w:rsidTr="00BC0A6C">
        <w:tc>
          <w:tcPr>
            <w:tcW w:w="2689" w:type="dxa"/>
          </w:tcPr>
          <w:p w14:paraId="34395C92" w14:textId="77777777" w:rsidR="00BC0A6C" w:rsidRPr="006F21CE" w:rsidRDefault="00BC0A6C" w:rsidP="00E926A9">
            <w:pPr>
              <w:spacing w:line="360" w:lineRule="auto"/>
              <w:rPr>
                <w:rFonts w:ascii="Arial" w:hAnsi="Arial" w:cs="Arial"/>
              </w:rPr>
            </w:pPr>
            <w:r w:rsidRPr="006F21CE">
              <w:rPr>
                <w:rFonts w:ascii="Arial" w:hAnsi="Arial" w:cs="Arial"/>
              </w:rPr>
              <w:t>Pie de imagen</w:t>
            </w:r>
          </w:p>
        </w:tc>
        <w:tc>
          <w:tcPr>
            <w:tcW w:w="6139" w:type="dxa"/>
          </w:tcPr>
          <w:p w14:paraId="17A12DA0" w14:textId="4C2647B2" w:rsidR="00BC0A6C" w:rsidRPr="006F21CE" w:rsidRDefault="006A1AE3" w:rsidP="006A1AE3">
            <w:pPr>
              <w:spacing w:line="360" w:lineRule="auto"/>
              <w:rPr>
                <w:rFonts w:ascii="Arial" w:hAnsi="Arial" w:cs="Arial"/>
                <w:highlight w:val="cyan"/>
              </w:rPr>
            </w:pPr>
            <w:r>
              <w:rPr>
                <w:rFonts w:ascii="Arial" w:hAnsi="Arial" w:cs="Arial"/>
              </w:rPr>
              <w:t xml:space="preserve">Cuando </w:t>
            </w:r>
            <w:r w:rsidRPr="006F21CE">
              <w:rPr>
                <w:rFonts w:ascii="Arial" w:hAnsi="Arial" w:cs="Arial"/>
              </w:rPr>
              <w:t xml:space="preserve">Thomson </w:t>
            </w:r>
            <w:r>
              <w:rPr>
                <w:rFonts w:ascii="Arial" w:hAnsi="Arial" w:cs="Arial"/>
              </w:rPr>
              <w:t>expuso su m</w:t>
            </w:r>
            <w:r w:rsidRPr="006F21CE">
              <w:rPr>
                <w:rFonts w:ascii="Arial" w:hAnsi="Arial" w:cs="Arial"/>
              </w:rPr>
              <w:t xml:space="preserve">odelo </w:t>
            </w:r>
            <w:r w:rsidR="00BC0A6C" w:rsidRPr="006F21CE">
              <w:rPr>
                <w:rFonts w:ascii="Arial" w:hAnsi="Arial" w:cs="Arial"/>
              </w:rPr>
              <w:t>atómico</w:t>
            </w:r>
            <w:r>
              <w:rPr>
                <w:rFonts w:ascii="Arial" w:hAnsi="Arial" w:cs="Arial"/>
              </w:rPr>
              <w:t>,</w:t>
            </w:r>
            <w:r w:rsidR="00BC0A6C" w:rsidRPr="006F21CE">
              <w:rPr>
                <w:rFonts w:ascii="Arial" w:hAnsi="Arial" w:cs="Arial"/>
              </w:rPr>
              <w:t xml:space="preserve"> </w:t>
            </w:r>
            <w:r>
              <w:rPr>
                <w:rFonts w:ascii="Arial" w:hAnsi="Arial" w:cs="Arial"/>
              </w:rPr>
              <w:t>aún</w:t>
            </w:r>
            <w:r w:rsidR="00BC0A6C" w:rsidRPr="006F21CE">
              <w:rPr>
                <w:rFonts w:ascii="Arial" w:hAnsi="Arial" w:cs="Arial"/>
              </w:rPr>
              <w:t xml:space="preserve"> no se conocía la existencia del </w:t>
            </w:r>
            <w:r w:rsidR="00BC0A6C" w:rsidRPr="006F21CE">
              <w:rPr>
                <w:rFonts w:ascii="Arial" w:hAnsi="Arial" w:cs="Arial"/>
                <w:b/>
              </w:rPr>
              <w:t>núcleo</w:t>
            </w:r>
            <w:r w:rsidR="00BC0A6C" w:rsidRPr="006F21CE">
              <w:rPr>
                <w:rFonts w:ascii="Arial" w:hAnsi="Arial" w:cs="Arial"/>
              </w:rPr>
              <w:t xml:space="preserve">, por eso la carga </w:t>
            </w:r>
            <w:r w:rsidR="00BC0A6C" w:rsidRPr="006F21CE">
              <w:rPr>
                <w:rFonts w:ascii="Arial" w:hAnsi="Arial" w:cs="Arial"/>
                <w:b/>
              </w:rPr>
              <w:t>positiva</w:t>
            </w:r>
            <w:r w:rsidR="00BC0A6C" w:rsidRPr="006F21CE">
              <w:rPr>
                <w:rFonts w:ascii="Arial" w:hAnsi="Arial" w:cs="Arial"/>
              </w:rPr>
              <w:t xml:space="preserve"> aparece distribuida de forma homogénea en todo el átomo</w:t>
            </w:r>
            <w:r w:rsidR="00FB7E44">
              <w:rPr>
                <w:rFonts w:ascii="Arial" w:hAnsi="Arial" w:cs="Arial"/>
              </w:rPr>
              <w:t>.</w:t>
            </w:r>
          </w:p>
        </w:tc>
      </w:tr>
    </w:tbl>
    <w:p w14:paraId="08B06AB3" w14:textId="77777777" w:rsidR="00BC0A6C" w:rsidRPr="006F21CE" w:rsidRDefault="00BC0A6C" w:rsidP="00E926A9">
      <w:pPr>
        <w:spacing w:after="0" w:line="360" w:lineRule="auto"/>
        <w:rPr>
          <w:rFonts w:ascii="Times" w:hAnsi="Times"/>
          <w:highlight w:val="yellow"/>
        </w:rPr>
      </w:pPr>
    </w:p>
    <w:p w14:paraId="72F9F83E" w14:textId="6DAC6966" w:rsidR="00BC0A6C" w:rsidRPr="006F21CE" w:rsidRDefault="00BC0A6C" w:rsidP="00E926A9">
      <w:pPr>
        <w:spacing w:after="0" w:line="360" w:lineRule="auto"/>
        <w:rPr>
          <w:rFonts w:ascii="Times" w:hAnsi="Times"/>
          <w:highlight w:val="yellow"/>
        </w:rPr>
      </w:pPr>
      <w:r w:rsidRPr="006F21CE">
        <w:rPr>
          <w:rStyle w:val="un"/>
          <w:rFonts w:ascii="Arial" w:hAnsi="Arial" w:cs="Arial"/>
          <w:shd w:val="clear" w:color="auto" w:fill="FFFFFF"/>
        </w:rPr>
        <w:t>En 1897, el físico inglés</w:t>
      </w:r>
      <w:r w:rsidRPr="006F21CE">
        <w:rPr>
          <w:rStyle w:val="apple-converted-space"/>
          <w:rFonts w:ascii="Arial" w:hAnsi="Arial" w:cs="Arial"/>
          <w:shd w:val="clear" w:color="auto" w:fill="FFFFFF"/>
        </w:rPr>
        <w:t> </w:t>
      </w:r>
      <w:r w:rsidRPr="006F21CE">
        <w:rPr>
          <w:rStyle w:val="Textoennegrita"/>
          <w:rFonts w:ascii="Arial" w:hAnsi="Arial" w:cs="Arial"/>
          <w:shd w:val="clear" w:color="auto" w:fill="FFFFFF"/>
        </w:rPr>
        <w:t>Joseph J. Thomson</w:t>
      </w:r>
      <w:r w:rsidRPr="006F21CE">
        <w:rPr>
          <w:rStyle w:val="apple-converted-space"/>
          <w:rFonts w:ascii="Arial" w:hAnsi="Arial" w:cs="Arial"/>
          <w:shd w:val="clear" w:color="auto" w:fill="FFFFFF"/>
        </w:rPr>
        <w:t> </w:t>
      </w:r>
      <w:r w:rsidRPr="006F21CE">
        <w:rPr>
          <w:rStyle w:val="un"/>
          <w:rFonts w:ascii="Arial" w:hAnsi="Arial" w:cs="Arial"/>
          <w:shd w:val="clear" w:color="auto" w:fill="FFFFFF"/>
        </w:rPr>
        <w:t>descubrió el</w:t>
      </w:r>
      <w:r w:rsidRPr="006F21CE">
        <w:rPr>
          <w:rStyle w:val="apple-converted-space"/>
          <w:rFonts w:ascii="Arial" w:hAnsi="Arial" w:cs="Arial"/>
          <w:shd w:val="clear" w:color="auto" w:fill="FFFFFF"/>
        </w:rPr>
        <w:t> </w:t>
      </w:r>
      <w:r w:rsidRPr="006F21CE">
        <w:rPr>
          <w:rStyle w:val="Textoennegrita"/>
          <w:rFonts w:ascii="Arial" w:hAnsi="Arial" w:cs="Arial"/>
          <w:shd w:val="clear" w:color="auto" w:fill="FFFFFF"/>
        </w:rPr>
        <w:t>electrón</w:t>
      </w:r>
      <w:r w:rsidRPr="006F21CE">
        <w:rPr>
          <w:rStyle w:val="un"/>
          <w:rFonts w:ascii="Arial" w:hAnsi="Arial" w:cs="Arial"/>
          <w:shd w:val="clear" w:color="auto" w:fill="FFFFFF"/>
        </w:rPr>
        <w:t>.</w:t>
      </w:r>
      <w:r w:rsidRPr="006F21CE">
        <w:rPr>
          <w:rStyle w:val="apple-converted-space"/>
          <w:rFonts w:ascii="Arial" w:hAnsi="Arial" w:cs="Arial"/>
          <w:shd w:val="clear" w:color="auto" w:fill="FFFFFF"/>
        </w:rPr>
        <w:t> </w:t>
      </w:r>
      <w:r w:rsidRPr="006F21CE">
        <w:rPr>
          <w:rStyle w:val="un"/>
          <w:rFonts w:ascii="Arial" w:hAnsi="Arial" w:cs="Arial"/>
          <w:shd w:val="clear" w:color="auto" w:fill="FFFFFF"/>
        </w:rPr>
        <w:t>Puedes ampliar la información sobre la experiencia que llevó a cabo Thomson en la siguiente animación del INTEF, del Ministerio de Educación, Cultura y Deporte</w:t>
      </w:r>
      <w:r w:rsidR="006A1AE3">
        <w:rPr>
          <w:rStyle w:val="un"/>
          <w:rFonts w:ascii="Arial" w:hAnsi="Arial" w:cs="Arial"/>
          <w:shd w:val="clear" w:color="auto" w:fill="FFFFFF"/>
        </w:rPr>
        <w:t xml:space="preserve"> </w:t>
      </w:r>
      <w:hyperlink r:id="rId22" w:tgtFrame="_blank" w:history="1">
        <w:r w:rsidRPr="006F21CE">
          <w:rPr>
            <w:rStyle w:val="Hipervnculo"/>
            <w:rFonts w:ascii="Arial" w:hAnsi="Arial" w:cs="Arial"/>
            <w:shd w:val="clear" w:color="auto" w:fill="FFFFFF"/>
          </w:rPr>
          <w:t>[VER]</w:t>
        </w:r>
      </w:hyperlink>
      <w:r w:rsidRPr="006F21CE">
        <w:rPr>
          <w:rStyle w:val="un"/>
          <w:rFonts w:ascii="Arial" w:hAnsi="Arial" w:cs="Arial"/>
          <w:shd w:val="clear" w:color="auto" w:fill="FFFFFF"/>
        </w:rPr>
        <w:t>.</w:t>
      </w:r>
    </w:p>
    <w:p w14:paraId="7AB54A98" w14:textId="77777777" w:rsidR="00BC0A6C" w:rsidRPr="006F21CE" w:rsidRDefault="00BC0A6C" w:rsidP="00E926A9">
      <w:pPr>
        <w:spacing w:after="0" w:line="360" w:lineRule="auto"/>
        <w:rPr>
          <w:rFonts w:ascii="Times" w:hAnsi="Times"/>
          <w:highlight w:val="yellow"/>
        </w:rPr>
      </w:pPr>
    </w:p>
    <w:tbl>
      <w:tblPr>
        <w:tblStyle w:val="Tablaconcuadrcula"/>
        <w:tblW w:w="0" w:type="auto"/>
        <w:tblLook w:val="04A0" w:firstRow="1" w:lastRow="0" w:firstColumn="1" w:lastColumn="0" w:noHBand="0" w:noVBand="1"/>
      </w:tblPr>
      <w:tblGrid>
        <w:gridCol w:w="2186"/>
        <w:gridCol w:w="7390"/>
      </w:tblGrid>
      <w:tr w:rsidR="00BC0A6C" w:rsidRPr="006F21CE" w14:paraId="2E5A1211" w14:textId="77777777" w:rsidTr="00E4417E">
        <w:tc>
          <w:tcPr>
            <w:tcW w:w="9576" w:type="dxa"/>
            <w:gridSpan w:val="2"/>
            <w:shd w:val="clear" w:color="auto" w:fill="000000" w:themeFill="text1"/>
          </w:tcPr>
          <w:p w14:paraId="17FBB4F6" w14:textId="77777777" w:rsidR="00BC0A6C" w:rsidRPr="006F21CE" w:rsidRDefault="00BC0A6C" w:rsidP="00E926A9">
            <w:pPr>
              <w:pStyle w:val="Ttulo7"/>
              <w:spacing w:before="2" w:after="2" w:line="360" w:lineRule="auto"/>
              <w:jc w:val="center"/>
              <w:outlineLvl w:val="6"/>
              <w:rPr>
                <w:rFonts w:ascii="Arial" w:hAnsi="Arial" w:cs="Arial"/>
                <w:b/>
                <w:i w:val="0"/>
                <w:color w:val="auto"/>
              </w:rPr>
            </w:pPr>
            <w:r w:rsidRPr="00E4417E">
              <w:rPr>
                <w:rFonts w:ascii="Arial" w:hAnsi="Arial" w:cs="Arial"/>
                <w:b/>
                <w:i w:val="0"/>
                <w:color w:val="auto"/>
              </w:rPr>
              <w:t>Practica: recurso nuevo</w:t>
            </w:r>
          </w:p>
        </w:tc>
      </w:tr>
      <w:tr w:rsidR="00BC0A6C" w:rsidRPr="006F21CE" w14:paraId="7981F2E5" w14:textId="77777777" w:rsidTr="00E4417E">
        <w:tc>
          <w:tcPr>
            <w:tcW w:w="2186" w:type="dxa"/>
          </w:tcPr>
          <w:p w14:paraId="5073E1B4" w14:textId="77777777" w:rsidR="00BC0A6C" w:rsidRPr="006F21CE" w:rsidRDefault="00BC0A6C" w:rsidP="00E926A9">
            <w:pPr>
              <w:spacing w:before="2" w:after="2" w:line="360" w:lineRule="auto"/>
              <w:rPr>
                <w:rFonts w:ascii="Arial" w:hAnsi="Arial" w:cs="Arial"/>
                <w:b/>
              </w:rPr>
            </w:pPr>
            <w:r w:rsidRPr="006F21CE">
              <w:rPr>
                <w:rFonts w:ascii="Arial" w:hAnsi="Arial" w:cs="Arial"/>
                <w:b/>
              </w:rPr>
              <w:t>Código</w:t>
            </w:r>
          </w:p>
        </w:tc>
        <w:tc>
          <w:tcPr>
            <w:tcW w:w="7390" w:type="dxa"/>
          </w:tcPr>
          <w:p w14:paraId="08A693D4" w14:textId="0AEDFBDB" w:rsidR="00BC0A6C" w:rsidRPr="006F21CE" w:rsidRDefault="00BC0A6C" w:rsidP="00E926A9">
            <w:pPr>
              <w:spacing w:before="2" w:after="2" w:line="360" w:lineRule="auto"/>
              <w:rPr>
                <w:rFonts w:ascii="Arial" w:hAnsi="Arial" w:cs="Arial"/>
                <w:b/>
                <w:lang w:val="en-US"/>
              </w:rPr>
            </w:pPr>
            <w:r>
              <w:rPr>
                <w:rFonts w:ascii="Arial" w:hAnsi="Arial" w:cs="Arial"/>
                <w:lang w:val="en-US"/>
              </w:rPr>
              <w:t>CN_06_10_</w:t>
            </w:r>
            <w:r w:rsidRPr="006F21CE">
              <w:rPr>
                <w:rFonts w:ascii="Arial" w:hAnsi="Arial" w:cs="Arial"/>
                <w:lang w:val="en-US"/>
              </w:rPr>
              <w:t>REC</w:t>
            </w:r>
            <w:r w:rsidR="00A9620B">
              <w:rPr>
                <w:rFonts w:ascii="Arial" w:hAnsi="Arial" w:cs="Arial"/>
                <w:lang w:val="en-US"/>
              </w:rPr>
              <w:t>90</w:t>
            </w:r>
          </w:p>
        </w:tc>
      </w:tr>
      <w:tr w:rsidR="00BC0A6C" w:rsidRPr="006F21CE" w14:paraId="4B3697F8" w14:textId="77777777" w:rsidTr="00E4417E">
        <w:tc>
          <w:tcPr>
            <w:tcW w:w="2186" w:type="dxa"/>
          </w:tcPr>
          <w:p w14:paraId="002C81E9" w14:textId="77777777" w:rsidR="00BC0A6C" w:rsidRPr="006F21CE" w:rsidRDefault="00BC0A6C" w:rsidP="00E926A9">
            <w:pPr>
              <w:spacing w:before="2" w:after="2" w:line="360" w:lineRule="auto"/>
              <w:rPr>
                <w:rFonts w:ascii="Arial" w:hAnsi="Arial" w:cs="Arial"/>
                <w:b/>
              </w:rPr>
            </w:pPr>
            <w:r w:rsidRPr="006F21CE">
              <w:rPr>
                <w:rFonts w:ascii="Arial" w:hAnsi="Arial" w:cs="Arial"/>
                <w:b/>
              </w:rPr>
              <w:t>Título</w:t>
            </w:r>
          </w:p>
        </w:tc>
        <w:tc>
          <w:tcPr>
            <w:tcW w:w="7390" w:type="dxa"/>
          </w:tcPr>
          <w:p w14:paraId="46808336" w14:textId="05B3D7A7" w:rsidR="00BC0A6C" w:rsidRPr="007F65B5" w:rsidRDefault="00BC0A6C" w:rsidP="00E926A9">
            <w:pPr>
              <w:spacing w:before="2" w:after="2" w:line="360" w:lineRule="auto"/>
              <w:rPr>
                <w:rFonts w:ascii="Arial" w:hAnsi="Arial" w:cs="Arial"/>
              </w:rPr>
            </w:pPr>
            <w:r w:rsidRPr="007F65B5">
              <w:rPr>
                <w:rFonts w:ascii="Arial" w:hAnsi="Arial" w:cs="Arial"/>
              </w:rPr>
              <w:t>El modelo atómico de Thomson</w:t>
            </w:r>
            <w:r w:rsidR="008079E8">
              <w:rPr>
                <w:rFonts w:ascii="Arial" w:hAnsi="Arial" w:cs="Arial"/>
              </w:rPr>
              <w:t xml:space="preserve"> </w:t>
            </w:r>
          </w:p>
        </w:tc>
      </w:tr>
      <w:tr w:rsidR="00BC0A6C" w:rsidRPr="006F21CE" w14:paraId="3CCC92DE" w14:textId="77777777" w:rsidTr="00E4417E">
        <w:tc>
          <w:tcPr>
            <w:tcW w:w="2186" w:type="dxa"/>
          </w:tcPr>
          <w:p w14:paraId="0870D5CC" w14:textId="77777777" w:rsidR="00BC0A6C" w:rsidRPr="006F21CE" w:rsidRDefault="00BC0A6C" w:rsidP="00E926A9">
            <w:pPr>
              <w:spacing w:before="2" w:after="2" w:line="360" w:lineRule="auto"/>
              <w:rPr>
                <w:rFonts w:ascii="Arial" w:hAnsi="Arial" w:cs="Arial"/>
                <w:b/>
              </w:rPr>
            </w:pPr>
            <w:r w:rsidRPr="006F21CE">
              <w:rPr>
                <w:rFonts w:ascii="Arial" w:hAnsi="Arial" w:cs="Arial"/>
                <w:b/>
              </w:rPr>
              <w:t>Descripción</w:t>
            </w:r>
          </w:p>
        </w:tc>
        <w:tc>
          <w:tcPr>
            <w:tcW w:w="7390" w:type="dxa"/>
          </w:tcPr>
          <w:p w14:paraId="6BC69845" w14:textId="71174655" w:rsidR="00BC0A6C" w:rsidRPr="007F65B5" w:rsidRDefault="00BC0A6C" w:rsidP="00E926A9">
            <w:pPr>
              <w:spacing w:before="2" w:after="2" w:line="360" w:lineRule="auto"/>
              <w:rPr>
                <w:rFonts w:ascii="Arial" w:hAnsi="Arial" w:cs="Arial"/>
              </w:rPr>
            </w:pPr>
            <w:r w:rsidRPr="007F65B5">
              <w:rPr>
                <w:rFonts w:ascii="Arial" w:hAnsi="Arial" w:cs="Arial"/>
              </w:rPr>
              <w:t>Actividad que permite afianzar conceptos del modelo atómico de Thomson</w:t>
            </w:r>
            <w:r w:rsidR="008079E8">
              <w:rPr>
                <w:rFonts w:ascii="Arial" w:hAnsi="Arial" w:cs="Arial"/>
              </w:rPr>
              <w:t xml:space="preserve"> </w:t>
            </w:r>
          </w:p>
        </w:tc>
      </w:tr>
    </w:tbl>
    <w:p w14:paraId="0F2B159C" w14:textId="77777777" w:rsidR="00BC0A6C" w:rsidRDefault="00BC0A6C" w:rsidP="00E926A9">
      <w:pPr>
        <w:spacing w:after="0" w:line="360" w:lineRule="auto"/>
        <w:rPr>
          <w:rFonts w:ascii="Times" w:hAnsi="Times"/>
          <w:highlight w:val="yellow"/>
        </w:rPr>
      </w:pPr>
    </w:p>
    <w:p w14:paraId="02E8B5AD" w14:textId="77777777" w:rsidR="00BC0A6C" w:rsidRPr="006F21CE" w:rsidRDefault="00BC0A6C" w:rsidP="00E926A9">
      <w:pPr>
        <w:spacing w:after="0" w:line="360" w:lineRule="auto"/>
        <w:rPr>
          <w:rFonts w:ascii="Times" w:hAnsi="Times"/>
          <w:highlight w:val="yellow"/>
        </w:rPr>
      </w:pPr>
    </w:p>
    <w:p w14:paraId="348E6393" w14:textId="77777777" w:rsidR="00BC0A6C" w:rsidRPr="006F21CE" w:rsidRDefault="00BC0A6C" w:rsidP="00E926A9">
      <w:pPr>
        <w:spacing w:after="0" w:line="360" w:lineRule="auto"/>
        <w:rPr>
          <w:rFonts w:ascii="Arial" w:hAnsi="Arial" w:cs="Arial"/>
          <w:b/>
          <w:lang w:val="es-CO"/>
        </w:rPr>
      </w:pPr>
      <w:r w:rsidRPr="006F21CE">
        <w:rPr>
          <w:rFonts w:ascii="Arial" w:hAnsi="Arial" w:cs="Arial"/>
          <w:b/>
          <w:highlight w:val="yellow"/>
        </w:rPr>
        <w:t>SECCIÓN 2]</w:t>
      </w:r>
      <w:r w:rsidRPr="006F21CE">
        <w:rPr>
          <w:rFonts w:ascii="Arial" w:hAnsi="Arial" w:cs="Arial"/>
          <w:b/>
        </w:rPr>
        <w:t xml:space="preserve"> 2.4</w:t>
      </w:r>
      <w:r w:rsidRPr="006F21CE">
        <w:rPr>
          <w:rFonts w:ascii="Arial" w:hAnsi="Arial" w:cs="Arial"/>
          <w:b/>
          <w:lang w:val="es-CO"/>
        </w:rPr>
        <w:t xml:space="preserve"> El modelo atómico de Rutherford</w:t>
      </w:r>
    </w:p>
    <w:p w14:paraId="558EBAF2" w14:textId="77777777" w:rsidR="00BC0A6C" w:rsidRPr="006F21CE" w:rsidRDefault="00BC0A6C" w:rsidP="00E926A9">
      <w:pPr>
        <w:tabs>
          <w:tab w:val="right" w:pos="8498"/>
        </w:tabs>
        <w:spacing w:after="0" w:line="360" w:lineRule="auto"/>
        <w:rPr>
          <w:rFonts w:ascii="Arial" w:hAnsi="Arial" w:cs="Arial"/>
          <w:b/>
          <w:lang w:val="es-CO"/>
        </w:rPr>
      </w:pPr>
    </w:p>
    <w:p w14:paraId="5FA6BDC3" w14:textId="77777777" w:rsidR="00BC0A6C" w:rsidRPr="006F21CE" w:rsidRDefault="00BC0A6C" w:rsidP="00E926A9">
      <w:pPr>
        <w:spacing w:line="360" w:lineRule="auto"/>
        <w:rPr>
          <w:rFonts w:ascii="Arial" w:hAnsi="Arial" w:cs="Arial"/>
          <w:b/>
        </w:rPr>
      </w:pPr>
      <w:r w:rsidRPr="006F21CE">
        <w:rPr>
          <w:rStyle w:val="un"/>
          <w:rFonts w:ascii="Arial" w:hAnsi="Arial" w:cs="Arial"/>
          <w:shd w:val="clear" w:color="auto" w:fill="FFFFFF"/>
        </w:rPr>
        <w:t xml:space="preserve">En 1910, </w:t>
      </w:r>
      <w:r w:rsidRPr="006F21CE">
        <w:rPr>
          <w:rStyle w:val="un"/>
          <w:rFonts w:ascii="Arial" w:hAnsi="Arial" w:cs="Arial"/>
          <w:b/>
          <w:shd w:val="clear" w:color="auto" w:fill="FFFFFF"/>
        </w:rPr>
        <w:t>Rutherford</w:t>
      </w:r>
      <w:r w:rsidRPr="006F21CE">
        <w:rPr>
          <w:rStyle w:val="un"/>
          <w:rFonts w:ascii="Arial" w:hAnsi="Arial" w:cs="Arial"/>
          <w:shd w:val="clear" w:color="auto" w:fill="FFFFFF"/>
        </w:rPr>
        <w:t xml:space="preserve"> realizó el siguiente experimento: hizo incidir un haz de rayos alfa (con carga positiva</w:t>
      </w:r>
      <w:r>
        <w:rPr>
          <w:rStyle w:val="un"/>
          <w:rFonts w:ascii="Arial" w:hAnsi="Arial" w:cs="Arial"/>
          <w:shd w:val="clear" w:color="auto" w:fill="FFFFFF"/>
        </w:rPr>
        <w:t xml:space="preserve"> y masa)</w:t>
      </w:r>
      <w:r w:rsidRPr="006F21CE">
        <w:rPr>
          <w:rStyle w:val="un"/>
          <w:rFonts w:ascii="Arial" w:hAnsi="Arial" w:cs="Arial"/>
          <w:shd w:val="clear" w:color="auto" w:fill="FFFFFF"/>
        </w:rPr>
        <w:t xml:space="preserve"> sobre una fina lámina de oro para observar si esta afectaba la trayectoria de los rayos.</w:t>
      </w:r>
      <w:r w:rsidRPr="006F21CE">
        <w:rPr>
          <w:rStyle w:val="apple-converted-space"/>
          <w:rFonts w:ascii="Arial" w:hAnsi="Arial" w:cs="Arial"/>
          <w:shd w:val="clear" w:color="auto" w:fill="FFFFFF"/>
        </w:rPr>
        <w:t> </w:t>
      </w:r>
      <w:r w:rsidRPr="006F21CE">
        <w:rPr>
          <w:rStyle w:val="un"/>
          <w:rFonts w:ascii="Arial" w:hAnsi="Arial" w:cs="Arial"/>
          <w:shd w:val="clear" w:color="auto" w:fill="FFFFFF"/>
        </w:rPr>
        <w:t>Rodeó la lámina con una pantalla fluorescente, en la que se producía un destello cada vez que un rayo alfa chocaba con ella; así podría seguir sus trayectorias.</w:t>
      </w:r>
    </w:p>
    <w:tbl>
      <w:tblPr>
        <w:tblStyle w:val="Tablaconcuadrcula1"/>
        <w:tblW w:w="0" w:type="auto"/>
        <w:tblLook w:val="04A0" w:firstRow="1" w:lastRow="0" w:firstColumn="1" w:lastColumn="0" w:noHBand="0" w:noVBand="1"/>
      </w:tblPr>
      <w:tblGrid>
        <w:gridCol w:w="2689"/>
        <w:gridCol w:w="6139"/>
      </w:tblGrid>
      <w:tr w:rsidR="00BC0A6C" w:rsidRPr="006F21CE" w14:paraId="72E461F6" w14:textId="77777777" w:rsidTr="00BC0A6C">
        <w:tc>
          <w:tcPr>
            <w:tcW w:w="8828" w:type="dxa"/>
            <w:gridSpan w:val="2"/>
            <w:shd w:val="clear" w:color="auto" w:fill="0D0D0D" w:themeFill="text1" w:themeFillTint="F2"/>
          </w:tcPr>
          <w:p w14:paraId="1ACAD89B" w14:textId="77777777" w:rsidR="00BC0A6C" w:rsidRPr="006F21CE" w:rsidRDefault="00BC0A6C" w:rsidP="00E926A9">
            <w:pPr>
              <w:spacing w:line="360" w:lineRule="auto"/>
              <w:jc w:val="center"/>
              <w:rPr>
                <w:rFonts w:ascii="Arial" w:hAnsi="Arial" w:cs="Arial"/>
                <w:b/>
              </w:rPr>
            </w:pPr>
            <w:r w:rsidRPr="006F21CE">
              <w:rPr>
                <w:rFonts w:ascii="Arial" w:hAnsi="Arial" w:cs="Arial"/>
                <w:b/>
              </w:rPr>
              <w:t xml:space="preserve">Imagen (fotografía, gráfica o ilustración) </w:t>
            </w:r>
          </w:p>
        </w:tc>
      </w:tr>
      <w:tr w:rsidR="00BC0A6C" w:rsidRPr="006F21CE" w14:paraId="2CA2260F" w14:textId="77777777" w:rsidTr="00BC0A6C">
        <w:tc>
          <w:tcPr>
            <w:tcW w:w="2689" w:type="dxa"/>
          </w:tcPr>
          <w:p w14:paraId="3E8F084A" w14:textId="77777777" w:rsidR="00BC0A6C" w:rsidRPr="006F21CE" w:rsidRDefault="00BC0A6C" w:rsidP="00E926A9">
            <w:pPr>
              <w:spacing w:line="360" w:lineRule="auto"/>
              <w:rPr>
                <w:rFonts w:ascii="Arial" w:hAnsi="Arial" w:cs="Arial"/>
                <w:b/>
              </w:rPr>
            </w:pPr>
            <w:r w:rsidRPr="006F21CE">
              <w:rPr>
                <w:rFonts w:ascii="Arial" w:hAnsi="Arial" w:cs="Arial"/>
                <w:b/>
              </w:rPr>
              <w:t>Código</w:t>
            </w:r>
          </w:p>
        </w:tc>
        <w:tc>
          <w:tcPr>
            <w:tcW w:w="6139" w:type="dxa"/>
          </w:tcPr>
          <w:p w14:paraId="103DC458" w14:textId="77777777" w:rsidR="00BC0A6C" w:rsidRPr="006F21CE" w:rsidRDefault="00BC0A6C" w:rsidP="00E926A9">
            <w:pPr>
              <w:tabs>
                <w:tab w:val="left" w:pos="2376"/>
              </w:tabs>
              <w:spacing w:line="360" w:lineRule="auto"/>
              <w:rPr>
                <w:rFonts w:ascii="Arial" w:hAnsi="Arial" w:cs="Arial"/>
                <w:b/>
              </w:rPr>
            </w:pPr>
            <w:r w:rsidRPr="006F21CE">
              <w:rPr>
                <w:rFonts w:ascii="Arial" w:hAnsi="Arial" w:cs="Arial"/>
              </w:rPr>
              <w:t>CN_06_10_IMG04</w:t>
            </w:r>
            <w:r w:rsidRPr="006F21CE">
              <w:rPr>
                <w:rFonts w:ascii="Arial" w:hAnsi="Arial" w:cs="Arial"/>
              </w:rPr>
              <w:tab/>
            </w:r>
          </w:p>
        </w:tc>
      </w:tr>
      <w:tr w:rsidR="00BC0A6C" w:rsidRPr="006F21CE" w14:paraId="05BFD85F" w14:textId="77777777" w:rsidTr="00BC0A6C">
        <w:tc>
          <w:tcPr>
            <w:tcW w:w="2689" w:type="dxa"/>
          </w:tcPr>
          <w:p w14:paraId="639AC8DE" w14:textId="77777777" w:rsidR="00BC0A6C" w:rsidRPr="006F21CE" w:rsidRDefault="00BC0A6C" w:rsidP="00E926A9">
            <w:pPr>
              <w:spacing w:line="360" w:lineRule="auto"/>
              <w:rPr>
                <w:rFonts w:ascii="Arial" w:hAnsi="Arial" w:cs="Arial"/>
              </w:rPr>
            </w:pPr>
            <w:r w:rsidRPr="006F21CE">
              <w:rPr>
                <w:rFonts w:ascii="Arial" w:hAnsi="Arial" w:cs="Arial"/>
                <w:b/>
              </w:rPr>
              <w:t>Descripción</w:t>
            </w:r>
          </w:p>
        </w:tc>
        <w:tc>
          <w:tcPr>
            <w:tcW w:w="6139" w:type="dxa"/>
          </w:tcPr>
          <w:p w14:paraId="4418C810" w14:textId="3B7F9089" w:rsidR="00BC0A6C" w:rsidRPr="006F21CE" w:rsidRDefault="00BC0A6C" w:rsidP="00E926A9">
            <w:pPr>
              <w:spacing w:line="360" w:lineRule="auto"/>
              <w:rPr>
                <w:rFonts w:ascii="Arial" w:hAnsi="Arial" w:cs="Arial"/>
              </w:rPr>
            </w:pPr>
            <w:r w:rsidRPr="006F21CE">
              <w:rPr>
                <w:rFonts w:ascii="Arial" w:hAnsi="Arial" w:cs="Arial"/>
              </w:rPr>
              <w:t>Ilustración del experimento de Rutherford</w:t>
            </w:r>
            <w:r w:rsidR="008079E8">
              <w:rPr>
                <w:rFonts w:ascii="Arial" w:hAnsi="Arial" w:cs="Arial"/>
              </w:rPr>
              <w:t xml:space="preserve"> </w:t>
            </w:r>
          </w:p>
        </w:tc>
      </w:tr>
      <w:tr w:rsidR="00BC0A6C" w:rsidRPr="006F21CE" w14:paraId="4728BDB3" w14:textId="77777777" w:rsidTr="00BC0A6C">
        <w:tc>
          <w:tcPr>
            <w:tcW w:w="2689" w:type="dxa"/>
          </w:tcPr>
          <w:p w14:paraId="2BDC5DB9" w14:textId="77777777" w:rsidR="00BC0A6C" w:rsidRPr="006F21CE" w:rsidRDefault="00BC0A6C" w:rsidP="00E926A9">
            <w:pPr>
              <w:spacing w:line="360" w:lineRule="auto"/>
              <w:rPr>
                <w:rFonts w:ascii="Arial" w:hAnsi="Arial" w:cs="Arial"/>
              </w:rPr>
            </w:pPr>
            <w:r w:rsidRPr="006F21CE">
              <w:rPr>
                <w:rFonts w:ascii="Arial" w:hAnsi="Arial" w:cs="Arial"/>
                <w:b/>
              </w:rPr>
              <w:t xml:space="preserve">Código </w:t>
            </w:r>
            <w:proofErr w:type="spellStart"/>
            <w:r w:rsidRPr="006F21CE">
              <w:rPr>
                <w:rFonts w:ascii="Arial" w:hAnsi="Arial" w:cs="Arial"/>
                <w:b/>
              </w:rPr>
              <w:t>Shutterstock</w:t>
            </w:r>
            <w:proofErr w:type="spellEnd"/>
            <w:r w:rsidRPr="006F21CE">
              <w:rPr>
                <w:rFonts w:ascii="Arial" w:hAnsi="Arial" w:cs="Arial"/>
                <w:b/>
              </w:rPr>
              <w:t xml:space="preserve"> (o URL o la ruta en </w:t>
            </w:r>
            <w:proofErr w:type="spellStart"/>
            <w:r w:rsidRPr="006F21CE">
              <w:rPr>
                <w:rFonts w:ascii="Arial" w:hAnsi="Arial" w:cs="Arial"/>
                <w:b/>
              </w:rPr>
              <w:t>AulaPlaneta</w:t>
            </w:r>
            <w:proofErr w:type="spellEnd"/>
            <w:r w:rsidRPr="006F21CE">
              <w:rPr>
                <w:rFonts w:ascii="Arial" w:hAnsi="Arial" w:cs="Arial"/>
                <w:b/>
              </w:rPr>
              <w:t>)</w:t>
            </w:r>
          </w:p>
        </w:tc>
        <w:tc>
          <w:tcPr>
            <w:tcW w:w="6139" w:type="dxa"/>
          </w:tcPr>
          <w:p w14:paraId="4004584D" w14:textId="2E934545" w:rsidR="00BC0A6C" w:rsidRPr="006F21CE" w:rsidRDefault="00BC0A6C" w:rsidP="00E926A9">
            <w:pPr>
              <w:spacing w:line="360" w:lineRule="auto"/>
              <w:rPr>
                <w:rFonts w:ascii="Arial" w:hAnsi="Arial" w:cs="Arial"/>
              </w:rPr>
            </w:pPr>
            <w:r w:rsidRPr="006F21CE">
              <w:rPr>
                <w:rFonts w:ascii="Arial" w:hAnsi="Arial" w:cs="Arial"/>
              </w:rPr>
              <w:t>3 ESO/Física y química</w:t>
            </w:r>
            <w:r w:rsidR="008079E8">
              <w:rPr>
                <w:rFonts w:ascii="Arial" w:hAnsi="Arial" w:cs="Arial"/>
              </w:rPr>
              <w:t xml:space="preserve"> </w:t>
            </w:r>
            <w:r w:rsidRPr="006F21CE">
              <w:rPr>
                <w:rFonts w:ascii="Arial" w:hAnsi="Arial" w:cs="Arial"/>
              </w:rPr>
              <w:t>/ La estructura de la materia</w:t>
            </w:r>
            <w:r w:rsidR="008079E8">
              <w:rPr>
                <w:rFonts w:ascii="Arial" w:hAnsi="Arial" w:cs="Arial"/>
              </w:rPr>
              <w:t xml:space="preserve"> </w:t>
            </w:r>
            <w:r w:rsidRPr="006F21CE">
              <w:rPr>
                <w:rFonts w:ascii="Arial" w:hAnsi="Arial" w:cs="Arial"/>
              </w:rPr>
              <w:t>/ Los modelos del átomo</w:t>
            </w:r>
            <w:r w:rsidR="008079E8">
              <w:rPr>
                <w:rFonts w:ascii="Arial" w:hAnsi="Arial" w:cs="Arial"/>
              </w:rPr>
              <w:t xml:space="preserve"> </w:t>
            </w:r>
            <w:r w:rsidRPr="006F21CE">
              <w:rPr>
                <w:rFonts w:ascii="Arial" w:hAnsi="Arial" w:cs="Arial"/>
              </w:rPr>
              <w:t xml:space="preserve">/ La teoría atómica de Rutherford </w:t>
            </w:r>
          </w:p>
          <w:p w14:paraId="01BC5080" w14:textId="77777777" w:rsidR="00BC0A6C" w:rsidRPr="006F21CE" w:rsidRDefault="00BC0A6C" w:rsidP="00E926A9">
            <w:pPr>
              <w:spacing w:line="360" w:lineRule="auto"/>
              <w:rPr>
                <w:rFonts w:ascii="Arial" w:hAnsi="Arial" w:cs="Arial"/>
              </w:rPr>
            </w:pPr>
            <w:r w:rsidRPr="006F21CE">
              <w:rPr>
                <w:noProof/>
                <w:lang w:val="es-ES" w:eastAsia="es-ES"/>
              </w:rPr>
              <w:drawing>
                <wp:inline distT="0" distB="0" distL="0" distR="0" wp14:anchorId="1AD57ABE" wp14:editId="0AD29AC0">
                  <wp:extent cx="2811379" cy="1295400"/>
                  <wp:effectExtent l="0" t="0" r="8255" b="0"/>
                  <wp:docPr id="28" name="Imagen 28" descr="http://profesores.aulaplaneta.com/DNNPlayerPackages/Package13087/InfoGuion/cuadernoestudio/images_xml/FQ_09_02_img2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3087/InfoGuion/cuadernoestudio/images_xml/FQ_09_02_img2_smal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29271" cy="1303644"/>
                          </a:xfrm>
                          <a:prstGeom prst="rect">
                            <a:avLst/>
                          </a:prstGeom>
                          <a:noFill/>
                          <a:ln>
                            <a:noFill/>
                          </a:ln>
                        </pic:spPr>
                      </pic:pic>
                    </a:graphicData>
                  </a:graphic>
                </wp:inline>
              </w:drawing>
            </w:r>
          </w:p>
          <w:p w14:paraId="3068FFC4" w14:textId="77777777" w:rsidR="00BC0A6C" w:rsidRPr="006F21CE" w:rsidRDefault="00BC0A6C" w:rsidP="00E926A9">
            <w:pPr>
              <w:spacing w:line="360" w:lineRule="auto"/>
              <w:rPr>
                <w:rFonts w:ascii="Arial" w:hAnsi="Arial" w:cs="Arial"/>
              </w:rPr>
            </w:pPr>
          </w:p>
        </w:tc>
      </w:tr>
      <w:tr w:rsidR="00BC0A6C" w:rsidRPr="006F21CE" w14:paraId="0DA93A22" w14:textId="77777777" w:rsidTr="00BC0A6C">
        <w:tc>
          <w:tcPr>
            <w:tcW w:w="2689" w:type="dxa"/>
          </w:tcPr>
          <w:p w14:paraId="01024F0D" w14:textId="77777777" w:rsidR="00BC0A6C" w:rsidRPr="006F21CE" w:rsidRDefault="00BC0A6C" w:rsidP="00E926A9">
            <w:pPr>
              <w:spacing w:line="360" w:lineRule="auto"/>
              <w:rPr>
                <w:rFonts w:ascii="Arial" w:hAnsi="Arial" w:cs="Arial"/>
              </w:rPr>
            </w:pPr>
            <w:r w:rsidRPr="006F21CE">
              <w:rPr>
                <w:rFonts w:ascii="Arial" w:hAnsi="Arial" w:cs="Arial"/>
              </w:rPr>
              <w:t>Pie de imagen</w:t>
            </w:r>
          </w:p>
        </w:tc>
        <w:tc>
          <w:tcPr>
            <w:tcW w:w="6139" w:type="dxa"/>
          </w:tcPr>
          <w:p w14:paraId="509F6317" w14:textId="77777777" w:rsidR="00BC0A6C" w:rsidRPr="006F21CE" w:rsidRDefault="00BC0A6C" w:rsidP="00E926A9">
            <w:pPr>
              <w:spacing w:line="360" w:lineRule="auto"/>
              <w:rPr>
                <w:rFonts w:ascii="Arial" w:hAnsi="Arial" w:cs="Arial"/>
                <w:highlight w:val="cyan"/>
              </w:rPr>
            </w:pPr>
            <w:r w:rsidRPr="006F21CE">
              <w:rPr>
                <w:rFonts w:ascii="Arial" w:hAnsi="Arial" w:cs="Arial"/>
              </w:rPr>
              <w:t xml:space="preserve">El experimento de Rutherford demostró la existencia del </w:t>
            </w:r>
            <w:r w:rsidRPr="006F21CE">
              <w:rPr>
                <w:rFonts w:ascii="Arial" w:hAnsi="Arial" w:cs="Arial"/>
                <w:b/>
              </w:rPr>
              <w:t>núcleo atómico</w:t>
            </w:r>
            <w:r w:rsidRPr="006F21CE">
              <w:rPr>
                <w:rFonts w:ascii="Arial" w:hAnsi="Arial" w:cs="Arial"/>
              </w:rPr>
              <w:t>.</w:t>
            </w:r>
          </w:p>
        </w:tc>
      </w:tr>
    </w:tbl>
    <w:p w14:paraId="3027E1F3" w14:textId="77777777" w:rsidR="00BC0A6C" w:rsidRPr="006F21CE" w:rsidRDefault="00BC0A6C" w:rsidP="00E926A9">
      <w:pPr>
        <w:spacing w:line="360" w:lineRule="auto"/>
        <w:rPr>
          <w:rFonts w:ascii="Arial" w:hAnsi="Arial" w:cs="Arial"/>
          <w:b/>
        </w:rPr>
      </w:pPr>
    </w:p>
    <w:p w14:paraId="0513F894" w14:textId="77777777" w:rsidR="00BC0A6C" w:rsidRPr="006F21CE" w:rsidRDefault="00BC0A6C" w:rsidP="00E926A9">
      <w:pPr>
        <w:pStyle w:val="u"/>
        <w:shd w:val="clear" w:color="auto" w:fill="FFFFFF"/>
        <w:spacing w:before="0" w:beforeAutospacing="0" w:after="0" w:afterAutospacing="0" w:line="360" w:lineRule="auto"/>
        <w:rPr>
          <w:rFonts w:ascii="Arial" w:hAnsi="Arial" w:cs="Arial"/>
        </w:rPr>
      </w:pPr>
      <w:r w:rsidRPr="006F21CE">
        <w:rPr>
          <w:rStyle w:val="un"/>
          <w:rFonts w:ascii="Arial" w:hAnsi="Arial" w:cs="Arial"/>
        </w:rPr>
        <w:t>La mayoría de los rayos atravesaban la lámina sin desviarse.</w:t>
      </w:r>
      <w:r w:rsidRPr="006F21CE">
        <w:rPr>
          <w:rStyle w:val="apple-converted-space"/>
          <w:rFonts w:ascii="Arial" w:hAnsi="Arial" w:cs="Arial"/>
        </w:rPr>
        <w:t> </w:t>
      </w:r>
      <w:r w:rsidRPr="006F21CE">
        <w:rPr>
          <w:rStyle w:val="un"/>
          <w:rFonts w:ascii="Arial" w:hAnsi="Arial" w:cs="Arial"/>
        </w:rPr>
        <w:t xml:space="preserve">Sin embargo, una </w:t>
      </w:r>
      <w:r w:rsidRPr="005A1B3D">
        <w:rPr>
          <w:rStyle w:val="un"/>
          <w:rFonts w:ascii="Arial" w:hAnsi="Arial" w:cs="Arial"/>
        </w:rPr>
        <w:t>pequeña fracción era desviada y otra aún más pequeña rebotaba</w:t>
      </w:r>
      <w:r w:rsidRPr="006F21CE">
        <w:rPr>
          <w:rStyle w:val="un"/>
          <w:rFonts w:ascii="Arial" w:hAnsi="Arial" w:cs="Arial"/>
        </w:rPr>
        <w:t>.</w:t>
      </w:r>
      <w:r w:rsidRPr="006F21CE">
        <w:rPr>
          <w:rStyle w:val="apple-converted-space"/>
          <w:rFonts w:ascii="Arial" w:hAnsi="Arial" w:cs="Arial"/>
        </w:rPr>
        <w:t> </w:t>
      </w:r>
      <w:r w:rsidRPr="006F21CE">
        <w:rPr>
          <w:rStyle w:val="un"/>
          <w:rFonts w:ascii="Arial" w:hAnsi="Arial" w:cs="Arial"/>
        </w:rPr>
        <w:t>Rutherford interpretó los resultados de la siguiente manera:</w:t>
      </w:r>
    </w:p>
    <w:p w14:paraId="6A33FC50" w14:textId="7399558C" w:rsidR="00BC0A6C" w:rsidRPr="006F21CE" w:rsidRDefault="00BC0A6C" w:rsidP="00E926A9">
      <w:pPr>
        <w:numPr>
          <w:ilvl w:val="0"/>
          <w:numId w:val="13"/>
        </w:numPr>
        <w:shd w:val="clear" w:color="auto" w:fill="FFFFFF"/>
        <w:spacing w:after="0" w:line="360" w:lineRule="auto"/>
        <w:ind w:left="300"/>
        <w:rPr>
          <w:rFonts w:ascii="Arial" w:hAnsi="Arial" w:cs="Arial"/>
        </w:rPr>
      </w:pPr>
      <w:r w:rsidRPr="006F21CE">
        <w:rPr>
          <w:rStyle w:val="un"/>
          <w:rFonts w:ascii="Arial" w:hAnsi="Arial" w:cs="Arial"/>
        </w:rPr>
        <w:t>La mayor parte de los rayos atraviesan la lámina sin desviarse, por tanto, en un átomo debe haber mucho espacio vacío y la masa positiva no debe estar distribuida de manera uniforme, sino concentrada en un pequeño espacio.</w:t>
      </w:r>
    </w:p>
    <w:p w14:paraId="1146FD14" w14:textId="5C73CC8D" w:rsidR="00AC6843" w:rsidRDefault="00BC0A6C" w:rsidP="00E926A9">
      <w:pPr>
        <w:numPr>
          <w:ilvl w:val="0"/>
          <w:numId w:val="13"/>
        </w:numPr>
        <w:shd w:val="clear" w:color="auto" w:fill="FFFFFF"/>
        <w:spacing w:after="0" w:line="360" w:lineRule="auto"/>
        <w:ind w:left="300"/>
        <w:rPr>
          <w:rStyle w:val="apple-converted-space"/>
          <w:rFonts w:ascii="Arial" w:hAnsi="Arial" w:cs="Arial"/>
        </w:rPr>
      </w:pPr>
      <w:r w:rsidRPr="006F21CE">
        <w:rPr>
          <w:rStyle w:val="un"/>
          <w:rFonts w:ascii="Arial" w:hAnsi="Arial" w:cs="Arial"/>
        </w:rPr>
        <w:t>La mínima porción de rayos alfa que rebotan</w:t>
      </w:r>
      <w:r w:rsidR="00AC6843">
        <w:rPr>
          <w:rStyle w:val="un"/>
          <w:rFonts w:ascii="Arial" w:hAnsi="Arial" w:cs="Arial"/>
        </w:rPr>
        <w:t>,</w:t>
      </w:r>
      <w:r w:rsidRPr="006F21CE">
        <w:rPr>
          <w:rStyle w:val="un"/>
          <w:rFonts w:ascii="Arial" w:hAnsi="Arial" w:cs="Arial"/>
        </w:rPr>
        <w:t xml:space="preserve"> lo hacen porque chocan directamente con una zona (a la que llamó núcleo) donde se concentra toda la carga positiva</w:t>
      </w:r>
      <w:r w:rsidR="00AC6843">
        <w:rPr>
          <w:rStyle w:val="un"/>
          <w:rFonts w:ascii="Arial" w:hAnsi="Arial" w:cs="Arial"/>
        </w:rPr>
        <w:t xml:space="preserve"> —</w:t>
      </w:r>
      <w:r w:rsidRPr="006F21CE">
        <w:rPr>
          <w:rStyle w:val="un"/>
          <w:rFonts w:ascii="Arial" w:hAnsi="Arial" w:cs="Arial"/>
        </w:rPr>
        <w:t>la cual además debe ser muy pequeña en comparación con el volumen total del átomo</w:t>
      </w:r>
      <w:r w:rsidR="00AC6843">
        <w:rPr>
          <w:rStyle w:val="un"/>
          <w:rFonts w:ascii="Arial" w:hAnsi="Arial" w:cs="Arial"/>
        </w:rPr>
        <w:t>—</w:t>
      </w:r>
      <w:r w:rsidRPr="006F21CE">
        <w:rPr>
          <w:rStyle w:val="un"/>
          <w:rFonts w:ascii="Arial" w:hAnsi="Arial" w:cs="Arial"/>
        </w:rPr>
        <w:t>, dado que solo unos pocos rayos sufren una gran desviación.</w:t>
      </w:r>
    </w:p>
    <w:p w14:paraId="67636BE4" w14:textId="4B448612" w:rsidR="00BC0A6C" w:rsidRPr="006F21CE" w:rsidRDefault="00BC0A6C" w:rsidP="00E10F0D">
      <w:pPr>
        <w:shd w:val="clear" w:color="auto" w:fill="FFFFFF"/>
        <w:spacing w:after="0" w:line="360" w:lineRule="auto"/>
        <w:ind w:left="300"/>
        <w:rPr>
          <w:rStyle w:val="un"/>
          <w:rFonts w:ascii="Arial" w:hAnsi="Arial" w:cs="Arial"/>
        </w:rPr>
      </w:pPr>
      <w:r w:rsidRPr="006F21CE">
        <w:rPr>
          <w:rStyle w:val="un"/>
          <w:rFonts w:ascii="Arial" w:hAnsi="Arial" w:cs="Arial"/>
        </w:rPr>
        <w:t xml:space="preserve">Puedes observar la experiencia de Rutherford en el siguiente </w:t>
      </w:r>
      <w:r w:rsidR="00AC6843" w:rsidRPr="006F21CE">
        <w:rPr>
          <w:rStyle w:val="un"/>
          <w:rFonts w:ascii="Arial" w:hAnsi="Arial" w:cs="Arial"/>
        </w:rPr>
        <w:t>v</w:t>
      </w:r>
      <w:r w:rsidR="00AC6843">
        <w:rPr>
          <w:rStyle w:val="un"/>
          <w:rFonts w:ascii="Arial" w:hAnsi="Arial" w:cs="Arial"/>
        </w:rPr>
        <w:t>i</w:t>
      </w:r>
      <w:r w:rsidR="00AC6843" w:rsidRPr="006F21CE">
        <w:rPr>
          <w:rStyle w:val="un"/>
          <w:rFonts w:ascii="Arial" w:hAnsi="Arial" w:cs="Arial"/>
        </w:rPr>
        <w:t xml:space="preserve">deo </w:t>
      </w:r>
      <w:hyperlink r:id="rId24" w:tgtFrame="_blank" w:history="1">
        <w:r w:rsidRPr="006F21CE">
          <w:rPr>
            <w:rStyle w:val="Hipervnculo"/>
            <w:rFonts w:ascii="Arial" w:hAnsi="Arial" w:cs="Arial"/>
            <w:bdr w:val="none" w:sz="0" w:space="0" w:color="auto" w:frame="1"/>
          </w:rPr>
          <w:t>[VER]</w:t>
        </w:r>
      </w:hyperlink>
      <w:r w:rsidRPr="006F21CE">
        <w:rPr>
          <w:rStyle w:val="un"/>
          <w:rFonts w:ascii="Arial" w:hAnsi="Arial" w:cs="Arial"/>
        </w:rPr>
        <w:t>.</w:t>
      </w:r>
    </w:p>
    <w:p w14:paraId="6C2EFA11" w14:textId="77777777" w:rsidR="00BC0A6C" w:rsidRPr="006F21CE" w:rsidRDefault="00BC0A6C" w:rsidP="00E10F0D">
      <w:pPr>
        <w:shd w:val="clear" w:color="auto" w:fill="FFFFFF"/>
        <w:spacing w:after="0" w:line="360" w:lineRule="auto"/>
        <w:ind w:left="300"/>
        <w:rPr>
          <w:rFonts w:ascii="Arial" w:hAnsi="Arial" w:cs="Arial"/>
        </w:rPr>
      </w:pPr>
    </w:p>
    <w:tbl>
      <w:tblPr>
        <w:tblStyle w:val="Tablaconcuadrcula1"/>
        <w:tblW w:w="0" w:type="auto"/>
        <w:tblLook w:val="04A0" w:firstRow="1" w:lastRow="0" w:firstColumn="1" w:lastColumn="0" w:noHBand="0" w:noVBand="1"/>
      </w:tblPr>
      <w:tblGrid>
        <w:gridCol w:w="2689"/>
        <w:gridCol w:w="6139"/>
      </w:tblGrid>
      <w:tr w:rsidR="00BC0A6C" w:rsidRPr="006F21CE" w14:paraId="648D3A84" w14:textId="77777777" w:rsidTr="00BC0A6C">
        <w:tc>
          <w:tcPr>
            <w:tcW w:w="8828" w:type="dxa"/>
            <w:gridSpan w:val="2"/>
            <w:shd w:val="clear" w:color="auto" w:fill="0D0D0D" w:themeFill="text1" w:themeFillTint="F2"/>
          </w:tcPr>
          <w:p w14:paraId="613C621F" w14:textId="77777777" w:rsidR="00BC0A6C" w:rsidRPr="006F21CE" w:rsidRDefault="00BC0A6C" w:rsidP="00E926A9">
            <w:pPr>
              <w:spacing w:line="360" w:lineRule="auto"/>
              <w:jc w:val="center"/>
              <w:rPr>
                <w:rFonts w:ascii="Arial" w:hAnsi="Arial" w:cs="Arial"/>
                <w:b/>
              </w:rPr>
            </w:pPr>
            <w:r w:rsidRPr="006F21CE">
              <w:rPr>
                <w:rFonts w:ascii="Arial" w:hAnsi="Arial" w:cs="Arial"/>
                <w:b/>
              </w:rPr>
              <w:t xml:space="preserve">Imagen (fotografía, gráfica o ilustración) </w:t>
            </w:r>
          </w:p>
        </w:tc>
      </w:tr>
      <w:tr w:rsidR="00BC0A6C" w:rsidRPr="006F21CE" w14:paraId="2FECC38B" w14:textId="77777777" w:rsidTr="00BC0A6C">
        <w:tc>
          <w:tcPr>
            <w:tcW w:w="2689" w:type="dxa"/>
          </w:tcPr>
          <w:p w14:paraId="190AD271" w14:textId="77777777" w:rsidR="00BC0A6C" w:rsidRPr="006F21CE" w:rsidRDefault="00BC0A6C" w:rsidP="00E926A9">
            <w:pPr>
              <w:spacing w:line="360" w:lineRule="auto"/>
              <w:rPr>
                <w:rFonts w:ascii="Arial" w:hAnsi="Arial" w:cs="Arial"/>
                <w:b/>
              </w:rPr>
            </w:pPr>
            <w:r w:rsidRPr="006F21CE">
              <w:rPr>
                <w:rFonts w:ascii="Arial" w:hAnsi="Arial" w:cs="Arial"/>
                <w:b/>
              </w:rPr>
              <w:t>Código</w:t>
            </w:r>
          </w:p>
        </w:tc>
        <w:tc>
          <w:tcPr>
            <w:tcW w:w="6139" w:type="dxa"/>
          </w:tcPr>
          <w:p w14:paraId="4F37EF86" w14:textId="77777777" w:rsidR="00BC0A6C" w:rsidRPr="006F21CE" w:rsidRDefault="00BC0A6C" w:rsidP="00E926A9">
            <w:pPr>
              <w:tabs>
                <w:tab w:val="left" w:pos="2376"/>
              </w:tabs>
              <w:spacing w:line="360" w:lineRule="auto"/>
              <w:rPr>
                <w:rFonts w:ascii="Arial" w:hAnsi="Arial" w:cs="Arial"/>
                <w:b/>
              </w:rPr>
            </w:pPr>
            <w:r w:rsidRPr="006F21CE">
              <w:rPr>
                <w:rFonts w:ascii="Arial" w:hAnsi="Arial" w:cs="Arial"/>
              </w:rPr>
              <w:t>CN_06_10_IMG05</w:t>
            </w:r>
            <w:r w:rsidRPr="006F21CE">
              <w:rPr>
                <w:rFonts w:ascii="Arial" w:hAnsi="Arial" w:cs="Arial"/>
              </w:rPr>
              <w:tab/>
            </w:r>
          </w:p>
        </w:tc>
      </w:tr>
      <w:tr w:rsidR="00BC0A6C" w:rsidRPr="006F21CE" w14:paraId="52A860AC" w14:textId="77777777" w:rsidTr="00BC0A6C">
        <w:tc>
          <w:tcPr>
            <w:tcW w:w="2689" w:type="dxa"/>
          </w:tcPr>
          <w:p w14:paraId="29167980" w14:textId="77777777" w:rsidR="00BC0A6C" w:rsidRPr="006F21CE" w:rsidRDefault="00BC0A6C" w:rsidP="00E926A9">
            <w:pPr>
              <w:spacing w:line="360" w:lineRule="auto"/>
              <w:rPr>
                <w:rFonts w:ascii="Arial" w:hAnsi="Arial" w:cs="Arial"/>
              </w:rPr>
            </w:pPr>
            <w:r w:rsidRPr="006F21CE">
              <w:rPr>
                <w:rFonts w:ascii="Arial" w:hAnsi="Arial" w:cs="Arial"/>
                <w:b/>
              </w:rPr>
              <w:t>Descripción</w:t>
            </w:r>
          </w:p>
        </w:tc>
        <w:tc>
          <w:tcPr>
            <w:tcW w:w="6139" w:type="dxa"/>
          </w:tcPr>
          <w:p w14:paraId="5E3FDA59" w14:textId="77777777" w:rsidR="00BC0A6C" w:rsidRPr="006F21CE" w:rsidRDefault="00BC0A6C" w:rsidP="00E926A9">
            <w:pPr>
              <w:spacing w:line="360" w:lineRule="auto"/>
              <w:rPr>
                <w:rFonts w:ascii="Arial" w:hAnsi="Arial" w:cs="Arial"/>
              </w:rPr>
            </w:pPr>
            <w:r w:rsidRPr="006F21CE">
              <w:rPr>
                <w:rFonts w:ascii="Arial" w:hAnsi="Arial" w:cs="Arial"/>
              </w:rPr>
              <w:t>Ilustración de</w:t>
            </w:r>
            <w:r w:rsidR="00FB7E44">
              <w:rPr>
                <w:rFonts w:ascii="Arial" w:hAnsi="Arial" w:cs="Arial"/>
              </w:rPr>
              <w:t>l movimiento de los rayos alfa</w:t>
            </w:r>
          </w:p>
        </w:tc>
      </w:tr>
      <w:tr w:rsidR="00BC0A6C" w:rsidRPr="006F21CE" w14:paraId="4941ED9C" w14:textId="77777777" w:rsidTr="00BC0A6C">
        <w:tc>
          <w:tcPr>
            <w:tcW w:w="2689" w:type="dxa"/>
          </w:tcPr>
          <w:p w14:paraId="2091863F" w14:textId="77777777" w:rsidR="00BC0A6C" w:rsidRPr="006F21CE" w:rsidRDefault="00BC0A6C" w:rsidP="00E926A9">
            <w:pPr>
              <w:spacing w:line="360" w:lineRule="auto"/>
              <w:rPr>
                <w:rFonts w:ascii="Arial" w:hAnsi="Arial" w:cs="Arial"/>
              </w:rPr>
            </w:pPr>
            <w:r w:rsidRPr="006F21CE">
              <w:rPr>
                <w:rFonts w:ascii="Arial" w:hAnsi="Arial" w:cs="Arial"/>
                <w:b/>
              </w:rPr>
              <w:t xml:space="preserve">Código </w:t>
            </w:r>
            <w:proofErr w:type="spellStart"/>
            <w:r w:rsidRPr="006F21CE">
              <w:rPr>
                <w:rFonts w:ascii="Arial" w:hAnsi="Arial" w:cs="Arial"/>
                <w:b/>
              </w:rPr>
              <w:t>Shutterstock</w:t>
            </w:r>
            <w:proofErr w:type="spellEnd"/>
            <w:r w:rsidRPr="006F21CE">
              <w:rPr>
                <w:rFonts w:ascii="Arial" w:hAnsi="Arial" w:cs="Arial"/>
                <w:b/>
              </w:rPr>
              <w:t xml:space="preserve"> (o URL o la ruta en </w:t>
            </w:r>
            <w:proofErr w:type="spellStart"/>
            <w:r w:rsidRPr="006F21CE">
              <w:rPr>
                <w:rFonts w:ascii="Arial" w:hAnsi="Arial" w:cs="Arial"/>
                <w:b/>
              </w:rPr>
              <w:t>AulaPlaneta</w:t>
            </w:r>
            <w:proofErr w:type="spellEnd"/>
            <w:r w:rsidRPr="006F21CE">
              <w:rPr>
                <w:rFonts w:ascii="Arial" w:hAnsi="Arial" w:cs="Arial"/>
                <w:b/>
              </w:rPr>
              <w:t>)</w:t>
            </w:r>
          </w:p>
        </w:tc>
        <w:tc>
          <w:tcPr>
            <w:tcW w:w="6139" w:type="dxa"/>
          </w:tcPr>
          <w:p w14:paraId="09D7D79C" w14:textId="2CE058CA" w:rsidR="00BC0A6C" w:rsidRPr="006F21CE" w:rsidRDefault="00BC0A6C" w:rsidP="00E926A9">
            <w:pPr>
              <w:spacing w:line="360" w:lineRule="auto"/>
              <w:rPr>
                <w:rFonts w:ascii="Arial" w:hAnsi="Arial" w:cs="Arial"/>
              </w:rPr>
            </w:pPr>
            <w:r w:rsidRPr="006F21CE">
              <w:rPr>
                <w:rFonts w:ascii="Arial" w:hAnsi="Arial" w:cs="Arial"/>
              </w:rPr>
              <w:t>3 ESO/Física y química</w:t>
            </w:r>
            <w:r w:rsidR="008079E8">
              <w:rPr>
                <w:rFonts w:ascii="Arial" w:hAnsi="Arial" w:cs="Arial"/>
              </w:rPr>
              <w:t xml:space="preserve"> </w:t>
            </w:r>
            <w:r w:rsidRPr="006F21CE">
              <w:rPr>
                <w:rFonts w:ascii="Arial" w:hAnsi="Arial" w:cs="Arial"/>
              </w:rPr>
              <w:t>/ La estructura de la materia</w:t>
            </w:r>
            <w:r w:rsidR="008079E8">
              <w:rPr>
                <w:rFonts w:ascii="Arial" w:hAnsi="Arial" w:cs="Arial"/>
              </w:rPr>
              <w:t xml:space="preserve"> </w:t>
            </w:r>
            <w:r w:rsidRPr="006F21CE">
              <w:rPr>
                <w:rFonts w:ascii="Arial" w:hAnsi="Arial" w:cs="Arial"/>
              </w:rPr>
              <w:t>/ Los modelos del átomo</w:t>
            </w:r>
            <w:r w:rsidR="008079E8">
              <w:rPr>
                <w:rFonts w:ascii="Arial" w:hAnsi="Arial" w:cs="Arial"/>
              </w:rPr>
              <w:t xml:space="preserve"> </w:t>
            </w:r>
            <w:r w:rsidRPr="006F21CE">
              <w:rPr>
                <w:rFonts w:ascii="Arial" w:hAnsi="Arial" w:cs="Arial"/>
              </w:rPr>
              <w:t xml:space="preserve">/ La teoría atómica de Rutherford </w:t>
            </w:r>
          </w:p>
          <w:p w14:paraId="38774268" w14:textId="77777777" w:rsidR="00BC0A6C" w:rsidRPr="006F21CE" w:rsidRDefault="00BC0A6C" w:rsidP="00E926A9">
            <w:pPr>
              <w:spacing w:line="360" w:lineRule="auto"/>
              <w:rPr>
                <w:rFonts w:ascii="Arial" w:hAnsi="Arial" w:cs="Arial"/>
              </w:rPr>
            </w:pPr>
            <w:r w:rsidRPr="006F21CE">
              <w:rPr>
                <w:noProof/>
                <w:lang w:val="es-ES" w:eastAsia="es-ES"/>
              </w:rPr>
              <w:drawing>
                <wp:inline distT="0" distB="0" distL="0" distR="0" wp14:anchorId="4C87756A" wp14:editId="03B05028">
                  <wp:extent cx="2202180" cy="1550842"/>
                  <wp:effectExtent l="0" t="0" r="7620" b="0"/>
                  <wp:docPr id="29" name="Imagen 29" descr="http://profesores.aulaplaneta.com/DNNPlayerPackages/Package13087/InfoGuion/cuadernoestudio/images_xml/FQ_09_02_img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3087/InfoGuion/cuadernoestudio/images_xml/FQ_09_02_img3_smal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42461" cy="1579209"/>
                          </a:xfrm>
                          <a:prstGeom prst="rect">
                            <a:avLst/>
                          </a:prstGeom>
                          <a:noFill/>
                          <a:ln>
                            <a:noFill/>
                          </a:ln>
                        </pic:spPr>
                      </pic:pic>
                    </a:graphicData>
                  </a:graphic>
                </wp:inline>
              </w:drawing>
            </w:r>
            <w:r>
              <w:rPr>
                <w:noProof/>
                <w:lang w:val="es-CO" w:eastAsia="es-CO"/>
              </w:rPr>
              <w:t xml:space="preserve"> </w:t>
            </w:r>
          </w:p>
          <w:p w14:paraId="523B553D" w14:textId="77777777" w:rsidR="00BC0A6C" w:rsidRPr="006F21CE" w:rsidRDefault="00BC0A6C" w:rsidP="00E926A9">
            <w:pPr>
              <w:spacing w:line="360" w:lineRule="auto"/>
              <w:rPr>
                <w:rFonts w:ascii="Arial" w:hAnsi="Arial" w:cs="Arial"/>
              </w:rPr>
            </w:pPr>
          </w:p>
        </w:tc>
      </w:tr>
      <w:tr w:rsidR="00BC0A6C" w:rsidRPr="006F21CE" w14:paraId="0ACFAE25" w14:textId="77777777" w:rsidTr="00BC0A6C">
        <w:tc>
          <w:tcPr>
            <w:tcW w:w="2689" w:type="dxa"/>
          </w:tcPr>
          <w:p w14:paraId="01455B75" w14:textId="77777777" w:rsidR="00BC0A6C" w:rsidRPr="006F21CE" w:rsidRDefault="00BC0A6C" w:rsidP="00E926A9">
            <w:pPr>
              <w:spacing w:line="360" w:lineRule="auto"/>
              <w:rPr>
                <w:rFonts w:ascii="Arial" w:hAnsi="Arial" w:cs="Arial"/>
              </w:rPr>
            </w:pPr>
            <w:r w:rsidRPr="006F21CE">
              <w:rPr>
                <w:rFonts w:ascii="Arial" w:hAnsi="Arial" w:cs="Arial"/>
              </w:rPr>
              <w:t>Pie de imagen</w:t>
            </w:r>
          </w:p>
        </w:tc>
        <w:tc>
          <w:tcPr>
            <w:tcW w:w="6139" w:type="dxa"/>
          </w:tcPr>
          <w:p w14:paraId="5CD24C8D" w14:textId="112D8485" w:rsidR="00BC0A6C" w:rsidRPr="006F21CE" w:rsidRDefault="00BC0A6C" w:rsidP="00E926A9">
            <w:pPr>
              <w:spacing w:line="360" w:lineRule="auto"/>
              <w:rPr>
                <w:rFonts w:ascii="Arial" w:hAnsi="Arial" w:cs="Arial"/>
                <w:highlight w:val="cyan"/>
              </w:rPr>
            </w:pPr>
            <w:r w:rsidRPr="006F21CE">
              <w:rPr>
                <w:rFonts w:ascii="Arial" w:hAnsi="Arial" w:cs="Arial"/>
              </w:rPr>
              <w:t>Los </w:t>
            </w:r>
            <w:r w:rsidRPr="006F21CE">
              <w:rPr>
                <w:rFonts w:ascii="Arial" w:hAnsi="Arial" w:cs="Arial"/>
                <w:b/>
              </w:rPr>
              <w:t>rayos alfa</w:t>
            </w:r>
            <w:r w:rsidRPr="006F21CE">
              <w:rPr>
                <w:rFonts w:ascii="Arial" w:hAnsi="Arial" w:cs="Arial"/>
              </w:rPr>
              <w:t> atraviesan la lámina sin desviarse</w:t>
            </w:r>
            <w:r w:rsidR="00AC6843">
              <w:rPr>
                <w:rFonts w:ascii="Arial" w:hAnsi="Arial" w:cs="Arial"/>
              </w:rPr>
              <w:t>,</w:t>
            </w:r>
            <w:r w:rsidRPr="006F21CE">
              <w:rPr>
                <w:rFonts w:ascii="Arial" w:hAnsi="Arial" w:cs="Arial"/>
              </w:rPr>
              <w:t xml:space="preserve"> porque la mayor parte es espacio vacío. Los que chocan directamente con el núcleo rebotan, pues dos cargas del mismo signo se repelen.</w:t>
            </w:r>
          </w:p>
        </w:tc>
      </w:tr>
    </w:tbl>
    <w:p w14:paraId="5C58761D" w14:textId="77777777" w:rsidR="00BC0A6C" w:rsidRPr="006F21CE" w:rsidRDefault="00BC0A6C" w:rsidP="00E926A9">
      <w:pPr>
        <w:spacing w:line="360" w:lineRule="auto"/>
        <w:rPr>
          <w:rFonts w:ascii="Arial" w:hAnsi="Arial" w:cs="Arial"/>
          <w:b/>
        </w:rPr>
      </w:pPr>
    </w:p>
    <w:p w14:paraId="48B82AF9" w14:textId="1ED82DF1" w:rsidR="00BC0A6C" w:rsidRPr="006F21CE" w:rsidRDefault="00BC0A6C" w:rsidP="00E926A9">
      <w:pPr>
        <w:shd w:val="clear" w:color="auto" w:fill="FFFFFF"/>
        <w:spacing w:after="0" w:line="360" w:lineRule="auto"/>
        <w:rPr>
          <w:rFonts w:ascii="Arial" w:eastAsia="Times New Roman" w:hAnsi="Arial" w:cs="Arial"/>
          <w:lang w:val="es-CO" w:eastAsia="es-CO"/>
        </w:rPr>
      </w:pPr>
      <w:r w:rsidRPr="006F21CE">
        <w:rPr>
          <w:rFonts w:ascii="Arial" w:eastAsia="Times New Roman" w:hAnsi="Arial" w:cs="Arial"/>
          <w:lang w:val="es-CO" w:eastAsia="es-CO"/>
        </w:rPr>
        <w:t>Rutherford diseñó entonces un nuevo modelo del átomo, parecido al del sistema solar, es decir, con un </w:t>
      </w:r>
      <w:r w:rsidRPr="006F21CE">
        <w:rPr>
          <w:rFonts w:ascii="Arial" w:eastAsia="Times New Roman" w:hAnsi="Arial" w:cs="Arial"/>
          <w:b/>
          <w:bCs/>
          <w:lang w:val="es-CO" w:eastAsia="es-CO"/>
        </w:rPr>
        <w:t>núcleo</w:t>
      </w:r>
      <w:r w:rsidRPr="006F21CE">
        <w:rPr>
          <w:rFonts w:ascii="Arial" w:eastAsia="Times New Roman" w:hAnsi="Arial" w:cs="Arial"/>
          <w:lang w:val="es-CO" w:eastAsia="es-CO"/>
        </w:rPr>
        <w:t xml:space="preserve"> central, donde se </w:t>
      </w:r>
      <w:r w:rsidR="00AC6843" w:rsidRPr="005A1B3D">
        <w:rPr>
          <w:rFonts w:ascii="Arial" w:eastAsia="Times New Roman" w:hAnsi="Arial" w:cs="Arial"/>
          <w:lang w:val="es-CO" w:eastAsia="es-CO"/>
        </w:rPr>
        <w:t>concentrab</w:t>
      </w:r>
      <w:r w:rsidR="00AC6843">
        <w:rPr>
          <w:rFonts w:ascii="Arial" w:eastAsia="Times New Roman" w:hAnsi="Arial" w:cs="Arial"/>
          <w:lang w:val="es-CO" w:eastAsia="es-CO"/>
        </w:rPr>
        <w:t>an</w:t>
      </w:r>
      <w:r w:rsidR="00AC6843" w:rsidRPr="005A1B3D">
        <w:rPr>
          <w:rFonts w:ascii="Arial" w:eastAsia="Times New Roman" w:hAnsi="Arial" w:cs="Arial"/>
          <w:lang w:val="es-CO" w:eastAsia="es-CO"/>
        </w:rPr>
        <w:t xml:space="preserve"> </w:t>
      </w:r>
      <w:r w:rsidRPr="006F21CE">
        <w:rPr>
          <w:rFonts w:ascii="Arial" w:eastAsia="Times New Roman" w:hAnsi="Arial" w:cs="Arial"/>
          <w:lang w:val="es-CO" w:eastAsia="es-CO"/>
        </w:rPr>
        <w:t>toda la masa y la carga positiva (protones), mientras que los electrones se repartían en </w:t>
      </w:r>
      <w:r w:rsidRPr="006F21CE">
        <w:rPr>
          <w:rFonts w:ascii="Arial" w:eastAsia="Times New Roman" w:hAnsi="Arial" w:cs="Arial"/>
          <w:b/>
          <w:bCs/>
          <w:lang w:val="es-CO" w:eastAsia="es-CO"/>
        </w:rPr>
        <w:t>órbitas</w:t>
      </w:r>
      <w:r w:rsidRPr="006F21CE">
        <w:rPr>
          <w:rFonts w:ascii="Arial" w:eastAsia="Times New Roman" w:hAnsi="Arial" w:cs="Arial"/>
          <w:lang w:val="es-CO" w:eastAsia="es-CO"/>
        </w:rPr>
        <w:t> alrededor del núcleo, como los planetas alrededor del Sol. Postuló que el núcleo debería contener</w:t>
      </w:r>
      <w:r w:rsidR="00AC6843">
        <w:rPr>
          <w:rFonts w:ascii="Arial" w:eastAsia="Times New Roman" w:hAnsi="Arial" w:cs="Arial"/>
          <w:lang w:val="es-CO" w:eastAsia="es-CO"/>
        </w:rPr>
        <w:t>,</w:t>
      </w:r>
      <w:r w:rsidRPr="006F21CE">
        <w:rPr>
          <w:rFonts w:ascii="Arial" w:eastAsia="Times New Roman" w:hAnsi="Arial" w:cs="Arial"/>
          <w:lang w:val="es-CO" w:eastAsia="es-CO"/>
        </w:rPr>
        <w:t xml:space="preserve"> además</w:t>
      </w:r>
      <w:r w:rsidR="00AC6843">
        <w:rPr>
          <w:rFonts w:ascii="Arial" w:eastAsia="Times New Roman" w:hAnsi="Arial" w:cs="Arial"/>
          <w:lang w:val="es-CO" w:eastAsia="es-CO"/>
        </w:rPr>
        <w:t>,</w:t>
      </w:r>
      <w:r w:rsidRPr="006F21CE">
        <w:rPr>
          <w:rFonts w:ascii="Arial" w:eastAsia="Times New Roman" w:hAnsi="Arial" w:cs="Arial"/>
          <w:lang w:val="es-CO" w:eastAsia="es-CO"/>
        </w:rPr>
        <w:t xml:space="preserve"> partículas </w:t>
      </w:r>
      <w:r w:rsidRPr="006F21CE">
        <w:rPr>
          <w:rFonts w:ascii="Arial" w:eastAsia="Times New Roman" w:hAnsi="Arial" w:cs="Arial"/>
          <w:b/>
          <w:lang w:val="es-CO" w:eastAsia="es-CO"/>
        </w:rPr>
        <w:t>sin carga eléctrica</w:t>
      </w:r>
      <w:r w:rsidRPr="006F21CE">
        <w:rPr>
          <w:rFonts w:ascii="Arial" w:eastAsia="Times New Roman" w:hAnsi="Arial" w:cs="Arial"/>
          <w:lang w:val="es-CO" w:eastAsia="es-CO"/>
        </w:rPr>
        <w:t xml:space="preserve">, que evitarían la repulsión entre los protones y le proporcionarían estabilidad. Posteriormente, cuando estas partículas fueron descubiertas por Chadwick, se denominaron </w:t>
      </w:r>
      <w:r w:rsidRPr="006F21CE">
        <w:rPr>
          <w:rFonts w:ascii="Arial" w:eastAsia="Times New Roman" w:hAnsi="Arial" w:cs="Arial"/>
          <w:b/>
          <w:lang w:val="es-CO" w:eastAsia="es-CO"/>
        </w:rPr>
        <w:t>neutrones</w:t>
      </w:r>
      <w:r w:rsidRPr="006F21CE">
        <w:rPr>
          <w:rFonts w:ascii="Arial" w:eastAsia="Times New Roman" w:hAnsi="Arial" w:cs="Arial"/>
          <w:lang w:val="es-CO" w:eastAsia="es-CO"/>
        </w:rPr>
        <w:t>.</w:t>
      </w:r>
    </w:p>
    <w:p w14:paraId="5C5576A2" w14:textId="77777777" w:rsidR="00BC0A6C" w:rsidRPr="006F21CE" w:rsidRDefault="00BC0A6C" w:rsidP="00E926A9">
      <w:pPr>
        <w:shd w:val="clear" w:color="auto" w:fill="FFFFFF"/>
        <w:spacing w:after="0" w:line="360" w:lineRule="auto"/>
        <w:rPr>
          <w:rFonts w:ascii="Arial" w:eastAsia="Times New Roman" w:hAnsi="Arial" w:cs="Arial"/>
          <w:lang w:val="es-CO" w:eastAsia="es-CO"/>
        </w:rPr>
      </w:pPr>
    </w:p>
    <w:tbl>
      <w:tblPr>
        <w:tblStyle w:val="Tablaconcuadrcula1"/>
        <w:tblW w:w="0" w:type="auto"/>
        <w:tblLook w:val="04A0" w:firstRow="1" w:lastRow="0" w:firstColumn="1" w:lastColumn="0" w:noHBand="0" w:noVBand="1"/>
      </w:tblPr>
      <w:tblGrid>
        <w:gridCol w:w="2689"/>
        <w:gridCol w:w="6139"/>
      </w:tblGrid>
      <w:tr w:rsidR="00BC0A6C" w:rsidRPr="006F21CE" w14:paraId="2083C576" w14:textId="77777777" w:rsidTr="00BC0A6C">
        <w:tc>
          <w:tcPr>
            <w:tcW w:w="8828" w:type="dxa"/>
            <w:gridSpan w:val="2"/>
            <w:shd w:val="clear" w:color="auto" w:fill="0D0D0D" w:themeFill="text1" w:themeFillTint="F2"/>
          </w:tcPr>
          <w:p w14:paraId="55B51F6F" w14:textId="77777777" w:rsidR="00BC0A6C" w:rsidRPr="006F21CE" w:rsidRDefault="00BC0A6C" w:rsidP="00E926A9">
            <w:pPr>
              <w:spacing w:line="360" w:lineRule="auto"/>
              <w:jc w:val="center"/>
              <w:rPr>
                <w:rFonts w:ascii="Arial" w:hAnsi="Arial" w:cs="Arial"/>
                <w:b/>
              </w:rPr>
            </w:pPr>
            <w:r w:rsidRPr="006F21CE">
              <w:rPr>
                <w:rFonts w:ascii="Arial" w:hAnsi="Arial" w:cs="Arial"/>
                <w:b/>
              </w:rPr>
              <w:t xml:space="preserve">Imagen (fotografía, gráfica o ilustración) </w:t>
            </w:r>
          </w:p>
        </w:tc>
      </w:tr>
      <w:tr w:rsidR="00BC0A6C" w:rsidRPr="006F21CE" w14:paraId="02C11888" w14:textId="77777777" w:rsidTr="00BC0A6C">
        <w:tc>
          <w:tcPr>
            <w:tcW w:w="2689" w:type="dxa"/>
          </w:tcPr>
          <w:p w14:paraId="7A3AF510" w14:textId="77777777" w:rsidR="00BC0A6C" w:rsidRPr="006F21CE" w:rsidRDefault="00BC0A6C" w:rsidP="00E926A9">
            <w:pPr>
              <w:spacing w:line="360" w:lineRule="auto"/>
              <w:rPr>
                <w:rFonts w:ascii="Arial" w:hAnsi="Arial" w:cs="Arial"/>
                <w:b/>
              </w:rPr>
            </w:pPr>
            <w:r w:rsidRPr="006F21CE">
              <w:rPr>
                <w:rFonts w:ascii="Arial" w:hAnsi="Arial" w:cs="Arial"/>
                <w:b/>
              </w:rPr>
              <w:t>Código</w:t>
            </w:r>
          </w:p>
        </w:tc>
        <w:tc>
          <w:tcPr>
            <w:tcW w:w="6139" w:type="dxa"/>
          </w:tcPr>
          <w:p w14:paraId="42D865AB" w14:textId="77777777" w:rsidR="00BC0A6C" w:rsidRPr="006F21CE" w:rsidRDefault="00BC0A6C" w:rsidP="00E926A9">
            <w:pPr>
              <w:tabs>
                <w:tab w:val="left" w:pos="2376"/>
              </w:tabs>
              <w:spacing w:line="360" w:lineRule="auto"/>
              <w:rPr>
                <w:rFonts w:ascii="Arial" w:hAnsi="Arial" w:cs="Arial"/>
                <w:b/>
              </w:rPr>
            </w:pPr>
            <w:r w:rsidRPr="006F21CE">
              <w:rPr>
                <w:rFonts w:ascii="Arial" w:hAnsi="Arial" w:cs="Arial"/>
              </w:rPr>
              <w:t>CN_06_10_IMG06</w:t>
            </w:r>
            <w:r w:rsidRPr="006F21CE">
              <w:rPr>
                <w:rFonts w:ascii="Arial" w:hAnsi="Arial" w:cs="Arial"/>
              </w:rPr>
              <w:tab/>
            </w:r>
          </w:p>
        </w:tc>
      </w:tr>
      <w:tr w:rsidR="00BC0A6C" w:rsidRPr="006F21CE" w14:paraId="12F04788" w14:textId="77777777" w:rsidTr="00BC0A6C">
        <w:tc>
          <w:tcPr>
            <w:tcW w:w="2689" w:type="dxa"/>
          </w:tcPr>
          <w:p w14:paraId="44D6D0DA" w14:textId="77777777" w:rsidR="00BC0A6C" w:rsidRPr="006F21CE" w:rsidRDefault="00BC0A6C" w:rsidP="00E926A9">
            <w:pPr>
              <w:spacing w:line="360" w:lineRule="auto"/>
              <w:rPr>
                <w:rFonts w:ascii="Arial" w:hAnsi="Arial" w:cs="Arial"/>
              </w:rPr>
            </w:pPr>
            <w:r w:rsidRPr="006F21CE">
              <w:rPr>
                <w:rFonts w:ascii="Arial" w:hAnsi="Arial" w:cs="Arial"/>
                <w:b/>
              </w:rPr>
              <w:t>Descripción</w:t>
            </w:r>
          </w:p>
        </w:tc>
        <w:tc>
          <w:tcPr>
            <w:tcW w:w="6139" w:type="dxa"/>
          </w:tcPr>
          <w:p w14:paraId="001724ED" w14:textId="77777777" w:rsidR="00BC0A6C" w:rsidRPr="006F21CE" w:rsidRDefault="00BC0A6C" w:rsidP="00E926A9">
            <w:pPr>
              <w:spacing w:line="360" w:lineRule="auto"/>
              <w:rPr>
                <w:rFonts w:ascii="Arial" w:hAnsi="Arial" w:cs="Arial"/>
              </w:rPr>
            </w:pPr>
            <w:r w:rsidRPr="006F21CE">
              <w:rPr>
                <w:rFonts w:ascii="Arial" w:hAnsi="Arial" w:cs="Arial"/>
              </w:rPr>
              <w:t xml:space="preserve">Ilustración del modelo atómico de Rutherford </w:t>
            </w:r>
          </w:p>
        </w:tc>
      </w:tr>
      <w:tr w:rsidR="00BC0A6C" w:rsidRPr="006F21CE" w14:paraId="647CE363" w14:textId="77777777" w:rsidTr="00BC0A6C">
        <w:tc>
          <w:tcPr>
            <w:tcW w:w="2689" w:type="dxa"/>
          </w:tcPr>
          <w:p w14:paraId="26F4DF10" w14:textId="77777777" w:rsidR="00BC0A6C" w:rsidRPr="006F21CE" w:rsidRDefault="00BC0A6C" w:rsidP="00E926A9">
            <w:pPr>
              <w:spacing w:line="360" w:lineRule="auto"/>
              <w:rPr>
                <w:rFonts w:ascii="Arial" w:hAnsi="Arial" w:cs="Arial"/>
              </w:rPr>
            </w:pPr>
            <w:r w:rsidRPr="006F21CE">
              <w:rPr>
                <w:rFonts w:ascii="Arial" w:hAnsi="Arial" w:cs="Arial"/>
              </w:rPr>
              <w:t xml:space="preserve">Código </w:t>
            </w:r>
            <w:proofErr w:type="spellStart"/>
            <w:r w:rsidRPr="006F21CE">
              <w:rPr>
                <w:rFonts w:ascii="Arial" w:hAnsi="Arial" w:cs="Arial"/>
              </w:rPr>
              <w:t>Shutterstock</w:t>
            </w:r>
            <w:proofErr w:type="spellEnd"/>
            <w:r w:rsidRPr="006F21CE">
              <w:rPr>
                <w:rFonts w:ascii="Arial" w:hAnsi="Arial" w:cs="Arial"/>
              </w:rPr>
              <w:t xml:space="preserve"> (o URL o la ruta en </w:t>
            </w:r>
            <w:proofErr w:type="spellStart"/>
            <w:r w:rsidRPr="006F21CE">
              <w:rPr>
                <w:rFonts w:ascii="Arial" w:hAnsi="Arial" w:cs="Arial"/>
              </w:rPr>
              <w:t>AulaPlaneta</w:t>
            </w:r>
            <w:proofErr w:type="spellEnd"/>
            <w:r w:rsidRPr="006F21CE">
              <w:rPr>
                <w:rFonts w:ascii="Arial" w:hAnsi="Arial" w:cs="Arial"/>
              </w:rPr>
              <w:t>)</w:t>
            </w:r>
          </w:p>
        </w:tc>
        <w:tc>
          <w:tcPr>
            <w:tcW w:w="6139" w:type="dxa"/>
          </w:tcPr>
          <w:p w14:paraId="1B1E21DB" w14:textId="77777777" w:rsidR="00BC0A6C" w:rsidRPr="006F21CE" w:rsidRDefault="002C19E6" w:rsidP="00E926A9">
            <w:pPr>
              <w:spacing w:line="360" w:lineRule="auto"/>
              <w:rPr>
                <w:rStyle w:val="Hipervnculo"/>
                <w:rFonts w:ascii="Arial" w:hAnsi="Arial" w:cs="Arial"/>
              </w:rPr>
            </w:pPr>
            <w:hyperlink r:id="rId26" w:history="1">
              <w:r w:rsidR="00BC0A6C" w:rsidRPr="006F21CE">
                <w:rPr>
                  <w:rStyle w:val="Hipervnculo"/>
                  <w:rFonts w:ascii="Arial" w:hAnsi="Arial" w:cs="Arial"/>
                </w:rPr>
                <w:t>1</w:t>
              </w:r>
            </w:hyperlink>
            <w:r w:rsidR="00BC0A6C">
              <w:rPr>
                <w:rStyle w:val="Hipervnculo"/>
                <w:rFonts w:ascii="Arial" w:hAnsi="Arial" w:cs="Arial"/>
              </w:rPr>
              <w:t>26758276</w:t>
            </w:r>
          </w:p>
          <w:p w14:paraId="6E0582EE" w14:textId="77777777" w:rsidR="00BC0A6C" w:rsidRPr="006F21CE" w:rsidRDefault="00BC0A6C" w:rsidP="00E926A9">
            <w:pPr>
              <w:spacing w:line="360" w:lineRule="auto"/>
              <w:rPr>
                <w:rFonts w:ascii="Arial" w:hAnsi="Arial" w:cs="Arial"/>
              </w:rPr>
            </w:pPr>
            <w:r>
              <w:rPr>
                <w:noProof/>
                <w:lang w:val="es-ES" w:eastAsia="es-ES"/>
              </w:rPr>
              <w:drawing>
                <wp:inline distT="0" distB="0" distL="0" distR="0" wp14:anchorId="1DFFD08C" wp14:editId="79F03F4E">
                  <wp:extent cx="2240280" cy="2339760"/>
                  <wp:effectExtent l="0" t="0" r="7620" b="3810"/>
                  <wp:docPr id="3" name="Imagen 3" descr="http://thumb9.shutterstock.com/display_pic_with_logo/73497/126758276/stock-photo-atom-126758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9.shutterstock.com/display_pic_with_logo/73497/126758276/stock-photo-atom-12675827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42675" cy="2342261"/>
                          </a:xfrm>
                          <a:prstGeom prst="rect">
                            <a:avLst/>
                          </a:prstGeom>
                          <a:noFill/>
                          <a:ln>
                            <a:noFill/>
                          </a:ln>
                        </pic:spPr>
                      </pic:pic>
                    </a:graphicData>
                  </a:graphic>
                </wp:inline>
              </w:drawing>
            </w:r>
          </w:p>
        </w:tc>
      </w:tr>
      <w:tr w:rsidR="00BC0A6C" w:rsidRPr="006F21CE" w14:paraId="73DC0340" w14:textId="77777777" w:rsidTr="00BC0A6C">
        <w:tc>
          <w:tcPr>
            <w:tcW w:w="2689" w:type="dxa"/>
          </w:tcPr>
          <w:p w14:paraId="262C41C8" w14:textId="77777777" w:rsidR="00BC0A6C" w:rsidRPr="006F21CE" w:rsidRDefault="00BC0A6C" w:rsidP="00E926A9">
            <w:pPr>
              <w:spacing w:line="360" w:lineRule="auto"/>
              <w:rPr>
                <w:rFonts w:ascii="Arial" w:hAnsi="Arial" w:cs="Arial"/>
              </w:rPr>
            </w:pPr>
            <w:r w:rsidRPr="006F21CE">
              <w:rPr>
                <w:rFonts w:ascii="Arial" w:hAnsi="Arial" w:cs="Arial"/>
              </w:rPr>
              <w:t>Pie de imagen</w:t>
            </w:r>
          </w:p>
        </w:tc>
        <w:tc>
          <w:tcPr>
            <w:tcW w:w="6139" w:type="dxa"/>
          </w:tcPr>
          <w:p w14:paraId="0AE44FF4" w14:textId="16AD57A4" w:rsidR="00BC0A6C" w:rsidRPr="006F21CE" w:rsidRDefault="00BC0A6C" w:rsidP="00AC6843">
            <w:pPr>
              <w:spacing w:line="360" w:lineRule="auto"/>
              <w:rPr>
                <w:rFonts w:ascii="Arial" w:hAnsi="Arial" w:cs="Arial"/>
              </w:rPr>
            </w:pPr>
            <w:r w:rsidRPr="006F21CE">
              <w:rPr>
                <w:rFonts w:ascii="Arial" w:hAnsi="Arial" w:cs="Arial"/>
              </w:rPr>
              <w:t xml:space="preserve">En el modelo atómico de </w:t>
            </w:r>
            <w:r w:rsidRPr="006F21CE">
              <w:rPr>
                <w:rFonts w:ascii="Arial" w:hAnsi="Arial" w:cs="Arial"/>
                <w:b/>
              </w:rPr>
              <w:t>Rutherford</w:t>
            </w:r>
            <w:r w:rsidRPr="006F21CE">
              <w:rPr>
                <w:rFonts w:ascii="Arial" w:hAnsi="Arial" w:cs="Arial"/>
              </w:rPr>
              <w:t xml:space="preserve"> hay un </w:t>
            </w:r>
            <w:r w:rsidRPr="006F21CE">
              <w:rPr>
                <w:rFonts w:ascii="Arial" w:hAnsi="Arial" w:cs="Arial"/>
                <w:b/>
              </w:rPr>
              <w:t>núcleo central</w:t>
            </w:r>
            <w:r w:rsidR="00AC6843">
              <w:rPr>
                <w:rFonts w:ascii="Arial" w:hAnsi="Arial" w:cs="Arial"/>
              </w:rPr>
              <w:t xml:space="preserve"> donde se concentran</w:t>
            </w:r>
            <w:r w:rsidRPr="006F21CE">
              <w:rPr>
                <w:rFonts w:ascii="Arial" w:hAnsi="Arial" w:cs="Arial"/>
              </w:rPr>
              <w:t xml:space="preserve"> los </w:t>
            </w:r>
            <w:r w:rsidRPr="006F21CE">
              <w:rPr>
                <w:rFonts w:ascii="Arial" w:hAnsi="Arial" w:cs="Arial"/>
                <w:b/>
              </w:rPr>
              <w:t>protones</w:t>
            </w:r>
            <w:r w:rsidR="00AC6843" w:rsidRPr="00E10F0D">
              <w:rPr>
                <w:rFonts w:ascii="Arial" w:hAnsi="Arial" w:cs="Arial"/>
              </w:rPr>
              <w:t>,</w:t>
            </w:r>
            <w:r w:rsidRPr="006F21CE">
              <w:rPr>
                <w:rFonts w:ascii="Arial" w:hAnsi="Arial" w:cs="Arial"/>
              </w:rPr>
              <w:t xml:space="preserve"> y </w:t>
            </w:r>
            <w:r w:rsidR="00AC6843" w:rsidRPr="006F21CE">
              <w:rPr>
                <w:rFonts w:ascii="Arial" w:hAnsi="Arial" w:cs="Arial"/>
              </w:rPr>
              <w:t xml:space="preserve">los </w:t>
            </w:r>
            <w:r w:rsidR="00AC6843" w:rsidRPr="006F21CE">
              <w:rPr>
                <w:rFonts w:ascii="Arial" w:hAnsi="Arial" w:cs="Arial"/>
                <w:b/>
              </w:rPr>
              <w:t>electrones</w:t>
            </w:r>
            <w:r w:rsidR="00AC6843" w:rsidRPr="006F21CE">
              <w:rPr>
                <w:rFonts w:ascii="Arial" w:hAnsi="Arial" w:cs="Arial"/>
              </w:rPr>
              <w:t xml:space="preserve"> </w:t>
            </w:r>
            <w:r w:rsidR="00AC6843">
              <w:rPr>
                <w:rFonts w:ascii="Arial" w:hAnsi="Arial" w:cs="Arial"/>
              </w:rPr>
              <w:t xml:space="preserve">giran </w:t>
            </w:r>
            <w:r w:rsidRPr="006F21CE">
              <w:rPr>
                <w:rFonts w:ascii="Arial" w:hAnsi="Arial" w:cs="Arial"/>
              </w:rPr>
              <w:t xml:space="preserve">en </w:t>
            </w:r>
            <w:r w:rsidR="00AC6843">
              <w:rPr>
                <w:rFonts w:ascii="Arial" w:hAnsi="Arial" w:cs="Arial"/>
              </w:rPr>
              <w:t>ó</w:t>
            </w:r>
            <w:r w:rsidR="00AC6843" w:rsidRPr="006F21CE">
              <w:rPr>
                <w:rFonts w:ascii="Arial" w:hAnsi="Arial" w:cs="Arial"/>
              </w:rPr>
              <w:t xml:space="preserve">rbitas </w:t>
            </w:r>
            <w:r w:rsidRPr="006F21CE">
              <w:rPr>
                <w:rFonts w:ascii="Arial" w:hAnsi="Arial" w:cs="Arial"/>
              </w:rPr>
              <w:t>alrededor</w:t>
            </w:r>
            <w:r w:rsidR="00EF4859">
              <w:rPr>
                <w:rFonts w:ascii="Arial" w:hAnsi="Arial" w:cs="Arial"/>
              </w:rPr>
              <w:t>.</w:t>
            </w:r>
          </w:p>
        </w:tc>
      </w:tr>
    </w:tbl>
    <w:p w14:paraId="5A75B69E" w14:textId="77777777" w:rsidR="00BC0A6C" w:rsidRDefault="00BC0A6C" w:rsidP="00E926A9">
      <w:pPr>
        <w:shd w:val="clear" w:color="auto" w:fill="FFFFFF"/>
        <w:spacing w:after="0" w:line="360" w:lineRule="auto"/>
        <w:jc w:val="center"/>
        <w:rPr>
          <w:rFonts w:ascii="Arial" w:hAnsi="Arial" w:cs="Arial"/>
        </w:rPr>
      </w:pPr>
    </w:p>
    <w:p w14:paraId="48D6FFA9" w14:textId="77777777" w:rsidR="00BD10B0" w:rsidRDefault="00BD10B0" w:rsidP="00E926A9">
      <w:pPr>
        <w:shd w:val="clear" w:color="auto" w:fill="FFFFFF"/>
        <w:spacing w:after="0" w:line="360" w:lineRule="auto"/>
        <w:jc w:val="center"/>
        <w:rPr>
          <w:rFonts w:ascii="Arial" w:hAnsi="Arial" w:cs="Arial"/>
        </w:rPr>
      </w:pPr>
    </w:p>
    <w:tbl>
      <w:tblPr>
        <w:tblStyle w:val="Tablaconcuadrcula"/>
        <w:tblW w:w="0" w:type="auto"/>
        <w:tblLook w:val="04A0" w:firstRow="1" w:lastRow="0" w:firstColumn="1" w:lastColumn="0" w:noHBand="0" w:noVBand="1"/>
      </w:tblPr>
      <w:tblGrid>
        <w:gridCol w:w="2186"/>
        <w:gridCol w:w="7390"/>
      </w:tblGrid>
      <w:tr w:rsidR="00BD10B0" w:rsidRPr="006F21CE" w14:paraId="70EC99D3" w14:textId="77777777" w:rsidTr="00A11777">
        <w:tc>
          <w:tcPr>
            <w:tcW w:w="9576" w:type="dxa"/>
            <w:gridSpan w:val="2"/>
            <w:shd w:val="clear" w:color="auto" w:fill="000000" w:themeFill="text1"/>
          </w:tcPr>
          <w:p w14:paraId="2EAE5481" w14:textId="77777777" w:rsidR="00BD10B0" w:rsidRPr="006F21CE" w:rsidRDefault="00BD10B0" w:rsidP="00E926A9">
            <w:pPr>
              <w:pStyle w:val="Ttulo7"/>
              <w:spacing w:before="2" w:after="2" w:line="360" w:lineRule="auto"/>
              <w:jc w:val="center"/>
              <w:outlineLvl w:val="6"/>
              <w:rPr>
                <w:rFonts w:ascii="Arial" w:hAnsi="Arial" w:cs="Arial"/>
                <w:b/>
                <w:i w:val="0"/>
                <w:color w:val="auto"/>
              </w:rPr>
            </w:pPr>
            <w:r w:rsidRPr="00E4417E">
              <w:rPr>
                <w:rFonts w:ascii="Arial" w:hAnsi="Arial" w:cs="Arial"/>
                <w:b/>
                <w:i w:val="0"/>
                <w:color w:val="auto"/>
              </w:rPr>
              <w:t>Practica: recurso nuevo</w:t>
            </w:r>
          </w:p>
        </w:tc>
      </w:tr>
      <w:tr w:rsidR="00BD10B0" w:rsidRPr="006F21CE" w14:paraId="69D31589" w14:textId="77777777" w:rsidTr="00A11777">
        <w:tc>
          <w:tcPr>
            <w:tcW w:w="2186" w:type="dxa"/>
          </w:tcPr>
          <w:p w14:paraId="3FD62000" w14:textId="77777777" w:rsidR="00BD10B0" w:rsidRPr="006F21CE" w:rsidRDefault="00BD10B0" w:rsidP="00E926A9">
            <w:pPr>
              <w:spacing w:before="2" w:after="2" w:line="360" w:lineRule="auto"/>
              <w:rPr>
                <w:rFonts w:ascii="Arial" w:hAnsi="Arial" w:cs="Arial"/>
                <w:b/>
              </w:rPr>
            </w:pPr>
            <w:r w:rsidRPr="006F21CE">
              <w:rPr>
                <w:rFonts w:ascii="Arial" w:hAnsi="Arial" w:cs="Arial"/>
                <w:b/>
              </w:rPr>
              <w:t>Código</w:t>
            </w:r>
          </w:p>
        </w:tc>
        <w:tc>
          <w:tcPr>
            <w:tcW w:w="7390" w:type="dxa"/>
          </w:tcPr>
          <w:p w14:paraId="14966CA8" w14:textId="4AA6761C" w:rsidR="00BD10B0" w:rsidRPr="006F21CE" w:rsidRDefault="00BD10B0" w:rsidP="00E926A9">
            <w:pPr>
              <w:spacing w:before="2" w:after="2" w:line="360" w:lineRule="auto"/>
              <w:rPr>
                <w:rFonts w:ascii="Arial" w:hAnsi="Arial" w:cs="Arial"/>
                <w:b/>
                <w:lang w:val="en-US"/>
              </w:rPr>
            </w:pPr>
            <w:r>
              <w:rPr>
                <w:rFonts w:ascii="Arial" w:hAnsi="Arial" w:cs="Arial"/>
                <w:lang w:val="en-US"/>
              </w:rPr>
              <w:t>CN_06_10</w:t>
            </w:r>
            <w:r w:rsidRPr="006F21CE">
              <w:rPr>
                <w:rFonts w:ascii="Arial" w:hAnsi="Arial" w:cs="Arial"/>
                <w:lang w:val="en-US"/>
              </w:rPr>
              <w:t>_REC</w:t>
            </w:r>
            <w:r w:rsidR="00A9620B">
              <w:rPr>
                <w:rFonts w:ascii="Arial" w:hAnsi="Arial" w:cs="Arial"/>
                <w:lang w:val="en-US"/>
              </w:rPr>
              <w:t>100</w:t>
            </w:r>
          </w:p>
        </w:tc>
      </w:tr>
      <w:tr w:rsidR="00BD10B0" w:rsidRPr="006F21CE" w14:paraId="39FF3748" w14:textId="77777777" w:rsidTr="00A11777">
        <w:tc>
          <w:tcPr>
            <w:tcW w:w="2186" w:type="dxa"/>
          </w:tcPr>
          <w:p w14:paraId="61EE24ED" w14:textId="77777777" w:rsidR="00BD10B0" w:rsidRPr="006F21CE" w:rsidRDefault="00BD10B0" w:rsidP="00E926A9">
            <w:pPr>
              <w:spacing w:before="2" w:after="2" w:line="360" w:lineRule="auto"/>
              <w:rPr>
                <w:rFonts w:ascii="Arial" w:hAnsi="Arial" w:cs="Arial"/>
                <w:b/>
              </w:rPr>
            </w:pPr>
            <w:r w:rsidRPr="006F21CE">
              <w:rPr>
                <w:rFonts w:ascii="Arial" w:hAnsi="Arial" w:cs="Arial"/>
                <w:b/>
              </w:rPr>
              <w:t>Título</w:t>
            </w:r>
          </w:p>
        </w:tc>
        <w:tc>
          <w:tcPr>
            <w:tcW w:w="7390" w:type="dxa"/>
          </w:tcPr>
          <w:p w14:paraId="080B711E" w14:textId="77777777" w:rsidR="00BD10B0" w:rsidRPr="007F65B5" w:rsidRDefault="00BD10B0" w:rsidP="00E926A9">
            <w:pPr>
              <w:spacing w:before="2" w:after="2" w:line="360" w:lineRule="auto"/>
              <w:rPr>
                <w:rFonts w:ascii="Arial" w:hAnsi="Arial" w:cs="Arial"/>
              </w:rPr>
            </w:pPr>
            <w:r w:rsidRPr="007F65B5">
              <w:rPr>
                <w:rFonts w:ascii="Arial" w:hAnsi="Arial" w:cs="Arial"/>
              </w:rPr>
              <w:t>El modelo atómico de Rutherford</w:t>
            </w:r>
          </w:p>
        </w:tc>
      </w:tr>
      <w:tr w:rsidR="00BD10B0" w:rsidRPr="006F21CE" w14:paraId="399AA294" w14:textId="77777777" w:rsidTr="00A11777">
        <w:tc>
          <w:tcPr>
            <w:tcW w:w="2186" w:type="dxa"/>
          </w:tcPr>
          <w:p w14:paraId="0EF8A584" w14:textId="77777777" w:rsidR="00BD10B0" w:rsidRPr="006F21CE" w:rsidRDefault="00BD10B0" w:rsidP="00E926A9">
            <w:pPr>
              <w:spacing w:before="2" w:after="2" w:line="360" w:lineRule="auto"/>
              <w:rPr>
                <w:rFonts w:ascii="Arial" w:hAnsi="Arial" w:cs="Arial"/>
                <w:b/>
              </w:rPr>
            </w:pPr>
            <w:r w:rsidRPr="006F21CE">
              <w:rPr>
                <w:rFonts w:ascii="Arial" w:hAnsi="Arial" w:cs="Arial"/>
                <w:b/>
              </w:rPr>
              <w:t>Descripción</w:t>
            </w:r>
          </w:p>
        </w:tc>
        <w:tc>
          <w:tcPr>
            <w:tcW w:w="7390" w:type="dxa"/>
          </w:tcPr>
          <w:p w14:paraId="73F2830E" w14:textId="3D76329D" w:rsidR="00BD10B0" w:rsidRPr="007F65B5" w:rsidRDefault="00BD10B0" w:rsidP="00E926A9">
            <w:pPr>
              <w:spacing w:before="2" w:after="2" w:line="360" w:lineRule="auto"/>
              <w:rPr>
                <w:rFonts w:ascii="Arial" w:hAnsi="Arial" w:cs="Arial"/>
              </w:rPr>
            </w:pPr>
            <w:r w:rsidRPr="007F65B5">
              <w:rPr>
                <w:rFonts w:ascii="Arial" w:hAnsi="Arial" w:cs="Arial"/>
              </w:rPr>
              <w:t>Actividad que permite afianzar conceptos del modelo atómico de Rutherford</w:t>
            </w:r>
            <w:r w:rsidR="008079E8">
              <w:rPr>
                <w:rFonts w:ascii="Arial" w:hAnsi="Arial" w:cs="Arial"/>
              </w:rPr>
              <w:t xml:space="preserve"> </w:t>
            </w:r>
          </w:p>
        </w:tc>
      </w:tr>
    </w:tbl>
    <w:p w14:paraId="4CB0D69E" w14:textId="77777777" w:rsidR="00BD10B0" w:rsidRDefault="00BD10B0" w:rsidP="00E926A9">
      <w:pPr>
        <w:shd w:val="clear" w:color="auto" w:fill="FFFFFF"/>
        <w:spacing w:after="0" w:line="360" w:lineRule="auto"/>
        <w:jc w:val="center"/>
        <w:rPr>
          <w:rFonts w:ascii="Arial" w:hAnsi="Arial" w:cs="Arial"/>
        </w:rPr>
      </w:pPr>
    </w:p>
    <w:p w14:paraId="37264DA1" w14:textId="77777777" w:rsidR="00BD10B0" w:rsidRDefault="00BD10B0" w:rsidP="00E926A9">
      <w:pPr>
        <w:shd w:val="clear" w:color="auto" w:fill="FFFFFF"/>
        <w:spacing w:after="0" w:line="360" w:lineRule="auto"/>
        <w:jc w:val="center"/>
        <w:rPr>
          <w:rFonts w:ascii="Arial" w:hAnsi="Arial" w:cs="Arial"/>
        </w:rPr>
      </w:pPr>
    </w:p>
    <w:p w14:paraId="0890BD75" w14:textId="77777777" w:rsidR="002F77D6" w:rsidRDefault="002F77D6" w:rsidP="00E926A9">
      <w:pPr>
        <w:shd w:val="clear" w:color="auto" w:fill="FFFFFF"/>
        <w:spacing w:after="0" w:line="360" w:lineRule="auto"/>
        <w:jc w:val="both"/>
        <w:rPr>
          <w:rFonts w:ascii="Arial" w:hAnsi="Arial" w:cs="Arial"/>
          <w:highlight w:val="yellow"/>
        </w:rPr>
      </w:pPr>
    </w:p>
    <w:p w14:paraId="41F92DC9" w14:textId="77777777" w:rsidR="00BC0A6C" w:rsidRPr="006F21CE" w:rsidRDefault="00BC0A6C" w:rsidP="00E926A9">
      <w:pPr>
        <w:shd w:val="clear" w:color="auto" w:fill="FFFFFF"/>
        <w:spacing w:after="0" w:line="360" w:lineRule="auto"/>
        <w:jc w:val="both"/>
        <w:rPr>
          <w:rFonts w:ascii="Arial" w:hAnsi="Arial" w:cs="Arial"/>
          <w:b/>
        </w:rPr>
      </w:pPr>
      <w:r w:rsidRPr="006F21CE">
        <w:rPr>
          <w:rFonts w:ascii="Arial" w:hAnsi="Arial" w:cs="Arial"/>
          <w:highlight w:val="yellow"/>
        </w:rPr>
        <w:t>[</w:t>
      </w:r>
      <w:r w:rsidRPr="006F21CE">
        <w:rPr>
          <w:rFonts w:ascii="Arial" w:hAnsi="Arial" w:cs="Arial"/>
          <w:b/>
          <w:highlight w:val="yellow"/>
        </w:rPr>
        <w:t>SECCIÓN 2]</w:t>
      </w:r>
      <w:r w:rsidRPr="006F21CE">
        <w:rPr>
          <w:rFonts w:ascii="Arial" w:hAnsi="Arial" w:cs="Arial"/>
          <w:b/>
        </w:rPr>
        <w:t xml:space="preserve"> </w:t>
      </w:r>
      <w:r>
        <w:rPr>
          <w:rFonts w:ascii="Arial" w:hAnsi="Arial" w:cs="Arial"/>
          <w:b/>
        </w:rPr>
        <w:t>2</w:t>
      </w:r>
      <w:r w:rsidRPr="006F21CE">
        <w:rPr>
          <w:rFonts w:ascii="Arial" w:hAnsi="Arial" w:cs="Arial"/>
          <w:b/>
        </w:rPr>
        <w:t>.</w:t>
      </w:r>
      <w:r>
        <w:rPr>
          <w:rFonts w:ascii="Arial" w:hAnsi="Arial" w:cs="Arial"/>
          <w:b/>
        </w:rPr>
        <w:t>5 C</w:t>
      </w:r>
      <w:r w:rsidRPr="006F21CE">
        <w:rPr>
          <w:rFonts w:ascii="Arial" w:hAnsi="Arial" w:cs="Arial"/>
          <w:b/>
        </w:rPr>
        <w:t xml:space="preserve">onsolidación </w:t>
      </w:r>
    </w:p>
    <w:p w14:paraId="0F5E4892" w14:textId="77777777" w:rsidR="00BC0A6C" w:rsidRPr="006F21CE" w:rsidRDefault="00BC0A6C" w:rsidP="00E926A9">
      <w:pPr>
        <w:shd w:val="clear" w:color="auto" w:fill="FFFFFF"/>
        <w:spacing w:after="0" w:line="360" w:lineRule="auto"/>
        <w:jc w:val="both"/>
        <w:rPr>
          <w:rFonts w:ascii="Arial" w:hAnsi="Arial" w:cs="Arial"/>
          <w:b/>
        </w:rPr>
      </w:pPr>
    </w:p>
    <w:p w14:paraId="2F12C6A2" w14:textId="77777777" w:rsidR="00BC0A6C" w:rsidRPr="006F21CE" w:rsidRDefault="00BC0A6C" w:rsidP="00E926A9">
      <w:pPr>
        <w:spacing w:after="0" w:line="360" w:lineRule="auto"/>
        <w:rPr>
          <w:rFonts w:ascii="Arial" w:hAnsi="Arial" w:cs="Arial"/>
        </w:rPr>
      </w:pPr>
      <w:r w:rsidRPr="006F21CE">
        <w:rPr>
          <w:rFonts w:ascii="Arial" w:hAnsi="Arial" w:cs="Arial"/>
        </w:rPr>
        <w:t>Actividades para consolidar lo que has aprendido en esta sección.</w:t>
      </w:r>
    </w:p>
    <w:p w14:paraId="7E5AF42A" w14:textId="77777777" w:rsidR="00BC0A6C" w:rsidRPr="006F21CE" w:rsidRDefault="00BC0A6C" w:rsidP="00E926A9">
      <w:pPr>
        <w:shd w:val="clear" w:color="auto" w:fill="FFFFFF"/>
        <w:spacing w:after="0" w:line="360" w:lineRule="auto"/>
        <w:jc w:val="both"/>
        <w:rPr>
          <w:rFonts w:ascii="Arial" w:hAnsi="Arial" w:cs="Arial"/>
          <w:b/>
        </w:rPr>
      </w:pPr>
    </w:p>
    <w:p w14:paraId="0255DBC2" w14:textId="3FE7D206" w:rsidR="00BC0A6C" w:rsidRPr="006F21CE" w:rsidDel="00B24689" w:rsidRDefault="00BC0A6C" w:rsidP="00E926A9">
      <w:pPr>
        <w:shd w:val="clear" w:color="auto" w:fill="FFFFFF"/>
        <w:spacing w:after="0" w:line="360" w:lineRule="auto"/>
        <w:jc w:val="both"/>
        <w:rPr>
          <w:del w:id="0" w:author="ASISTENTE ALEJO" w:date="2016-01-19T01:36:00Z"/>
          <w:rFonts w:ascii="Arial" w:hAnsi="Arial" w:cs="Arial"/>
          <w:b/>
        </w:rPr>
      </w:pPr>
      <w:bookmarkStart w:id="1" w:name="_GoBack"/>
    </w:p>
    <w:tbl>
      <w:tblPr>
        <w:tblStyle w:val="Tablaconcuadrcula"/>
        <w:tblW w:w="0" w:type="auto"/>
        <w:tblLook w:val="04A0" w:firstRow="1" w:lastRow="0" w:firstColumn="1" w:lastColumn="0" w:noHBand="0" w:noVBand="1"/>
      </w:tblPr>
      <w:tblGrid>
        <w:gridCol w:w="2186"/>
        <w:gridCol w:w="7390"/>
      </w:tblGrid>
      <w:tr w:rsidR="00BC0A6C" w:rsidRPr="006F21CE" w14:paraId="49CAE548" w14:textId="77777777" w:rsidTr="00E4417E">
        <w:tc>
          <w:tcPr>
            <w:tcW w:w="9576" w:type="dxa"/>
            <w:gridSpan w:val="2"/>
            <w:shd w:val="clear" w:color="auto" w:fill="000000" w:themeFill="text1"/>
          </w:tcPr>
          <w:bookmarkEnd w:id="1"/>
          <w:p w14:paraId="32DC558E" w14:textId="77777777" w:rsidR="00BC0A6C" w:rsidRPr="006F21CE" w:rsidRDefault="00BC0A6C" w:rsidP="00E926A9">
            <w:pPr>
              <w:pStyle w:val="Ttulo7"/>
              <w:spacing w:before="2" w:after="2" w:line="360" w:lineRule="auto"/>
              <w:jc w:val="center"/>
              <w:outlineLvl w:val="6"/>
              <w:rPr>
                <w:rFonts w:ascii="Arial" w:hAnsi="Arial" w:cs="Arial"/>
                <w:b/>
                <w:i w:val="0"/>
                <w:color w:val="auto"/>
              </w:rPr>
            </w:pPr>
            <w:r w:rsidRPr="00E4417E">
              <w:rPr>
                <w:rFonts w:ascii="Arial" w:hAnsi="Arial" w:cs="Arial"/>
                <w:b/>
                <w:i w:val="0"/>
                <w:color w:val="auto"/>
              </w:rPr>
              <w:t>Practica: recurso nuevo</w:t>
            </w:r>
          </w:p>
        </w:tc>
      </w:tr>
      <w:tr w:rsidR="00BC0A6C" w:rsidRPr="006F21CE" w14:paraId="385B8D4A" w14:textId="77777777" w:rsidTr="00E4417E">
        <w:tc>
          <w:tcPr>
            <w:tcW w:w="2186" w:type="dxa"/>
          </w:tcPr>
          <w:p w14:paraId="07CACA96" w14:textId="77777777" w:rsidR="00BC0A6C" w:rsidRPr="006F21CE" w:rsidRDefault="00BC0A6C" w:rsidP="00E926A9">
            <w:pPr>
              <w:spacing w:before="2" w:after="2" w:line="360" w:lineRule="auto"/>
              <w:rPr>
                <w:rFonts w:ascii="Arial" w:hAnsi="Arial" w:cs="Arial"/>
                <w:b/>
              </w:rPr>
            </w:pPr>
            <w:r w:rsidRPr="006F21CE">
              <w:rPr>
                <w:rFonts w:ascii="Arial" w:hAnsi="Arial" w:cs="Arial"/>
                <w:b/>
              </w:rPr>
              <w:t>Código</w:t>
            </w:r>
          </w:p>
        </w:tc>
        <w:tc>
          <w:tcPr>
            <w:tcW w:w="7390" w:type="dxa"/>
          </w:tcPr>
          <w:p w14:paraId="09CA7E4A" w14:textId="392286A1" w:rsidR="00BC0A6C" w:rsidRPr="006F21CE" w:rsidRDefault="00BC0A6C" w:rsidP="00E926A9">
            <w:pPr>
              <w:spacing w:before="2" w:after="2" w:line="360" w:lineRule="auto"/>
              <w:rPr>
                <w:rFonts w:ascii="Arial" w:hAnsi="Arial" w:cs="Arial"/>
                <w:b/>
                <w:lang w:val="en-US"/>
              </w:rPr>
            </w:pPr>
            <w:r>
              <w:rPr>
                <w:rFonts w:ascii="Arial" w:hAnsi="Arial" w:cs="Arial"/>
                <w:lang w:val="en-US"/>
              </w:rPr>
              <w:t>CN_06_10</w:t>
            </w:r>
            <w:r w:rsidRPr="006F21CE">
              <w:rPr>
                <w:rFonts w:ascii="Arial" w:hAnsi="Arial" w:cs="Arial"/>
                <w:lang w:val="en-US"/>
              </w:rPr>
              <w:t>_REC</w:t>
            </w:r>
            <w:r w:rsidR="00042AB7">
              <w:rPr>
                <w:rFonts w:ascii="Arial" w:hAnsi="Arial" w:cs="Arial"/>
                <w:lang w:val="en-US"/>
              </w:rPr>
              <w:t>1</w:t>
            </w:r>
            <w:r w:rsidR="00974459">
              <w:rPr>
                <w:rFonts w:ascii="Arial" w:hAnsi="Arial" w:cs="Arial"/>
                <w:lang w:val="en-US"/>
              </w:rPr>
              <w:t>1</w:t>
            </w:r>
            <w:r w:rsidR="00042AB7">
              <w:rPr>
                <w:rFonts w:ascii="Arial" w:hAnsi="Arial" w:cs="Arial"/>
                <w:lang w:val="en-US"/>
              </w:rPr>
              <w:t>0</w:t>
            </w:r>
          </w:p>
        </w:tc>
      </w:tr>
      <w:tr w:rsidR="00BC0A6C" w:rsidRPr="006F21CE" w14:paraId="5FE37EA3" w14:textId="77777777" w:rsidTr="00E4417E">
        <w:tc>
          <w:tcPr>
            <w:tcW w:w="2186" w:type="dxa"/>
          </w:tcPr>
          <w:p w14:paraId="474AB21B" w14:textId="77777777" w:rsidR="00BC0A6C" w:rsidRPr="006F21CE" w:rsidRDefault="00BC0A6C" w:rsidP="00E926A9">
            <w:pPr>
              <w:spacing w:before="2" w:after="2" w:line="360" w:lineRule="auto"/>
              <w:rPr>
                <w:rFonts w:ascii="Arial" w:hAnsi="Arial" w:cs="Arial"/>
                <w:b/>
              </w:rPr>
            </w:pPr>
            <w:r w:rsidRPr="006F21CE">
              <w:rPr>
                <w:rFonts w:ascii="Arial" w:hAnsi="Arial" w:cs="Arial"/>
                <w:b/>
              </w:rPr>
              <w:t>Título</w:t>
            </w:r>
          </w:p>
        </w:tc>
        <w:tc>
          <w:tcPr>
            <w:tcW w:w="7390" w:type="dxa"/>
          </w:tcPr>
          <w:p w14:paraId="179F9352" w14:textId="77777777" w:rsidR="00BC0A6C" w:rsidRPr="007D3629" w:rsidRDefault="00132647" w:rsidP="00E926A9">
            <w:pPr>
              <w:spacing w:before="2" w:after="2" w:line="360" w:lineRule="auto"/>
              <w:rPr>
                <w:rFonts w:ascii="Arial" w:hAnsi="Arial" w:cs="Arial"/>
              </w:rPr>
            </w:pPr>
            <w:r>
              <w:rPr>
                <w:rFonts w:ascii="Arial" w:hAnsi="Arial" w:cs="Arial"/>
              </w:rPr>
              <w:t>Refuerza tu aprendizaje: L</w:t>
            </w:r>
            <w:r w:rsidR="00BC0A6C" w:rsidRPr="007D3629">
              <w:rPr>
                <w:rFonts w:ascii="Arial" w:hAnsi="Arial" w:cs="Arial"/>
              </w:rPr>
              <w:t xml:space="preserve">os primeros modelos atómicos </w:t>
            </w:r>
          </w:p>
        </w:tc>
      </w:tr>
      <w:tr w:rsidR="00BC0A6C" w:rsidRPr="006F21CE" w14:paraId="38ED984E" w14:textId="77777777" w:rsidTr="00E4417E">
        <w:tc>
          <w:tcPr>
            <w:tcW w:w="2186" w:type="dxa"/>
          </w:tcPr>
          <w:p w14:paraId="357E28DA" w14:textId="77777777" w:rsidR="00BC0A6C" w:rsidRPr="006F21CE" w:rsidRDefault="00BC0A6C" w:rsidP="00E926A9">
            <w:pPr>
              <w:spacing w:before="2" w:after="2" w:line="360" w:lineRule="auto"/>
              <w:rPr>
                <w:rFonts w:ascii="Arial" w:hAnsi="Arial" w:cs="Arial"/>
                <w:b/>
              </w:rPr>
            </w:pPr>
            <w:r w:rsidRPr="006F21CE">
              <w:rPr>
                <w:rFonts w:ascii="Arial" w:hAnsi="Arial" w:cs="Arial"/>
                <w:b/>
              </w:rPr>
              <w:t>Descripción</w:t>
            </w:r>
          </w:p>
        </w:tc>
        <w:tc>
          <w:tcPr>
            <w:tcW w:w="7390" w:type="dxa"/>
          </w:tcPr>
          <w:p w14:paraId="43F213C7" w14:textId="1B3FA276" w:rsidR="00BC0A6C" w:rsidRPr="007D3629" w:rsidRDefault="00BC0A6C" w:rsidP="00E926A9">
            <w:pPr>
              <w:spacing w:before="2" w:after="2" w:line="360" w:lineRule="auto"/>
              <w:rPr>
                <w:rFonts w:ascii="Arial" w:hAnsi="Arial" w:cs="Arial"/>
              </w:rPr>
            </w:pPr>
            <w:r w:rsidRPr="007D3629">
              <w:rPr>
                <w:rFonts w:ascii="Arial" w:hAnsi="Arial" w:cs="Arial"/>
              </w:rPr>
              <w:t>Ejercicios prácticos</w:t>
            </w:r>
            <w:r w:rsidR="008079E8">
              <w:rPr>
                <w:rFonts w:ascii="Arial" w:hAnsi="Arial" w:cs="Arial"/>
              </w:rPr>
              <w:t xml:space="preserve"> </w:t>
            </w:r>
            <w:r w:rsidRPr="007D3629">
              <w:rPr>
                <w:rFonts w:ascii="Arial" w:hAnsi="Arial" w:cs="Arial"/>
              </w:rPr>
              <w:t xml:space="preserve">que permiten afianzar conceptos </w:t>
            </w:r>
            <w:r w:rsidR="00AC6843">
              <w:rPr>
                <w:rFonts w:ascii="Arial" w:hAnsi="Arial" w:cs="Arial"/>
              </w:rPr>
              <w:t xml:space="preserve">acerca </w:t>
            </w:r>
            <w:r w:rsidRPr="007D3629">
              <w:rPr>
                <w:rFonts w:ascii="Arial" w:hAnsi="Arial" w:cs="Arial"/>
              </w:rPr>
              <w:t>d</w:t>
            </w:r>
            <w:r w:rsidR="00132647">
              <w:rPr>
                <w:rFonts w:ascii="Arial" w:hAnsi="Arial" w:cs="Arial"/>
              </w:rPr>
              <w:t>e los primeros modelos atómicos</w:t>
            </w:r>
            <w:r w:rsidR="008079E8">
              <w:rPr>
                <w:rFonts w:ascii="Arial" w:hAnsi="Arial" w:cs="Arial"/>
              </w:rPr>
              <w:t xml:space="preserve"> </w:t>
            </w:r>
          </w:p>
        </w:tc>
      </w:tr>
    </w:tbl>
    <w:p w14:paraId="0DF8A81A" w14:textId="77777777" w:rsidR="00BC0A6C" w:rsidRDefault="00BC0A6C" w:rsidP="00E926A9">
      <w:pPr>
        <w:shd w:val="clear" w:color="auto" w:fill="FFFFFF"/>
        <w:spacing w:after="0" w:line="360" w:lineRule="auto"/>
        <w:jc w:val="both"/>
        <w:rPr>
          <w:rFonts w:ascii="Arial" w:hAnsi="Arial" w:cs="Arial"/>
        </w:rPr>
      </w:pPr>
    </w:p>
    <w:p w14:paraId="4E5B4941" w14:textId="77777777" w:rsidR="00BC0A6C" w:rsidRPr="006F21CE" w:rsidRDefault="00BC0A6C" w:rsidP="00E926A9">
      <w:pPr>
        <w:tabs>
          <w:tab w:val="right" w:pos="8498"/>
        </w:tabs>
        <w:spacing w:after="0" w:line="360" w:lineRule="auto"/>
        <w:rPr>
          <w:rFonts w:ascii="Arial" w:hAnsi="Arial" w:cs="Arial"/>
          <w:b/>
        </w:rPr>
      </w:pPr>
      <w:r w:rsidRPr="006F21CE">
        <w:rPr>
          <w:rFonts w:ascii="Arial" w:hAnsi="Arial" w:cs="Arial"/>
          <w:b/>
          <w:highlight w:val="yellow"/>
        </w:rPr>
        <w:t>[SECCIÓN 1]</w:t>
      </w:r>
      <w:r w:rsidRPr="006F21CE">
        <w:rPr>
          <w:rFonts w:ascii="Arial" w:hAnsi="Arial" w:cs="Arial"/>
          <w:b/>
        </w:rPr>
        <w:t xml:space="preserve"> 3. </w:t>
      </w:r>
      <w:r>
        <w:rPr>
          <w:rFonts w:ascii="Arial" w:hAnsi="Arial" w:cs="Arial"/>
          <w:b/>
        </w:rPr>
        <w:t>Los modelos atómicos moderno</w:t>
      </w:r>
      <w:r w:rsidRPr="006F21CE">
        <w:rPr>
          <w:rFonts w:ascii="Arial" w:hAnsi="Arial" w:cs="Arial"/>
          <w:b/>
        </w:rPr>
        <w:t xml:space="preserve">s </w:t>
      </w:r>
    </w:p>
    <w:p w14:paraId="1F1627EB" w14:textId="77777777" w:rsidR="00BC0A6C" w:rsidRPr="006F21CE" w:rsidRDefault="00BC0A6C" w:rsidP="00E926A9">
      <w:pPr>
        <w:tabs>
          <w:tab w:val="right" w:pos="8498"/>
        </w:tabs>
        <w:spacing w:after="0" w:line="360" w:lineRule="auto"/>
        <w:rPr>
          <w:rFonts w:ascii="Arial" w:hAnsi="Arial" w:cs="Arial"/>
          <w:b/>
        </w:rPr>
      </w:pPr>
    </w:p>
    <w:p w14:paraId="30062C07" w14:textId="2906C521" w:rsidR="00BC0A6C" w:rsidRPr="006F21CE" w:rsidRDefault="00BC0A6C" w:rsidP="00E926A9">
      <w:pPr>
        <w:pStyle w:val="u"/>
        <w:shd w:val="clear" w:color="auto" w:fill="FFFFFF"/>
        <w:spacing w:before="0" w:beforeAutospacing="0" w:after="0" w:afterAutospacing="0" w:line="360" w:lineRule="auto"/>
        <w:rPr>
          <w:rStyle w:val="un"/>
          <w:rFonts w:ascii="Arial" w:hAnsi="Arial" w:cs="Arial"/>
        </w:rPr>
      </w:pPr>
      <w:r w:rsidRPr="006F21CE">
        <w:rPr>
          <w:rStyle w:val="un"/>
          <w:rFonts w:ascii="Arial" w:hAnsi="Arial" w:cs="Arial"/>
        </w:rPr>
        <w:t>Los trabajos</w:t>
      </w:r>
      <w:r w:rsidRPr="006F21CE">
        <w:rPr>
          <w:rStyle w:val="apple-converted-space"/>
          <w:rFonts w:ascii="Arial" w:hAnsi="Arial" w:cs="Arial"/>
        </w:rPr>
        <w:t> </w:t>
      </w:r>
      <w:r>
        <w:rPr>
          <w:rStyle w:val="apple-converted-space"/>
          <w:rFonts w:ascii="Arial" w:hAnsi="Arial" w:cs="Arial"/>
        </w:rPr>
        <w:t xml:space="preserve">de </w:t>
      </w:r>
      <w:proofErr w:type="spellStart"/>
      <w:r w:rsidRPr="006F21CE">
        <w:rPr>
          <w:rStyle w:val="Textoennegrita"/>
          <w:rFonts w:ascii="Arial" w:hAnsi="Arial" w:cs="Arial"/>
        </w:rPr>
        <w:t>Ernest</w:t>
      </w:r>
      <w:proofErr w:type="spellEnd"/>
      <w:r w:rsidRPr="006F21CE">
        <w:rPr>
          <w:rStyle w:val="Textoennegrita"/>
          <w:rFonts w:ascii="Arial" w:hAnsi="Arial" w:cs="Arial"/>
        </w:rPr>
        <w:t xml:space="preserve"> Rutherford</w:t>
      </w:r>
      <w:r w:rsidRPr="006F21CE">
        <w:rPr>
          <w:rStyle w:val="apple-converted-space"/>
          <w:rFonts w:ascii="Arial" w:hAnsi="Arial" w:cs="Arial"/>
        </w:rPr>
        <w:t> </w:t>
      </w:r>
      <w:r w:rsidRPr="006F21CE">
        <w:rPr>
          <w:rStyle w:val="un"/>
          <w:rFonts w:ascii="Arial" w:hAnsi="Arial" w:cs="Arial"/>
        </w:rPr>
        <w:t>y</w:t>
      </w:r>
      <w:r w:rsidRPr="006F21CE">
        <w:rPr>
          <w:rStyle w:val="apple-converted-space"/>
          <w:rFonts w:ascii="Arial" w:hAnsi="Arial" w:cs="Arial"/>
        </w:rPr>
        <w:t> </w:t>
      </w:r>
      <w:r w:rsidRPr="006F21CE">
        <w:rPr>
          <w:rStyle w:val="Textoennegrita"/>
          <w:rFonts w:ascii="Arial" w:hAnsi="Arial" w:cs="Arial"/>
        </w:rPr>
        <w:t>James Chadwick</w:t>
      </w:r>
      <w:r w:rsidRPr="006F21CE">
        <w:rPr>
          <w:rStyle w:val="apple-converted-space"/>
          <w:rFonts w:ascii="Arial" w:hAnsi="Arial" w:cs="Arial"/>
        </w:rPr>
        <w:t> </w:t>
      </w:r>
      <w:r w:rsidRPr="006F21CE">
        <w:rPr>
          <w:rStyle w:val="un"/>
          <w:rFonts w:ascii="Arial" w:hAnsi="Arial" w:cs="Arial"/>
        </w:rPr>
        <w:t>(1919)</w:t>
      </w:r>
      <w:r w:rsidR="00AC6843">
        <w:rPr>
          <w:rStyle w:val="un"/>
          <w:rFonts w:ascii="Arial" w:hAnsi="Arial" w:cs="Arial"/>
        </w:rPr>
        <w:t>,</w:t>
      </w:r>
      <w:r w:rsidRPr="006F21CE">
        <w:rPr>
          <w:rStyle w:val="un"/>
          <w:rFonts w:ascii="Arial" w:hAnsi="Arial" w:cs="Arial"/>
        </w:rPr>
        <w:t xml:space="preserve"> </w:t>
      </w:r>
      <w:r>
        <w:rPr>
          <w:rStyle w:val="un"/>
          <w:rFonts w:ascii="Arial" w:hAnsi="Arial" w:cs="Arial"/>
        </w:rPr>
        <w:t xml:space="preserve">permitieron </w:t>
      </w:r>
      <w:r w:rsidRPr="006F21CE">
        <w:rPr>
          <w:rStyle w:val="un"/>
          <w:rFonts w:ascii="Arial" w:hAnsi="Arial" w:cs="Arial"/>
        </w:rPr>
        <w:t>descub</w:t>
      </w:r>
      <w:r>
        <w:rPr>
          <w:rStyle w:val="un"/>
          <w:rFonts w:ascii="Arial" w:hAnsi="Arial" w:cs="Arial"/>
        </w:rPr>
        <w:t>rir</w:t>
      </w:r>
      <w:r w:rsidRPr="006F21CE">
        <w:rPr>
          <w:rStyle w:val="un"/>
          <w:rFonts w:ascii="Arial" w:hAnsi="Arial" w:cs="Arial"/>
        </w:rPr>
        <w:t xml:space="preserve"> los </w:t>
      </w:r>
      <w:r w:rsidRPr="006F21CE">
        <w:rPr>
          <w:rStyle w:val="Textoennegrita"/>
          <w:rFonts w:ascii="Arial" w:hAnsi="Arial" w:cs="Arial"/>
        </w:rPr>
        <w:t>protones</w:t>
      </w:r>
      <w:r w:rsidRPr="006F21CE">
        <w:rPr>
          <w:rStyle w:val="un"/>
          <w:rFonts w:ascii="Arial" w:hAnsi="Arial" w:cs="Arial"/>
        </w:rPr>
        <w:t xml:space="preserve"> </w:t>
      </w:r>
      <w:r w:rsidRPr="00CD7D70">
        <w:rPr>
          <w:rStyle w:val="un"/>
          <w:rFonts w:ascii="Arial" w:hAnsi="Arial" w:cs="Arial"/>
        </w:rPr>
        <w:t xml:space="preserve">gracias a los experimentos </w:t>
      </w:r>
      <w:r w:rsidRPr="006F21CE">
        <w:rPr>
          <w:rStyle w:val="un"/>
          <w:rFonts w:ascii="Arial" w:hAnsi="Arial" w:cs="Arial"/>
        </w:rPr>
        <w:t xml:space="preserve">realizados por el físico </w:t>
      </w:r>
      <w:proofErr w:type="spellStart"/>
      <w:r w:rsidRPr="006F21CE">
        <w:rPr>
          <w:rStyle w:val="un"/>
          <w:rFonts w:ascii="Arial" w:hAnsi="Arial" w:cs="Arial"/>
        </w:rPr>
        <w:t>Eugen</w:t>
      </w:r>
      <w:proofErr w:type="spellEnd"/>
      <w:r w:rsidRPr="006F21CE">
        <w:rPr>
          <w:rStyle w:val="un"/>
          <w:rFonts w:ascii="Arial" w:hAnsi="Arial" w:cs="Arial"/>
        </w:rPr>
        <w:t xml:space="preserve"> </w:t>
      </w:r>
      <w:proofErr w:type="spellStart"/>
      <w:r w:rsidRPr="006F21CE">
        <w:rPr>
          <w:rStyle w:val="un"/>
          <w:rFonts w:ascii="Arial" w:hAnsi="Arial" w:cs="Arial"/>
        </w:rPr>
        <w:t>Goldstein</w:t>
      </w:r>
      <w:proofErr w:type="spellEnd"/>
      <w:r w:rsidR="00AC6843">
        <w:rPr>
          <w:rStyle w:val="un"/>
          <w:rFonts w:ascii="Arial" w:hAnsi="Arial" w:cs="Arial"/>
        </w:rPr>
        <w:t>,</w:t>
      </w:r>
      <w:r w:rsidRPr="006F21CE">
        <w:rPr>
          <w:rStyle w:val="un"/>
          <w:rFonts w:ascii="Arial" w:hAnsi="Arial" w:cs="Arial"/>
        </w:rPr>
        <w:t xml:space="preserve"> y abrieron el camino hacia las teorías atómicas modernas </w:t>
      </w:r>
      <w:r w:rsidRPr="00CD7D70">
        <w:rPr>
          <w:rStyle w:val="un"/>
          <w:rFonts w:ascii="Arial" w:hAnsi="Arial" w:cs="Arial"/>
        </w:rPr>
        <w:t xml:space="preserve">concretadas en </w:t>
      </w:r>
      <w:r w:rsidRPr="006F21CE">
        <w:rPr>
          <w:rStyle w:val="un"/>
          <w:rFonts w:ascii="Arial" w:hAnsi="Arial" w:cs="Arial"/>
        </w:rPr>
        <w:t xml:space="preserve">el modelo cuántico, el de Bohr y el actual. </w:t>
      </w:r>
    </w:p>
    <w:p w14:paraId="77D3D138" w14:textId="77777777" w:rsidR="00BC0A6C" w:rsidRPr="006F21CE" w:rsidRDefault="00BC0A6C" w:rsidP="00E926A9">
      <w:pPr>
        <w:pStyle w:val="u"/>
        <w:shd w:val="clear" w:color="auto" w:fill="FFFFFF"/>
        <w:spacing w:before="0" w:beforeAutospacing="0" w:after="0" w:afterAutospacing="0" w:line="360" w:lineRule="auto"/>
        <w:rPr>
          <w:rStyle w:val="un"/>
          <w:rFonts w:ascii="Arial" w:hAnsi="Arial" w:cs="Arial"/>
        </w:rPr>
      </w:pPr>
    </w:p>
    <w:p w14:paraId="140E58E4" w14:textId="77777777" w:rsidR="00BC0A6C" w:rsidRPr="006F21CE" w:rsidRDefault="00BC0A6C" w:rsidP="00E926A9">
      <w:pPr>
        <w:pStyle w:val="u"/>
        <w:shd w:val="clear" w:color="auto" w:fill="FFFFFF"/>
        <w:spacing w:before="0" w:beforeAutospacing="0" w:after="0" w:afterAutospacing="0" w:line="360" w:lineRule="auto"/>
        <w:rPr>
          <w:rStyle w:val="un"/>
          <w:rFonts w:ascii="Arial" w:hAnsi="Arial" w:cs="Arial"/>
        </w:rPr>
      </w:pPr>
      <w:r w:rsidRPr="006F21CE">
        <w:rPr>
          <w:rStyle w:val="un"/>
          <w:rFonts w:ascii="Arial" w:hAnsi="Arial" w:cs="Arial"/>
        </w:rPr>
        <w:t>Puedes ampliar la información sobre el descubrimiento del protón y realizar los ejercicios propuestos en la página del INTEF, del Ministerio de Educación, Cultura y Deporte</w:t>
      </w:r>
      <w:r w:rsidRPr="006F21CE">
        <w:rPr>
          <w:rStyle w:val="apple-converted-space"/>
          <w:rFonts w:ascii="Arial" w:hAnsi="Arial" w:cs="Arial"/>
        </w:rPr>
        <w:t> </w:t>
      </w:r>
      <w:hyperlink r:id="rId28" w:tgtFrame="_blank" w:history="1">
        <w:r w:rsidRPr="006F21CE">
          <w:rPr>
            <w:rStyle w:val="Hipervnculo"/>
            <w:rFonts w:ascii="Arial" w:hAnsi="Arial" w:cs="Arial"/>
          </w:rPr>
          <w:t>[</w:t>
        </w:r>
        <w:r w:rsidRPr="00DC07FD">
          <w:rPr>
            <w:rStyle w:val="Hipervnculo"/>
            <w:rFonts w:ascii="Arial" w:hAnsi="Arial" w:cs="Arial"/>
          </w:rPr>
          <w:t>VER</w:t>
        </w:r>
        <w:r w:rsidRPr="006F21CE">
          <w:rPr>
            <w:rStyle w:val="Hipervnculo"/>
            <w:rFonts w:ascii="Arial" w:hAnsi="Arial" w:cs="Arial"/>
          </w:rPr>
          <w:t>]</w:t>
        </w:r>
      </w:hyperlink>
      <w:r w:rsidRPr="006F21CE">
        <w:rPr>
          <w:rStyle w:val="un"/>
          <w:rFonts w:ascii="Arial" w:hAnsi="Arial" w:cs="Arial"/>
        </w:rPr>
        <w:t>.</w:t>
      </w:r>
    </w:p>
    <w:p w14:paraId="0574ECF0" w14:textId="77777777" w:rsidR="00BC0A6C" w:rsidRPr="006F21CE" w:rsidRDefault="00BC0A6C" w:rsidP="00E926A9">
      <w:pPr>
        <w:pStyle w:val="u"/>
        <w:shd w:val="clear" w:color="auto" w:fill="FFFFFF"/>
        <w:spacing w:before="0" w:beforeAutospacing="0" w:after="0" w:afterAutospacing="0" w:line="360" w:lineRule="auto"/>
        <w:rPr>
          <w:rFonts w:ascii="Arial" w:hAnsi="Arial" w:cs="Arial"/>
        </w:rPr>
      </w:pPr>
    </w:p>
    <w:p w14:paraId="71B258F3" w14:textId="43C0D71F" w:rsidR="00BC0A6C" w:rsidRPr="006F21CE" w:rsidRDefault="00BC0A6C" w:rsidP="00E926A9">
      <w:pPr>
        <w:pStyle w:val="u"/>
        <w:shd w:val="clear" w:color="auto" w:fill="FFFFFF"/>
        <w:spacing w:before="0" w:beforeAutospacing="0" w:after="0" w:afterAutospacing="0" w:line="360" w:lineRule="auto"/>
        <w:rPr>
          <w:rFonts w:ascii="Arial" w:hAnsi="Arial" w:cs="Arial"/>
        </w:rPr>
      </w:pPr>
      <w:r w:rsidRPr="006F21CE">
        <w:rPr>
          <w:rStyle w:val="Textoennegrita"/>
          <w:rFonts w:ascii="Arial" w:hAnsi="Arial" w:cs="Arial"/>
        </w:rPr>
        <w:t>Chadwick</w:t>
      </w:r>
      <w:r w:rsidRPr="006F21CE">
        <w:rPr>
          <w:rStyle w:val="apple-converted-space"/>
          <w:rFonts w:ascii="Arial" w:hAnsi="Arial" w:cs="Arial"/>
        </w:rPr>
        <w:t> </w:t>
      </w:r>
      <w:r w:rsidRPr="006F21CE">
        <w:rPr>
          <w:rStyle w:val="un"/>
          <w:rFonts w:ascii="Arial" w:hAnsi="Arial" w:cs="Arial"/>
        </w:rPr>
        <w:t>también descubrió el</w:t>
      </w:r>
      <w:r w:rsidRPr="006F21CE">
        <w:rPr>
          <w:rStyle w:val="apple-converted-space"/>
          <w:rFonts w:ascii="Arial" w:hAnsi="Arial" w:cs="Arial"/>
        </w:rPr>
        <w:t> </w:t>
      </w:r>
      <w:r w:rsidRPr="006F21CE">
        <w:rPr>
          <w:rStyle w:val="Textoennegrita"/>
          <w:rFonts w:ascii="Arial" w:hAnsi="Arial" w:cs="Arial"/>
        </w:rPr>
        <w:t>neutrón</w:t>
      </w:r>
      <w:r w:rsidRPr="006F21CE">
        <w:rPr>
          <w:rStyle w:val="apple-converted-space"/>
          <w:rFonts w:ascii="Arial" w:hAnsi="Arial" w:cs="Arial"/>
        </w:rPr>
        <w:t> </w:t>
      </w:r>
      <w:r w:rsidRPr="006F21CE">
        <w:rPr>
          <w:rStyle w:val="un"/>
          <w:rFonts w:ascii="Arial" w:hAnsi="Arial" w:cs="Arial"/>
        </w:rPr>
        <w:t xml:space="preserve">en 1932 y recibió el </w:t>
      </w:r>
      <w:r w:rsidR="00D47BAC">
        <w:rPr>
          <w:rStyle w:val="un"/>
          <w:rFonts w:ascii="Arial" w:hAnsi="Arial" w:cs="Arial"/>
        </w:rPr>
        <w:t>P</w:t>
      </w:r>
      <w:r w:rsidR="00D47BAC" w:rsidRPr="006F21CE">
        <w:rPr>
          <w:rStyle w:val="un"/>
          <w:rFonts w:ascii="Arial" w:hAnsi="Arial" w:cs="Arial"/>
        </w:rPr>
        <w:t xml:space="preserve">remio </w:t>
      </w:r>
      <w:r w:rsidRPr="006F21CE">
        <w:rPr>
          <w:rStyle w:val="un"/>
          <w:rFonts w:ascii="Arial" w:hAnsi="Arial" w:cs="Arial"/>
        </w:rPr>
        <w:t xml:space="preserve">Nobel de </w:t>
      </w:r>
      <w:r w:rsidR="00D47BAC">
        <w:rPr>
          <w:rStyle w:val="un"/>
          <w:rFonts w:ascii="Arial" w:hAnsi="Arial" w:cs="Arial"/>
        </w:rPr>
        <w:t>F</w:t>
      </w:r>
      <w:r w:rsidR="00D47BAC" w:rsidRPr="006F21CE">
        <w:rPr>
          <w:rStyle w:val="un"/>
          <w:rFonts w:ascii="Arial" w:hAnsi="Arial" w:cs="Arial"/>
        </w:rPr>
        <w:t xml:space="preserve">ísica </w:t>
      </w:r>
      <w:r w:rsidRPr="006F21CE">
        <w:rPr>
          <w:rStyle w:val="un"/>
          <w:rFonts w:ascii="Arial" w:hAnsi="Arial" w:cs="Arial"/>
        </w:rPr>
        <w:t>por demostrar su existencia en 1935.</w:t>
      </w:r>
      <w:r w:rsidRPr="006F21CE">
        <w:rPr>
          <w:rStyle w:val="apple-converted-space"/>
          <w:rFonts w:ascii="Arial" w:hAnsi="Arial" w:cs="Arial"/>
        </w:rPr>
        <w:t> </w:t>
      </w:r>
      <w:r w:rsidRPr="006F21CE">
        <w:rPr>
          <w:rStyle w:val="un"/>
          <w:rFonts w:ascii="Arial" w:hAnsi="Arial" w:cs="Arial"/>
        </w:rPr>
        <w:t>Esta partícula</w:t>
      </w:r>
      <w:r w:rsidR="00D47BAC">
        <w:rPr>
          <w:rStyle w:val="un"/>
          <w:rFonts w:ascii="Arial" w:hAnsi="Arial" w:cs="Arial"/>
        </w:rPr>
        <w:t>,</w:t>
      </w:r>
      <w:r w:rsidRPr="006F21CE">
        <w:rPr>
          <w:rStyle w:val="un"/>
          <w:rFonts w:ascii="Arial" w:hAnsi="Arial" w:cs="Arial"/>
        </w:rPr>
        <w:t xml:space="preserve"> no solo completó la estructura del átomo, sino que dio origen al nacimiento de la</w:t>
      </w:r>
      <w:r w:rsidRPr="006F21CE">
        <w:rPr>
          <w:rStyle w:val="apple-converted-space"/>
          <w:rFonts w:ascii="Arial" w:hAnsi="Arial" w:cs="Arial"/>
        </w:rPr>
        <w:t> </w:t>
      </w:r>
      <w:r w:rsidRPr="006F21CE">
        <w:rPr>
          <w:rStyle w:val="Textoennegrita"/>
          <w:rFonts w:ascii="Arial" w:hAnsi="Arial" w:cs="Arial"/>
        </w:rPr>
        <w:t>física nuclear</w:t>
      </w:r>
      <w:r w:rsidRPr="006F21CE">
        <w:rPr>
          <w:rStyle w:val="un"/>
          <w:rFonts w:ascii="Arial" w:hAnsi="Arial" w:cs="Arial"/>
        </w:rPr>
        <w:t>.</w:t>
      </w:r>
    </w:p>
    <w:p w14:paraId="620B5118" w14:textId="77777777" w:rsidR="00BC0A6C" w:rsidRPr="006F21CE" w:rsidRDefault="00BC0A6C" w:rsidP="00E926A9">
      <w:pPr>
        <w:tabs>
          <w:tab w:val="left" w:pos="5253"/>
        </w:tabs>
        <w:spacing w:after="0" w:line="360" w:lineRule="auto"/>
        <w:rPr>
          <w:rFonts w:ascii="Arial" w:hAnsi="Arial" w:cs="Arial"/>
          <w:b/>
          <w:lang w:val="es-CO"/>
        </w:rPr>
      </w:pPr>
      <w:r w:rsidRPr="006F21CE">
        <w:rPr>
          <w:rFonts w:ascii="Arial" w:hAnsi="Arial" w:cs="Arial"/>
          <w:b/>
          <w:lang w:val="es-CO"/>
        </w:rPr>
        <w:tab/>
      </w:r>
    </w:p>
    <w:p w14:paraId="6732F86F" w14:textId="77777777" w:rsidR="00BC0A6C" w:rsidRPr="006F21CE" w:rsidRDefault="00BC0A6C" w:rsidP="00E926A9">
      <w:pPr>
        <w:tabs>
          <w:tab w:val="right" w:pos="8498"/>
        </w:tabs>
        <w:spacing w:after="0" w:line="360" w:lineRule="auto"/>
        <w:rPr>
          <w:rFonts w:ascii="Arial" w:hAnsi="Arial" w:cs="Arial"/>
          <w:b/>
        </w:rPr>
      </w:pPr>
    </w:p>
    <w:tbl>
      <w:tblPr>
        <w:tblStyle w:val="Tablaconcuadrcula"/>
        <w:tblW w:w="0" w:type="auto"/>
        <w:tblLook w:val="04A0" w:firstRow="1" w:lastRow="0" w:firstColumn="1" w:lastColumn="0" w:noHBand="0" w:noVBand="1"/>
      </w:tblPr>
      <w:tblGrid>
        <w:gridCol w:w="2008"/>
        <w:gridCol w:w="7568"/>
      </w:tblGrid>
      <w:tr w:rsidR="00BC0A6C" w:rsidRPr="006F21CE" w14:paraId="05D4FADB" w14:textId="77777777" w:rsidTr="00BC0A6C">
        <w:tc>
          <w:tcPr>
            <w:tcW w:w="13744" w:type="dxa"/>
            <w:gridSpan w:val="2"/>
            <w:shd w:val="clear" w:color="auto" w:fill="000000" w:themeFill="text1"/>
          </w:tcPr>
          <w:p w14:paraId="297197B0" w14:textId="77777777" w:rsidR="00BC0A6C" w:rsidRPr="006F21CE" w:rsidRDefault="00BC0A6C" w:rsidP="00E926A9">
            <w:pPr>
              <w:spacing w:before="2" w:after="2" w:line="360" w:lineRule="auto"/>
              <w:jc w:val="center"/>
              <w:rPr>
                <w:rFonts w:ascii="Arial" w:hAnsi="Arial" w:cs="Arial"/>
                <w:b/>
              </w:rPr>
            </w:pPr>
            <w:r w:rsidRPr="006F21CE">
              <w:rPr>
                <w:rFonts w:ascii="Arial" w:hAnsi="Arial" w:cs="Arial"/>
                <w:b/>
              </w:rPr>
              <w:t>Recuerda</w:t>
            </w:r>
          </w:p>
        </w:tc>
      </w:tr>
      <w:tr w:rsidR="00BC0A6C" w:rsidRPr="006F21CE" w14:paraId="6A72B554" w14:textId="77777777" w:rsidTr="00BC0A6C">
        <w:tc>
          <w:tcPr>
            <w:tcW w:w="2477" w:type="dxa"/>
          </w:tcPr>
          <w:p w14:paraId="56A854B6" w14:textId="77777777" w:rsidR="00BC0A6C" w:rsidRPr="006F21CE" w:rsidRDefault="00BC0A6C" w:rsidP="00E926A9">
            <w:pPr>
              <w:spacing w:before="2" w:after="2" w:line="360" w:lineRule="auto"/>
              <w:rPr>
                <w:rFonts w:ascii="Arial" w:hAnsi="Arial" w:cs="Arial"/>
                <w:b/>
              </w:rPr>
            </w:pPr>
            <w:r w:rsidRPr="006F21CE">
              <w:rPr>
                <w:rFonts w:ascii="Arial" w:hAnsi="Arial" w:cs="Arial"/>
                <w:b/>
              </w:rPr>
              <w:t>Contenido</w:t>
            </w:r>
          </w:p>
        </w:tc>
        <w:tc>
          <w:tcPr>
            <w:tcW w:w="11267" w:type="dxa"/>
          </w:tcPr>
          <w:p w14:paraId="12C6A9F4" w14:textId="77777777" w:rsidR="00BC0A6C" w:rsidRPr="006F21CE" w:rsidRDefault="00BC0A6C" w:rsidP="00E926A9">
            <w:pPr>
              <w:shd w:val="clear" w:color="auto" w:fill="FFFFFF"/>
              <w:spacing w:before="2" w:after="2" w:line="360" w:lineRule="auto"/>
              <w:jc w:val="both"/>
              <w:rPr>
                <w:rFonts w:ascii="Arial" w:eastAsia="Times New Roman" w:hAnsi="Arial" w:cs="Arial"/>
                <w:lang w:eastAsia="es-CO"/>
              </w:rPr>
            </w:pPr>
            <w:r w:rsidRPr="006F21CE">
              <w:rPr>
                <w:rFonts w:ascii="Arial" w:hAnsi="Arial" w:cs="Arial"/>
                <w:shd w:val="clear" w:color="auto" w:fill="FFFFFF"/>
              </w:rPr>
              <w:t>A medida que aparecían más partículas subatómicas, los científicos se preguntaron cómo estaban dispuestas en el átomo. Como no las podían ver, realizaron experimentos y, a partir de los resultados, diseñaron </w:t>
            </w:r>
            <w:r w:rsidRPr="006F21CE">
              <w:rPr>
                <w:rFonts w:ascii="Arial" w:hAnsi="Arial" w:cs="Arial"/>
                <w:b/>
                <w:bCs/>
                <w:shd w:val="clear" w:color="auto" w:fill="FFFFFF"/>
              </w:rPr>
              <w:t>modelos</w:t>
            </w:r>
            <w:r w:rsidRPr="006F21CE">
              <w:rPr>
                <w:rFonts w:ascii="Arial" w:hAnsi="Arial" w:cs="Arial"/>
                <w:shd w:val="clear" w:color="auto" w:fill="FFFFFF"/>
              </w:rPr>
              <w:t> que lo representaran.</w:t>
            </w:r>
          </w:p>
        </w:tc>
      </w:tr>
    </w:tbl>
    <w:p w14:paraId="4DA3407D" w14:textId="77777777" w:rsidR="00BC0A6C" w:rsidRDefault="00BC0A6C" w:rsidP="00E926A9">
      <w:pPr>
        <w:tabs>
          <w:tab w:val="right" w:pos="8498"/>
        </w:tabs>
        <w:spacing w:after="0" w:line="360" w:lineRule="auto"/>
        <w:rPr>
          <w:rFonts w:ascii="Arial" w:hAnsi="Arial" w:cs="Arial"/>
          <w:b/>
        </w:rPr>
      </w:pPr>
    </w:p>
    <w:tbl>
      <w:tblPr>
        <w:tblStyle w:val="Tablaconcuadrcula3"/>
        <w:tblpPr w:leftFromText="141" w:rightFromText="141" w:vertAnchor="text" w:horzAnchor="page" w:tblpX="1408" w:tblpY="190"/>
        <w:tblW w:w="9776" w:type="dxa"/>
        <w:tblLayout w:type="fixed"/>
        <w:tblLook w:val="04A0" w:firstRow="1" w:lastRow="0" w:firstColumn="1" w:lastColumn="0" w:noHBand="0" w:noVBand="1"/>
      </w:tblPr>
      <w:tblGrid>
        <w:gridCol w:w="19"/>
        <w:gridCol w:w="1643"/>
        <w:gridCol w:w="8114"/>
      </w:tblGrid>
      <w:tr w:rsidR="00961490" w:rsidRPr="006F21CE" w14:paraId="2F049CCD" w14:textId="77777777" w:rsidTr="00961490">
        <w:tc>
          <w:tcPr>
            <w:tcW w:w="9776" w:type="dxa"/>
            <w:gridSpan w:val="3"/>
            <w:shd w:val="clear" w:color="auto" w:fill="000000" w:themeFill="text1"/>
          </w:tcPr>
          <w:p w14:paraId="271D6DA8" w14:textId="7997420A" w:rsidR="00961490" w:rsidRPr="006F21CE" w:rsidRDefault="00961490" w:rsidP="00E926A9">
            <w:pPr>
              <w:spacing w:line="360" w:lineRule="auto"/>
              <w:jc w:val="center"/>
              <w:rPr>
                <w:rFonts w:ascii="Arial" w:hAnsi="Arial" w:cs="Arial"/>
                <w:b/>
              </w:rPr>
            </w:pPr>
            <w:r w:rsidRPr="006F21CE">
              <w:rPr>
                <w:rFonts w:ascii="Arial" w:hAnsi="Arial" w:cs="Arial"/>
                <w:b/>
              </w:rPr>
              <w:t>Profundiza: recurso aprovechado</w:t>
            </w:r>
          </w:p>
        </w:tc>
      </w:tr>
      <w:tr w:rsidR="00961490" w:rsidRPr="006F21CE" w14:paraId="0FBEBAA5" w14:textId="77777777" w:rsidTr="00961490">
        <w:trPr>
          <w:gridBefore w:val="1"/>
          <w:wBefore w:w="19" w:type="dxa"/>
        </w:trPr>
        <w:tc>
          <w:tcPr>
            <w:tcW w:w="1643" w:type="dxa"/>
          </w:tcPr>
          <w:p w14:paraId="5F0024FC" w14:textId="77777777" w:rsidR="00961490" w:rsidRPr="006F21CE" w:rsidRDefault="00961490" w:rsidP="00E926A9">
            <w:pPr>
              <w:spacing w:line="360" w:lineRule="auto"/>
              <w:jc w:val="both"/>
              <w:rPr>
                <w:rFonts w:ascii="Arial" w:hAnsi="Arial" w:cs="Arial"/>
                <w:b/>
              </w:rPr>
            </w:pPr>
            <w:r w:rsidRPr="006F21CE">
              <w:rPr>
                <w:rFonts w:ascii="Arial" w:hAnsi="Arial" w:cs="Arial"/>
                <w:b/>
              </w:rPr>
              <w:t>Código</w:t>
            </w:r>
          </w:p>
        </w:tc>
        <w:tc>
          <w:tcPr>
            <w:tcW w:w="8114" w:type="dxa"/>
          </w:tcPr>
          <w:p w14:paraId="2397C073" w14:textId="44467760" w:rsidR="00961490" w:rsidRPr="006F21CE" w:rsidRDefault="00961490" w:rsidP="00E926A9">
            <w:pPr>
              <w:spacing w:line="360" w:lineRule="auto"/>
              <w:jc w:val="both"/>
              <w:rPr>
                <w:rFonts w:ascii="Arial" w:hAnsi="Arial" w:cs="Arial"/>
                <w:b/>
              </w:rPr>
            </w:pPr>
            <w:r>
              <w:rPr>
                <w:rFonts w:ascii="Arial" w:hAnsi="Arial" w:cs="Arial"/>
              </w:rPr>
              <w:t>CN_06_10_</w:t>
            </w:r>
            <w:r w:rsidRPr="006F21CE">
              <w:rPr>
                <w:rFonts w:ascii="Arial" w:hAnsi="Arial" w:cs="Arial"/>
              </w:rPr>
              <w:t>REC</w:t>
            </w:r>
            <w:r>
              <w:rPr>
                <w:rFonts w:ascii="Arial" w:hAnsi="Arial" w:cs="Arial"/>
              </w:rPr>
              <w:t>1</w:t>
            </w:r>
            <w:r w:rsidR="00974459">
              <w:rPr>
                <w:rFonts w:ascii="Arial" w:hAnsi="Arial" w:cs="Arial"/>
              </w:rPr>
              <w:t>2</w:t>
            </w:r>
            <w:r w:rsidRPr="006F21CE">
              <w:rPr>
                <w:rFonts w:ascii="Arial" w:hAnsi="Arial" w:cs="Arial"/>
              </w:rPr>
              <w:t>0</w:t>
            </w:r>
          </w:p>
        </w:tc>
      </w:tr>
      <w:tr w:rsidR="00961490" w:rsidRPr="006F21CE" w14:paraId="11B40EB1" w14:textId="77777777" w:rsidTr="00961490">
        <w:trPr>
          <w:gridBefore w:val="1"/>
          <w:wBefore w:w="19" w:type="dxa"/>
        </w:trPr>
        <w:tc>
          <w:tcPr>
            <w:tcW w:w="1643" w:type="dxa"/>
          </w:tcPr>
          <w:p w14:paraId="230B0EA1" w14:textId="77777777" w:rsidR="00961490" w:rsidRPr="006F21CE" w:rsidRDefault="00961490" w:rsidP="00E926A9">
            <w:pPr>
              <w:spacing w:line="360" w:lineRule="auto"/>
              <w:jc w:val="both"/>
              <w:rPr>
                <w:rFonts w:ascii="Arial" w:hAnsi="Arial" w:cs="Arial"/>
              </w:rPr>
            </w:pPr>
            <w:r w:rsidRPr="006F21CE">
              <w:rPr>
                <w:rFonts w:ascii="Arial" w:hAnsi="Arial" w:cs="Arial"/>
                <w:b/>
              </w:rPr>
              <w:t>Ubicación en Aula Planeta</w:t>
            </w:r>
          </w:p>
        </w:tc>
        <w:tc>
          <w:tcPr>
            <w:tcW w:w="8114" w:type="dxa"/>
          </w:tcPr>
          <w:p w14:paraId="7A3D0349" w14:textId="3053E570" w:rsidR="00961490" w:rsidRPr="006F21CE" w:rsidRDefault="00961490" w:rsidP="00E926A9">
            <w:pPr>
              <w:spacing w:line="360" w:lineRule="auto"/>
              <w:jc w:val="both"/>
              <w:rPr>
                <w:rFonts w:ascii="Arial" w:hAnsi="Arial" w:cs="Arial"/>
              </w:rPr>
            </w:pPr>
            <w:r w:rsidRPr="006F21CE">
              <w:rPr>
                <w:rFonts w:ascii="Arial" w:hAnsi="Arial" w:cs="Arial"/>
              </w:rPr>
              <w:t>1 ESO/Ciencias naturales /La materia: características</w:t>
            </w:r>
            <w:r w:rsidR="008079E8">
              <w:rPr>
                <w:rFonts w:ascii="Arial" w:hAnsi="Arial" w:cs="Arial"/>
              </w:rPr>
              <w:t xml:space="preserve"> </w:t>
            </w:r>
            <w:r w:rsidRPr="006F21CE">
              <w:rPr>
                <w:rFonts w:ascii="Arial" w:hAnsi="Arial" w:cs="Arial"/>
              </w:rPr>
              <w:t>/ los componentes de la materia/ Los átomos y las moléculas/profundiza</w:t>
            </w:r>
            <w:r w:rsidR="008079E8">
              <w:rPr>
                <w:rFonts w:ascii="Arial" w:hAnsi="Arial" w:cs="Arial"/>
              </w:rPr>
              <w:t xml:space="preserve"> </w:t>
            </w:r>
          </w:p>
        </w:tc>
      </w:tr>
      <w:tr w:rsidR="00961490" w:rsidRPr="006F21CE" w14:paraId="6FBF063F" w14:textId="77777777" w:rsidTr="00961490">
        <w:trPr>
          <w:gridBefore w:val="1"/>
          <w:wBefore w:w="19" w:type="dxa"/>
        </w:trPr>
        <w:tc>
          <w:tcPr>
            <w:tcW w:w="1643" w:type="dxa"/>
          </w:tcPr>
          <w:p w14:paraId="43A469DA" w14:textId="77777777" w:rsidR="00961490" w:rsidRPr="006F21CE" w:rsidRDefault="00961490" w:rsidP="00E926A9">
            <w:pPr>
              <w:spacing w:line="360" w:lineRule="auto"/>
              <w:jc w:val="both"/>
              <w:rPr>
                <w:rFonts w:ascii="Arial" w:hAnsi="Arial" w:cs="Arial"/>
              </w:rPr>
            </w:pPr>
            <w:r w:rsidRPr="006F21CE">
              <w:rPr>
                <w:rFonts w:ascii="Arial" w:hAnsi="Arial" w:cs="Arial"/>
                <w:b/>
              </w:rPr>
              <w:t>Cambio (descripción o capturas de pantallas)</w:t>
            </w:r>
          </w:p>
        </w:tc>
        <w:tc>
          <w:tcPr>
            <w:tcW w:w="8114" w:type="dxa"/>
          </w:tcPr>
          <w:p w14:paraId="157DA9F6" w14:textId="77777777" w:rsidR="00961490" w:rsidRPr="006F21CE" w:rsidRDefault="00961490" w:rsidP="00E926A9">
            <w:pPr>
              <w:spacing w:line="360" w:lineRule="auto"/>
              <w:rPr>
                <w:rFonts w:ascii="Arial" w:hAnsi="Arial" w:cs="Arial"/>
              </w:rPr>
            </w:pPr>
            <w:r w:rsidRPr="006F21CE">
              <w:rPr>
                <w:rFonts w:ascii="Arial" w:hAnsi="Arial" w:cs="Arial"/>
                <w:b/>
              </w:rPr>
              <w:t>En la ficha del profesor</w:t>
            </w:r>
            <w:r w:rsidRPr="006F21CE">
              <w:rPr>
                <w:rFonts w:ascii="Arial" w:hAnsi="Arial" w:cs="Arial"/>
              </w:rPr>
              <w:t xml:space="preserve"> </w:t>
            </w:r>
          </w:p>
          <w:p w14:paraId="10EE0D13" w14:textId="77777777" w:rsidR="00961490" w:rsidRPr="006F21CE" w:rsidRDefault="00961490" w:rsidP="00E926A9">
            <w:pPr>
              <w:spacing w:line="360" w:lineRule="auto"/>
              <w:rPr>
                <w:rFonts w:ascii="Arial" w:hAnsi="Arial" w:cs="Arial"/>
              </w:rPr>
            </w:pPr>
            <w:r w:rsidRPr="006F21CE">
              <w:rPr>
                <w:rFonts w:ascii="Arial" w:hAnsi="Arial" w:cs="Arial"/>
              </w:rPr>
              <w:t>Cambiar la palabra “alumnos” por “estudiantes”</w:t>
            </w:r>
          </w:p>
          <w:p w14:paraId="1778490D" w14:textId="77777777" w:rsidR="00961490" w:rsidRPr="006F21CE" w:rsidRDefault="00961490" w:rsidP="00E926A9">
            <w:pPr>
              <w:spacing w:line="360" w:lineRule="auto"/>
              <w:rPr>
                <w:rFonts w:ascii="Arial" w:hAnsi="Arial" w:cs="Arial"/>
                <w:b/>
                <w:noProof/>
                <w:lang w:val="es-CO" w:eastAsia="es-CO"/>
              </w:rPr>
            </w:pPr>
          </w:p>
          <w:p w14:paraId="7C974592" w14:textId="77777777" w:rsidR="00961490" w:rsidRPr="006F21CE" w:rsidRDefault="00961490" w:rsidP="00E926A9">
            <w:pPr>
              <w:spacing w:line="360" w:lineRule="auto"/>
              <w:rPr>
                <w:rFonts w:ascii="Arial" w:hAnsi="Arial" w:cs="Arial"/>
                <w:b/>
                <w:noProof/>
                <w:lang w:val="es-CO" w:eastAsia="es-CO"/>
              </w:rPr>
            </w:pPr>
          </w:p>
          <w:p w14:paraId="5254E7AD" w14:textId="5809989A" w:rsidR="00961490" w:rsidRPr="006F21CE" w:rsidRDefault="00961490" w:rsidP="00E926A9">
            <w:pPr>
              <w:spacing w:line="360" w:lineRule="auto"/>
              <w:rPr>
                <w:rFonts w:ascii="Arial" w:hAnsi="Arial" w:cs="Arial"/>
                <w:b/>
                <w:noProof/>
                <w:lang w:val="es-CO" w:eastAsia="es-CO"/>
              </w:rPr>
            </w:pPr>
            <w:r w:rsidRPr="006F21CE">
              <w:rPr>
                <w:rFonts w:ascii="Arial" w:hAnsi="Arial" w:cs="Arial"/>
                <w:b/>
                <w:noProof/>
                <w:lang w:val="es-CO" w:eastAsia="es-CO"/>
              </w:rPr>
              <w:t xml:space="preserve">En la ficha del </w:t>
            </w:r>
            <w:r w:rsidR="00030A80">
              <w:rPr>
                <w:rFonts w:ascii="Arial" w:hAnsi="Arial" w:cs="Arial"/>
                <w:b/>
                <w:noProof/>
                <w:lang w:val="es-CO" w:eastAsia="es-CO"/>
              </w:rPr>
              <w:t>estudiante</w:t>
            </w:r>
          </w:p>
          <w:p w14:paraId="1E48B895" w14:textId="77777777" w:rsidR="00961490" w:rsidRDefault="00961490" w:rsidP="00E926A9">
            <w:pPr>
              <w:spacing w:line="360" w:lineRule="auto"/>
              <w:rPr>
                <w:rFonts w:ascii="Arial" w:hAnsi="Arial" w:cs="Arial"/>
              </w:rPr>
            </w:pPr>
            <w:r w:rsidRPr="006F21CE">
              <w:rPr>
                <w:rFonts w:ascii="Arial" w:hAnsi="Arial" w:cs="Arial"/>
                <w:noProof/>
                <w:lang w:val="es-CO" w:eastAsia="es-CO"/>
              </w:rPr>
              <w:t>Cambiar “</w:t>
            </w:r>
            <w:r w:rsidRPr="006F21CE">
              <w:rPr>
                <w:rFonts w:ascii="Arial" w:hAnsi="Arial" w:cs="Arial"/>
              </w:rPr>
              <w:t>Ficha del alumno” por “Ficha del estudiante”</w:t>
            </w:r>
          </w:p>
          <w:p w14:paraId="66DDF2B6" w14:textId="77777777" w:rsidR="00961490" w:rsidRDefault="00961490" w:rsidP="00E926A9">
            <w:pPr>
              <w:spacing w:line="360" w:lineRule="auto"/>
              <w:rPr>
                <w:rFonts w:ascii="Arial" w:hAnsi="Arial" w:cs="Arial"/>
              </w:rPr>
            </w:pPr>
          </w:p>
          <w:p w14:paraId="6BB50E00" w14:textId="77777777" w:rsidR="00961490" w:rsidRDefault="00961490" w:rsidP="00E926A9">
            <w:pPr>
              <w:spacing w:line="360" w:lineRule="auto"/>
              <w:rPr>
                <w:rFonts w:ascii="Arial" w:hAnsi="Arial" w:cs="Arial"/>
              </w:rPr>
            </w:pPr>
          </w:p>
          <w:p w14:paraId="1BE706B2" w14:textId="13ECE13E" w:rsidR="00961490" w:rsidRPr="006F21CE" w:rsidRDefault="00961490" w:rsidP="00E926A9">
            <w:pPr>
              <w:spacing w:line="360" w:lineRule="auto"/>
              <w:rPr>
                <w:rFonts w:ascii="Arial" w:hAnsi="Arial" w:cs="Arial"/>
                <w:b/>
              </w:rPr>
            </w:pPr>
            <w:r w:rsidRPr="006F21CE">
              <w:rPr>
                <w:rFonts w:ascii="Arial" w:hAnsi="Arial" w:cs="Arial"/>
                <w:b/>
              </w:rPr>
              <w:t>Ficha del profesor</w:t>
            </w:r>
            <w:r w:rsidR="008079E8">
              <w:rPr>
                <w:rFonts w:ascii="Arial" w:hAnsi="Arial" w:cs="Arial"/>
                <w:b/>
              </w:rPr>
              <w:t xml:space="preserve"> </w:t>
            </w:r>
          </w:p>
          <w:p w14:paraId="08F89556" w14:textId="77777777" w:rsidR="00961490" w:rsidRPr="006F21CE" w:rsidRDefault="00961490" w:rsidP="00E926A9">
            <w:pPr>
              <w:spacing w:line="360" w:lineRule="auto"/>
              <w:rPr>
                <w:rFonts w:ascii="Arial" w:hAnsi="Arial" w:cs="Arial"/>
              </w:rPr>
            </w:pPr>
          </w:p>
          <w:p w14:paraId="4385C056" w14:textId="77777777" w:rsidR="00961490" w:rsidRPr="006F21CE" w:rsidRDefault="00961490" w:rsidP="00E926A9">
            <w:pPr>
              <w:spacing w:line="360" w:lineRule="auto"/>
              <w:rPr>
                <w:rFonts w:ascii="Arial" w:hAnsi="Arial" w:cs="Arial"/>
                <w:b/>
              </w:rPr>
            </w:pPr>
            <w:r w:rsidRPr="006F21CE">
              <w:rPr>
                <w:rFonts w:ascii="Arial" w:hAnsi="Arial" w:cs="Arial"/>
                <w:b/>
              </w:rPr>
              <w:t>Objetivo</w:t>
            </w:r>
          </w:p>
          <w:p w14:paraId="7D3070A4" w14:textId="77777777" w:rsidR="00961490" w:rsidRPr="006F21CE" w:rsidRDefault="00961490" w:rsidP="00E926A9">
            <w:pPr>
              <w:spacing w:line="360" w:lineRule="auto"/>
              <w:rPr>
                <w:rFonts w:ascii="Arial" w:hAnsi="Arial" w:cs="Arial"/>
                <w:b/>
              </w:rPr>
            </w:pPr>
          </w:p>
          <w:p w14:paraId="465E35C5" w14:textId="77777777" w:rsidR="00961490" w:rsidRPr="006F21CE" w:rsidRDefault="00961490" w:rsidP="00E926A9">
            <w:pPr>
              <w:spacing w:line="360" w:lineRule="auto"/>
              <w:rPr>
                <w:rFonts w:ascii="Arial" w:hAnsi="Arial" w:cs="Arial"/>
                <w:shd w:val="clear" w:color="auto" w:fill="FFFFFF"/>
              </w:rPr>
            </w:pPr>
            <w:r w:rsidRPr="006F21CE">
              <w:rPr>
                <w:rFonts w:ascii="Arial" w:hAnsi="Arial" w:cs="Arial"/>
                <w:shd w:val="clear" w:color="auto" w:fill="FFFFFF"/>
              </w:rPr>
              <w:t>Esta animación tiene como objetivo explicar la evolución de la teoría del modelo atómico.</w:t>
            </w:r>
          </w:p>
          <w:p w14:paraId="27419984" w14:textId="77777777" w:rsidR="00961490" w:rsidRPr="006F21CE" w:rsidRDefault="00961490" w:rsidP="00E926A9">
            <w:pPr>
              <w:spacing w:line="360" w:lineRule="auto"/>
              <w:rPr>
                <w:rFonts w:ascii="Arial" w:hAnsi="Arial" w:cs="Arial"/>
                <w:b/>
              </w:rPr>
            </w:pPr>
          </w:p>
          <w:p w14:paraId="1AAB135B" w14:textId="77777777" w:rsidR="00961490" w:rsidRPr="006F21CE" w:rsidRDefault="00961490" w:rsidP="00E926A9">
            <w:pPr>
              <w:spacing w:line="360" w:lineRule="auto"/>
              <w:rPr>
                <w:rFonts w:ascii="Arial" w:hAnsi="Arial" w:cs="Arial"/>
                <w:b/>
              </w:rPr>
            </w:pPr>
            <w:r w:rsidRPr="006F21CE">
              <w:rPr>
                <w:rFonts w:ascii="Arial" w:hAnsi="Arial" w:cs="Arial"/>
                <w:b/>
              </w:rPr>
              <w:t>Propuesta</w:t>
            </w:r>
          </w:p>
          <w:p w14:paraId="30123897" w14:textId="77777777" w:rsidR="00961490" w:rsidRPr="006F21CE" w:rsidRDefault="00961490" w:rsidP="00E926A9">
            <w:pPr>
              <w:spacing w:line="360" w:lineRule="auto"/>
              <w:rPr>
                <w:rFonts w:ascii="Arial" w:hAnsi="Arial" w:cs="Arial"/>
                <w:b/>
              </w:rPr>
            </w:pPr>
          </w:p>
          <w:p w14:paraId="4611CAFA" w14:textId="77777777" w:rsidR="00961490" w:rsidRPr="006F21CE" w:rsidRDefault="00961490" w:rsidP="00E926A9">
            <w:pPr>
              <w:spacing w:line="360" w:lineRule="auto"/>
              <w:rPr>
                <w:rFonts w:ascii="Arial" w:hAnsi="Arial" w:cs="Arial"/>
                <w:b/>
              </w:rPr>
            </w:pPr>
            <w:r w:rsidRPr="006F21CE">
              <w:rPr>
                <w:rFonts w:ascii="Arial" w:hAnsi="Arial" w:cs="Arial"/>
                <w:b/>
              </w:rPr>
              <w:t xml:space="preserve">Antes de la presentación </w:t>
            </w:r>
          </w:p>
          <w:p w14:paraId="33A4B5A8" w14:textId="77777777" w:rsidR="00961490" w:rsidRPr="006F21CE" w:rsidRDefault="00961490" w:rsidP="00E926A9">
            <w:pPr>
              <w:spacing w:line="360" w:lineRule="auto"/>
              <w:rPr>
                <w:rFonts w:ascii="Arial" w:hAnsi="Arial" w:cs="Arial"/>
                <w:b/>
              </w:rPr>
            </w:pPr>
          </w:p>
          <w:p w14:paraId="50D9C9E5" w14:textId="1D89BC5C" w:rsidR="00961490" w:rsidRPr="006F21CE" w:rsidRDefault="00A57D3F" w:rsidP="00E926A9">
            <w:pPr>
              <w:spacing w:line="360" w:lineRule="auto"/>
              <w:rPr>
                <w:rFonts w:ascii="Arial" w:hAnsi="Arial" w:cs="Arial"/>
                <w:b/>
              </w:rPr>
            </w:pPr>
            <w:r>
              <w:rPr>
                <w:rFonts w:ascii="Arial" w:hAnsi="Arial" w:cs="Arial"/>
                <w:shd w:val="clear" w:color="auto" w:fill="FFFFFF"/>
              </w:rPr>
              <w:t>Pida</w:t>
            </w:r>
            <w:r w:rsidR="00961490" w:rsidRPr="006F21CE">
              <w:rPr>
                <w:rFonts w:ascii="Arial" w:hAnsi="Arial" w:cs="Arial"/>
                <w:shd w:val="clear" w:color="auto" w:fill="FFFFFF"/>
              </w:rPr>
              <w:t xml:space="preserve"> a los estudiantes que dibujen cómo creen que son los átomos. Después, </w:t>
            </w:r>
            <w:r w:rsidR="00961490">
              <w:rPr>
                <w:rFonts w:ascii="Arial" w:hAnsi="Arial" w:cs="Arial"/>
                <w:shd w:val="clear" w:color="auto" w:fill="FFFFFF"/>
              </w:rPr>
              <w:t>solic</w:t>
            </w:r>
            <w:r>
              <w:rPr>
                <w:rFonts w:ascii="Arial" w:hAnsi="Arial" w:cs="Arial"/>
                <w:shd w:val="clear" w:color="auto" w:fill="FFFFFF"/>
              </w:rPr>
              <w:t>íteles</w:t>
            </w:r>
            <w:r w:rsidR="00961490">
              <w:rPr>
                <w:rFonts w:ascii="Arial" w:hAnsi="Arial" w:cs="Arial"/>
                <w:shd w:val="clear" w:color="auto" w:fill="FFFFFF"/>
              </w:rPr>
              <w:t xml:space="preserve"> que</w:t>
            </w:r>
            <w:r w:rsidR="008079E8">
              <w:rPr>
                <w:rFonts w:ascii="Arial" w:hAnsi="Arial" w:cs="Arial"/>
                <w:shd w:val="clear" w:color="auto" w:fill="FFFFFF"/>
              </w:rPr>
              <w:t xml:space="preserve"> </w:t>
            </w:r>
            <w:r w:rsidR="00961490" w:rsidRPr="006F21CE">
              <w:rPr>
                <w:rFonts w:ascii="Arial" w:hAnsi="Arial" w:cs="Arial"/>
                <w:shd w:val="clear" w:color="auto" w:fill="FFFFFF"/>
              </w:rPr>
              <w:t>agrup</w:t>
            </w:r>
            <w:r w:rsidR="00961490">
              <w:rPr>
                <w:rFonts w:ascii="Arial" w:hAnsi="Arial" w:cs="Arial"/>
                <w:shd w:val="clear" w:color="auto" w:fill="FFFFFF"/>
              </w:rPr>
              <w:t>en</w:t>
            </w:r>
            <w:r w:rsidR="00961490" w:rsidRPr="006F21CE">
              <w:rPr>
                <w:rFonts w:ascii="Arial" w:hAnsi="Arial" w:cs="Arial"/>
                <w:shd w:val="clear" w:color="auto" w:fill="FFFFFF"/>
              </w:rPr>
              <w:t xml:space="preserve"> los dibujos </w:t>
            </w:r>
            <w:r w:rsidR="00961490" w:rsidRPr="00DF0D39">
              <w:rPr>
                <w:rFonts w:ascii="Arial" w:hAnsi="Arial" w:cs="Arial"/>
                <w:shd w:val="clear" w:color="auto" w:fill="FFFFFF"/>
              </w:rPr>
              <w:t>según los modelos que más se parezca</w:t>
            </w:r>
            <w:r w:rsidR="00961490" w:rsidRPr="00E71D4F">
              <w:rPr>
                <w:rFonts w:ascii="Arial" w:hAnsi="Arial" w:cs="Arial"/>
                <w:color w:val="000000" w:themeColor="text1"/>
                <w:shd w:val="clear" w:color="auto" w:fill="FFFFFF"/>
              </w:rPr>
              <w:t>n</w:t>
            </w:r>
            <w:r w:rsidR="00961490">
              <w:rPr>
                <w:rFonts w:ascii="Arial" w:hAnsi="Arial" w:cs="Arial"/>
                <w:shd w:val="clear" w:color="auto" w:fill="FFFFFF"/>
              </w:rPr>
              <w:t xml:space="preserve">. </w:t>
            </w:r>
          </w:p>
          <w:p w14:paraId="4E232431" w14:textId="77777777" w:rsidR="00961490" w:rsidRPr="006F21CE" w:rsidRDefault="00961490" w:rsidP="00E926A9">
            <w:pPr>
              <w:spacing w:line="360" w:lineRule="auto"/>
              <w:rPr>
                <w:rFonts w:ascii="Arial" w:hAnsi="Arial" w:cs="Arial"/>
              </w:rPr>
            </w:pPr>
          </w:p>
          <w:p w14:paraId="35304903" w14:textId="77777777" w:rsidR="00961490" w:rsidRPr="006F21CE" w:rsidRDefault="00961490" w:rsidP="00E926A9">
            <w:pPr>
              <w:spacing w:line="360" w:lineRule="auto"/>
              <w:rPr>
                <w:rFonts w:ascii="Arial" w:hAnsi="Arial" w:cs="Arial"/>
                <w:b/>
              </w:rPr>
            </w:pPr>
            <w:r w:rsidRPr="006F21CE">
              <w:rPr>
                <w:rFonts w:ascii="Arial" w:hAnsi="Arial" w:cs="Arial"/>
                <w:b/>
              </w:rPr>
              <w:t xml:space="preserve">Durante la presentación </w:t>
            </w:r>
          </w:p>
          <w:p w14:paraId="186DD06F" w14:textId="2EB58764" w:rsidR="00961490" w:rsidRPr="006F21CE" w:rsidRDefault="00A57D3F" w:rsidP="00E926A9">
            <w:pPr>
              <w:shd w:val="clear" w:color="auto" w:fill="FFFFFF"/>
              <w:spacing w:after="100" w:afterAutospacing="1" w:line="360" w:lineRule="auto"/>
              <w:rPr>
                <w:rFonts w:ascii="Arial" w:eastAsia="Times New Roman" w:hAnsi="Arial" w:cs="Arial"/>
                <w:lang w:val="es-CO" w:eastAsia="es-CO"/>
              </w:rPr>
            </w:pPr>
            <w:r w:rsidRPr="006F21CE">
              <w:rPr>
                <w:rFonts w:ascii="Arial" w:eastAsia="Times New Roman" w:hAnsi="Arial" w:cs="Arial"/>
                <w:lang w:val="es-CO" w:eastAsia="es-CO"/>
              </w:rPr>
              <w:t>Pid</w:t>
            </w:r>
            <w:r>
              <w:rPr>
                <w:rFonts w:ascii="Arial" w:eastAsia="Times New Roman" w:hAnsi="Arial" w:cs="Arial"/>
                <w:lang w:val="es-CO" w:eastAsia="es-CO"/>
              </w:rPr>
              <w:t>a</w:t>
            </w:r>
            <w:r w:rsidRPr="006F21CE">
              <w:rPr>
                <w:rFonts w:ascii="Arial" w:eastAsia="Times New Roman" w:hAnsi="Arial" w:cs="Arial"/>
                <w:lang w:val="es-CO" w:eastAsia="es-CO"/>
              </w:rPr>
              <w:t xml:space="preserve"> </w:t>
            </w:r>
            <w:r w:rsidR="00961490" w:rsidRPr="006F21CE">
              <w:rPr>
                <w:rFonts w:ascii="Arial" w:eastAsia="Times New Roman" w:hAnsi="Arial" w:cs="Arial"/>
                <w:lang w:val="es-CO" w:eastAsia="es-CO"/>
              </w:rPr>
              <w:t xml:space="preserve">a los </w:t>
            </w:r>
            <w:r w:rsidR="00030A80">
              <w:rPr>
                <w:rFonts w:ascii="Arial" w:eastAsia="Times New Roman" w:hAnsi="Arial" w:cs="Arial"/>
                <w:lang w:val="es-CO" w:eastAsia="es-CO"/>
              </w:rPr>
              <w:t>estudiante</w:t>
            </w:r>
            <w:r w:rsidR="00961490" w:rsidRPr="006F21CE">
              <w:rPr>
                <w:rFonts w:ascii="Arial" w:eastAsia="Times New Roman" w:hAnsi="Arial" w:cs="Arial"/>
                <w:lang w:val="es-CO" w:eastAsia="es-CO"/>
              </w:rPr>
              <w:t xml:space="preserve">s que comparen los modelos que han hecho con los que aparecen en la animación. Los modelos que </w:t>
            </w:r>
            <w:r>
              <w:rPr>
                <w:rFonts w:ascii="Arial" w:eastAsia="Times New Roman" w:hAnsi="Arial" w:cs="Arial"/>
                <w:lang w:val="es-CO" w:eastAsia="es-CO"/>
              </w:rPr>
              <w:t>se presentan</w:t>
            </w:r>
            <w:r w:rsidRPr="006F21CE">
              <w:rPr>
                <w:rFonts w:ascii="Arial" w:eastAsia="Times New Roman" w:hAnsi="Arial" w:cs="Arial"/>
                <w:lang w:val="es-CO" w:eastAsia="es-CO"/>
              </w:rPr>
              <w:t xml:space="preserve"> </w:t>
            </w:r>
            <w:r w:rsidR="00961490" w:rsidRPr="006F21CE">
              <w:rPr>
                <w:rFonts w:ascii="Arial" w:eastAsia="Times New Roman" w:hAnsi="Arial" w:cs="Arial"/>
                <w:lang w:val="es-CO" w:eastAsia="es-CO"/>
              </w:rPr>
              <w:t xml:space="preserve">son: </w:t>
            </w:r>
          </w:p>
          <w:p w14:paraId="47E1EBB8" w14:textId="77777777" w:rsidR="00961490" w:rsidRPr="006F21CE" w:rsidRDefault="00961490" w:rsidP="00E926A9">
            <w:pPr>
              <w:shd w:val="clear" w:color="auto" w:fill="FFFFFF"/>
              <w:spacing w:line="360" w:lineRule="auto"/>
              <w:rPr>
                <w:rFonts w:ascii="Arial" w:eastAsia="Times New Roman" w:hAnsi="Arial" w:cs="Arial"/>
                <w:lang w:val="es-CO" w:eastAsia="es-CO"/>
              </w:rPr>
            </w:pPr>
            <w:r w:rsidRPr="006F21CE">
              <w:rPr>
                <w:rFonts w:ascii="Arial" w:eastAsia="Times New Roman" w:hAnsi="Arial" w:cs="Arial"/>
                <w:lang w:val="es-CO" w:eastAsia="es-CO"/>
              </w:rPr>
              <w:t>Modelo de Dalton</w:t>
            </w:r>
          </w:p>
          <w:p w14:paraId="411CD0EE" w14:textId="77777777" w:rsidR="00961490" w:rsidRPr="006F21CE" w:rsidRDefault="00961490" w:rsidP="00E926A9">
            <w:pPr>
              <w:shd w:val="clear" w:color="auto" w:fill="FFFFFF"/>
              <w:spacing w:line="360" w:lineRule="auto"/>
              <w:rPr>
                <w:rFonts w:ascii="Arial" w:eastAsia="Times New Roman" w:hAnsi="Arial" w:cs="Arial"/>
                <w:lang w:val="es-CO" w:eastAsia="es-CO"/>
              </w:rPr>
            </w:pPr>
            <w:r w:rsidRPr="006F21CE">
              <w:rPr>
                <w:rFonts w:ascii="Arial" w:eastAsia="Times New Roman" w:hAnsi="Arial" w:cs="Arial"/>
                <w:lang w:val="es-CO" w:eastAsia="es-CO"/>
              </w:rPr>
              <w:t>Modelo de Thomson</w:t>
            </w:r>
          </w:p>
          <w:p w14:paraId="09880132" w14:textId="77777777" w:rsidR="00961490" w:rsidRPr="006F21CE" w:rsidRDefault="00961490" w:rsidP="00E926A9">
            <w:pPr>
              <w:shd w:val="clear" w:color="auto" w:fill="FFFFFF"/>
              <w:spacing w:line="360" w:lineRule="auto"/>
              <w:rPr>
                <w:rFonts w:ascii="Arial" w:eastAsia="Times New Roman" w:hAnsi="Arial" w:cs="Arial"/>
                <w:lang w:val="es-CO" w:eastAsia="es-CO"/>
              </w:rPr>
            </w:pPr>
            <w:r w:rsidRPr="006F21CE">
              <w:rPr>
                <w:rFonts w:ascii="Arial" w:eastAsia="Times New Roman" w:hAnsi="Arial" w:cs="Arial"/>
                <w:lang w:val="es-CO" w:eastAsia="es-CO"/>
              </w:rPr>
              <w:t>Modelo de Rutherford</w:t>
            </w:r>
          </w:p>
          <w:p w14:paraId="41A2A09F" w14:textId="77777777" w:rsidR="00961490" w:rsidRPr="006F21CE" w:rsidRDefault="00961490" w:rsidP="00E926A9">
            <w:pPr>
              <w:shd w:val="clear" w:color="auto" w:fill="FFFFFF"/>
              <w:spacing w:line="360" w:lineRule="auto"/>
              <w:rPr>
                <w:rFonts w:ascii="Arial" w:eastAsia="Times New Roman" w:hAnsi="Arial" w:cs="Arial"/>
                <w:lang w:val="es-CO" w:eastAsia="es-CO"/>
              </w:rPr>
            </w:pPr>
            <w:r w:rsidRPr="006F21CE">
              <w:rPr>
                <w:rFonts w:ascii="Arial" w:eastAsia="Times New Roman" w:hAnsi="Arial" w:cs="Arial"/>
                <w:lang w:val="es-CO" w:eastAsia="es-CO"/>
              </w:rPr>
              <w:t>Modelo de Chadwick</w:t>
            </w:r>
          </w:p>
          <w:p w14:paraId="16F8DC37" w14:textId="77777777" w:rsidR="00961490" w:rsidRPr="006F21CE" w:rsidRDefault="00961490" w:rsidP="00E926A9">
            <w:pPr>
              <w:shd w:val="clear" w:color="auto" w:fill="FFFFFF"/>
              <w:spacing w:line="360" w:lineRule="auto"/>
              <w:rPr>
                <w:rFonts w:ascii="Arial" w:eastAsia="Times New Roman" w:hAnsi="Arial" w:cs="Arial"/>
                <w:lang w:val="es-CO" w:eastAsia="es-CO"/>
              </w:rPr>
            </w:pPr>
            <w:r w:rsidRPr="006F21CE">
              <w:rPr>
                <w:rFonts w:ascii="Arial" w:eastAsia="Times New Roman" w:hAnsi="Arial" w:cs="Arial"/>
                <w:lang w:val="es-CO" w:eastAsia="es-CO"/>
              </w:rPr>
              <w:t>Modelo de Bohr</w:t>
            </w:r>
          </w:p>
          <w:p w14:paraId="6424E566" w14:textId="77777777" w:rsidR="00961490" w:rsidRPr="006F21CE" w:rsidRDefault="00961490" w:rsidP="00E926A9">
            <w:pPr>
              <w:shd w:val="clear" w:color="auto" w:fill="FFFFFF"/>
              <w:spacing w:line="360" w:lineRule="auto"/>
              <w:rPr>
                <w:rFonts w:ascii="Arial" w:eastAsia="Times New Roman" w:hAnsi="Arial" w:cs="Arial"/>
                <w:lang w:val="es-CO" w:eastAsia="es-CO"/>
              </w:rPr>
            </w:pPr>
            <w:r w:rsidRPr="006F21CE">
              <w:rPr>
                <w:rFonts w:ascii="Arial" w:eastAsia="Times New Roman" w:hAnsi="Arial" w:cs="Arial"/>
                <w:lang w:val="es-CO" w:eastAsia="es-CO"/>
              </w:rPr>
              <w:t>Modelo cuántico</w:t>
            </w:r>
          </w:p>
          <w:p w14:paraId="76815577" w14:textId="77777777" w:rsidR="00961490" w:rsidRPr="006F21CE" w:rsidRDefault="00961490" w:rsidP="00E926A9">
            <w:pPr>
              <w:spacing w:line="360" w:lineRule="auto"/>
              <w:rPr>
                <w:rFonts w:ascii="Arial" w:hAnsi="Arial" w:cs="Arial"/>
              </w:rPr>
            </w:pPr>
          </w:p>
          <w:p w14:paraId="5AB8A725" w14:textId="77777777" w:rsidR="00961490" w:rsidRPr="006F21CE" w:rsidRDefault="00961490" w:rsidP="00E926A9">
            <w:pPr>
              <w:spacing w:line="360" w:lineRule="auto"/>
              <w:rPr>
                <w:rFonts w:ascii="Arial" w:hAnsi="Arial" w:cs="Arial"/>
                <w:b/>
              </w:rPr>
            </w:pPr>
            <w:r w:rsidRPr="006F21CE">
              <w:rPr>
                <w:rFonts w:ascii="Arial" w:hAnsi="Arial" w:cs="Arial"/>
                <w:b/>
              </w:rPr>
              <w:t xml:space="preserve">Después de la presentación </w:t>
            </w:r>
          </w:p>
          <w:p w14:paraId="78F12C73" w14:textId="77777777" w:rsidR="00961490" w:rsidRPr="006F21CE" w:rsidRDefault="00961490" w:rsidP="00E926A9">
            <w:pPr>
              <w:spacing w:line="360" w:lineRule="auto"/>
              <w:rPr>
                <w:rFonts w:ascii="Arial" w:hAnsi="Arial" w:cs="Arial"/>
                <w:b/>
              </w:rPr>
            </w:pPr>
          </w:p>
          <w:p w14:paraId="57433B33" w14:textId="7C20EE97" w:rsidR="00961490" w:rsidRPr="006F21CE" w:rsidRDefault="00A57D3F" w:rsidP="00E926A9">
            <w:pPr>
              <w:shd w:val="clear" w:color="auto" w:fill="FFFFFF"/>
              <w:spacing w:line="360" w:lineRule="auto"/>
              <w:rPr>
                <w:rFonts w:ascii="Arial" w:eastAsia="Times New Roman" w:hAnsi="Arial" w:cs="Arial"/>
                <w:lang w:val="es-CO" w:eastAsia="es-CO"/>
              </w:rPr>
            </w:pPr>
            <w:r w:rsidRPr="006F21CE">
              <w:rPr>
                <w:rFonts w:ascii="Arial" w:eastAsia="Times New Roman" w:hAnsi="Arial" w:cs="Arial"/>
                <w:lang w:val="es-CO" w:eastAsia="es-CO"/>
              </w:rPr>
              <w:t>Pid</w:t>
            </w:r>
            <w:r>
              <w:rPr>
                <w:rFonts w:ascii="Arial" w:eastAsia="Times New Roman" w:hAnsi="Arial" w:cs="Arial"/>
                <w:lang w:val="es-CO" w:eastAsia="es-CO"/>
              </w:rPr>
              <w:t>a</w:t>
            </w:r>
            <w:r w:rsidRPr="006F21CE">
              <w:rPr>
                <w:rFonts w:ascii="Arial" w:eastAsia="Times New Roman" w:hAnsi="Arial" w:cs="Arial"/>
                <w:lang w:val="es-CO" w:eastAsia="es-CO"/>
              </w:rPr>
              <w:t xml:space="preserve"> </w:t>
            </w:r>
            <w:r w:rsidR="00961490" w:rsidRPr="006F21CE">
              <w:rPr>
                <w:rFonts w:ascii="Arial" w:eastAsia="Times New Roman" w:hAnsi="Arial" w:cs="Arial"/>
                <w:lang w:val="es-CO" w:eastAsia="es-CO"/>
              </w:rPr>
              <w:t xml:space="preserve">a los </w:t>
            </w:r>
            <w:r w:rsidR="00030A80">
              <w:rPr>
                <w:rFonts w:ascii="Arial" w:eastAsia="Times New Roman" w:hAnsi="Arial" w:cs="Arial"/>
                <w:lang w:val="es-CO" w:eastAsia="es-CO"/>
              </w:rPr>
              <w:t>estudiante</w:t>
            </w:r>
            <w:r w:rsidR="00961490" w:rsidRPr="006F21CE">
              <w:rPr>
                <w:rFonts w:ascii="Arial" w:eastAsia="Times New Roman" w:hAnsi="Arial" w:cs="Arial"/>
                <w:lang w:val="es-CO" w:eastAsia="es-CO"/>
              </w:rPr>
              <w:t xml:space="preserve">s que </w:t>
            </w:r>
            <w:r w:rsidR="00961490" w:rsidRPr="007F65B5">
              <w:rPr>
                <w:rFonts w:ascii="Arial" w:eastAsia="Times New Roman" w:hAnsi="Arial" w:cs="Arial"/>
                <w:lang w:val="es-CO" w:eastAsia="es-CO"/>
              </w:rPr>
              <w:t xml:space="preserve">describan </w:t>
            </w:r>
            <w:r w:rsidR="00961490" w:rsidRPr="006F21CE">
              <w:rPr>
                <w:rFonts w:ascii="Arial" w:eastAsia="Times New Roman" w:hAnsi="Arial" w:cs="Arial"/>
                <w:lang w:val="es-CO" w:eastAsia="es-CO"/>
              </w:rPr>
              <w:t>las principales características de los modelos atómicos que aparecen en la animación.</w:t>
            </w:r>
            <w:r w:rsidR="008079E8">
              <w:rPr>
                <w:rFonts w:ascii="Arial" w:eastAsia="Times New Roman" w:hAnsi="Arial" w:cs="Arial"/>
                <w:lang w:val="es-CO" w:eastAsia="es-CO"/>
              </w:rPr>
              <w:t xml:space="preserve"> </w:t>
            </w:r>
          </w:p>
          <w:p w14:paraId="49430472" w14:textId="77777777" w:rsidR="00961490" w:rsidRPr="006F21CE" w:rsidRDefault="00961490" w:rsidP="00E926A9">
            <w:pPr>
              <w:shd w:val="clear" w:color="auto" w:fill="FFFFFF"/>
              <w:spacing w:line="360" w:lineRule="auto"/>
              <w:rPr>
                <w:rFonts w:ascii="Arial" w:eastAsia="Times New Roman" w:hAnsi="Arial" w:cs="Arial"/>
                <w:lang w:val="es-CO" w:eastAsia="es-CO"/>
              </w:rPr>
            </w:pPr>
          </w:p>
          <w:p w14:paraId="2B0E58FD" w14:textId="77777777" w:rsidR="00961490" w:rsidRPr="006F21CE" w:rsidRDefault="00961490" w:rsidP="00E926A9">
            <w:pPr>
              <w:shd w:val="clear" w:color="auto" w:fill="FFFFFF"/>
              <w:spacing w:line="360" w:lineRule="auto"/>
              <w:rPr>
                <w:rFonts w:ascii="Arial" w:eastAsia="Times New Roman" w:hAnsi="Arial" w:cs="Arial"/>
                <w:lang w:val="es-CO" w:eastAsia="es-CO"/>
              </w:rPr>
            </w:pPr>
            <w:r w:rsidRPr="006F21CE">
              <w:rPr>
                <w:rFonts w:ascii="Arial" w:eastAsia="Times New Roman" w:hAnsi="Arial" w:cs="Arial"/>
                <w:lang w:val="es-CO" w:eastAsia="es-CO"/>
              </w:rPr>
              <w:t>- Modelo de Dalton: describe el átomo como partícula indivisible.</w:t>
            </w:r>
          </w:p>
          <w:p w14:paraId="6078B800" w14:textId="77777777" w:rsidR="00961490" w:rsidRPr="006F21CE" w:rsidRDefault="00961490" w:rsidP="00E926A9">
            <w:pPr>
              <w:shd w:val="clear" w:color="auto" w:fill="FFFFFF"/>
              <w:spacing w:line="360" w:lineRule="auto"/>
              <w:rPr>
                <w:rFonts w:ascii="Arial" w:eastAsia="Times New Roman" w:hAnsi="Arial" w:cs="Arial"/>
                <w:lang w:val="es-CO" w:eastAsia="es-CO"/>
              </w:rPr>
            </w:pPr>
            <w:r w:rsidRPr="006F21CE">
              <w:rPr>
                <w:rFonts w:ascii="Arial" w:eastAsia="Times New Roman" w:hAnsi="Arial" w:cs="Arial"/>
                <w:lang w:val="es-CO" w:eastAsia="es-CO"/>
              </w:rPr>
              <w:t>- Modelo de Thomson: descubre el electrón y define el átomo como nube de partículas negativas y positivas.</w:t>
            </w:r>
          </w:p>
          <w:p w14:paraId="1237CCE4" w14:textId="4DC1981C" w:rsidR="00961490" w:rsidRPr="006F21CE" w:rsidRDefault="00961490" w:rsidP="00E926A9">
            <w:pPr>
              <w:shd w:val="clear" w:color="auto" w:fill="FFFFFF"/>
              <w:spacing w:line="360" w:lineRule="auto"/>
              <w:rPr>
                <w:rFonts w:ascii="Arial" w:eastAsia="Times New Roman" w:hAnsi="Arial" w:cs="Arial"/>
                <w:lang w:val="es-CO" w:eastAsia="es-CO"/>
              </w:rPr>
            </w:pPr>
            <w:r w:rsidRPr="006F21CE">
              <w:rPr>
                <w:rFonts w:ascii="Arial" w:eastAsia="Times New Roman" w:hAnsi="Arial" w:cs="Arial"/>
                <w:lang w:val="es-CO" w:eastAsia="es-CO"/>
              </w:rPr>
              <w:t>- Modelo de Rutherford: introduce el concepto</w:t>
            </w:r>
            <w:r w:rsidR="00A57D3F">
              <w:rPr>
                <w:rFonts w:ascii="Arial" w:eastAsia="Times New Roman" w:hAnsi="Arial" w:cs="Arial"/>
                <w:lang w:val="es-CO" w:eastAsia="es-CO"/>
              </w:rPr>
              <w:t xml:space="preserve"> de</w:t>
            </w:r>
            <w:r w:rsidRPr="006F21CE">
              <w:rPr>
                <w:rFonts w:ascii="Arial" w:eastAsia="Times New Roman" w:hAnsi="Arial" w:cs="Arial"/>
                <w:lang w:val="es-CO" w:eastAsia="es-CO"/>
              </w:rPr>
              <w:t xml:space="preserve"> núcleo atómico, formado por protones</w:t>
            </w:r>
            <w:r w:rsidR="00A57D3F">
              <w:rPr>
                <w:rFonts w:ascii="Arial" w:eastAsia="Times New Roman" w:hAnsi="Arial" w:cs="Arial"/>
                <w:lang w:val="es-CO" w:eastAsia="es-CO"/>
              </w:rPr>
              <w:t>,</w:t>
            </w:r>
            <w:r w:rsidRPr="006F21CE">
              <w:rPr>
                <w:rFonts w:ascii="Arial" w:eastAsia="Times New Roman" w:hAnsi="Arial" w:cs="Arial"/>
                <w:lang w:val="es-CO" w:eastAsia="es-CO"/>
              </w:rPr>
              <w:t xml:space="preserve"> con electrones orbitando a su alrededor.</w:t>
            </w:r>
          </w:p>
          <w:p w14:paraId="01BC0818" w14:textId="77777777" w:rsidR="00961490" w:rsidRPr="006F21CE" w:rsidRDefault="00961490" w:rsidP="00E926A9">
            <w:pPr>
              <w:shd w:val="clear" w:color="auto" w:fill="FFFFFF"/>
              <w:spacing w:line="360" w:lineRule="auto"/>
              <w:rPr>
                <w:rFonts w:ascii="Arial" w:eastAsia="Times New Roman" w:hAnsi="Arial" w:cs="Arial"/>
                <w:lang w:val="es-CO" w:eastAsia="es-CO"/>
              </w:rPr>
            </w:pPr>
            <w:r w:rsidRPr="006F21CE">
              <w:rPr>
                <w:rFonts w:ascii="Arial" w:eastAsia="Times New Roman" w:hAnsi="Arial" w:cs="Arial"/>
                <w:lang w:val="es-CO" w:eastAsia="es-CO"/>
              </w:rPr>
              <w:t>- Modelo de Chadwick: descubre los neutrones en el núcleo atómico.</w:t>
            </w:r>
          </w:p>
          <w:p w14:paraId="258F3C37" w14:textId="77777777" w:rsidR="00961490" w:rsidRPr="006F21CE" w:rsidRDefault="00961490" w:rsidP="00E926A9">
            <w:pPr>
              <w:shd w:val="clear" w:color="auto" w:fill="FFFFFF"/>
              <w:spacing w:line="360" w:lineRule="auto"/>
              <w:rPr>
                <w:rFonts w:ascii="Arial" w:eastAsia="Times New Roman" w:hAnsi="Arial" w:cs="Arial"/>
                <w:lang w:val="es-CO" w:eastAsia="es-CO"/>
              </w:rPr>
            </w:pPr>
            <w:r w:rsidRPr="006F21CE">
              <w:rPr>
                <w:rFonts w:ascii="Arial" w:eastAsia="Times New Roman" w:hAnsi="Arial" w:cs="Arial"/>
                <w:lang w:val="es-CO" w:eastAsia="es-CO"/>
              </w:rPr>
              <w:t>- Modelo de Bohr: relaciona la energía de los electrones con sus órbitas.</w:t>
            </w:r>
          </w:p>
          <w:p w14:paraId="0305C601" w14:textId="77777777" w:rsidR="00961490" w:rsidRPr="002745EE" w:rsidRDefault="00961490" w:rsidP="00E926A9">
            <w:pPr>
              <w:shd w:val="clear" w:color="auto" w:fill="FFFFFF"/>
              <w:spacing w:line="360" w:lineRule="auto"/>
              <w:rPr>
                <w:rFonts w:ascii="Arial" w:eastAsia="Times New Roman" w:hAnsi="Arial" w:cs="Arial"/>
                <w:lang w:val="es-CO" w:eastAsia="es-CO"/>
              </w:rPr>
            </w:pPr>
            <w:r w:rsidRPr="006F21CE">
              <w:rPr>
                <w:rFonts w:ascii="Arial" w:eastAsia="Times New Roman" w:hAnsi="Arial" w:cs="Arial"/>
                <w:lang w:val="es-CO" w:eastAsia="es-CO"/>
              </w:rPr>
              <w:t xml:space="preserve">- Modelo cuántico: </w:t>
            </w:r>
            <w:r w:rsidRPr="006F21CE">
              <w:rPr>
                <w:rFonts w:ascii="Arial" w:hAnsi="Arial" w:cs="Arial"/>
                <w:shd w:val="clear" w:color="auto" w:fill="FFFFFF"/>
              </w:rPr>
              <w:t>permite</w:t>
            </w:r>
            <w:r w:rsidRPr="002745EE">
              <w:rPr>
                <w:rFonts w:ascii="Arial" w:hAnsi="Arial" w:cs="Arial"/>
                <w:shd w:val="clear" w:color="auto" w:fill="FFFFFF"/>
              </w:rPr>
              <w:t xml:space="preserve"> explicar que la radiación está formada por cuantos y fotones</w:t>
            </w:r>
            <w:r>
              <w:rPr>
                <w:rFonts w:ascii="Arial" w:eastAsia="Times New Roman" w:hAnsi="Arial" w:cs="Arial"/>
                <w:lang w:val="es-CO" w:eastAsia="es-CO"/>
              </w:rPr>
              <w:t>.</w:t>
            </w:r>
            <w:r w:rsidRPr="002745EE">
              <w:rPr>
                <w:rFonts w:ascii="Arial" w:eastAsia="Times New Roman" w:hAnsi="Arial" w:cs="Arial"/>
                <w:lang w:val="es-CO" w:eastAsia="es-CO"/>
              </w:rPr>
              <w:t xml:space="preserve"> </w:t>
            </w:r>
          </w:p>
          <w:p w14:paraId="0F89CB70" w14:textId="77777777" w:rsidR="00961490" w:rsidRDefault="00961490" w:rsidP="00E926A9">
            <w:pPr>
              <w:shd w:val="clear" w:color="auto" w:fill="FFFFFF"/>
              <w:spacing w:line="360" w:lineRule="auto"/>
              <w:rPr>
                <w:rFonts w:ascii="Arial" w:eastAsia="Times New Roman" w:hAnsi="Arial" w:cs="Arial"/>
                <w:lang w:val="es-CO" w:eastAsia="es-CO"/>
              </w:rPr>
            </w:pPr>
          </w:p>
          <w:p w14:paraId="344E4E93" w14:textId="4351D733" w:rsidR="00961490" w:rsidRPr="006F21CE" w:rsidRDefault="00961490" w:rsidP="00E926A9">
            <w:pPr>
              <w:spacing w:line="360" w:lineRule="auto"/>
              <w:rPr>
                <w:rFonts w:ascii="Arial" w:hAnsi="Arial" w:cs="Arial"/>
                <w:shd w:val="clear" w:color="auto" w:fill="FFFFFF"/>
              </w:rPr>
            </w:pPr>
            <w:r w:rsidRPr="006F21CE">
              <w:rPr>
                <w:rFonts w:ascii="Arial" w:hAnsi="Arial" w:cs="Arial"/>
                <w:shd w:val="clear" w:color="auto" w:fill="FFFFFF"/>
              </w:rPr>
              <w:t>Puedes ampliar la información sobre los modelos atómicos y la estructura del átomo en el Centro Nacional de Investigación y Comunicación Educativas (CNICE)</w:t>
            </w:r>
            <w:r w:rsidR="00A57D3F">
              <w:rPr>
                <w:rFonts w:ascii="Arial" w:hAnsi="Arial" w:cs="Arial"/>
                <w:shd w:val="clear" w:color="auto" w:fill="FFFFFF"/>
              </w:rPr>
              <w:t>,</w:t>
            </w:r>
            <w:r w:rsidRPr="006F21CE">
              <w:rPr>
                <w:rFonts w:ascii="Arial" w:hAnsi="Arial" w:cs="Arial"/>
                <w:shd w:val="clear" w:color="auto" w:fill="FFFFFF"/>
              </w:rPr>
              <w:t xml:space="preserve"> del Ministerio de Educación, donde proponen textos explicativos, animaciones y actividades relacionadas</w:t>
            </w:r>
            <w:r w:rsidR="00A57D3F">
              <w:rPr>
                <w:rFonts w:ascii="Arial" w:hAnsi="Arial" w:cs="Arial"/>
                <w:shd w:val="clear" w:color="auto" w:fill="FFFFFF"/>
              </w:rPr>
              <w:t xml:space="preserve"> </w:t>
            </w:r>
            <w:r w:rsidR="00A57D3F" w:rsidRPr="006F21CE">
              <w:rPr>
                <w:rFonts w:ascii="Arial" w:hAnsi="Arial" w:cs="Arial"/>
                <w:shd w:val="clear" w:color="auto" w:fill="FFFFFF"/>
              </w:rPr>
              <w:t>[</w:t>
            </w:r>
            <w:hyperlink r:id="rId29" w:tgtFrame="_blank" w:history="1">
              <w:r w:rsidR="00A57D3F" w:rsidRPr="006F21CE">
                <w:rPr>
                  <w:rStyle w:val="Hipervnculo"/>
                  <w:rFonts w:ascii="Arial" w:hAnsi="Arial" w:cs="Arial"/>
                  <w:shd w:val="clear" w:color="auto" w:fill="FFFFFF"/>
                </w:rPr>
                <w:t>VER</w:t>
              </w:r>
            </w:hyperlink>
            <w:r w:rsidR="00A57D3F" w:rsidRPr="006F21CE">
              <w:rPr>
                <w:rFonts w:ascii="Arial" w:hAnsi="Arial" w:cs="Arial"/>
                <w:shd w:val="clear" w:color="auto" w:fill="FFFFFF"/>
              </w:rPr>
              <w:t>]</w:t>
            </w:r>
            <w:r w:rsidRPr="006F21CE">
              <w:rPr>
                <w:rFonts w:ascii="Arial" w:hAnsi="Arial" w:cs="Arial"/>
                <w:shd w:val="clear" w:color="auto" w:fill="FFFFFF"/>
              </w:rPr>
              <w:t>.</w:t>
            </w:r>
          </w:p>
          <w:p w14:paraId="3B292170" w14:textId="77777777" w:rsidR="00961490" w:rsidRPr="006F21CE" w:rsidRDefault="00961490" w:rsidP="00E926A9">
            <w:pPr>
              <w:spacing w:line="360" w:lineRule="auto"/>
              <w:rPr>
                <w:rFonts w:ascii="Arial" w:hAnsi="Arial" w:cs="Arial"/>
                <w:b/>
              </w:rPr>
            </w:pPr>
          </w:p>
          <w:p w14:paraId="33F49CD5" w14:textId="1AB28DDE" w:rsidR="00961490" w:rsidRPr="006F21CE" w:rsidRDefault="00961490" w:rsidP="00E926A9">
            <w:pPr>
              <w:spacing w:line="360" w:lineRule="auto"/>
              <w:rPr>
                <w:rFonts w:ascii="Arial" w:hAnsi="Arial" w:cs="Arial"/>
                <w:b/>
              </w:rPr>
            </w:pPr>
            <w:r w:rsidRPr="006F21CE">
              <w:rPr>
                <w:rFonts w:ascii="Arial" w:hAnsi="Arial" w:cs="Arial"/>
                <w:b/>
              </w:rPr>
              <w:t>Ficha del estudiante</w:t>
            </w:r>
            <w:r w:rsidR="008079E8">
              <w:rPr>
                <w:rFonts w:ascii="Arial" w:hAnsi="Arial" w:cs="Arial"/>
                <w:b/>
              </w:rPr>
              <w:t xml:space="preserve"> </w:t>
            </w:r>
          </w:p>
          <w:p w14:paraId="4A31545F" w14:textId="35B98E5A" w:rsidR="00961490" w:rsidRPr="006F21CE" w:rsidRDefault="00A57D3F" w:rsidP="00E926A9">
            <w:pPr>
              <w:pStyle w:val="cabecera2"/>
              <w:shd w:val="clear" w:color="auto" w:fill="FFFFFF"/>
              <w:spacing w:before="150" w:beforeAutospacing="0" w:after="150" w:afterAutospacing="0" w:line="360" w:lineRule="auto"/>
              <w:rPr>
                <w:rFonts w:ascii="Arial" w:hAnsi="Arial" w:cs="Arial"/>
                <w:b/>
              </w:rPr>
            </w:pPr>
            <w:r>
              <w:rPr>
                <w:rFonts w:ascii="Arial" w:hAnsi="Arial" w:cs="Arial"/>
                <w:b/>
              </w:rPr>
              <w:t>El á</w:t>
            </w:r>
            <w:r w:rsidRPr="006F21CE">
              <w:rPr>
                <w:rFonts w:ascii="Arial" w:hAnsi="Arial" w:cs="Arial"/>
                <w:b/>
              </w:rPr>
              <w:t>tomo</w:t>
            </w:r>
          </w:p>
          <w:p w14:paraId="617E94CE" w14:textId="2A96EFD5" w:rsidR="00961490" w:rsidRPr="006F21CE" w:rsidRDefault="00A57D3F" w:rsidP="00E926A9">
            <w:pPr>
              <w:pStyle w:val="Normal9"/>
              <w:shd w:val="clear" w:color="auto" w:fill="FFFFFF"/>
              <w:spacing w:before="150" w:beforeAutospacing="0" w:after="150" w:afterAutospacing="0" w:line="360" w:lineRule="auto"/>
              <w:jc w:val="both"/>
              <w:rPr>
                <w:rFonts w:ascii="Arial" w:hAnsi="Arial" w:cs="Arial"/>
              </w:rPr>
            </w:pPr>
            <w:r>
              <w:rPr>
                <w:rFonts w:ascii="Arial" w:hAnsi="Arial" w:cs="Arial"/>
              </w:rPr>
              <w:t>El átomo es la u</w:t>
            </w:r>
            <w:r w:rsidRPr="006F21CE">
              <w:rPr>
                <w:rFonts w:ascii="Arial" w:hAnsi="Arial" w:cs="Arial"/>
              </w:rPr>
              <w:t xml:space="preserve">nidad </w:t>
            </w:r>
            <w:r w:rsidR="00961490" w:rsidRPr="006F21CE">
              <w:rPr>
                <w:rFonts w:ascii="Arial" w:hAnsi="Arial" w:cs="Arial"/>
              </w:rPr>
              <w:t>más pequeña de la materia</w:t>
            </w:r>
            <w:r w:rsidR="00030D3A">
              <w:rPr>
                <w:rFonts w:ascii="Arial" w:hAnsi="Arial" w:cs="Arial"/>
              </w:rPr>
              <w:t>,</w:t>
            </w:r>
            <w:r w:rsidR="00961490" w:rsidRPr="006F21CE">
              <w:rPr>
                <w:rFonts w:ascii="Arial" w:hAnsi="Arial" w:cs="Arial"/>
              </w:rPr>
              <w:t> que no se puede dividir mediante procesos químicos. Está formado por unas partículas llamadas electrones, protones y neutrones. Los protones y los neutrones se encuentran en el núcleo, y los e</w:t>
            </w:r>
            <w:r w:rsidR="00961490">
              <w:rPr>
                <w:rFonts w:ascii="Arial" w:hAnsi="Arial" w:cs="Arial"/>
              </w:rPr>
              <w:t>lectrones se mueven alrededor del núcleo del átomo</w:t>
            </w:r>
            <w:r w:rsidR="00961490" w:rsidRPr="006F21CE">
              <w:rPr>
                <w:rFonts w:ascii="Arial" w:hAnsi="Arial" w:cs="Arial"/>
              </w:rPr>
              <w:t>.</w:t>
            </w:r>
          </w:p>
          <w:p w14:paraId="501F89F0" w14:textId="6FFE6DA6" w:rsidR="00961490" w:rsidRPr="006F21CE" w:rsidRDefault="00961490" w:rsidP="00E926A9">
            <w:pPr>
              <w:pStyle w:val="Normal9"/>
              <w:shd w:val="clear" w:color="auto" w:fill="FFFFFF"/>
              <w:spacing w:before="150" w:beforeAutospacing="0" w:after="150" w:afterAutospacing="0" w:line="360" w:lineRule="auto"/>
              <w:rPr>
                <w:rFonts w:ascii="Arial" w:hAnsi="Arial" w:cs="Arial"/>
              </w:rPr>
            </w:pPr>
            <w:r w:rsidRPr="006F21CE">
              <w:rPr>
                <w:rFonts w:ascii="Arial" w:hAnsi="Arial" w:cs="Arial"/>
              </w:rPr>
              <w:t>Los átomos que forman la materia se atraen entre ellos. En el caso de los sólidos, las fuerzas entre los átomos son muy fuertes</w:t>
            </w:r>
            <w:r w:rsidR="00030D3A">
              <w:rPr>
                <w:rFonts w:ascii="Arial" w:hAnsi="Arial" w:cs="Arial"/>
              </w:rPr>
              <w:t>;</w:t>
            </w:r>
            <w:r w:rsidR="00030D3A" w:rsidRPr="006F21CE">
              <w:rPr>
                <w:rFonts w:ascii="Arial" w:hAnsi="Arial" w:cs="Arial"/>
              </w:rPr>
              <w:t xml:space="preserve"> </w:t>
            </w:r>
            <w:r w:rsidR="00030D3A">
              <w:rPr>
                <w:rFonts w:ascii="Arial" w:hAnsi="Arial" w:cs="Arial"/>
              </w:rPr>
              <w:t>aquellas</w:t>
            </w:r>
            <w:r w:rsidR="00030D3A" w:rsidRPr="006F21CE">
              <w:rPr>
                <w:rFonts w:ascii="Arial" w:hAnsi="Arial" w:cs="Arial"/>
              </w:rPr>
              <w:t xml:space="preserve"> </w:t>
            </w:r>
            <w:r w:rsidRPr="006F21CE">
              <w:rPr>
                <w:rFonts w:ascii="Arial" w:hAnsi="Arial" w:cs="Arial"/>
              </w:rPr>
              <w:t xml:space="preserve">que constituyen los líquidos </w:t>
            </w:r>
            <w:r w:rsidR="00030D3A">
              <w:rPr>
                <w:rFonts w:ascii="Arial" w:hAnsi="Arial" w:cs="Arial"/>
              </w:rPr>
              <w:t xml:space="preserve">son </w:t>
            </w:r>
            <w:r w:rsidR="00030D3A" w:rsidRPr="006F21CE">
              <w:rPr>
                <w:rFonts w:ascii="Arial" w:hAnsi="Arial" w:cs="Arial"/>
              </w:rPr>
              <w:t>más débiles</w:t>
            </w:r>
            <w:r w:rsidR="00030D3A">
              <w:rPr>
                <w:rFonts w:ascii="Arial" w:hAnsi="Arial" w:cs="Arial"/>
              </w:rPr>
              <w:t>,</w:t>
            </w:r>
            <w:r w:rsidR="00030D3A" w:rsidRPr="006F21CE">
              <w:rPr>
                <w:rFonts w:ascii="Arial" w:hAnsi="Arial" w:cs="Arial"/>
              </w:rPr>
              <w:t xml:space="preserve"> </w:t>
            </w:r>
            <w:r w:rsidRPr="006F21CE">
              <w:rPr>
                <w:rFonts w:ascii="Arial" w:hAnsi="Arial" w:cs="Arial"/>
              </w:rPr>
              <w:t>y en el caso de los gases</w:t>
            </w:r>
            <w:r w:rsidR="00030D3A" w:rsidRPr="006F21CE">
              <w:rPr>
                <w:rFonts w:ascii="Arial" w:hAnsi="Arial" w:cs="Arial"/>
              </w:rPr>
              <w:t xml:space="preserve"> </w:t>
            </w:r>
            <w:r w:rsidR="00030D3A">
              <w:rPr>
                <w:rFonts w:ascii="Arial" w:hAnsi="Arial" w:cs="Arial"/>
              </w:rPr>
              <w:t xml:space="preserve">son </w:t>
            </w:r>
            <w:r w:rsidR="00030D3A" w:rsidRPr="006F21CE">
              <w:rPr>
                <w:rFonts w:ascii="Arial" w:hAnsi="Arial" w:cs="Arial"/>
              </w:rPr>
              <w:t>muy pequeñas</w:t>
            </w:r>
            <w:r w:rsidRPr="006F21CE">
              <w:rPr>
                <w:rFonts w:ascii="Arial" w:hAnsi="Arial" w:cs="Arial"/>
              </w:rPr>
              <w:t>.</w:t>
            </w:r>
          </w:p>
          <w:p w14:paraId="64FB93A0" w14:textId="0EC1759D" w:rsidR="00961490" w:rsidRPr="006F21CE" w:rsidRDefault="00030D3A" w:rsidP="00E926A9">
            <w:pPr>
              <w:pStyle w:val="cabecera3"/>
              <w:shd w:val="clear" w:color="auto" w:fill="FFFFFF"/>
              <w:spacing w:before="300" w:beforeAutospacing="0" w:after="150" w:afterAutospacing="0" w:line="360" w:lineRule="auto"/>
              <w:rPr>
                <w:rFonts w:ascii="Arial" w:hAnsi="Arial" w:cs="Arial"/>
                <w:b/>
              </w:rPr>
            </w:pPr>
            <w:r>
              <w:rPr>
                <w:rFonts w:ascii="Arial" w:hAnsi="Arial" w:cs="Arial"/>
                <w:b/>
              </w:rPr>
              <w:t>El e</w:t>
            </w:r>
            <w:r w:rsidRPr="006F21CE">
              <w:rPr>
                <w:rFonts w:ascii="Arial" w:hAnsi="Arial" w:cs="Arial"/>
                <w:b/>
              </w:rPr>
              <w:t>lectrón</w:t>
            </w:r>
          </w:p>
          <w:p w14:paraId="225B605B" w14:textId="2EC9C8B3" w:rsidR="00961490" w:rsidRPr="006F21CE" w:rsidRDefault="00030D3A" w:rsidP="00E926A9">
            <w:pPr>
              <w:pStyle w:val="Normal9"/>
              <w:shd w:val="clear" w:color="auto" w:fill="FFFFFF"/>
              <w:spacing w:before="150" w:beforeAutospacing="0" w:after="150" w:afterAutospacing="0" w:line="360" w:lineRule="auto"/>
              <w:rPr>
                <w:rFonts w:ascii="Arial" w:hAnsi="Arial" w:cs="Arial"/>
              </w:rPr>
            </w:pPr>
            <w:r>
              <w:rPr>
                <w:rFonts w:ascii="Arial" w:hAnsi="Arial" w:cs="Arial"/>
              </w:rPr>
              <w:t>El electrón es una p</w:t>
            </w:r>
            <w:r w:rsidRPr="006F21CE">
              <w:rPr>
                <w:rFonts w:ascii="Arial" w:hAnsi="Arial" w:cs="Arial"/>
              </w:rPr>
              <w:t xml:space="preserve">artícula </w:t>
            </w:r>
            <w:r w:rsidR="00961490" w:rsidRPr="006F21CE">
              <w:rPr>
                <w:rFonts w:ascii="Arial" w:hAnsi="Arial" w:cs="Arial"/>
              </w:rPr>
              <w:t>de carga negativa que forma parte del átomo. Se encuentran en una nube alrededor del núcleo del átomo. Normalmente, un átomo tiene el mismo número de electrones que de protones.</w:t>
            </w:r>
          </w:p>
          <w:p w14:paraId="268C46DF" w14:textId="0E254B81" w:rsidR="00961490" w:rsidRPr="006F21CE" w:rsidRDefault="00030D3A" w:rsidP="00E926A9">
            <w:pPr>
              <w:pStyle w:val="cabecera3"/>
              <w:shd w:val="clear" w:color="auto" w:fill="FFFFFF"/>
              <w:spacing w:before="300" w:beforeAutospacing="0" w:after="150" w:afterAutospacing="0" w:line="360" w:lineRule="auto"/>
              <w:rPr>
                <w:rFonts w:ascii="Arial" w:hAnsi="Arial" w:cs="Arial"/>
                <w:b/>
              </w:rPr>
            </w:pPr>
            <w:r>
              <w:rPr>
                <w:rFonts w:ascii="Arial" w:hAnsi="Arial" w:cs="Arial"/>
                <w:b/>
              </w:rPr>
              <w:t>El n</w:t>
            </w:r>
            <w:r w:rsidRPr="006F21CE">
              <w:rPr>
                <w:rFonts w:ascii="Arial" w:hAnsi="Arial" w:cs="Arial"/>
                <w:b/>
              </w:rPr>
              <w:t>eutrón</w:t>
            </w:r>
          </w:p>
          <w:p w14:paraId="6E879B3F" w14:textId="47CE4A7C" w:rsidR="00961490" w:rsidRPr="006F21CE" w:rsidRDefault="00030D3A" w:rsidP="00E926A9">
            <w:pPr>
              <w:pStyle w:val="Normal9"/>
              <w:shd w:val="clear" w:color="auto" w:fill="FFFFFF"/>
              <w:spacing w:before="150" w:beforeAutospacing="0" w:after="150" w:afterAutospacing="0" w:line="360" w:lineRule="auto"/>
              <w:rPr>
                <w:rFonts w:ascii="Arial" w:hAnsi="Arial" w:cs="Arial"/>
              </w:rPr>
            </w:pPr>
            <w:r w:rsidRPr="00030D3A">
              <w:rPr>
                <w:rFonts w:ascii="Arial" w:hAnsi="Arial" w:cs="Arial"/>
              </w:rPr>
              <w:t>El neutrón</w:t>
            </w:r>
            <w:r>
              <w:rPr>
                <w:rFonts w:ascii="Arial" w:hAnsi="Arial" w:cs="Arial"/>
              </w:rPr>
              <w:t xml:space="preserve"> es una p</w:t>
            </w:r>
            <w:r w:rsidR="00961490" w:rsidRPr="006F21CE">
              <w:rPr>
                <w:rFonts w:ascii="Arial" w:hAnsi="Arial" w:cs="Arial"/>
              </w:rPr>
              <w:t>artícula sin carga eléctrica</w:t>
            </w:r>
            <w:r>
              <w:rPr>
                <w:rFonts w:ascii="Arial" w:hAnsi="Arial" w:cs="Arial"/>
              </w:rPr>
              <w:t>,</w:t>
            </w:r>
            <w:r w:rsidR="00961490" w:rsidRPr="006F21CE">
              <w:rPr>
                <w:rFonts w:ascii="Arial" w:hAnsi="Arial" w:cs="Arial"/>
              </w:rPr>
              <w:t> que forma el núcleo de los átomos junto a los protones.</w:t>
            </w:r>
          </w:p>
          <w:p w14:paraId="635BAF9A" w14:textId="500C60D8" w:rsidR="00961490" w:rsidRPr="006F21CE" w:rsidRDefault="00030D3A" w:rsidP="00E926A9">
            <w:pPr>
              <w:pStyle w:val="cabecera3"/>
              <w:shd w:val="clear" w:color="auto" w:fill="FFFFFF"/>
              <w:spacing w:before="300" w:beforeAutospacing="0" w:after="150" w:afterAutospacing="0" w:line="360" w:lineRule="auto"/>
              <w:rPr>
                <w:rFonts w:ascii="Arial" w:hAnsi="Arial" w:cs="Arial"/>
                <w:b/>
              </w:rPr>
            </w:pPr>
            <w:r>
              <w:rPr>
                <w:rFonts w:ascii="Arial" w:hAnsi="Arial" w:cs="Arial"/>
                <w:b/>
              </w:rPr>
              <w:t>El p</w:t>
            </w:r>
            <w:r w:rsidRPr="006F21CE">
              <w:rPr>
                <w:rFonts w:ascii="Arial" w:hAnsi="Arial" w:cs="Arial"/>
                <w:b/>
              </w:rPr>
              <w:t>rotón</w:t>
            </w:r>
          </w:p>
          <w:p w14:paraId="4F6CA08E" w14:textId="05EC2A98" w:rsidR="00961490" w:rsidRPr="006F21CE" w:rsidRDefault="00030D3A" w:rsidP="00E926A9">
            <w:pPr>
              <w:pStyle w:val="Normal9"/>
              <w:shd w:val="clear" w:color="auto" w:fill="FFFFFF"/>
              <w:spacing w:before="150" w:beforeAutospacing="0" w:after="150" w:afterAutospacing="0" w:line="360" w:lineRule="auto"/>
              <w:rPr>
                <w:rFonts w:ascii="Arial" w:hAnsi="Arial" w:cs="Arial"/>
              </w:rPr>
            </w:pPr>
            <w:r w:rsidRPr="00030D3A">
              <w:rPr>
                <w:rFonts w:ascii="Arial" w:hAnsi="Arial" w:cs="Arial"/>
              </w:rPr>
              <w:t>El protón</w:t>
            </w:r>
            <w:r>
              <w:rPr>
                <w:rFonts w:ascii="Arial" w:hAnsi="Arial" w:cs="Arial"/>
              </w:rPr>
              <w:t xml:space="preserve"> es una p</w:t>
            </w:r>
            <w:r w:rsidR="00961490" w:rsidRPr="006F21CE">
              <w:rPr>
                <w:rFonts w:ascii="Arial" w:hAnsi="Arial" w:cs="Arial"/>
              </w:rPr>
              <w:t>artícula de carga positiva</w:t>
            </w:r>
            <w:r>
              <w:rPr>
                <w:rFonts w:ascii="Arial" w:hAnsi="Arial" w:cs="Arial"/>
              </w:rPr>
              <w:t>,</w:t>
            </w:r>
            <w:r w:rsidR="00961490" w:rsidRPr="006F21CE">
              <w:rPr>
                <w:rFonts w:ascii="Arial" w:hAnsi="Arial" w:cs="Arial"/>
              </w:rPr>
              <w:t xml:space="preserve"> que forma el núcleo de los átomos junto con los neutrones. El número de pr</w:t>
            </w:r>
            <w:r w:rsidR="00961490">
              <w:rPr>
                <w:rFonts w:ascii="Arial" w:hAnsi="Arial" w:cs="Arial"/>
              </w:rPr>
              <w:t>otones de un átomo determina su</w:t>
            </w:r>
            <w:r w:rsidR="00961490" w:rsidRPr="006F21CE">
              <w:rPr>
                <w:rFonts w:ascii="Arial" w:hAnsi="Arial" w:cs="Arial"/>
              </w:rPr>
              <w:t xml:space="preserve"> </w:t>
            </w:r>
            <w:r w:rsidR="00961490">
              <w:rPr>
                <w:rFonts w:ascii="Arial" w:hAnsi="Arial" w:cs="Arial"/>
              </w:rPr>
              <w:t>número atómico</w:t>
            </w:r>
            <w:r w:rsidR="00961490" w:rsidRPr="006F21CE">
              <w:rPr>
                <w:rFonts w:ascii="Arial" w:hAnsi="Arial" w:cs="Arial"/>
              </w:rPr>
              <w:t>.</w:t>
            </w:r>
          </w:p>
          <w:p w14:paraId="155839DC" w14:textId="502AC0D1" w:rsidR="00961490" w:rsidRPr="006F21CE" w:rsidRDefault="00030D3A" w:rsidP="00E926A9">
            <w:pPr>
              <w:pStyle w:val="cabecera3"/>
              <w:shd w:val="clear" w:color="auto" w:fill="FFFFFF"/>
              <w:spacing w:before="300" w:beforeAutospacing="0" w:after="150" w:afterAutospacing="0" w:line="360" w:lineRule="auto"/>
              <w:rPr>
                <w:rFonts w:ascii="Arial" w:hAnsi="Arial" w:cs="Arial"/>
                <w:b/>
              </w:rPr>
            </w:pPr>
            <w:r>
              <w:rPr>
                <w:rFonts w:ascii="Arial" w:hAnsi="Arial" w:cs="Arial"/>
                <w:b/>
              </w:rPr>
              <w:t>El n</w:t>
            </w:r>
            <w:r w:rsidRPr="006F21CE">
              <w:rPr>
                <w:rFonts w:ascii="Arial" w:hAnsi="Arial" w:cs="Arial"/>
                <w:b/>
              </w:rPr>
              <w:t xml:space="preserve">úcleo </w:t>
            </w:r>
            <w:r w:rsidR="00961490" w:rsidRPr="006F21CE">
              <w:rPr>
                <w:rFonts w:ascii="Arial" w:hAnsi="Arial" w:cs="Arial"/>
                <w:b/>
              </w:rPr>
              <w:t>atómico</w:t>
            </w:r>
          </w:p>
          <w:p w14:paraId="74B07154" w14:textId="1333E33A" w:rsidR="00961490" w:rsidRPr="006F21CE" w:rsidRDefault="00030D3A" w:rsidP="00E926A9">
            <w:pPr>
              <w:pStyle w:val="Normal9"/>
              <w:shd w:val="clear" w:color="auto" w:fill="FFFFFF"/>
              <w:spacing w:before="150" w:beforeAutospacing="0" w:after="150" w:afterAutospacing="0" w:line="360" w:lineRule="auto"/>
              <w:rPr>
                <w:rFonts w:ascii="Arial" w:hAnsi="Arial" w:cs="Arial"/>
              </w:rPr>
            </w:pPr>
            <w:r w:rsidRPr="00030D3A">
              <w:rPr>
                <w:rFonts w:ascii="Arial" w:hAnsi="Arial" w:cs="Arial"/>
              </w:rPr>
              <w:t>El núcleo atómico</w:t>
            </w:r>
            <w:r w:rsidRPr="006F21CE" w:rsidDel="00030D3A">
              <w:rPr>
                <w:rFonts w:ascii="Arial" w:hAnsi="Arial" w:cs="Arial"/>
              </w:rPr>
              <w:t xml:space="preserve"> </w:t>
            </w:r>
            <w:r>
              <w:rPr>
                <w:rFonts w:ascii="Arial" w:hAnsi="Arial" w:cs="Arial"/>
              </w:rPr>
              <w:t>c</w:t>
            </w:r>
            <w:r w:rsidR="00961490" w:rsidRPr="006F21CE">
              <w:rPr>
                <w:rFonts w:ascii="Arial" w:hAnsi="Arial" w:cs="Arial"/>
              </w:rPr>
              <w:t>onstituye la parte central de un átomo. Está formado por protones y neutrones, y es donde se encuentra la mayor parte de la masa del átomo.</w:t>
            </w:r>
          </w:p>
          <w:p w14:paraId="2FF89D80" w14:textId="7173689F" w:rsidR="00961490" w:rsidRPr="006F21CE" w:rsidRDefault="00961490" w:rsidP="00E926A9">
            <w:pPr>
              <w:spacing w:line="360" w:lineRule="auto"/>
              <w:rPr>
                <w:rFonts w:ascii="Arial" w:hAnsi="Arial" w:cs="Arial"/>
              </w:rPr>
            </w:pPr>
            <w:r w:rsidRPr="006F21CE">
              <w:rPr>
                <w:rFonts w:ascii="Arial" w:hAnsi="Arial" w:cs="Arial"/>
              </w:rPr>
              <w:t>Practica la construcción de átomos</w:t>
            </w:r>
            <w:r w:rsidR="008079E8">
              <w:rPr>
                <w:rFonts w:ascii="Arial" w:hAnsi="Arial" w:cs="Arial"/>
              </w:rPr>
              <w:t xml:space="preserve"> </w:t>
            </w:r>
            <w:r w:rsidRPr="006F21CE">
              <w:rPr>
                <w:rFonts w:ascii="Arial" w:hAnsi="Arial" w:cs="Arial"/>
              </w:rPr>
              <w:t>en el Centro Nacional de Investigación y Comunicación Educativas (CNICE)</w:t>
            </w:r>
            <w:r w:rsidR="00030D3A">
              <w:rPr>
                <w:rFonts w:ascii="Arial" w:hAnsi="Arial" w:cs="Arial"/>
              </w:rPr>
              <w:t>,</w:t>
            </w:r>
            <w:r w:rsidRPr="006F21CE">
              <w:rPr>
                <w:rFonts w:ascii="Arial" w:hAnsi="Arial" w:cs="Arial"/>
              </w:rPr>
              <w:t xml:space="preserve"> del Ministerio de Educación [http://concurso.cnice.mec.es/cnice2005/93_iniciacion_interactiva_materia/curso/materiales/atomo/aconstruir.htm]</w:t>
            </w:r>
            <w:r w:rsidR="008079E8">
              <w:rPr>
                <w:rFonts w:ascii="Arial" w:hAnsi="Arial" w:cs="Arial"/>
              </w:rPr>
              <w:t xml:space="preserve"> </w:t>
            </w:r>
          </w:p>
        </w:tc>
      </w:tr>
      <w:tr w:rsidR="00961490" w:rsidRPr="006F21CE" w14:paraId="4110EC08" w14:textId="77777777" w:rsidTr="00961490">
        <w:trPr>
          <w:gridBefore w:val="1"/>
          <w:wBefore w:w="19" w:type="dxa"/>
        </w:trPr>
        <w:tc>
          <w:tcPr>
            <w:tcW w:w="1643" w:type="dxa"/>
          </w:tcPr>
          <w:p w14:paraId="0E5F9B6C" w14:textId="77777777" w:rsidR="00961490" w:rsidRPr="006F21CE" w:rsidRDefault="00961490" w:rsidP="00E926A9">
            <w:pPr>
              <w:spacing w:line="360" w:lineRule="auto"/>
              <w:jc w:val="both"/>
              <w:rPr>
                <w:rFonts w:ascii="Arial" w:hAnsi="Arial" w:cs="Arial"/>
                <w:b/>
              </w:rPr>
            </w:pPr>
            <w:r w:rsidRPr="006F21CE">
              <w:rPr>
                <w:rFonts w:ascii="Arial" w:hAnsi="Arial" w:cs="Arial"/>
                <w:b/>
              </w:rPr>
              <w:t xml:space="preserve">Título </w:t>
            </w:r>
          </w:p>
        </w:tc>
        <w:tc>
          <w:tcPr>
            <w:tcW w:w="8114" w:type="dxa"/>
          </w:tcPr>
          <w:p w14:paraId="04DA2D85" w14:textId="3E29FCC5" w:rsidR="00961490" w:rsidRPr="006F21CE" w:rsidRDefault="00961490" w:rsidP="00E926A9">
            <w:pPr>
              <w:pStyle w:val="Ttulo1"/>
              <w:shd w:val="clear" w:color="auto" w:fill="FFFFFF"/>
              <w:spacing w:before="2" w:after="2" w:line="360" w:lineRule="auto"/>
              <w:outlineLvl w:val="0"/>
              <w:rPr>
                <w:rFonts w:ascii="Arial" w:hAnsi="Arial" w:cs="Arial"/>
                <w:b w:val="0"/>
                <w:sz w:val="24"/>
                <w:szCs w:val="24"/>
              </w:rPr>
            </w:pPr>
            <w:r w:rsidRPr="006F21CE">
              <w:rPr>
                <w:rFonts w:ascii="Arial" w:hAnsi="Arial" w:cs="Arial"/>
                <w:b w:val="0"/>
                <w:sz w:val="24"/>
                <w:szCs w:val="24"/>
              </w:rPr>
              <w:t>Los modelos atómicos</w:t>
            </w:r>
            <w:r w:rsidR="008079E8">
              <w:rPr>
                <w:rFonts w:ascii="Arial" w:hAnsi="Arial" w:cs="Arial"/>
                <w:b w:val="0"/>
                <w:sz w:val="24"/>
                <w:szCs w:val="24"/>
              </w:rPr>
              <w:t xml:space="preserve"> </w:t>
            </w:r>
          </w:p>
        </w:tc>
      </w:tr>
      <w:tr w:rsidR="00961490" w:rsidRPr="006F21CE" w14:paraId="0F0801A0" w14:textId="77777777" w:rsidTr="00961490">
        <w:trPr>
          <w:gridBefore w:val="1"/>
          <w:wBefore w:w="19" w:type="dxa"/>
        </w:trPr>
        <w:tc>
          <w:tcPr>
            <w:tcW w:w="1643" w:type="dxa"/>
          </w:tcPr>
          <w:p w14:paraId="413BC8E5" w14:textId="77777777" w:rsidR="00961490" w:rsidRPr="006F21CE" w:rsidRDefault="00961490" w:rsidP="00E926A9">
            <w:pPr>
              <w:spacing w:line="360" w:lineRule="auto"/>
              <w:jc w:val="both"/>
              <w:rPr>
                <w:rFonts w:ascii="Arial" w:hAnsi="Arial" w:cs="Arial"/>
                <w:b/>
              </w:rPr>
            </w:pPr>
            <w:r w:rsidRPr="006F21CE">
              <w:rPr>
                <w:rFonts w:ascii="Arial" w:hAnsi="Arial" w:cs="Arial"/>
                <w:b/>
              </w:rPr>
              <w:t xml:space="preserve">Descripción </w:t>
            </w:r>
          </w:p>
        </w:tc>
        <w:tc>
          <w:tcPr>
            <w:tcW w:w="8114" w:type="dxa"/>
          </w:tcPr>
          <w:p w14:paraId="2D96D8CD" w14:textId="77777777" w:rsidR="00961490" w:rsidRPr="006F21CE" w:rsidRDefault="00961490" w:rsidP="00E926A9">
            <w:pPr>
              <w:pStyle w:val="NormalWeb"/>
              <w:spacing w:before="2" w:after="2" w:line="360" w:lineRule="auto"/>
              <w:rPr>
                <w:rFonts w:ascii="Arial" w:hAnsi="Arial" w:cs="Arial"/>
                <w:sz w:val="24"/>
                <w:szCs w:val="24"/>
              </w:rPr>
            </w:pPr>
            <w:r w:rsidRPr="006F21CE">
              <w:rPr>
                <w:rFonts w:ascii="Arial" w:hAnsi="Arial" w:cs="Arial"/>
                <w:sz w:val="24"/>
                <w:szCs w:val="24"/>
              </w:rPr>
              <w:t>Animación que muestra la trayectoria históri</w:t>
            </w:r>
            <w:r>
              <w:rPr>
                <w:rFonts w:ascii="Arial" w:hAnsi="Arial" w:cs="Arial"/>
                <w:sz w:val="24"/>
                <w:szCs w:val="24"/>
              </w:rPr>
              <w:t>ca de la descripción del átomo</w:t>
            </w:r>
          </w:p>
        </w:tc>
      </w:tr>
    </w:tbl>
    <w:p w14:paraId="604DE37F" w14:textId="77777777" w:rsidR="00961490" w:rsidRPr="006F21CE" w:rsidRDefault="00961490" w:rsidP="00E926A9">
      <w:pPr>
        <w:tabs>
          <w:tab w:val="right" w:pos="8498"/>
        </w:tabs>
        <w:spacing w:after="0" w:line="360" w:lineRule="auto"/>
        <w:rPr>
          <w:rFonts w:ascii="Arial" w:hAnsi="Arial" w:cs="Arial"/>
          <w:b/>
        </w:rPr>
      </w:pPr>
    </w:p>
    <w:p w14:paraId="0AEDE79C" w14:textId="77777777" w:rsidR="00BC0A6C" w:rsidRPr="006F21CE" w:rsidRDefault="00BC0A6C" w:rsidP="00E926A9">
      <w:pPr>
        <w:tabs>
          <w:tab w:val="right" w:pos="8498"/>
        </w:tabs>
        <w:spacing w:after="0" w:line="360" w:lineRule="auto"/>
        <w:rPr>
          <w:rFonts w:ascii="Times" w:hAnsi="Times"/>
        </w:rPr>
      </w:pPr>
    </w:p>
    <w:p w14:paraId="63DB0A3C" w14:textId="77777777" w:rsidR="00BC0A6C" w:rsidRPr="006F21CE" w:rsidRDefault="00BC0A6C" w:rsidP="00E926A9">
      <w:pPr>
        <w:spacing w:after="0" w:line="360" w:lineRule="auto"/>
        <w:rPr>
          <w:rFonts w:ascii="Arial" w:hAnsi="Arial" w:cs="Arial"/>
          <w:b/>
          <w:lang w:val="es-CO"/>
        </w:rPr>
      </w:pPr>
      <w:r w:rsidRPr="006F21CE">
        <w:rPr>
          <w:rFonts w:ascii="Arial" w:hAnsi="Arial" w:cs="Arial"/>
          <w:b/>
          <w:highlight w:val="yellow"/>
        </w:rPr>
        <w:t>[SECCIÓN 2]</w:t>
      </w:r>
      <w:r w:rsidRPr="006F21CE">
        <w:rPr>
          <w:rFonts w:ascii="Arial" w:hAnsi="Arial" w:cs="Arial"/>
          <w:b/>
        </w:rPr>
        <w:t xml:space="preserve"> 3.</w:t>
      </w:r>
      <w:r w:rsidRPr="006F21CE">
        <w:rPr>
          <w:rFonts w:ascii="Arial" w:hAnsi="Arial" w:cs="Arial"/>
          <w:b/>
          <w:lang w:val="es-CO"/>
        </w:rPr>
        <w:t>1</w:t>
      </w:r>
      <w:r w:rsidRPr="006F21CE">
        <w:rPr>
          <w:rFonts w:ascii="Times" w:hAnsi="Times"/>
          <w:b/>
          <w:lang w:val="es-CO"/>
        </w:rPr>
        <w:t xml:space="preserve"> </w:t>
      </w:r>
      <w:r w:rsidRPr="006F21CE">
        <w:rPr>
          <w:rFonts w:ascii="Arial" w:hAnsi="Arial" w:cs="Arial"/>
          <w:b/>
          <w:lang w:val="es-CO"/>
        </w:rPr>
        <w:t xml:space="preserve">El modelo cuántico del átomo </w:t>
      </w:r>
    </w:p>
    <w:p w14:paraId="65249356" w14:textId="77777777" w:rsidR="00BC0A6C" w:rsidRPr="006F21CE" w:rsidRDefault="00BC0A6C" w:rsidP="00E926A9">
      <w:pPr>
        <w:spacing w:after="0" w:line="360" w:lineRule="auto"/>
        <w:jc w:val="both"/>
        <w:rPr>
          <w:rFonts w:ascii="Arial" w:hAnsi="Arial" w:cs="Arial"/>
          <w:b/>
          <w:lang w:val="es-CO"/>
        </w:rPr>
      </w:pPr>
    </w:p>
    <w:p w14:paraId="47352787" w14:textId="5E89363A" w:rsidR="00BC0A6C" w:rsidRPr="00CD7D70" w:rsidRDefault="00EF726A" w:rsidP="00E926A9">
      <w:pPr>
        <w:spacing w:after="0" w:line="360" w:lineRule="auto"/>
        <w:jc w:val="both"/>
        <w:rPr>
          <w:rFonts w:ascii="Arial" w:hAnsi="Arial" w:cs="Arial"/>
          <w:lang w:val="es-CO"/>
        </w:rPr>
      </w:pPr>
      <w:r>
        <w:rPr>
          <w:rFonts w:ascii="Arial" w:hAnsi="Arial" w:cs="Arial"/>
          <w:lang w:val="es-CO"/>
        </w:rPr>
        <w:t>L</w:t>
      </w:r>
      <w:r w:rsidR="00BC0A6C" w:rsidRPr="006F21CE">
        <w:rPr>
          <w:rFonts w:ascii="Arial" w:hAnsi="Arial" w:cs="Arial"/>
          <w:lang w:val="es-CO"/>
        </w:rPr>
        <w:t>os aportes de Rutherford explicaba</w:t>
      </w:r>
      <w:r>
        <w:rPr>
          <w:rFonts w:ascii="Arial" w:hAnsi="Arial" w:cs="Arial"/>
          <w:lang w:val="es-CO"/>
        </w:rPr>
        <w:t>n</w:t>
      </w:r>
      <w:r w:rsidR="00BC0A6C" w:rsidRPr="006F21CE">
        <w:rPr>
          <w:rFonts w:ascii="Arial" w:hAnsi="Arial" w:cs="Arial"/>
          <w:lang w:val="es-CO"/>
        </w:rPr>
        <w:t xml:space="preserve"> el comportamiento eléctrico de la materia y permitía</w:t>
      </w:r>
      <w:r>
        <w:rPr>
          <w:rFonts w:ascii="Arial" w:hAnsi="Arial" w:cs="Arial"/>
          <w:lang w:val="es-CO"/>
        </w:rPr>
        <w:t>n</w:t>
      </w:r>
      <w:r w:rsidR="00BC0A6C" w:rsidRPr="006F21CE">
        <w:rPr>
          <w:rFonts w:ascii="Arial" w:hAnsi="Arial" w:cs="Arial"/>
          <w:lang w:val="es-CO"/>
        </w:rPr>
        <w:t xml:space="preserve"> ordenar los elementos según la carga creciente del núcleo, pero n</w:t>
      </w:r>
      <w:r w:rsidR="00BC0A6C" w:rsidRPr="00CD7D70">
        <w:rPr>
          <w:rFonts w:ascii="Arial" w:hAnsi="Arial" w:cs="Arial"/>
          <w:lang w:val="es-CO"/>
        </w:rPr>
        <w:t>o podía</w:t>
      </w:r>
      <w:r>
        <w:rPr>
          <w:rFonts w:ascii="Arial" w:hAnsi="Arial" w:cs="Arial"/>
          <w:lang w:val="es-CO"/>
        </w:rPr>
        <w:t>n</w:t>
      </w:r>
      <w:r w:rsidR="00BC0A6C" w:rsidRPr="00CD7D70">
        <w:rPr>
          <w:rFonts w:ascii="Arial" w:hAnsi="Arial" w:cs="Arial"/>
          <w:lang w:val="es-CO"/>
        </w:rPr>
        <w:t xml:space="preserve"> explicar el espectro discontinuo generado por los átomos al ser excitados, ni la teoría electromagnética.</w:t>
      </w:r>
    </w:p>
    <w:p w14:paraId="5D3A455A" w14:textId="77777777" w:rsidR="00BC0A6C" w:rsidRPr="00CD7D70" w:rsidRDefault="00BC0A6C" w:rsidP="00E926A9">
      <w:pPr>
        <w:spacing w:after="0" w:line="360" w:lineRule="auto"/>
        <w:jc w:val="both"/>
        <w:rPr>
          <w:rFonts w:ascii="Arial" w:hAnsi="Arial" w:cs="Arial"/>
          <w:lang w:val="es-CO"/>
        </w:rPr>
      </w:pPr>
    </w:p>
    <w:p w14:paraId="1F836956" w14:textId="057F1B5C" w:rsidR="00BC0A6C" w:rsidRPr="00CD7D70" w:rsidRDefault="00BC0A6C" w:rsidP="00E926A9">
      <w:pPr>
        <w:spacing w:after="0" w:line="360" w:lineRule="auto"/>
        <w:jc w:val="both"/>
        <w:rPr>
          <w:rFonts w:ascii="Arial" w:hAnsi="Arial" w:cs="Arial"/>
          <w:lang w:val="es-CO"/>
        </w:rPr>
      </w:pPr>
      <w:r w:rsidRPr="00CD7D70">
        <w:rPr>
          <w:rFonts w:ascii="Arial" w:hAnsi="Arial" w:cs="Arial"/>
          <w:lang w:val="es-CO"/>
        </w:rPr>
        <w:t>La radiación electromagnética y la luz no se emiten ni se absorben de manera continua</w:t>
      </w:r>
      <w:r w:rsidR="00104AF6">
        <w:rPr>
          <w:rFonts w:ascii="Arial" w:hAnsi="Arial" w:cs="Arial"/>
          <w:lang w:val="es-CO"/>
        </w:rPr>
        <w:t>,</w:t>
      </w:r>
      <w:r w:rsidRPr="00CD7D70">
        <w:rPr>
          <w:rFonts w:ascii="Arial" w:hAnsi="Arial" w:cs="Arial"/>
          <w:lang w:val="es-CO"/>
        </w:rPr>
        <w:t xml:space="preserve"> sino en forma de paquetes llamados </w:t>
      </w:r>
      <w:r w:rsidRPr="00CD7D70">
        <w:rPr>
          <w:rFonts w:ascii="Arial" w:hAnsi="Arial" w:cs="Arial"/>
          <w:b/>
          <w:lang w:val="es-CO"/>
        </w:rPr>
        <w:t>cuantos</w:t>
      </w:r>
      <w:r w:rsidRPr="00CD7D70">
        <w:rPr>
          <w:rFonts w:ascii="Arial" w:hAnsi="Arial" w:cs="Arial"/>
          <w:lang w:val="es-CO"/>
        </w:rPr>
        <w:t xml:space="preserve">, constituidos por porciones discontinuas denominadas </w:t>
      </w:r>
      <w:r w:rsidRPr="00CD7D70">
        <w:rPr>
          <w:rFonts w:ascii="Arial" w:hAnsi="Arial" w:cs="Arial"/>
          <w:b/>
          <w:lang w:val="es-CO"/>
        </w:rPr>
        <w:t>fotones</w:t>
      </w:r>
      <w:r w:rsidRPr="00CD7D70">
        <w:rPr>
          <w:rFonts w:ascii="Arial" w:hAnsi="Arial" w:cs="Arial"/>
          <w:lang w:val="es-CO"/>
        </w:rPr>
        <w:t>.</w:t>
      </w:r>
      <w:r w:rsidR="008079E8">
        <w:rPr>
          <w:rFonts w:ascii="Arial" w:hAnsi="Arial" w:cs="Arial"/>
          <w:lang w:val="es-CO"/>
        </w:rPr>
        <w:t xml:space="preserve"> </w:t>
      </w:r>
    </w:p>
    <w:p w14:paraId="0F6CC157" w14:textId="77777777" w:rsidR="00BC0A6C" w:rsidRPr="00CD7D70" w:rsidRDefault="00BC0A6C" w:rsidP="00E926A9">
      <w:pPr>
        <w:spacing w:after="0" w:line="360" w:lineRule="auto"/>
        <w:jc w:val="both"/>
        <w:rPr>
          <w:rFonts w:ascii="Arial" w:hAnsi="Arial" w:cs="Arial"/>
          <w:lang w:val="es-CO"/>
        </w:rPr>
      </w:pPr>
    </w:p>
    <w:p w14:paraId="5A41E9D1" w14:textId="7873BDA5" w:rsidR="00BC0A6C" w:rsidRPr="006F21CE" w:rsidRDefault="00BC0A6C" w:rsidP="00E926A9">
      <w:pPr>
        <w:spacing w:after="0" w:line="360" w:lineRule="auto"/>
        <w:jc w:val="both"/>
        <w:rPr>
          <w:rFonts w:ascii="Arial" w:hAnsi="Arial" w:cs="Arial"/>
          <w:lang w:val="es-CO"/>
        </w:rPr>
      </w:pPr>
      <w:r w:rsidRPr="00CD7D70">
        <w:rPr>
          <w:rFonts w:ascii="Arial" w:hAnsi="Arial" w:cs="Arial"/>
          <w:shd w:val="clear" w:color="auto" w:fill="FFFFFF"/>
        </w:rPr>
        <w:t>El modelo cuántico permite plantear que la radiación está formada por cuantos y fotones, cuya energía es proporcional a la frecuencia de la radiación</w:t>
      </w:r>
      <w:r w:rsidR="008079E8">
        <w:rPr>
          <w:rFonts w:ascii="Arial" w:hAnsi="Arial" w:cs="Arial"/>
          <w:shd w:val="clear" w:color="auto" w:fill="FFFFFF"/>
        </w:rPr>
        <w:t xml:space="preserve"> </w:t>
      </w:r>
      <m:oMath>
        <m:r>
          <w:rPr>
            <w:rFonts w:ascii="Cambria Math" w:hAnsi="Cambria Math" w:cs="Arial"/>
            <w:shd w:val="clear" w:color="auto" w:fill="FFFFFF"/>
          </w:rPr>
          <m:t xml:space="preserve">E=hv </m:t>
        </m:r>
      </m:oMath>
      <w:r w:rsidRPr="00CD7D70">
        <w:rPr>
          <w:rFonts w:ascii="Arial" w:eastAsiaTheme="minorEastAsia" w:hAnsi="Arial" w:cs="Arial"/>
          <w:shd w:val="clear" w:color="auto" w:fill="FFFFFF"/>
        </w:rPr>
        <w:t xml:space="preserve">, donde </w:t>
      </w:r>
      <m:oMath>
        <m:r>
          <w:rPr>
            <w:rFonts w:ascii="Cambria Math" w:hAnsi="Cambria Math" w:cs="Arial"/>
            <w:shd w:val="clear" w:color="auto" w:fill="FFFFFF"/>
          </w:rPr>
          <m:t xml:space="preserve">v </m:t>
        </m:r>
      </m:oMath>
      <w:r w:rsidRPr="00CD7D70">
        <w:rPr>
          <w:rFonts w:ascii="Arial" w:eastAsiaTheme="minorEastAsia" w:hAnsi="Arial" w:cs="Arial"/>
          <w:shd w:val="clear" w:color="auto" w:fill="FFFFFF"/>
        </w:rPr>
        <w:t xml:space="preserve">es la </w:t>
      </w:r>
      <w:r w:rsidRPr="00CD7D70">
        <w:rPr>
          <w:rFonts w:ascii="Arial" w:eastAsiaTheme="minorEastAsia" w:hAnsi="Arial" w:cs="Arial"/>
          <w:b/>
          <w:shd w:val="clear" w:color="auto" w:fill="FFFFFF"/>
        </w:rPr>
        <w:t>frecuencia</w:t>
      </w:r>
      <w:r w:rsidRPr="00CD7D70">
        <w:rPr>
          <w:rFonts w:ascii="Arial" w:eastAsiaTheme="minorEastAsia" w:hAnsi="Arial" w:cs="Arial"/>
          <w:shd w:val="clear" w:color="auto" w:fill="FFFFFF"/>
        </w:rPr>
        <w:t xml:space="preserve"> y </w:t>
      </w:r>
      <m:oMath>
        <m:r>
          <w:rPr>
            <w:rFonts w:ascii="Cambria Math" w:hAnsi="Cambria Math" w:cs="Arial"/>
            <w:shd w:val="clear" w:color="auto" w:fill="FFFFFF"/>
          </w:rPr>
          <m:t>h</m:t>
        </m:r>
      </m:oMath>
      <w:r w:rsidRPr="00CD7D70">
        <w:rPr>
          <w:rFonts w:ascii="Arial" w:eastAsiaTheme="minorEastAsia" w:hAnsi="Arial" w:cs="Arial"/>
          <w:shd w:val="clear" w:color="auto" w:fill="FFFFFF"/>
        </w:rPr>
        <w:t xml:space="preserve"> la </w:t>
      </w:r>
      <w:r w:rsidRPr="00CD7D70">
        <w:rPr>
          <w:rFonts w:ascii="Arial" w:eastAsiaTheme="minorEastAsia" w:hAnsi="Arial" w:cs="Arial"/>
          <w:b/>
          <w:shd w:val="clear" w:color="auto" w:fill="FFFFFF"/>
        </w:rPr>
        <w:t>constante de proporcionalidad de Planck.</w:t>
      </w:r>
      <w:r w:rsidR="008079E8">
        <w:rPr>
          <w:rFonts w:ascii="Arial" w:eastAsiaTheme="minorEastAsia" w:hAnsi="Arial" w:cs="Arial"/>
          <w:b/>
          <w:shd w:val="clear" w:color="auto" w:fill="FFFFFF"/>
        </w:rPr>
        <w:t xml:space="preserve"> </w:t>
      </w:r>
      <w:r w:rsidR="00104AF6">
        <w:rPr>
          <w:rFonts w:ascii="Arial" w:eastAsiaTheme="minorEastAsia" w:hAnsi="Arial" w:cs="Arial"/>
          <w:shd w:val="clear" w:color="auto" w:fill="FFFFFF"/>
        </w:rPr>
        <w:t>A</w:t>
      </w:r>
      <w:r w:rsidR="008079E8">
        <w:rPr>
          <w:rFonts w:ascii="Arial" w:eastAsiaTheme="minorEastAsia" w:hAnsi="Arial" w:cs="Arial"/>
          <w:shd w:val="clear" w:color="auto" w:fill="FFFFFF"/>
        </w:rPr>
        <w:t xml:space="preserve"> </w:t>
      </w:r>
      <w:r w:rsidRPr="00CD7D70">
        <w:rPr>
          <w:rFonts w:ascii="Arial" w:eastAsiaTheme="minorEastAsia" w:hAnsi="Arial" w:cs="Arial"/>
          <w:shd w:val="clear" w:color="auto" w:fill="FFFFFF"/>
        </w:rPr>
        <w:t>mayor frecuencia</w:t>
      </w:r>
      <w:r w:rsidR="00104AF6">
        <w:rPr>
          <w:rFonts w:ascii="Arial" w:eastAsiaTheme="minorEastAsia" w:hAnsi="Arial" w:cs="Arial"/>
          <w:shd w:val="clear" w:color="auto" w:fill="FFFFFF"/>
        </w:rPr>
        <w:t>,</w:t>
      </w:r>
      <w:r w:rsidRPr="00CD7D70">
        <w:rPr>
          <w:rFonts w:ascii="Arial" w:eastAsiaTheme="minorEastAsia" w:hAnsi="Arial" w:cs="Arial"/>
          <w:shd w:val="clear" w:color="auto" w:fill="FFFFFF"/>
        </w:rPr>
        <w:t xml:space="preserve"> mayor es la energía </w:t>
      </w:r>
      <w:r w:rsidRPr="006F21CE">
        <w:rPr>
          <w:rFonts w:ascii="Arial" w:eastAsiaTheme="minorEastAsia" w:hAnsi="Arial" w:cs="Arial"/>
          <w:shd w:val="clear" w:color="auto" w:fill="FFFFFF"/>
        </w:rPr>
        <w:t xml:space="preserve">de cada fotón. </w:t>
      </w:r>
    </w:p>
    <w:p w14:paraId="2DB3CE25" w14:textId="77777777" w:rsidR="00BC0A6C" w:rsidRPr="006F21CE" w:rsidRDefault="00BC0A6C" w:rsidP="00E926A9">
      <w:pPr>
        <w:spacing w:after="0" w:line="360" w:lineRule="auto"/>
        <w:rPr>
          <w:rFonts w:ascii="Times" w:hAnsi="Times"/>
          <w:lang w:val="es-CO"/>
        </w:rPr>
      </w:pPr>
    </w:p>
    <w:tbl>
      <w:tblPr>
        <w:tblStyle w:val="Tablaconcuadrcula2"/>
        <w:tblW w:w="0" w:type="auto"/>
        <w:tblLook w:val="04A0" w:firstRow="1" w:lastRow="0" w:firstColumn="1" w:lastColumn="0" w:noHBand="0" w:noVBand="1"/>
      </w:tblPr>
      <w:tblGrid>
        <w:gridCol w:w="2014"/>
        <w:gridCol w:w="7562"/>
      </w:tblGrid>
      <w:tr w:rsidR="00BC0A6C" w:rsidRPr="006F21CE" w14:paraId="7BBFB097" w14:textId="77777777" w:rsidTr="00BC0A6C">
        <w:tc>
          <w:tcPr>
            <w:tcW w:w="13319" w:type="dxa"/>
            <w:gridSpan w:val="2"/>
            <w:shd w:val="clear" w:color="auto" w:fill="000000" w:themeFill="text1"/>
          </w:tcPr>
          <w:p w14:paraId="65F82566" w14:textId="77777777" w:rsidR="00BC0A6C" w:rsidRPr="006F21CE" w:rsidRDefault="00BC0A6C" w:rsidP="00E926A9">
            <w:pPr>
              <w:spacing w:line="360" w:lineRule="auto"/>
              <w:jc w:val="center"/>
              <w:rPr>
                <w:rFonts w:ascii="Arial" w:hAnsi="Arial" w:cs="Arial"/>
                <w:b/>
              </w:rPr>
            </w:pPr>
            <w:r w:rsidRPr="006F21CE">
              <w:rPr>
                <w:rFonts w:ascii="Arial" w:hAnsi="Arial" w:cs="Arial"/>
                <w:b/>
              </w:rPr>
              <w:t>Destacado</w:t>
            </w:r>
          </w:p>
        </w:tc>
      </w:tr>
      <w:tr w:rsidR="00BC0A6C" w:rsidRPr="006F21CE" w14:paraId="7D63E499" w14:textId="77777777" w:rsidTr="00BC0A6C">
        <w:trPr>
          <w:trHeight w:val="198"/>
        </w:trPr>
        <w:tc>
          <w:tcPr>
            <w:tcW w:w="2475" w:type="dxa"/>
          </w:tcPr>
          <w:p w14:paraId="03E67856" w14:textId="77777777" w:rsidR="00BC0A6C" w:rsidRPr="006F21CE" w:rsidRDefault="00BC0A6C" w:rsidP="00E926A9">
            <w:pPr>
              <w:spacing w:line="360" w:lineRule="auto"/>
              <w:jc w:val="both"/>
              <w:rPr>
                <w:rFonts w:ascii="Arial" w:hAnsi="Arial" w:cs="Arial"/>
                <w:b/>
              </w:rPr>
            </w:pPr>
            <w:r w:rsidRPr="006F21CE">
              <w:rPr>
                <w:rFonts w:ascii="Arial" w:hAnsi="Arial" w:cs="Arial"/>
                <w:b/>
              </w:rPr>
              <w:t>Título</w:t>
            </w:r>
          </w:p>
        </w:tc>
        <w:tc>
          <w:tcPr>
            <w:tcW w:w="10844" w:type="dxa"/>
          </w:tcPr>
          <w:p w14:paraId="3BA328E0" w14:textId="77777777" w:rsidR="00BC0A6C" w:rsidRPr="00EF29A1" w:rsidRDefault="00BC0A6C" w:rsidP="00E926A9">
            <w:pPr>
              <w:pStyle w:val="Ttulo4"/>
              <w:spacing w:before="345" w:after="195" w:line="360" w:lineRule="auto"/>
              <w:jc w:val="both"/>
              <w:outlineLvl w:val="3"/>
              <w:rPr>
                <w:rFonts w:ascii="Arial" w:hAnsi="Arial" w:cs="Arial"/>
                <w:b/>
                <w:i w:val="0"/>
                <w:color w:val="auto"/>
              </w:rPr>
            </w:pPr>
            <w:r w:rsidRPr="00EF29A1">
              <w:rPr>
                <w:rFonts w:ascii="Arial" w:hAnsi="Arial" w:cs="Arial"/>
                <w:b/>
                <w:bCs/>
                <w:i w:val="0"/>
                <w:color w:val="auto"/>
              </w:rPr>
              <w:t xml:space="preserve">Constante de Planck </w:t>
            </w:r>
          </w:p>
        </w:tc>
      </w:tr>
      <w:tr w:rsidR="00BC0A6C" w:rsidRPr="006F21CE" w14:paraId="665ABC14" w14:textId="77777777" w:rsidTr="00BC0A6C">
        <w:tc>
          <w:tcPr>
            <w:tcW w:w="2475" w:type="dxa"/>
          </w:tcPr>
          <w:p w14:paraId="7C45CFDE" w14:textId="77777777" w:rsidR="00BC0A6C" w:rsidRPr="006F21CE" w:rsidRDefault="00BC0A6C" w:rsidP="00E926A9">
            <w:pPr>
              <w:spacing w:line="360" w:lineRule="auto"/>
              <w:rPr>
                <w:b/>
              </w:rPr>
            </w:pPr>
            <w:r w:rsidRPr="006F21CE">
              <w:rPr>
                <w:b/>
              </w:rPr>
              <w:t>Contenido</w:t>
            </w:r>
          </w:p>
        </w:tc>
        <w:tc>
          <w:tcPr>
            <w:tcW w:w="10844" w:type="dxa"/>
          </w:tcPr>
          <w:p w14:paraId="20BB1F64" w14:textId="154AB6B3" w:rsidR="00BC0A6C" w:rsidRDefault="00BC0A6C" w:rsidP="00E926A9">
            <w:pPr>
              <w:spacing w:line="360" w:lineRule="auto"/>
              <w:rPr>
                <w:rFonts w:ascii="Arial" w:hAnsi="Arial" w:cs="Arial"/>
              </w:rPr>
            </w:pPr>
            <w:r w:rsidRPr="006F21CE">
              <w:rPr>
                <w:rFonts w:ascii="Arial" w:hAnsi="Arial" w:cs="Arial"/>
              </w:rPr>
              <w:t xml:space="preserve">El valor de la </w:t>
            </w:r>
            <w:r w:rsidRPr="006F21CE">
              <w:rPr>
                <w:rFonts w:ascii="Arial" w:hAnsi="Arial" w:cs="Arial"/>
                <w:b/>
                <w:i/>
              </w:rPr>
              <w:t>constante de Planck</w:t>
            </w:r>
            <w:r w:rsidR="008079E8">
              <w:rPr>
                <w:rFonts w:ascii="Arial" w:hAnsi="Arial" w:cs="Arial"/>
              </w:rPr>
              <w:t xml:space="preserve"> </w:t>
            </w:r>
            <w:r w:rsidRPr="006F21CE">
              <w:rPr>
                <w:rFonts w:ascii="Arial" w:hAnsi="Arial" w:cs="Arial"/>
              </w:rPr>
              <w:t>(</w:t>
            </w:r>
            <m:oMath>
              <m:r>
                <w:rPr>
                  <w:rFonts w:ascii="Cambria Math" w:hAnsi="Cambria Math" w:cs="Arial"/>
                  <w:shd w:val="clear" w:color="auto" w:fill="FFFFFF"/>
                </w:rPr>
                <m:t>h</m:t>
              </m:r>
            </m:oMath>
            <w:r w:rsidRPr="006F21CE">
              <w:rPr>
                <w:rFonts w:ascii="Arial" w:hAnsi="Arial" w:cs="Arial"/>
              </w:rPr>
              <w:t xml:space="preserve"> ) es extremadamente </w:t>
            </w:r>
            <w:r w:rsidR="00104AF6" w:rsidRPr="006F21CE">
              <w:rPr>
                <w:rFonts w:ascii="Arial" w:hAnsi="Arial" w:cs="Arial"/>
              </w:rPr>
              <w:t>pequeñ</w:t>
            </w:r>
            <w:r w:rsidR="00104AF6">
              <w:rPr>
                <w:rFonts w:ascii="Arial" w:hAnsi="Arial" w:cs="Arial"/>
              </w:rPr>
              <w:t xml:space="preserve">o </w:t>
            </w:r>
            <w:r w:rsidRPr="006F21CE">
              <w:rPr>
                <w:rFonts w:ascii="Arial" w:hAnsi="Arial" w:cs="Arial"/>
              </w:rPr>
              <w:t>(</w:t>
            </w:r>
            <w:r w:rsidRPr="006F21CE">
              <w:rPr>
                <w:rFonts w:ascii="Arial" w:hAnsi="Arial" w:cs="Arial"/>
                <w:i/>
                <w:iCs/>
                <w:noProof/>
                <w:shd w:val="clear" w:color="auto" w:fill="FFFFFF"/>
                <w:lang w:val="es-ES" w:eastAsia="es-ES"/>
              </w:rPr>
              <w:drawing>
                <wp:inline distT="0" distB="0" distL="0" distR="0" wp14:anchorId="10B9993C" wp14:editId="3B385D0D">
                  <wp:extent cx="99060" cy="137160"/>
                  <wp:effectExtent l="0" t="0" r="0" b="0"/>
                  <wp:docPr id="36" name="Imagen 36"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9060" cy="137160"/>
                          </a:xfrm>
                          <a:prstGeom prst="rect">
                            <a:avLst/>
                          </a:prstGeom>
                          <a:noFill/>
                          <a:ln>
                            <a:noFill/>
                          </a:ln>
                        </pic:spPr>
                      </pic:pic>
                    </a:graphicData>
                  </a:graphic>
                </wp:inline>
              </w:drawing>
            </w:r>
            <w:r w:rsidRPr="006F21CE">
              <w:rPr>
                <w:rFonts w:ascii="Arial" w:hAnsi="Arial" w:cs="Arial"/>
                <w:lang w:val="es-CO"/>
              </w:rPr>
              <w:t>= 6</w:t>
            </w:r>
            <w:r w:rsidR="00631C01">
              <w:rPr>
                <w:rFonts w:ascii="Arial" w:hAnsi="Arial" w:cs="Arial"/>
                <w:lang w:val="es-CO"/>
              </w:rPr>
              <w:t>,</w:t>
            </w:r>
            <w:r w:rsidRPr="006F21CE">
              <w:rPr>
                <w:rFonts w:ascii="Arial" w:hAnsi="Arial" w:cs="Arial"/>
                <w:lang w:val="es-CO"/>
              </w:rPr>
              <w:t>625</w:t>
            </w:r>
            <w:r w:rsidR="00104AF6">
              <w:rPr>
                <w:rFonts w:ascii="Arial" w:hAnsi="Arial" w:cs="Arial"/>
                <w:lang w:val="es-CO"/>
              </w:rPr>
              <w:t xml:space="preserve"> </w:t>
            </w:r>
            <w:r w:rsidRPr="006F21CE">
              <w:rPr>
                <w:rFonts w:ascii="Arial" w:hAnsi="Arial" w:cs="Arial"/>
                <w:lang w:val="es-CO"/>
              </w:rPr>
              <w:t>x</w:t>
            </w:r>
            <w:r w:rsidR="00104AF6">
              <w:rPr>
                <w:rFonts w:ascii="Arial" w:hAnsi="Arial" w:cs="Arial"/>
                <w:lang w:val="es-CO"/>
              </w:rPr>
              <w:t xml:space="preserve"> </w:t>
            </w:r>
            <w:r w:rsidRPr="006F21CE">
              <w:rPr>
                <w:rFonts w:ascii="Arial" w:hAnsi="Arial" w:cs="Arial"/>
                <w:lang w:val="es-CO"/>
              </w:rPr>
              <w:t>10</w:t>
            </w:r>
            <w:r w:rsidRPr="006F21CE">
              <w:rPr>
                <w:rFonts w:ascii="Arial" w:hAnsi="Arial" w:cs="Arial"/>
                <w:vertAlign w:val="superscript"/>
                <w:lang w:val="es-CO"/>
              </w:rPr>
              <w:t xml:space="preserve">- </w:t>
            </w:r>
            <w:r w:rsidRPr="00CD7D70">
              <w:rPr>
                <w:rFonts w:ascii="Arial" w:hAnsi="Arial" w:cs="Arial"/>
                <w:vertAlign w:val="superscript"/>
                <w:lang w:val="es-CO"/>
              </w:rPr>
              <w:t>27</w:t>
            </w:r>
            <w:r w:rsidRPr="00CD7D70">
              <w:rPr>
                <w:rFonts w:ascii="Arial" w:hAnsi="Arial" w:cs="Arial"/>
                <w:lang w:val="es-CO"/>
              </w:rPr>
              <w:t xml:space="preserve"> </w:t>
            </w:r>
            <w:proofErr w:type="spellStart"/>
            <w:r w:rsidRPr="00CD7D70">
              <w:rPr>
                <w:rFonts w:ascii="Arial" w:hAnsi="Arial" w:cs="Arial"/>
              </w:rPr>
              <w:t>erg</w:t>
            </w:r>
            <w:r w:rsidR="00631C01">
              <w:rPr>
                <w:rFonts w:ascii="Arial" w:hAnsi="Arial" w:cs="Arial"/>
              </w:rPr>
              <w:t>∙</w:t>
            </w:r>
            <w:r w:rsidRPr="00CD7D70">
              <w:rPr>
                <w:rFonts w:ascii="Arial" w:hAnsi="Arial" w:cs="Arial"/>
              </w:rPr>
              <w:t>s</w:t>
            </w:r>
            <w:proofErr w:type="spellEnd"/>
            <w:r w:rsidR="00104AF6">
              <w:rPr>
                <w:rFonts w:ascii="Arial" w:hAnsi="Arial" w:cs="Arial"/>
              </w:rPr>
              <w:t>).</w:t>
            </w:r>
            <w:r w:rsidRPr="00CD7D70">
              <w:rPr>
                <w:rFonts w:ascii="Arial" w:hAnsi="Arial" w:cs="Arial"/>
              </w:rPr>
              <w:t xml:space="preserve"> </w:t>
            </w:r>
            <w:r>
              <w:rPr>
                <w:rFonts w:ascii="Arial" w:hAnsi="Arial" w:cs="Arial"/>
              </w:rPr>
              <w:t>Representa</w:t>
            </w:r>
            <w:r w:rsidRPr="006F21CE">
              <w:rPr>
                <w:rFonts w:ascii="Arial" w:hAnsi="Arial" w:cs="Arial"/>
              </w:rPr>
              <w:t xml:space="preserve"> la relación entre la cantidad de energía y de frecuencia asociadas a un cuanto o a una partícula elemental. Recibe su nombre de su descubridor y desempeña un papel fundamental en la teoría de la mecánica cuántica.</w:t>
            </w:r>
            <w:r w:rsidR="008079E8">
              <w:rPr>
                <w:rFonts w:ascii="Arial" w:hAnsi="Arial" w:cs="Arial"/>
              </w:rPr>
              <w:t xml:space="preserve"> </w:t>
            </w:r>
          </w:p>
          <w:p w14:paraId="1D447575" w14:textId="77777777" w:rsidR="00E3577D" w:rsidRPr="006F21CE" w:rsidRDefault="00E3577D" w:rsidP="00E926A9">
            <w:pPr>
              <w:spacing w:line="360" w:lineRule="auto"/>
              <w:rPr>
                <w:rFonts w:ascii="Arial" w:hAnsi="Arial" w:cs="Arial"/>
              </w:rPr>
            </w:pPr>
          </w:p>
        </w:tc>
      </w:tr>
    </w:tbl>
    <w:p w14:paraId="41EE3C68" w14:textId="77777777" w:rsidR="00BC0A6C" w:rsidRPr="006F21CE" w:rsidRDefault="00BC0A6C" w:rsidP="00E926A9">
      <w:pPr>
        <w:spacing w:line="360" w:lineRule="auto"/>
      </w:pPr>
    </w:p>
    <w:tbl>
      <w:tblPr>
        <w:tblStyle w:val="Tablaconcuadrcula1"/>
        <w:tblW w:w="0" w:type="auto"/>
        <w:tblLook w:val="04A0" w:firstRow="1" w:lastRow="0" w:firstColumn="1" w:lastColumn="0" w:noHBand="0" w:noVBand="1"/>
      </w:tblPr>
      <w:tblGrid>
        <w:gridCol w:w="2689"/>
        <w:gridCol w:w="6456"/>
      </w:tblGrid>
      <w:tr w:rsidR="00BC0A6C" w:rsidRPr="006F21CE" w14:paraId="18E44212" w14:textId="77777777" w:rsidTr="00BC0A6C">
        <w:tc>
          <w:tcPr>
            <w:tcW w:w="8828" w:type="dxa"/>
            <w:gridSpan w:val="2"/>
            <w:shd w:val="clear" w:color="auto" w:fill="0D0D0D" w:themeFill="text1" w:themeFillTint="F2"/>
          </w:tcPr>
          <w:p w14:paraId="6B904642" w14:textId="77777777" w:rsidR="00BC0A6C" w:rsidRPr="006F21CE" w:rsidRDefault="00BC0A6C" w:rsidP="00E926A9">
            <w:pPr>
              <w:spacing w:line="360" w:lineRule="auto"/>
              <w:jc w:val="center"/>
              <w:rPr>
                <w:rFonts w:ascii="Arial" w:hAnsi="Arial" w:cs="Arial"/>
                <w:b/>
              </w:rPr>
            </w:pPr>
            <w:r w:rsidRPr="006F21CE">
              <w:rPr>
                <w:rFonts w:ascii="Arial" w:hAnsi="Arial" w:cs="Arial"/>
                <w:b/>
              </w:rPr>
              <w:t xml:space="preserve">Imagen (fotografía, gráfica o ilustración) </w:t>
            </w:r>
          </w:p>
        </w:tc>
      </w:tr>
      <w:tr w:rsidR="00BC0A6C" w:rsidRPr="006F21CE" w14:paraId="51A96AE7" w14:textId="77777777" w:rsidTr="00BC0A6C">
        <w:tc>
          <w:tcPr>
            <w:tcW w:w="2689" w:type="dxa"/>
          </w:tcPr>
          <w:p w14:paraId="07C77C31" w14:textId="77777777" w:rsidR="00BC0A6C" w:rsidRPr="006F21CE" w:rsidRDefault="00BC0A6C" w:rsidP="00E926A9">
            <w:pPr>
              <w:spacing w:line="360" w:lineRule="auto"/>
              <w:rPr>
                <w:rFonts w:ascii="Arial" w:hAnsi="Arial" w:cs="Arial"/>
                <w:b/>
              </w:rPr>
            </w:pPr>
            <w:r w:rsidRPr="006F21CE">
              <w:rPr>
                <w:rFonts w:ascii="Arial" w:hAnsi="Arial" w:cs="Arial"/>
                <w:b/>
              </w:rPr>
              <w:t>Código</w:t>
            </w:r>
          </w:p>
        </w:tc>
        <w:tc>
          <w:tcPr>
            <w:tcW w:w="6139" w:type="dxa"/>
          </w:tcPr>
          <w:p w14:paraId="0AF41A81" w14:textId="77777777" w:rsidR="00BC0A6C" w:rsidRPr="006F21CE" w:rsidRDefault="00BC0A6C" w:rsidP="00E926A9">
            <w:pPr>
              <w:tabs>
                <w:tab w:val="left" w:pos="2376"/>
              </w:tabs>
              <w:spacing w:line="360" w:lineRule="auto"/>
              <w:rPr>
                <w:rFonts w:ascii="Arial" w:hAnsi="Arial" w:cs="Arial"/>
                <w:b/>
              </w:rPr>
            </w:pPr>
            <w:r w:rsidRPr="006F21CE">
              <w:rPr>
                <w:rFonts w:ascii="Arial" w:hAnsi="Arial" w:cs="Arial"/>
              </w:rPr>
              <w:t>CN_06_10_IMG07</w:t>
            </w:r>
            <w:r w:rsidRPr="006F21CE">
              <w:rPr>
                <w:rFonts w:ascii="Arial" w:hAnsi="Arial" w:cs="Arial"/>
              </w:rPr>
              <w:tab/>
            </w:r>
          </w:p>
        </w:tc>
      </w:tr>
      <w:tr w:rsidR="00BC0A6C" w:rsidRPr="006F21CE" w14:paraId="185D0D9B" w14:textId="77777777" w:rsidTr="00BC0A6C">
        <w:tc>
          <w:tcPr>
            <w:tcW w:w="2689" w:type="dxa"/>
          </w:tcPr>
          <w:p w14:paraId="6B7707EB" w14:textId="77777777" w:rsidR="00BC0A6C" w:rsidRPr="006F21CE" w:rsidRDefault="00BC0A6C" w:rsidP="00E926A9">
            <w:pPr>
              <w:spacing w:line="360" w:lineRule="auto"/>
              <w:rPr>
                <w:rFonts w:ascii="Arial" w:hAnsi="Arial" w:cs="Arial"/>
              </w:rPr>
            </w:pPr>
            <w:r w:rsidRPr="006F21CE">
              <w:rPr>
                <w:rFonts w:ascii="Arial" w:hAnsi="Arial" w:cs="Arial"/>
                <w:b/>
              </w:rPr>
              <w:t>Descripción</w:t>
            </w:r>
          </w:p>
        </w:tc>
        <w:tc>
          <w:tcPr>
            <w:tcW w:w="6139" w:type="dxa"/>
          </w:tcPr>
          <w:p w14:paraId="5077A0B5" w14:textId="77777777" w:rsidR="00BC0A6C" w:rsidRPr="006F21CE" w:rsidRDefault="00BC0A6C" w:rsidP="00E926A9">
            <w:pPr>
              <w:spacing w:line="360" w:lineRule="auto"/>
              <w:rPr>
                <w:rFonts w:ascii="Arial" w:hAnsi="Arial" w:cs="Arial"/>
              </w:rPr>
            </w:pPr>
            <w:r w:rsidRPr="006F21CE">
              <w:rPr>
                <w:rFonts w:ascii="Arial" w:hAnsi="Arial" w:cs="Arial"/>
              </w:rPr>
              <w:t>Luz fotones</w:t>
            </w:r>
          </w:p>
        </w:tc>
      </w:tr>
      <w:tr w:rsidR="00BC0A6C" w:rsidRPr="006F21CE" w14:paraId="07BE75B2" w14:textId="77777777" w:rsidTr="00BC0A6C">
        <w:tc>
          <w:tcPr>
            <w:tcW w:w="2689" w:type="dxa"/>
          </w:tcPr>
          <w:p w14:paraId="44DFC295" w14:textId="77777777" w:rsidR="00BC0A6C" w:rsidRPr="006F21CE" w:rsidRDefault="00BC0A6C" w:rsidP="00E926A9">
            <w:pPr>
              <w:spacing w:line="360" w:lineRule="auto"/>
              <w:rPr>
                <w:rFonts w:ascii="Arial" w:hAnsi="Arial" w:cs="Arial"/>
              </w:rPr>
            </w:pPr>
            <w:r w:rsidRPr="006F21CE">
              <w:rPr>
                <w:rFonts w:ascii="Arial" w:hAnsi="Arial" w:cs="Arial"/>
              </w:rPr>
              <w:t xml:space="preserve">Código </w:t>
            </w:r>
            <w:proofErr w:type="spellStart"/>
            <w:r w:rsidRPr="006F21CE">
              <w:rPr>
                <w:rFonts w:ascii="Arial" w:hAnsi="Arial" w:cs="Arial"/>
              </w:rPr>
              <w:t>Shutterstock</w:t>
            </w:r>
            <w:proofErr w:type="spellEnd"/>
            <w:r w:rsidRPr="006F21CE">
              <w:rPr>
                <w:rFonts w:ascii="Arial" w:hAnsi="Arial" w:cs="Arial"/>
              </w:rPr>
              <w:t xml:space="preserve"> (o URL o la ruta en </w:t>
            </w:r>
            <w:proofErr w:type="spellStart"/>
            <w:r w:rsidRPr="006F21CE">
              <w:rPr>
                <w:rFonts w:ascii="Arial" w:hAnsi="Arial" w:cs="Arial"/>
              </w:rPr>
              <w:t>AulaPlaneta</w:t>
            </w:r>
            <w:proofErr w:type="spellEnd"/>
            <w:r w:rsidRPr="006F21CE">
              <w:rPr>
                <w:rFonts w:ascii="Arial" w:hAnsi="Arial" w:cs="Arial"/>
              </w:rPr>
              <w:t>)</w:t>
            </w:r>
          </w:p>
        </w:tc>
        <w:tc>
          <w:tcPr>
            <w:tcW w:w="6139" w:type="dxa"/>
          </w:tcPr>
          <w:p w14:paraId="5738AEB6" w14:textId="77777777" w:rsidR="00BC0A6C" w:rsidRPr="006F21CE" w:rsidRDefault="00BC0A6C" w:rsidP="00E926A9">
            <w:pPr>
              <w:spacing w:line="360" w:lineRule="auto"/>
              <w:rPr>
                <w:rFonts w:ascii="Arial" w:hAnsi="Arial" w:cs="Arial"/>
              </w:rPr>
            </w:pPr>
            <w:r>
              <w:rPr>
                <w:rFonts w:ascii="Arial" w:hAnsi="Arial" w:cs="Arial"/>
              </w:rPr>
              <w:t xml:space="preserve">Por favor hacer ilustración similar </w:t>
            </w:r>
          </w:p>
          <w:p w14:paraId="34935B21" w14:textId="77777777" w:rsidR="00BC0A6C" w:rsidRPr="006F21CE" w:rsidRDefault="00BC0A6C" w:rsidP="00E926A9">
            <w:pPr>
              <w:spacing w:line="360" w:lineRule="auto"/>
              <w:rPr>
                <w:rFonts w:ascii="Arial" w:hAnsi="Arial" w:cs="Arial"/>
              </w:rPr>
            </w:pPr>
            <w:r>
              <w:rPr>
                <w:noProof/>
                <w:lang w:val="es-ES" w:eastAsia="es-ES"/>
              </w:rPr>
              <w:drawing>
                <wp:inline distT="0" distB="0" distL="0" distR="0" wp14:anchorId="7C5695C8" wp14:editId="20BD2699">
                  <wp:extent cx="3954780" cy="2095500"/>
                  <wp:effectExtent l="0" t="0" r="7620" b="0"/>
                  <wp:docPr id="4" name="Imagen 4" descr="http://bibliotecadigital.ilce.edu.mx/sites/ciencia/volumen1/ciencia2/19/imgs/f28p6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ibliotecadigital.ilce.edu.mx/sites/ciencia/volumen1/ciencia2/19/imgs/f28p65.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54780" cy="2095500"/>
                          </a:xfrm>
                          <a:prstGeom prst="rect">
                            <a:avLst/>
                          </a:prstGeom>
                          <a:noFill/>
                          <a:ln>
                            <a:noFill/>
                          </a:ln>
                        </pic:spPr>
                      </pic:pic>
                    </a:graphicData>
                  </a:graphic>
                </wp:inline>
              </w:drawing>
            </w:r>
          </w:p>
          <w:p w14:paraId="141BC0C1" w14:textId="77777777" w:rsidR="00BC0A6C" w:rsidRPr="006F21CE" w:rsidRDefault="00BC0A6C" w:rsidP="00E926A9">
            <w:pPr>
              <w:spacing w:line="360" w:lineRule="auto"/>
              <w:rPr>
                <w:rFonts w:ascii="Arial" w:hAnsi="Arial" w:cs="Arial"/>
              </w:rPr>
            </w:pPr>
          </w:p>
        </w:tc>
      </w:tr>
      <w:tr w:rsidR="00BC0A6C" w:rsidRPr="006F21CE" w14:paraId="61F87D5D" w14:textId="77777777" w:rsidTr="00BC0A6C">
        <w:tc>
          <w:tcPr>
            <w:tcW w:w="2689" w:type="dxa"/>
          </w:tcPr>
          <w:p w14:paraId="30B5EF61" w14:textId="77777777" w:rsidR="00BC0A6C" w:rsidRPr="006F21CE" w:rsidRDefault="00BC0A6C" w:rsidP="00E926A9">
            <w:pPr>
              <w:spacing w:line="360" w:lineRule="auto"/>
              <w:rPr>
                <w:rFonts w:ascii="Arial" w:hAnsi="Arial" w:cs="Arial"/>
              </w:rPr>
            </w:pPr>
            <w:r w:rsidRPr="006F21CE">
              <w:rPr>
                <w:rFonts w:ascii="Arial" w:hAnsi="Arial" w:cs="Arial"/>
              </w:rPr>
              <w:t>Pie de imagen</w:t>
            </w:r>
          </w:p>
        </w:tc>
        <w:tc>
          <w:tcPr>
            <w:tcW w:w="6139" w:type="dxa"/>
          </w:tcPr>
          <w:p w14:paraId="4EAD1B2D" w14:textId="0D5C7C84" w:rsidR="00BC0A6C" w:rsidRPr="006F21CE" w:rsidRDefault="00BC0A6C" w:rsidP="00104AF6">
            <w:pPr>
              <w:spacing w:line="360" w:lineRule="auto"/>
              <w:rPr>
                <w:rFonts w:ascii="Arial" w:hAnsi="Arial" w:cs="Arial"/>
              </w:rPr>
            </w:pPr>
            <w:r w:rsidRPr="006F21CE">
              <w:rPr>
                <w:rFonts w:ascii="Arial" w:hAnsi="Arial" w:cs="Arial"/>
              </w:rPr>
              <w:t xml:space="preserve">La energía absorbida o emitida es siempre un múltiplo de </w:t>
            </w:r>
            <m:oMath>
              <m:r>
                <w:rPr>
                  <w:rFonts w:ascii="Cambria Math" w:hAnsi="Cambria Math" w:cs="Arial"/>
                  <w:shd w:val="clear" w:color="auto" w:fill="FFFFFF"/>
                </w:rPr>
                <m:t>hv</m:t>
              </m:r>
            </m:oMath>
            <w:r w:rsidRPr="006F21CE">
              <w:rPr>
                <w:rFonts w:ascii="Arial" w:eastAsiaTheme="minorEastAsia" w:hAnsi="Arial" w:cs="Arial"/>
                <w:shd w:val="clear" w:color="auto" w:fill="FFFFFF"/>
              </w:rPr>
              <w:t>, por tanto</w:t>
            </w:r>
            <w:r w:rsidR="00104AF6">
              <w:rPr>
                <w:rFonts w:ascii="Arial" w:eastAsiaTheme="minorEastAsia" w:hAnsi="Arial" w:cs="Arial"/>
                <w:shd w:val="clear" w:color="auto" w:fill="FFFFFF"/>
              </w:rPr>
              <w:t>,</w:t>
            </w:r>
            <w:r w:rsidRPr="006F21CE">
              <w:rPr>
                <w:rFonts w:ascii="Arial" w:eastAsiaTheme="minorEastAsia" w:hAnsi="Arial" w:cs="Arial"/>
                <w:shd w:val="clear" w:color="auto" w:fill="FFFFFF"/>
              </w:rPr>
              <w:t xml:space="preserve"> </w:t>
            </w:r>
            <w:r w:rsidR="00104AF6" w:rsidRPr="006F21CE">
              <w:rPr>
                <w:rFonts w:ascii="Arial" w:eastAsiaTheme="minorEastAsia" w:hAnsi="Arial" w:cs="Arial"/>
                <w:shd w:val="clear" w:color="auto" w:fill="FFFFFF"/>
              </w:rPr>
              <w:t>est</w:t>
            </w:r>
            <w:r w:rsidR="00104AF6">
              <w:rPr>
                <w:rFonts w:ascii="Arial" w:eastAsiaTheme="minorEastAsia" w:hAnsi="Arial" w:cs="Arial"/>
                <w:shd w:val="clear" w:color="auto" w:fill="FFFFFF"/>
              </w:rPr>
              <w:t>á</w:t>
            </w:r>
            <w:r w:rsidR="00104AF6" w:rsidRPr="006F21CE">
              <w:rPr>
                <w:rFonts w:ascii="Arial" w:eastAsiaTheme="minorEastAsia" w:hAnsi="Arial" w:cs="Arial"/>
                <w:shd w:val="clear" w:color="auto" w:fill="FFFFFF"/>
              </w:rPr>
              <w:t xml:space="preserve"> </w:t>
            </w:r>
            <w:r w:rsidRPr="006F21CE">
              <w:rPr>
                <w:rFonts w:ascii="Arial" w:eastAsiaTheme="minorEastAsia" w:hAnsi="Arial" w:cs="Arial"/>
                <w:shd w:val="clear" w:color="auto" w:fill="FFFFFF"/>
              </w:rPr>
              <w:t xml:space="preserve">constituida por un número entero de </w:t>
            </w:r>
            <w:r w:rsidRPr="006F21CE">
              <w:rPr>
                <w:rFonts w:ascii="Arial" w:eastAsiaTheme="minorEastAsia" w:hAnsi="Arial" w:cs="Arial"/>
                <w:b/>
                <w:shd w:val="clear" w:color="auto" w:fill="FFFFFF"/>
              </w:rPr>
              <w:t>fotones</w:t>
            </w:r>
            <w:r w:rsidRPr="006F21CE">
              <w:rPr>
                <w:rFonts w:ascii="Arial" w:eastAsiaTheme="minorEastAsia" w:hAnsi="Arial" w:cs="Arial"/>
                <w:shd w:val="clear" w:color="auto" w:fill="FFFFFF"/>
              </w:rPr>
              <w:t xml:space="preserve">. </w:t>
            </w:r>
          </w:p>
        </w:tc>
      </w:tr>
    </w:tbl>
    <w:p w14:paraId="14EE47D5" w14:textId="77777777" w:rsidR="00BC0A6C" w:rsidRDefault="00BC0A6C" w:rsidP="00E926A9">
      <w:pPr>
        <w:spacing w:after="0" w:line="360" w:lineRule="auto"/>
        <w:rPr>
          <w:rFonts w:ascii="Times" w:hAnsi="Times"/>
          <w:b/>
          <w:lang w:val="es-CO"/>
        </w:rPr>
      </w:pPr>
    </w:p>
    <w:p w14:paraId="14467133" w14:textId="77777777" w:rsidR="00BC0A6C" w:rsidRDefault="00BC0A6C" w:rsidP="00E926A9">
      <w:pPr>
        <w:spacing w:after="0" w:line="360" w:lineRule="auto"/>
        <w:rPr>
          <w:rFonts w:ascii="Times" w:hAnsi="Times"/>
          <w:b/>
          <w:lang w:val="es-CO"/>
        </w:rPr>
      </w:pPr>
    </w:p>
    <w:tbl>
      <w:tblPr>
        <w:tblStyle w:val="Tablaconcuadrcula"/>
        <w:tblW w:w="0" w:type="auto"/>
        <w:tblLook w:val="04A0" w:firstRow="1" w:lastRow="0" w:firstColumn="1" w:lastColumn="0" w:noHBand="0" w:noVBand="1"/>
      </w:tblPr>
      <w:tblGrid>
        <w:gridCol w:w="2181"/>
        <w:gridCol w:w="7395"/>
      </w:tblGrid>
      <w:tr w:rsidR="00BC0A6C" w:rsidRPr="006F21CE" w14:paraId="359DE21C" w14:textId="77777777" w:rsidTr="00E4417E">
        <w:tc>
          <w:tcPr>
            <w:tcW w:w="9576" w:type="dxa"/>
            <w:gridSpan w:val="2"/>
            <w:shd w:val="clear" w:color="auto" w:fill="000000" w:themeFill="text1"/>
          </w:tcPr>
          <w:p w14:paraId="6D717B8E" w14:textId="77777777" w:rsidR="00BC0A6C" w:rsidRPr="006F21CE" w:rsidRDefault="00BC0A6C" w:rsidP="00E926A9">
            <w:pPr>
              <w:pStyle w:val="Ttulo7"/>
              <w:spacing w:before="2" w:after="2" w:line="360" w:lineRule="auto"/>
              <w:jc w:val="center"/>
              <w:outlineLvl w:val="6"/>
              <w:rPr>
                <w:rFonts w:ascii="Arial" w:hAnsi="Arial" w:cs="Arial"/>
                <w:b/>
                <w:i w:val="0"/>
                <w:color w:val="auto"/>
              </w:rPr>
            </w:pPr>
            <w:r w:rsidRPr="00E4417E">
              <w:rPr>
                <w:rFonts w:ascii="Arial" w:hAnsi="Arial" w:cs="Arial"/>
                <w:b/>
                <w:i w:val="0"/>
                <w:color w:val="auto"/>
              </w:rPr>
              <w:t>Practica: recurso nuevo</w:t>
            </w:r>
          </w:p>
        </w:tc>
      </w:tr>
      <w:tr w:rsidR="00BC0A6C" w:rsidRPr="006F21CE" w14:paraId="0B8ECF7A" w14:textId="77777777" w:rsidTr="00E4417E">
        <w:tc>
          <w:tcPr>
            <w:tcW w:w="2181" w:type="dxa"/>
          </w:tcPr>
          <w:p w14:paraId="04F818D4" w14:textId="77777777" w:rsidR="00BC0A6C" w:rsidRPr="006F21CE" w:rsidRDefault="00BC0A6C" w:rsidP="00E926A9">
            <w:pPr>
              <w:spacing w:before="2" w:after="2" w:line="360" w:lineRule="auto"/>
              <w:rPr>
                <w:rFonts w:ascii="Arial" w:hAnsi="Arial" w:cs="Arial"/>
                <w:b/>
              </w:rPr>
            </w:pPr>
            <w:r w:rsidRPr="006F21CE">
              <w:rPr>
                <w:rFonts w:ascii="Arial" w:hAnsi="Arial" w:cs="Arial"/>
                <w:b/>
              </w:rPr>
              <w:t>Código</w:t>
            </w:r>
          </w:p>
        </w:tc>
        <w:tc>
          <w:tcPr>
            <w:tcW w:w="7395" w:type="dxa"/>
          </w:tcPr>
          <w:p w14:paraId="3CDD2986" w14:textId="1FC6F470" w:rsidR="00BC0A6C" w:rsidRPr="006F21CE" w:rsidRDefault="00BC0A6C" w:rsidP="00E926A9">
            <w:pPr>
              <w:spacing w:before="2" w:after="2" w:line="360" w:lineRule="auto"/>
              <w:rPr>
                <w:rFonts w:ascii="Arial" w:hAnsi="Arial" w:cs="Arial"/>
                <w:b/>
                <w:lang w:val="en-US"/>
              </w:rPr>
            </w:pPr>
            <w:r>
              <w:rPr>
                <w:rFonts w:ascii="Arial" w:hAnsi="Arial" w:cs="Arial"/>
                <w:lang w:val="en-US"/>
              </w:rPr>
              <w:t>CN_06_10</w:t>
            </w:r>
            <w:r w:rsidRPr="006F21CE">
              <w:rPr>
                <w:rFonts w:ascii="Arial" w:hAnsi="Arial" w:cs="Arial"/>
                <w:lang w:val="en-US"/>
              </w:rPr>
              <w:t>_REC</w:t>
            </w:r>
            <w:r>
              <w:rPr>
                <w:rFonts w:ascii="Arial" w:hAnsi="Arial" w:cs="Arial"/>
                <w:lang w:val="en-US"/>
              </w:rPr>
              <w:t>1</w:t>
            </w:r>
            <w:r w:rsidR="00042AB7">
              <w:rPr>
                <w:rFonts w:ascii="Arial" w:hAnsi="Arial" w:cs="Arial"/>
                <w:lang w:val="en-US"/>
              </w:rPr>
              <w:t>3</w:t>
            </w:r>
            <w:r>
              <w:rPr>
                <w:rFonts w:ascii="Arial" w:hAnsi="Arial" w:cs="Arial"/>
                <w:lang w:val="en-US"/>
              </w:rPr>
              <w:t>0</w:t>
            </w:r>
          </w:p>
        </w:tc>
      </w:tr>
      <w:tr w:rsidR="00BC0A6C" w:rsidRPr="006F21CE" w14:paraId="3BB9382B" w14:textId="77777777" w:rsidTr="00E4417E">
        <w:tc>
          <w:tcPr>
            <w:tcW w:w="2181" w:type="dxa"/>
          </w:tcPr>
          <w:p w14:paraId="54AA2E14" w14:textId="77777777" w:rsidR="00BC0A6C" w:rsidRPr="006F21CE" w:rsidRDefault="00BC0A6C" w:rsidP="00E926A9">
            <w:pPr>
              <w:spacing w:before="2" w:after="2" w:line="360" w:lineRule="auto"/>
              <w:rPr>
                <w:rFonts w:ascii="Arial" w:hAnsi="Arial" w:cs="Arial"/>
                <w:b/>
              </w:rPr>
            </w:pPr>
            <w:r w:rsidRPr="006F21CE">
              <w:rPr>
                <w:rFonts w:ascii="Arial" w:hAnsi="Arial" w:cs="Arial"/>
                <w:b/>
              </w:rPr>
              <w:t>Título</w:t>
            </w:r>
          </w:p>
        </w:tc>
        <w:tc>
          <w:tcPr>
            <w:tcW w:w="7395" w:type="dxa"/>
          </w:tcPr>
          <w:p w14:paraId="1FB69D32" w14:textId="77777777" w:rsidR="00BC0A6C" w:rsidRPr="007F65B5" w:rsidRDefault="00BC0A6C" w:rsidP="00E926A9">
            <w:pPr>
              <w:spacing w:before="2" w:after="2" w:line="360" w:lineRule="auto"/>
              <w:rPr>
                <w:rFonts w:ascii="Arial" w:hAnsi="Arial" w:cs="Arial"/>
              </w:rPr>
            </w:pPr>
            <w:r w:rsidRPr="007F65B5">
              <w:rPr>
                <w:rFonts w:ascii="Arial" w:hAnsi="Arial" w:cs="Arial"/>
              </w:rPr>
              <w:t xml:space="preserve">El modelo cuántico del átomo </w:t>
            </w:r>
          </w:p>
        </w:tc>
      </w:tr>
      <w:tr w:rsidR="00BC0A6C" w:rsidRPr="006F21CE" w14:paraId="4EF12A1D" w14:textId="77777777" w:rsidTr="00E4417E">
        <w:tc>
          <w:tcPr>
            <w:tcW w:w="2181" w:type="dxa"/>
          </w:tcPr>
          <w:p w14:paraId="4BAC9B84" w14:textId="77777777" w:rsidR="00BC0A6C" w:rsidRPr="006F21CE" w:rsidRDefault="00BC0A6C" w:rsidP="00E926A9">
            <w:pPr>
              <w:spacing w:before="2" w:after="2" w:line="360" w:lineRule="auto"/>
              <w:rPr>
                <w:rFonts w:ascii="Arial" w:hAnsi="Arial" w:cs="Arial"/>
                <w:b/>
              </w:rPr>
            </w:pPr>
            <w:r w:rsidRPr="006F21CE">
              <w:rPr>
                <w:rFonts w:ascii="Arial" w:hAnsi="Arial" w:cs="Arial"/>
                <w:b/>
              </w:rPr>
              <w:t>Descripción</w:t>
            </w:r>
          </w:p>
        </w:tc>
        <w:tc>
          <w:tcPr>
            <w:tcW w:w="7395" w:type="dxa"/>
          </w:tcPr>
          <w:p w14:paraId="37D70540" w14:textId="4A7D994A" w:rsidR="00BC0A6C" w:rsidRPr="007F65B5" w:rsidRDefault="00BC0A6C" w:rsidP="00E926A9">
            <w:pPr>
              <w:spacing w:before="2" w:after="2" w:line="360" w:lineRule="auto"/>
              <w:rPr>
                <w:rFonts w:ascii="Arial" w:hAnsi="Arial" w:cs="Arial"/>
              </w:rPr>
            </w:pPr>
            <w:r w:rsidRPr="007F65B5">
              <w:rPr>
                <w:rFonts w:ascii="Arial" w:hAnsi="Arial" w:cs="Arial"/>
              </w:rPr>
              <w:t>Actividad que permite afianzar conceptos del modelo cuántico del átomo</w:t>
            </w:r>
            <w:r w:rsidR="008079E8">
              <w:rPr>
                <w:rFonts w:ascii="Arial" w:hAnsi="Arial" w:cs="Arial"/>
              </w:rPr>
              <w:t xml:space="preserve"> </w:t>
            </w:r>
          </w:p>
        </w:tc>
      </w:tr>
    </w:tbl>
    <w:p w14:paraId="14E9676A" w14:textId="77777777" w:rsidR="00BC0A6C" w:rsidRDefault="00BC0A6C" w:rsidP="00E926A9">
      <w:pPr>
        <w:spacing w:after="0" w:line="360" w:lineRule="auto"/>
        <w:rPr>
          <w:rFonts w:ascii="Times" w:hAnsi="Times"/>
          <w:b/>
          <w:lang w:val="es-CO"/>
        </w:rPr>
      </w:pPr>
    </w:p>
    <w:p w14:paraId="59310EEB" w14:textId="77777777" w:rsidR="00BC0A6C" w:rsidRDefault="00BC0A6C" w:rsidP="00E926A9">
      <w:pPr>
        <w:spacing w:after="0" w:line="360" w:lineRule="auto"/>
        <w:rPr>
          <w:rFonts w:ascii="Times" w:hAnsi="Times"/>
          <w:b/>
          <w:lang w:val="es-CO"/>
        </w:rPr>
      </w:pPr>
    </w:p>
    <w:p w14:paraId="5E08EC08" w14:textId="77777777" w:rsidR="00BC0A6C" w:rsidRPr="006F21CE" w:rsidRDefault="00BC0A6C" w:rsidP="00E926A9">
      <w:pPr>
        <w:spacing w:after="0" w:line="360" w:lineRule="auto"/>
        <w:rPr>
          <w:rFonts w:ascii="Times" w:hAnsi="Times"/>
          <w:b/>
          <w:lang w:val="es-CO"/>
        </w:rPr>
      </w:pPr>
    </w:p>
    <w:p w14:paraId="1753E0A6" w14:textId="77777777" w:rsidR="00BC0A6C" w:rsidRPr="006F21CE" w:rsidRDefault="00BC0A6C" w:rsidP="00E926A9">
      <w:pPr>
        <w:spacing w:after="0" w:line="360" w:lineRule="auto"/>
        <w:rPr>
          <w:rFonts w:ascii="Times" w:hAnsi="Times"/>
          <w:b/>
          <w:lang w:val="es-CO"/>
        </w:rPr>
      </w:pPr>
    </w:p>
    <w:p w14:paraId="07DE0FCF" w14:textId="44C525A8" w:rsidR="00BC0A6C" w:rsidRPr="006F21CE" w:rsidRDefault="00BC0A6C" w:rsidP="00E926A9">
      <w:pPr>
        <w:spacing w:after="0" w:line="360" w:lineRule="auto"/>
        <w:rPr>
          <w:rFonts w:ascii="Times" w:hAnsi="Times"/>
          <w:lang w:val="es-CO"/>
        </w:rPr>
      </w:pPr>
      <w:r w:rsidRPr="006F21CE">
        <w:rPr>
          <w:rFonts w:ascii="Times" w:hAnsi="Times"/>
          <w:highlight w:val="yellow"/>
        </w:rPr>
        <w:t>[</w:t>
      </w:r>
      <w:r w:rsidRPr="006F21CE">
        <w:rPr>
          <w:rFonts w:ascii="Arial" w:hAnsi="Arial" w:cs="Arial"/>
          <w:b/>
          <w:highlight w:val="yellow"/>
        </w:rPr>
        <w:t>SECCIÓN 2]</w:t>
      </w:r>
      <w:r w:rsidRPr="006F21CE">
        <w:rPr>
          <w:rFonts w:ascii="Arial" w:hAnsi="Arial" w:cs="Arial"/>
          <w:b/>
        </w:rPr>
        <w:t xml:space="preserve"> 3.</w:t>
      </w:r>
      <w:r w:rsidRPr="006F21CE">
        <w:rPr>
          <w:rFonts w:ascii="Arial" w:hAnsi="Arial" w:cs="Arial"/>
          <w:b/>
          <w:lang w:val="es-CO"/>
        </w:rPr>
        <w:t>2</w:t>
      </w:r>
      <w:r w:rsidR="008079E8">
        <w:rPr>
          <w:rFonts w:ascii="Arial" w:hAnsi="Arial" w:cs="Arial"/>
          <w:b/>
          <w:lang w:val="es-CO"/>
        </w:rPr>
        <w:t xml:space="preserve"> </w:t>
      </w:r>
      <w:r w:rsidRPr="006F21CE">
        <w:rPr>
          <w:rFonts w:ascii="Arial" w:hAnsi="Arial" w:cs="Arial"/>
          <w:b/>
          <w:lang w:val="es-CO"/>
        </w:rPr>
        <w:t>El modelo atómico de Bohr</w:t>
      </w:r>
      <w:r w:rsidR="008079E8">
        <w:rPr>
          <w:rFonts w:ascii="Times" w:hAnsi="Times"/>
          <w:lang w:val="es-CO"/>
        </w:rPr>
        <w:t xml:space="preserve"> </w:t>
      </w:r>
    </w:p>
    <w:p w14:paraId="6D1120F5" w14:textId="77777777" w:rsidR="00BC0A6C" w:rsidRPr="006F21CE" w:rsidRDefault="00BC0A6C" w:rsidP="00E926A9">
      <w:pPr>
        <w:spacing w:after="0" w:line="360" w:lineRule="auto"/>
        <w:rPr>
          <w:rFonts w:ascii="Times" w:hAnsi="Times"/>
          <w:lang w:val="es-CO"/>
        </w:rPr>
      </w:pPr>
    </w:p>
    <w:p w14:paraId="452A5003" w14:textId="30218F99" w:rsidR="00BC0A6C" w:rsidRPr="006F21CE" w:rsidRDefault="00BC0A6C" w:rsidP="00E926A9">
      <w:pPr>
        <w:shd w:val="clear" w:color="auto" w:fill="FFFFFF"/>
        <w:spacing w:after="0" w:line="360" w:lineRule="auto"/>
        <w:rPr>
          <w:rFonts w:ascii="Arial" w:eastAsia="Times New Roman" w:hAnsi="Arial" w:cs="Arial"/>
          <w:lang w:val="es-CO" w:eastAsia="es-CO"/>
        </w:rPr>
      </w:pPr>
      <w:r w:rsidRPr="006F21CE">
        <w:rPr>
          <w:rFonts w:ascii="Arial" w:eastAsia="Times New Roman" w:hAnsi="Arial" w:cs="Arial"/>
          <w:lang w:val="es-CO" w:eastAsia="es-CO"/>
        </w:rPr>
        <w:t>El modelo de Rutherford presentaba un inconveniente: toda partícula en movimiento y cargada eléctricamente emite energía, por tanto, los electrones irían perdiendo energía hasta acabar precipitándose sobre el núcleo.</w:t>
      </w:r>
    </w:p>
    <w:p w14:paraId="034C6A6C" w14:textId="5619CACF" w:rsidR="00BC0A6C" w:rsidRPr="006F21CE" w:rsidRDefault="00BC0A6C" w:rsidP="00E926A9">
      <w:pPr>
        <w:shd w:val="clear" w:color="auto" w:fill="FFFFFF"/>
        <w:spacing w:after="0" w:line="360" w:lineRule="auto"/>
        <w:rPr>
          <w:rFonts w:ascii="Arial" w:eastAsia="Times New Roman" w:hAnsi="Arial" w:cs="Arial"/>
          <w:lang w:val="es-CO" w:eastAsia="es-CO"/>
        </w:rPr>
      </w:pPr>
      <w:r w:rsidRPr="006F21CE">
        <w:rPr>
          <w:rFonts w:ascii="Arial" w:eastAsia="Times New Roman" w:hAnsi="Arial" w:cs="Arial"/>
          <w:lang w:val="es-CO" w:eastAsia="es-CO"/>
        </w:rPr>
        <w:t xml:space="preserve">El físico danés </w:t>
      </w:r>
      <w:r w:rsidRPr="006F21CE">
        <w:rPr>
          <w:rFonts w:ascii="Arial" w:eastAsia="Times New Roman" w:hAnsi="Arial" w:cs="Arial"/>
          <w:b/>
          <w:lang w:val="es-CO" w:eastAsia="es-CO"/>
        </w:rPr>
        <w:t>Niels Bohr</w:t>
      </w:r>
      <w:r w:rsidR="00104AF6" w:rsidRPr="00631C01">
        <w:rPr>
          <w:rFonts w:ascii="Arial" w:eastAsia="Times New Roman" w:hAnsi="Arial" w:cs="Arial"/>
          <w:lang w:val="es-CO" w:eastAsia="es-CO"/>
        </w:rPr>
        <w:t>,</w:t>
      </w:r>
      <w:r w:rsidRPr="006F21CE">
        <w:rPr>
          <w:rFonts w:ascii="Arial" w:eastAsia="Times New Roman" w:hAnsi="Arial" w:cs="Arial"/>
          <w:lang w:val="es-CO" w:eastAsia="es-CO"/>
        </w:rPr>
        <w:t xml:space="preserve"> partió del modelo de Rutherford e intentó corregirlo proponiendo los siguientes postulados:</w:t>
      </w:r>
    </w:p>
    <w:p w14:paraId="259B50DB" w14:textId="77777777" w:rsidR="00BC0A6C" w:rsidRPr="006F21CE" w:rsidRDefault="00BC0A6C" w:rsidP="00E926A9">
      <w:pPr>
        <w:shd w:val="clear" w:color="auto" w:fill="FFFFFF"/>
        <w:spacing w:after="0" w:line="360" w:lineRule="auto"/>
        <w:rPr>
          <w:rFonts w:ascii="Arial" w:eastAsia="Times New Roman" w:hAnsi="Arial" w:cs="Arial"/>
          <w:lang w:val="es-CO" w:eastAsia="es-CO"/>
        </w:rPr>
      </w:pPr>
    </w:p>
    <w:p w14:paraId="5279AE10" w14:textId="77777777" w:rsidR="00BC0A6C" w:rsidRPr="006F21CE" w:rsidRDefault="00BC0A6C" w:rsidP="00E926A9">
      <w:pPr>
        <w:numPr>
          <w:ilvl w:val="0"/>
          <w:numId w:val="14"/>
        </w:numPr>
        <w:shd w:val="clear" w:color="auto" w:fill="FFFFFF"/>
        <w:spacing w:after="0" w:line="360" w:lineRule="auto"/>
        <w:ind w:left="300"/>
        <w:rPr>
          <w:rFonts w:ascii="Arial" w:eastAsia="Times New Roman" w:hAnsi="Arial" w:cs="Arial"/>
          <w:lang w:val="es-CO" w:eastAsia="es-CO"/>
        </w:rPr>
      </w:pPr>
      <w:r w:rsidRPr="006F21CE">
        <w:rPr>
          <w:rFonts w:ascii="Arial" w:eastAsia="Times New Roman" w:hAnsi="Arial" w:cs="Arial"/>
          <w:lang w:val="es-CO" w:eastAsia="es-CO"/>
        </w:rPr>
        <w:t xml:space="preserve">Los electrones se disponen alrededor del núcleo en </w:t>
      </w:r>
      <w:r w:rsidRPr="006F21CE">
        <w:rPr>
          <w:rFonts w:ascii="Arial" w:eastAsia="Times New Roman" w:hAnsi="Arial" w:cs="Arial"/>
          <w:b/>
          <w:lang w:val="es-CO" w:eastAsia="es-CO"/>
        </w:rPr>
        <w:t>órbitas circulares</w:t>
      </w:r>
      <w:r w:rsidRPr="006F21CE">
        <w:rPr>
          <w:rFonts w:ascii="Arial" w:eastAsia="Times New Roman" w:hAnsi="Arial" w:cs="Arial"/>
          <w:lang w:val="es-CO" w:eastAsia="es-CO"/>
        </w:rPr>
        <w:t xml:space="preserve"> cuyos radios están prefijados. Cada órbita corresponde a un </w:t>
      </w:r>
      <w:r w:rsidRPr="006F21CE">
        <w:rPr>
          <w:rFonts w:ascii="Arial" w:eastAsia="Times New Roman" w:hAnsi="Arial" w:cs="Arial"/>
          <w:b/>
          <w:lang w:val="es-CO" w:eastAsia="es-CO"/>
        </w:rPr>
        <w:t>nivel de energía</w:t>
      </w:r>
      <w:r w:rsidRPr="006F21CE">
        <w:rPr>
          <w:rFonts w:ascii="Arial" w:eastAsia="Times New Roman" w:hAnsi="Arial" w:cs="Arial"/>
          <w:lang w:val="es-CO" w:eastAsia="es-CO"/>
        </w:rPr>
        <w:t xml:space="preserve">. El nivel </w:t>
      </w:r>
      <w:r w:rsidRPr="006F21CE">
        <w:rPr>
          <w:rFonts w:ascii="Arial" w:eastAsia="Times New Roman" w:hAnsi="Arial" w:cs="Arial"/>
          <w:i/>
          <w:iCs/>
          <w:lang w:val="es-CO" w:eastAsia="es-CO"/>
        </w:rPr>
        <w:t>n</w:t>
      </w:r>
      <w:r w:rsidRPr="006F21CE">
        <w:rPr>
          <w:rFonts w:ascii="Arial" w:eastAsia="Times New Roman" w:hAnsi="Arial" w:cs="Arial"/>
          <w:lang w:val="es-CO" w:eastAsia="es-CO"/>
        </w:rPr>
        <w:t> = 1 es el más cercano al núcleo, el </w:t>
      </w:r>
      <w:r w:rsidRPr="006F21CE">
        <w:rPr>
          <w:rFonts w:ascii="Arial" w:eastAsia="Times New Roman" w:hAnsi="Arial" w:cs="Arial"/>
          <w:i/>
          <w:iCs/>
          <w:lang w:val="es-CO" w:eastAsia="es-CO"/>
        </w:rPr>
        <w:t>n</w:t>
      </w:r>
      <w:r w:rsidRPr="006F21CE">
        <w:rPr>
          <w:rFonts w:ascii="Arial" w:eastAsia="Times New Roman" w:hAnsi="Arial" w:cs="Arial"/>
          <w:lang w:val="es-CO" w:eastAsia="es-CO"/>
        </w:rPr>
        <w:t> = 2 es el siguiente y así sucesivamente.</w:t>
      </w:r>
    </w:p>
    <w:p w14:paraId="211777C0" w14:textId="77777777" w:rsidR="00BC0A6C" w:rsidRPr="006F21CE" w:rsidRDefault="00BC0A6C" w:rsidP="00E926A9">
      <w:pPr>
        <w:numPr>
          <w:ilvl w:val="0"/>
          <w:numId w:val="14"/>
        </w:numPr>
        <w:shd w:val="clear" w:color="auto" w:fill="FFFFFF"/>
        <w:spacing w:after="0" w:line="360" w:lineRule="auto"/>
        <w:ind w:left="300"/>
        <w:rPr>
          <w:rFonts w:ascii="Arial" w:eastAsia="Times New Roman" w:hAnsi="Arial" w:cs="Arial"/>
          <w:lang w:val="es-CO" w:eastAsia="es-CO"/>
        </w:rPr>
      </w:pPr>
      <w:r w:rsidRPr="006F21CE">
        <w:rPr>
          <w:rFonts w:ascii="Arial" w:eastAsia="Times New Roman" w:hAnsi="Arial" w:cs="Arial"/>
          <w:lang w:val="es-CO" w:eastAsia="es-CO"/>
        </w:rPr>
        <w:t>Mientras un electrón se encuentre en uno de estos niveles, no emite ni absorbe energía.</w:t>
      </w:r>
    </w:p>
    <w:p w14:paraId="1C59D5B9" w14:textId="77777777" w:rsidR="00BC0A6C" w:rsidRPr="006F21CE" w:rsidRDefault="00BC0A6C" w:rsidP="00E926A9">
      <w:pPr>
        <w:numPr>
          <w:ilvl w:val="0"/>
          <w:numId w:val="14"/>
        </w:numPr>
        <w:shd w:val="clear" w:color="auto" w:fill="FFFFFF"/>
        <w:spacing w:after="0" w:line="360" w:lineRule="auto"/>
        <w:ind w:left="300"/>
        <w:rPr>
          <w:rFonts w:ascii="Arial" w:eastAsia="Times New Roman" w:hAnsi="Arial" w:cs="Arial"/>
          <w:lang w:val="es-CO" w:eastAsia="es-CO"/>
        </w:rPr>
      </w:pPr>
      <w:r w:rsidRPr="006F21CE">
        <w:rPr>
          <w:rFonts w:ascii="Arial" w:eastAsia="Times New Roman" w:hAnsi="Arial" w:cs="Arial"/>
          <w:lang w:val="es-CO" w:eastAsia="es-CO"/>
        </w:rPr>
        <w:t>Para acceder a un nivel más alejado del núcleo (de mayor energía), el electrón necesita absorber energía.</w:t>
      </w:r>
    </w:p>
    <w:p w14:paraId="3D68CCEF" w14:textId="5CBF871D" w:rsidR="00BC0A6C" w:rsidRPr="006F21CE" w:rsidRDefault="00BC0A6C" w:rsidP="00E926A9">
      <w:pPr>
        <w:numPr>
          <w:ilvl w:val="0"/>
          <w:numId w:val="14"/>
        </w:numPr>
        <w:shd w:val="clear" w:color="auto" w:fill="FFFFFF"/>
        <w:spacing w:after="0" w:line="360" w:lineRule="auto"/>
        <w:ind w:left="300"/>
        <w:rPr>
          <w:rFonts w:ascii="Arial" w:eastAsia="Times New Roman" w:hAnsi="Arial" w:cs="Arial"/>
          <w:lang w:val="es-CO" w:eastAsia="es-CO"/>
        </w:rPr>
      </w:pPr>
      <w:r w:rsidRPr="006F21CE">
        <w:rPr>
          <w:rFonts w:ascii="Arial" w:eastAsia="Times New Roman" w:hAnsi="Arial" w:cs="Arial"/>
          <w:lang w:val="es-CO" w:eastAsia="es-CO"/>
        </w:rPr>
        <w:t>En el </w:t>
      </w:r>
      <w:r w:rsidRPr="006F21CE">
        <w:rPr>
          <w:rFonts w:ascii="Arial" w:eastAsia="Times New Roman" w:hAnsi="Arial" w:cs="Arial"/>
          <w:b/>
          <w:bCs/>
          <w:lang w:val="es-CO" w:eastAsia="es-CO"/>
        </w:rPr>
        <w:t>estado fundamental</w:t>
      </w:r>
      <w:r w:rsidRPr="006F21CE">
        <w:rPr>
          <w:rFonts w:ascii="Arial" w:eastAsia="Times New Roman" w:hAnsi="Arial" w:cs="Arial"/>
          <w:lang w:val="es-CO" w:eastAsia="es-CO"/>
        </w:rPr>
        <w:t> o estable</w:t>
      </w:r>
      <w:r w:rsidR="00B76EB8">
        <w:rPr>
          <w:rFonts w:ascii="Arial" w:eastAsia="Times New Roman" w:hAnsi="Arial" w:cs="Arial"/>
          <w:lang w:val="es-CO" w:eastAsia="es-CO"/>
        </w:rPr>
        <w:t>,</w:t>
      </w:r>
      <w:r w:rsidRPr="006F21CE">
        <w:rPr>
          <w:rFonts w:ascii="Arial" w:eastAsia="Times New Roman" w:hAnsi="Arial" w:cs="Arial"/>
          <w:lang w:val="es-CO" w:eastAsia="es-CO"/>
        </w:rPr>
        <w:t xml:space="preserve"> los electrones se ubican en los niveles de energía más próximos al núcleo. Cuando pasan a un nivel más alejado se encuentran en un </w:t>
      </w:r>
      <w:r w:rsidRPr="006F21CE">
        <w:rPr>
          <w:rFonts w:ascii="Arial" w:eastAsia="Times New Roman" w:hAnsi="Arial" w:cs="Arial"/>
          <w:b/>
          <w:bCs/>
          <w:lang w:val="es-CO" w:eastAsia="es-CO"/>
        </w:rPr>
        <w:t>estado excitado</w:t>
      </w:r>
      <w:r w:rsidRPr="006F21CE">
        <w:rPr>
          <w:rFonts w:ascii="Arial" w:eastAsia="Times New Roman" w:hAnsi="Arial" w:cs="Arial"/>
          <w:lang w:val="es-CO" w:eastAsia="es-CO"/>
        </w:rPr>
        <w:t> no estable, por lo que tienden a liberar esa energía y volver al estado fundamental original.</w:t>
      </w:r>
    </w:p>
    <w:p w14:paraId="788AC589" w14:textId="77777777" w:rsidR="00BC0A6C" w:rsidRPr="006F21CE" w:rsidRDefault="00BC0A6C" w:rsidP="00E926A9">
      <w:pPr>
        <w:shd w:val="clear" w:color="auto" w:fill="FFFFFF"/>
        <w:spacing w:after="0" w:line="360" w:lineRule="auto"/>
        <w:ind w:left="300"/>
        <w:rPr>
          <w:rFonts w:ascii="Arial" w:eastAsia="Times New Roman" w:hAnsi="Arial" w:cs="Arial"/>
          <w:lang w:val="es-CO" w:eastAsia="es-CO"/>
        </w:rPr>
      </w:pPr>
    </w:p>
    <w:tbl>
      <w:tblPr>
        <w:tblStyle w:val="Tablaconcuadrcula1"/>
        <w:tblW w:w="0" w:type="auto"/>
        <w:tblLook w:val="04A0" w:firstRow="1" w:lastRow="0" w:firstColumn="1" w:lastColumn="0" w:noHBand="0" w:noVBand="1"/>
      </w:tblPr>
      <w:tblGrid>
        <w:gridCol w:w="2689"/>
        <w:gridCol w:w="6139"/>
      </w:tblGrid>
      <w:tr w:rsidR="00BC0A6C" w:rsidRPr="006F21CE" w14:paraId="042BD612" w14:textId="77777777" w:rsidTr="00BC0A6C">
        <w:tc>
          <w:tcPr>
            <w:tcW w:w="8828" w:type="dxa"/>
            <w:gridSpan w:val="2"/>
            <w:shd w:val="clear" w:color="auto" w:fill="0D0D0D" w:themeFill="text1" w:themeFillTint="F2"/>
          </w:tcPr>
          <w:p w14:paraId="7EC91B5E" w14:textId="77777777" w:rsidR="00BC0A6C" w:rsidRPr="006F21CE" w:rsidRDefault="00BC0A6C" w:rsidP="00E926A9">
            <w:pPr>
              <w:spacing w:line="360" w:lineRule="auto"/>
              <w:jc w:val="center"/>
              <w:rPr>
                <w:rFonts w:ascii="Arial" w:hAnsi="Arial" w:cs="Arial"/>
                <w:b/>
              </w:rPr>
            </w:pPr>
            <w:r w:rsidRPr="006F21CE">
              <w:rPr>
                <w:rFonts w:ascii="Arial" w:hAnsi="Arial" w:cs="Arial"/>
                <w:b/>
              </w:rPr>
              <w:t xml:space="preserve">Imagen (fotografía, gráfica o ilustración) </w:t>
            </w:r>
          </w:p>
        </w:tc>
      </w:tr>
      <w:tr w:rsidR="00BC0A6C" w:rsidRPr="006F21CE" w14:paraId="44DB86E2" w14:textId="77777777" w:rsidTr="00BC0A6C">
        <w:tc>
          <w:tcPr>
            <w:tcW w:w="2689" w:type="dxa"/>
          </w:tcPr>
          <w:p w14:paraId="20C019D4" w14:textId="77777777" w:rsidR="00BC0A6C" w:rsidRPr="006F21CE" w:rsidRDefault="00BC0A6C" w:rsidP="00E926A9">
            <w:pPr>
              <w:spacing w:line="360" w:lineRule="auto"/>
              <w:rPr>
                <w:rFonts w:ascii="Arial" w:hAnsi="Arial" w:cs="Arial"/>
                <w:b/>
              </w:rPr>
            </w:pPr>
            <w:r w:rsidRPr="006F21CE">
              <w:rPr>
                <w:rFonts w:ascii="Arial" w:hAnsi="Arial" w:cs="Arial"/>
                <w:b/>
              </w:rPr>
              <w:t>Código</w:t>
            </w:r>
          </w:p>
        </w:tc>
        <w:tc>
          <w:tcPr>
            <w:tcW w:w="6139" w:type="dxa"/>
          </w:tcPr>
          <w:p w14:paraId="04AB90B8" w14:textId="77777777" w:rsidR="00BC0A6C" w:rsidRPr="006F21CE" w:rsidRDefault="00BC0A6C" w:rsidP="00E926A9">
            <w:pPr>
              <w:tabs>
                <w:tab w:val="left" w:pos="2376"/>
              </w:tabs>
              <w:spacing w:line="360" w:lineRule="auto"/>
              <w:rPr>
                <w:rFonts w:ascii="Arial" w:hAnsi="Arial" w:cs="Arial"/>
                <w:b/>
              </w:rPr>
            </w:pPr>
            <w:r w:rsidRPr="006F21CE">
              <w:rPr>
                <w:rFonts w:ascii="Arial" w:hAnsi="Arial" w:cs="Arial"/>
              </w:rPr>
              <w:t>CN_06_10_IMG08</w:t>
            </w:r>
            <w:r w:rsidRPr="006F21CE">
              <w:rPr>
                <w:rFonts w:ascii="Arial" w:hAnsi="Arial" w:cs="Arial"/>
              </w:rPr>
              <w:tab/>
            </w:r>
          </w:p>
        </w:tc>
      </w:tr>
      <w:tr w:rsidR="00BC0A6C" w:rsidRPr="006F21CE" w14:paraId="5214B16E" w14:textId="77777777" w:rsidTr="00BC0A6C">
        <w:tc>
          <w:tcPr>
            <w:tcW w:w="2689" w:type="dxa"/>
          </w:tcPr>
          <w:p w14:paraId="34D2741A" w14:textId="77777777" w:rsidR="00BC0A6C" w:rsidRPr="006F21CE" w:rsidRDefault="00BC0A6C" w:rsidP="00E926A9">
            <w:pPr>
              <w:spacing w:line="360" w:lineRule="auto"/>
              <w:rPr>
                <w:rFonts w:ascii="Arial" w:hAnsi="Arial" w:cs="Arial"/>
              </w:rPr>
            </w:pPr>
            <w:r w:rsidRPr="006F21CE">
              <w:rPr>
                <w:rFonts w:ascii="Arial" w:hAnsi="Arial" w:cs="Arial"/>
                <w:b/>
              </w:rPr>
              <w:t>Descripción</w:t>
            </w:r>
          </w:p>
        </w:tc>
        <w:tc>
          <w:tcPr>
            <w:tcW w:w="6139" w:type="dxa"/>
          </w:tcPr>
          <w:p w14:paraId="08BCE7C9" w14:textId="77777777" w:rsidR="00BC0A6C" w:rsidRPr="006F21CE" w:rsidRDefault="00BC0A6C" w:rsidP="00E926A9">
            <w:pPr>
              <w:spacing w:line="360" w:lineRule="auto"/>
              <w:rPr>
                <w:rFonts w:ascii="Arial" w:hAnsi="Arial" w:cs="Arial"/>
              </w:rPr>
            </w:pPr>
            <w:r w:rsidRPr="006F21CE">
              <w:rPr>
                <w:rFonts w:ascii="Arial" w:hAnsi="Arial" w:cs="Arial"/>
              </w:rPr>
              <w:t xml:space="preserve">Ilustración del movimiento del electrón en el modelo de Bohr </w:t>
            </w:r>
          </w:p>
        </w:tc>
      </w:tr>
      <w:tr w:rsidR="00BC0A6C" w:rsidRPr="006F21CE" w14:paraId="48BEE0C8" w14:textId="77777777" w:rsidTr="00BC0A6C">
        <w:tc>
          <w:tcPr>
            <w:tcW w:w="2689" w:type="dxa"/>
          </w:tcPr>
          <w:p w14:paraId="7EE7B7A0" w14:textId="77777777" w:rsidR="00BC0A6C" w:rsidRPr="006F21CE" w:rsidRDefault="00BC0A6C" w:rsidP="00E926A9">
            <w:pPr>
              <w:spacing w:line="360" w:lineRule="auto"/>
              <w:rPr>
                <w:rFonts w:ascii="Arial" w:hAnsi="Arial" w:cs="Arial"/>
              </w:rPr>
            </w:pPr>
            <w:r w:rsidRPr="006F21CE">
              <w:rPr>
                <w:rFonts w:ascii="Arial" w:hAnsi="Arial" w:cs="Arial"/>
              </w:rPr>
              <w:t xml:space="preserve">Código </w:t>
            </w:r>
            <w:proofErr w:type="spellStart"/>
            <w:r w:rsidRPr="006F21CE">
              <w:rPr>
                <w:rFonts w:ascii="Arial" w:hAnsi="Arial" w:cs="Arial"/>
              </w:rPr>
              <w:t>Shutterstock</w:t>
            </w:r>
            <w:proofErr w:type="spellEnd"/>
            <w:r w:rsidRPr="006F21CE">
              <w:rPr>
                <w:rFonts w:ascii="Arial" w:hAnsi="Arial" w:cs="Arial"/>
              </w:rPr>
              <w:t xml:space="preserve"> (o URL o la ruta en </w:t>
            </w:r>
            <w:proofErr w:type="spellStart"/>
            <w:r w:rsidRPr="006F21CE">
              <w:rPr>
                <w:rFonts w:ascii="Arial" w:hAnsi="Arial" w:cs="Arial"/>
              </w:rPr>
              <w:t>AulaPlaneta</w:t>
            </w:r>
            <w:proofErr w:type="spellEnd"/>
            <w:r w:rsidRPr="006F21CE">
              <w:rPr>
                <w:rFonts w:ascii="Arial" w:hAnsi="Arial" w:cs="Arial"/>
              </w:rPr>
              <w:t>)</w:t>
            </w:r>
          </w:p>
        </w:tc>
        <w:tc>
          <w:tcPr>
            <w:tcW w:w="6139" w:type="dxa"/>
          </w:tcPr>
          <w:p w14:paraId="1A7C8032" w14:textId="72F81641" w:rsidR="00BC0A6C" w:rsidRPr="006F21CE" w:rsidRDefault="00DF0D39" w:rsidP="00E926A9">
            <w:pPr>
              <w:spacing w:line="360" w:lineRule="auto"/>
              <w:rPr>
                <w:rFonts w:ascii="Arial" w:hAnsi="Arial" w:cs="Arial"/>
              </w:rPr>
            </w:pPr>
            <w:r w:rsidRPr="006F21CE">
              <w:rPr>
                <w:rFonts w:ascii="Arial" w:hAnsi="Arial" w:cs="Arial"/>
              </w:rPr>
              <w:t>3 ESO/Física y química</w:t>
            </w:r>
            <w:r w:rsidR="008079E8">
              <w:rPr>
                <w:rFonts w:ascii="Arial" w:hAnsi="Arial" w:cs="Arial"/>
              </w:rPr>
              <w:t xml:space="preserve"> </w:t>
            </w:r>
            <w:r w:rsidRPr="006F21CE">
              <w:rPr>
                <w:rFonts w:ascii="Arial" w:hAnsi="Arial" w:cs="Arial"/>
              </w:rPr>
              <w:t xml:space="preserve">/ </w:t>
            </w:r>
            <w:r w:rsidR="00BC0A6C" w:rsidRPr="006F21CE">
              <w:rPr>
                <w:rFonts w:ascii="Arial" w:hAnsi="Arial" w:cs="Arial"/>
              </w:rPr>
              <w:t>/La estructura de la materia/ Los modelos del átomo</w:t>
            </w:r>
            <w:r w:rsidR="008079E8">
              <w:rPr>
                <w:rFonts w:ascii="Arial" w:hAnsi="Arial" w:cs="Arial"/>
              </w:rPr>
              <w:t xml:space="preserve"> </w:t>
            </w:r>
            <w:r w:rsidR="00BC0A6C" w:rsidRPr="006F21CE">
              <w:rPr>
                <w:rFonts w:ascii="Arial" w:hAnsi="Arial" w:cs="Arial"/>
              </w:rPr>
              <w:t xml:space="preserve">/ El modelo de Bohr </w:t>
            </w:r>
          </w:p>
          <w:p w14:paraId="354EB670" w14:textId="77777777" w:rsidR="00BC0A6C" w:rsidRPr="006F21CE" w:rsidRDefault="00BC0A6C" w:rsidP="00E926A9">
            <w:pPr>
              <w:spacing w:line="360" w:lineRule="auto"/>
              <w:rPr>
                <w:rFonts w:ascii="Arial" w:hAnsi="Arial" w:cs="Arial"/>
              </w:rPr>
            </w:pPr>
          </w:p>
          <w:p w14:paraId="27B9A9FA" w14:textId="77777777" w:rsidR="00BC0A6C" w:rsidRPr="006F21CE" w:rsidRDefault="00BC0A6C" w:rsidP="00E926A9">
            <w:pPr>
              <w:spacing w:line="360" w:lineRule="auto"/>
              <w:rPr>
                <w:rFonts w:ascii="Arial" w:hAnsi="Arial" w:cs="Arial"/>
              </w:rPr>
            </w:pPr>
            <w:r w:rsidRPr="006F21CE">
              <w:rPr>
                <w:noProof/>
                <w:lang w:val="es-ES" w:eastAsia="es-ES"/>
              </w:rPr>
              <w:drawing>
                <wp:inline distT="0" distB="0" distL="0" distR="0" wp14:anchorId="137E88B0" wp14:editId="784E77E3">
                  <wp:extent cx="1805940" cy="1680177"/>
                  <wp:effectExtent l="0" t="0" r="3810" b="0"/>
                  <wp:docPr id="33" name="Imagen 33" descr="http://profesores.aulaplaneta.com/DNNPlayerPackages/Package13087/InfoGuion/cuadernoestudio/images_xml/FQ_09_02_img4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rofesores.aulaplaneta.com/DNNPlayerPackages/Package13087/InfoGuion/cuadernoestudio/images_xml/FQ_09_02_img4_small.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21959" cy="1695080"/>
                          </a:xfrm>
                          <a:prstGeom prst="rect">
                            <a:avLst/>
                          </a:prstGeom>
                          <a:noFill/>
                          <a:ln>
                            <a:noFill/>
                          </a:ln>
                        </pic:spPr>
                      </pic:pic>
                    </a:graphicData>
                  </a:graphic>
                </wp:inline>
              </w:drawing>
            </w:r>
          </w:p>
          <w:p w14:paraId="18BA93A5" w14:textId="77777777" w:rsidR="00BC0A6C" w:rsidRPr="006F21CE" w:rsidRDefault="00BC0A6C" w:rsidP="00E926A9">
            <w:pPr>
              <w:spacing w:line="360" w:lineRule="auto"/>
              <w:rPr>
                <w:rFonts w:ascii="Arial" w:hAnsi="Arial" w:cs="Arial"/>
              </w:rPr>
            </w:pPr>
          </w:p>
        </w:tc>
      </w:tr>
      <w:tr w:rsidR="00BC0A6C" w:rsidRPr="006F21CE" w14:paraId="103BAB26" w14:textId="77777777" w:rsidTr="00BC0A6C">
        <w:tc>
          <w:tcPr>
            <w:tcW w:w="2689" w:type="dxa"/>
          </w:tcPr>
          <w:p w14:paraId="5DC22934" w14:textId="77777777" w:rsidR="00BC0A6C" w:rsidRPr="006F21CE" w:rsidRDefault="00BC0A6C" w:rsidP="00E926A9">
            <w:pPr>
              <w:spacing w:line="360" w:lineRule="auto"/>
              <w:rPr>
                <w:rFonts w:ascii="Arial" w:hAnsi="Arial" w:cs="Arial"/>
              </w:rPr>
            </w:pPr>
            <w:r w:rsidRPr="006F21CE">
              <w:rPr>
                <w:rFonts w:ascii="Arial" w:hAnsi="Arial" w:cs="Arial"/>
              </w:rPr>
              <w:t>Pie de imagen</w:t>
            </w:r>
          </w:p>
        </w:tc>
        <w:tc>
          <w:tcPr>
            <w:tcW w:w="6139" w:type="dxa"/>
          </w:tcPr>
          <w:p w14:paraId="7CB393D7" w14:textId="3AAF5102" w:rsidR="00BC0A6C" w:rsidRPr="006F21CE" w:rsidRDefault="00BC0A6C" w:rsidP="00E926A9">
            <w:pPr>
              <w:spacing w:line="360" w:lineRule="auto"/>
              <w:rPr>
                <w:rFonts w:ascii="Arial" w:hAnsi="Arial" w:cs="Arial"/>
              </w:rPr>
            </w:pPr>
            <w:r w:rsidRPr="006F21CE">
              <w:rPr>
                <w:rFonts w:ascii="Arial" w:hAnsi="Arial" w:cs="Arial"/>
              </w:rPr>
              <w:t>Un electrón excitado tiende a volver a su estado fundamental o de mínima energía</w:t>
            </w:r>
            <w:r w:rsidR="00B76EB8">
              <w:rPr>
                <w:rFonts w:ascii="Arial" w:hAnsi="Arial" w:cs="Arial"/>
              </w:rPr>
              <w:t>,</w:t>
            </w:r>
            <w:r w:rsidRPr="006F21CE">
              <w:rPr>
                <w:rFonts w:ascii="Arial" w:hAnsi="Arial" w:cs="Arial"/>
              </w:rPr>
              <w:t xml:space="preserve"> liberando un </w:t>
            </w:r>
            <w:r w:rsidRPr="006F21CE">
              <w:rPr>
                <w:rFonts w:ascii="Arial" w:hAnsi="Arial" w:cs="Arial"/>
                <w:b/>
              </w:rPr>
              <w:t>fotón</w:t>
            </w:r>
            <w:r w:rsidRPr="006F21CE">
              <w:rPr>
                <w:rFonts w:ascii="Arial" w:hAnsi="Arial" w:cs="Arial"/>
              </w:rPr>
              <w:t>, cuya energía coincide con la diferencia energética entre los dos niveles.</w:t>
            </w:r>
          </w:p>
        </w:tc>
      </w:tr>
    </w:tbl>
    <w:p w14:paraId="5C219703" w14:textId="77777777" w:rsidR="00BC0A6C" w:rsidRPr="006F21CE" w:rsidRDefault="00BC0A6C" w:rsidP="00E926A9">
      <w:pPr>
        <w:spacing w:after="0" w:line="360" w:lineRule="auto"/>
        <w:rPr>
          <w:rFonts w:ascii="Times" w:hAnsi="Times"/>
          <w:b/>
          <w:lang w:val="es-CO"/>
        </w:rPr>
      </w:pPr>
    </w:p>
    <w:tbl>
      <w:tblPr>
        <w:tblStyle w:val="Tablaconcuadrcula"/>
        <w:tblW w:w="0" w:type="auto"/>
        <w:tblLook w:val="04A0" w:firstRow="1" w:lastRow="0" w:firstColumn="1" w:lastColumn="0" w:noHBand="0" w:noVBand="1"/>
      </w:tblPr>
      <w:tblGrid>
        <w:gridCol w:w="2181"/>
        <w:gridCol w:w="7395"/>
      </w:tblGrid>
      <w:tr w:rsidR="00BC0A6C" w:rsidRPr="006F21CE" w14:paraId="3549FA12" w14:textId="77777777" w:rsidTr="00E4417E">
        <w:tc>
          <w:tcPr>
            <w:tcW w:w="9576" w:type="dxa"/>
            <w:gridSpan w:val="2"/>
            <w:shd w:val="clear" w:color="auto" w:fill="000000" w:themeFill="text1"/>
          </w:tcPr>
          <w:p w14:paraId="0FAB2F80" w14:textId="77777777" w:rsidR="00BC0A6C" w:rsidRPr="006F21CE" w:rsidRDefault="00BC0A6C" w:rsidP="00E926A9">
            <w:pPr>
              <w:pStyle w:val="Ttulo7"/>
              <w:spacing w:before="2" w:after="2" w:line="360" w:lineRule="auto"/>
              <w:jc w:val="center"/>
              <w:outlineLvl w:val="6"/>
              <w:rPr>
                <w:rFonts w:ascii="Arial" w:hAnsi="Arial" w:cs="Arial"/>
                <w:b/>
                <w:i w:val="0"/>
                <w:color w:val="auto"/>
              </w:rPr>
            </w:pPr>
            <w:r w:rsidRPr="00E4417E">
              <w:rPr>
                <w:rFonts w:ascii="Arial" w:hAnsi="Arial" w:cs="Arial"/>
                <w:b/>
                <w:i w:val="0"/>
                <w:color w:val="auto"/>
              </w:rPr>
              <w:t>Practica: recurso nuevo</w:t>
            </w:r>
          </w:p>
        </w:tc>
      </w:tr>
      <w:tr w:rsidR="00BC0A6C" w:rsidRPr="006F21CE" w14:paraId="2A55A259" w14:textId="77777777" w:rsidTr="00E4417E">
        <w:tc>
          <w:tcPr>
            <w:tcW w:w="2181" w:type="dxa"/>
          </w:tcPr>
          <w:p w14:paraId="720B63B2" w14:textId="77777777" w:rsidR="00BC0A6C" w:rsidRPr="006F21CE" w:rsidRDefault="00BC0A6C" w:rsidP="00E926A9">
            <w:pPr>
              <w:spacing w:before="2" w:after="2" w:line="360" w:lineRule="auto"/>
              <w:rPr>
                <w:rFonts w:ascii="Arial" w:hAnsi="Arial" w:cs="Arial"/>
                <w:b/>
              </w:rPr>
            </w:pPr>
            <w:r w:rsidRPr="006F21CE">
              <w:rPr>
                <w:rFonts w:ascii="Arial" w:hAnsi="Arial" w:cs="Arial"/>
                <w:b/>
              </w:rPr>
              <w:t>Código</w:t>
            </w:r>
          </w:p>
        </w:tc>
        <w:tc>
          <w:tcPr>
            <w:tcW w:w="7395" w:type="dxa"/>
          </w:tcPr>
          <w:p w14:paraId="39FC97BB" w14:textId="667D17AC" w:rsidR="00BC0A6C" w:rsidRPr="006F21CE" w:rsidRDefault="00BC0A6C" w:rsidP="00E926A9">
            <w:pPr>
              <w:spacing w:before="2" w:after="2" w:line="360" w:lineRule="auto"/>
              <w:rPr>
                <w:rFonts w:ascii="Arial" w:hAnsi="Arial" w:cs="Arial"/>
                <w:b/>
                <w:lang w:val="en-US"/>
              </w:rPr>
            </w:pPr>
            <w:r>
              <w:rPr>
                <w:rFonts w:ascii="Arial" w:hAnsi="Arial" w:cs="Arial"/>
                <w:lang w:val="en-US"/>
              </w:rPr>
              <w:t>CN_06_10_</w:t>
            </w:r>
            <w:r w:rsidRPr="006F21CE">
              <w:rPr>
                <w:rFonts w:ascii="Arial" w:hAnsi="Arial" w:cs="Arial"/>
                <w:lang w:val="en-US"/>
              </w:rPr>
              <w:t>REC</w:t>
            </w:r>
            <w:r>
              <w:rPr>
                <w:rFonts w:ascii="Arial" w:hAnsi="Arial" w:cs="Arial"/>
                <w:lang w:val="en-US"/>
              </w:rPr>
              <w:t>1</w:t>
            </w:r>
            <w:r w:rsidR="00974459">
              <w:rPr>
                <w:rFonts w:ascii="Arial" w:hAnsi="Arial" w:cs="Arial"/>
                <w:lang w:val="en-US"/>
              </w:rPr>
              <w:t>4</w:t>
            </w:r>
            <w:r>
              <w:rPr>
                <w:rFonts w:ascii="Arial" w:hAnsi="Arial" w:cs="Arial"/>
                <w:lang w:val="en-US"/>
              </w:rPr>
              <w:t>0</w:t>
            </w:r>
          </w:p>
        </w:tc>
      </w:tr>
      <w:tr w:rsidR="00BC0A6C" w:rsidRPr="006F21CE" w14:paraId="32317F3B" w14:textId="77777777" w:rsidTr="00E4417E">
        <w:tc>
          <w:tcPr>
            <w:tcW w:w="2181" w:type="dxa"/>
          </w:tcPr>
          <w:p w14:paraId="1E43800C" w14:textId="77777777" w:rsidR="00BC0A6C" w:rsidRPr="006F21CE" w:rsidRDefault="00BC0A6C" w:rsidP="00E926A9">
            <w:pPr>
              <w:spacing w:before="2" w:after="2" w:line="360" w:lineRule="auto"/>
              <w:rPr>
                <w:rFonts w:ascii="Arial" w:hAnsi="Arial" w:cs="Arial"/>
                <w:b/>
              </w:rPr>
            </w:pPr>
            <w:r w:rsidRPr="006F21CE">
              <w:rPr>
                <w:rFonts w:ascii="Arial" w:hAnsi="Arial" w:cs="Arial"/>
                <w:b/>
              </w:rPr>
              <w:t>Título</w:t>
            </w:r>
          </w:p>
        </w:tc>
        <w:tc>
          <w:tcPr>
            <w:tcW w:w="7395" w:type="dxa"/>
          </w:tcPr>
          <w:p w14:paraId="1E94168A" w14:textId="77777777" w:rsidR="00BC0A6C" w:rsidRPr="007F65B5" w:rsidRDefault="00BC0A6C" w:rsidP="00E926A9">
            <w:pPr>
              <w:spacing w:before="2" w:after="2" w:line="360" w:lineRule="auto"/>
              <w:rPr>
                <w:rFonts w:ascii="Arial" w:hAnsi="Arial" w:cs="Arial"/>
              </w:rPr>
            </w:pPr>
            <w:r w:rsidRPr="007F65B5">
              <w:rPr>
                <w:rFonts w:ascii="Arial" w:hAnsi="Arial" w:cs="Arial"/>
              </w:rPr>
              <w:t>El modelo cuántico de B</w:t>
            </w:r>
            <w:r w:rsidR="00A470FE" w:rsidRPr="007F65B5">
              <w:rPr>
                <w:rFonts w:ascii="Arial" w:hAnsi="Arial" w:cs="Arial"/>
              </w:rPr>
              <w:t>oh</w:t>
            </w:r>
            <w:r w:rsidRPr="007F65B5">
              <w:rPr>
                <w:rFonts w:ascii="Arial" w:hAnsi="Arial" w:cs="Arial"/>
              </w:rPr>
              <w:t xml:space="preserve">r </w:t>
            </w:r>
          </w:p>
        </w:tc>
      </w:tr>
      <w:tr w:rsidR="00BC0A6C" w:rsidRPr="006F21CE" w14:paraId="71362F36" w14:textId="77777777" w:rsidTr="00E4417E">
        <w:tc>
          <w:tcPr>
            <w:tcW w:w="2181" w:type="dxa"/>
          </w:tcPr>
          <w:p w14:paraId="2FEABEC5" w14:textId="77777777" w:rsidR="00BC0A6C" w:rsidRPr="006F21CE" w:rsidRDefault="00BC0A6C" w:rsidP="00E926A9">
            <w:pPr>
              <w:spacing w:before="2" w:after="2" w:line="360" w:lineRule="auto"/>
              <w:rPr>
                <w:rFonts w:ascii="Arial" w:hAnsi="Arial" w:cs="Arial"/>
                <w:b/>
              </w:rPr>
            </w:pPr>
            <w:r w:rsidRPr="006F21CE">
              <w:rPr>
                <w:rFonts w:ascii="Arial" w:hAnsi="Arial" w:cs="Arial"/>
                <w:b/>
              </w:rPr>
              <w:t>Descripción</w:t>
            </w:r>
          </w:p>
        </w:tc>
        <w:tc>
          <w:tcPr>
            <w:tcW w:w="7395" w:type="dxa"/>
          </w:tcPr>
          <w:p w14:paraId="5BA55837" w14:textId="17A60332" w:rsidR="00BC0A6C" w:rsidRPr="007F65B5" w:rsidRDefault="00BC0A6C" w:rsidP="00E926A9">
            <w:pPr>
              <w:spacing w:before="2" w:after="2" w:line="360" w:lineRule="auto"/>
              <w:rPr>
                <w:rFonts w:ascii="Arial" w:hAnsi="Arial" w:cs="Arial"/>
              </w:rPr>
            </w:pPr>
            <w:r w:rsidRPr="007F65B5">
              <w:rPr>
                <w:rFonts w:ascii="Arial" w:hAnsi="Arial" w:cs="Arial"/>
              </w:rPr>
              <w:t>Actividad que permite afianzar conceptos del modelo atómico de B</w:t>
            </w:r>
            <w:r w:rsidR="00A470FE" w:rsidRPr="007F65B5">
              <w:rPr>
                <w:rFonts w:ascii="Arial" w:hAnsi="Arial" w:cs="Arial"/>
              </w:rPr>
              <w:t>oh</w:t>
            </w:r>
            <w:r w:rsidRPr="007F65B5">
              <w:rPr>
                <w:rFonts w:ascii="Arial" w:hAnsi="Arial" w:cs="Arial"/>
              </w:rPr>
              <w:t>r</w:t>
            </w:r>
            <w:r w:rsidR="008079E8">
              <w:rPr>
                <w:rFonts w:ascii="Arial" w:hAnsi="Arial" w:cs="Arial"/>
              </w:rPr>
              <w:t xml:space="preserve"> </w:t>
            </w:r>
          </w:p>
        </w:tc>
      </w:tr>
    </w:tbl>
    <w:p w14:paraId="46BE26C6" w14:textId="77777777" w:rsidR="00BC0A6C" w:rsidRDefault="00BC0A6C" w:rsidP="00E926A9">
      <w:pPr>
        <w:spacing w:after="0" w:line="360" w:lineRule="auto"/>
        <w:rPr>
          <w:rFonts w:ascii="Arial" w:hAnsi="Arial" w:cs="Arial"/>
          <w:b/>
          <w:highlight w:val="yellow"/>
        </w:rPr>
      </w:pPr>
    </w:p>
    <w:p w14:paraId="07E25306" w14:textId="77777777" w:rsidR="00BC0A6C" w:rsidRDefault="00BC0A6C" w:rsidP="00E926A9">
      <w:pPr>
        <w:spacing w:after="0" w:line="360" w:lineRule="auto"/>
        <w:rPr>
          <w:rFonts w:ascii="Arial" w:hAnsi="Arial" w:cs="Arial"/>
          <w:b/>
          <w:highlight w:val="yellow"/>
        </w:rPr>
      </w:pPr>
    </w:p>
    <w:p w14:paraId="1097BF89" w14:textId="77777777" w:rsidR="00BC0A6C" w:rsidRDefault="00BC0A6C" w:rsidP="00E926A9">
      <w:pPr>
        <w:spacing w:after="0" w:line="360" w:lineRule="auto"/>
        <w:rPr>
          <w:rFonts w:ascii="Arial" w:hAnsi="Arial" w:cs="Arial"/>
          <w:b/>
          <w:highlight w:val="yellow"/>
        </w:rPr>
      </w:pPr>
    </w:p>
    <w:p w14:paraId="289BA0A5" w14:textId="77777777" w:rsidR="00BC0A6C" w:rsidRPr="006F21CE" w:rsidRDefault="00BC0A6C" w:rsidP="00E926A9">
      <w:pPr>
        <w:spacing w:after="0" w:line="360" w:lineRule="auto"/>
        <w:rPr>
          <w:rFonts w:ascii="Arial" w:hAnsi="Arial" w:cs="Arial"/>
          <w:b/>
          <w:highlight w:val="yellow"/>
        </w:rPr>
      </w:pPr>
    </w:p>
    <w:p w14:paraId="756EA46B" w14:textId="77777777" w:rsidR="00BC0A6C" w:rsidRPr="006F21CE" w:rsidRDefault="00BC0A6C" w:rsidP="00E926A9">
      <w:pPr>
        <w:spacing w:after="0" w:line="360" w:lineRule="auto"/>
        <w:rPr>
          <w:rFonts w:ascii="Arial" w:hAnsi="Arial" w:cs="Arial"/>
          <w:b/>
          <w:lang w:val="es-CO"/>
        </w:rPr>
      </w:pPr>
      <w:r w:rsidRPr="006F21CE">
        <w:rPr>
          <w:rFonts w:ascii="Arial" w:hAnsi="Arial" w:cs="Arial"/>
          <w:b/>
          <w:highlight w:val="yellow"/>
        </w:rPr>
        <w:t>[SECCIÓN 2]</w:t>
      </w:r>
      <w:r w:rsidRPr="006F21CE">
        <w:rPr>
          <w:rFonts w:ascii="Arial" w:hAnsi="Arial" w:cs="Arial"/>
          <w:b/>
        </w:rPr>
        <w:t xml:space="preserve"> 3.3</w:t>
      </w:r>
      <w:r w:rsidRPr="006F21CE">
        <w:rPr>
          <w:rFonts w:ascii="Arial" w:hAnsi="Arial" w:cs="Arial"/>
          <w:b/>
          <w:lang w:val="es-CO"/>
        </w:rPr>
        <w:t xml:space="preserve"> El modelo atómico actual </w:t>
      </w:r>
    </w:p>
    <w:p w14:paraId="30A68BD7" w14:textId="77777777" w:rsidR="00BC0A6C" w:rsidRPr="006F21CE" w:rsidRDefault="00BC0A6C" w:rsidP="00E926A9">
      <w:pPr>
        <w:tabs>
          <w:tab w:val="right" w:pos="8498"/>
        </w:tabs>
        <w:spacing w:after="0" w:line="360" w:lineRule="auto"/>
        <w:rPr>
          <w:rFonts w:ascii="Arial" w:hAnsi="Arial" w:cs="Arial"/>
        </w:rPr>
      </w:pPr>
    </w:p>
    <w:p w14:paraId="004F9166" w14:textId="77777777" w:rsidR="00BC0A6C" w:rsidRPr="006F21CE" w:rsidRDefault="00BC0A6C" w:rsidP="00E926A9">
      <w:pPr>
        <w:shd w:val="clear" w:color="auto" w:fill="FFFFFF"/>
        <w:spacing w:after="0" w:line="360" w:lineRule="auto"/>
        <w:rPr>
          <w:rFonts w:ascii="Arial" w:eastAsia="Times New Roman" w:hAnsi="Arial" w:cs="Arial"/>
          <w:lang w:val="es-CO" w:eastAsia="es-CO"/>
        </w:rPr>
      </w:pPr>
      <w:r w:rsidRPr="006F21CE">
        <w:rPr>
          <w:rFonts w:ascii="Arial" w:eastAsia="Times New Roman" w:hAnsi="Arial" w:cs="Arial"/>
          <w:lang w:val="es-CO" w:eastAsia="es-CO"/>
        </w:rPr>
        <w:t>El modelo de Bohr describía correctamente el comportamiento del átomo de hidrógeno, pero daba errores cuando se intentaba aplicar a átomos con más electrones.</w:t>
      </w:r>
    </w:p>
    <w:p w14:paraId="0789A4D0" w14:textId="77777777" w:rsidR="00BC0A6C" w:rsidRPr="006F21CE" w:rsidRDefault="00BC0A6C" w:rsidP="00E926A9">
      <w:pPr>
        <w:shd w:val="clear" w:color="auto" w:fill="FFFFFF"/>
        <w:spacing w:after="0" w:line="360" w:lineRule="auto"/>
        <w:rPr>
          <w:rFonts w:ascii="Arial" w:eastAsia="Times New Roman" w:hAnsi="Arial" w:cs="Arial"/>
          <w:lang w:val="es-CO" w:eastAsia="es-CO"/>
        </w:rPr>
      </w:pPr>
    </w:p>
    <w:p w14:paraId="4684803A" w14:textId="128EAA8A" w:rsidR="00BC0A6C" w:rsidRPr="006F21CE" w:rsidRDefault="00BC0A6C" w:rsidP="00E926A9">
      <w:pPr>
        <w:shd w:val="clear" w:color="auto" w:fill="FFFFFF"/>
        <w:spacing w:after="0" w:line="360" w:lineRule="auto"/>
        <w:rPr>
          <w:rFonts w:ascii="Arial" w:eastAsia="Times New Roman" w:hAnsi="Arial" w:cs="Arial"/>
          <w:lang w:val="es-CO" w:eastAsia="es-CO"/>
        </w:rPr>
      </w:pPr>
      <w:r w:rsidRPr="006F21CE">
        <w:rPr>
          <w:rFonts w:ascii="Arial" w:eastAsia="Times New Roman" w:hAnsi="Arial" w:cs="Arial"/>
          <w:lang w:val="es-CO" w:eastAsia="es-CO"/>
        </w:rPr>
        <w:t>El físico austr</w:t>
      </w:r>
      <w:r w:rsidR="00B76EB8">
        <w:rPr>
          <w:rFonts w:ascii="Arial" w:eastAsia="Times New Roman" w:hAnsi="Arial" w:cs="Arial"/>
          <w:lang w:val="es-CO" w:eastAsia="es-CO"/>
        </w:rPr>
        <w:t>i</w:t>
      </w:r>
      <w:r w:rsidRPr="006F21CE">
        <w:rPr>
          <w:rFonts w:ascii="Arial" w:eastAsia="Times New Roman" w:hAnsi="Arial" w:cs="Arial"/>
          <w:lang w:val="es-CO" w:eastAsia="es-CO"/>
        </w:rPr>
        <w:t xml:space="preserve">aco </w:t>
      </w:r>
      <w:r w:rsidRPr="006F21CE">
        <w:rPr>
          <w:rFonts w:ascii="Arial" w:eastAsia="Times New Roman" w:hAnsi="Arial" w:cs="Arial"/>
          <w:b/>
          <w:lang w:val="es-CO" w:eastAsia="es-CO"/>
        </w:rPr>
        <w:t>Erwin Schrödinger</w:t>
      </w:r>
      <w:r w:rsidR="00B76EB8" w:rsidRPr="00631C01">
        <w:rPr>
          <w:rFonts w:ascii="Arial" w:eastAsia="Times New Roman" w:hAnsi="Arial" w:cs="Arial"/>
          <w:lang w:val="es-CO" w:eastAsia="es-CO"/>
        </w:rPr>
        <w:t>,</w:t>
      </w:r>
      <w:r w:rsidRPr="006F21CE">
        <w:rPr>
          <w:rFonts w:ascii="Arial" w:eastAsia="Times New Roman" w:hAnsi="Arial" w:cs="Arial"/>
          <w:lang w:val="es-CO" w:eastAsia="es-CO"/>
        </w:rPr>
        <w:t xml:space="preserve"> resolvió este problema considerando que es imposible determinar la localización exacta de los electrones alrededor del núcleo, solo se pueden identificar regiones del espacio donde es más probable encontrarlos, llamadas </w:t>
      </w:r>
      <w:r w:rsidRPr="006F21CE">
        <w:rPr>
          <w:rFonts w:ascii="Arial" w:eastAsia="Times New Roman" w:hAnsi="Arial" w:cs="Arial"/>
          <w:b/>
          <w:bCs/>
          <w:lang w:val="es-CO" w:eastAsia="es-CO"/>
        </w:rPr>
        <w:t>orbitales</w:t>
      </w:r>
      <w:r w:rsidRPr="006F21CE">
        <w:rPr>
          <w:rFonts w:ascii="Arial" w:eastAsia="Times New Roman" w:hAnsi="Arial" w:cs="Arial"/>
          <w:lang w:val="es-CO" w:eastAsia="es-CO"/>
        </w:rPr>
        <w:t>:</w:t>
      </w:r>
    </w:p>
    <w:p w14:paraId="64380FEB" w14:textId="77777777" w:rsidR="00BC0A6C" w:rsidRPr="006F21CE" w:rsidRDefault="00BC0A6C" w:rsidP="00E926A9">
      <w:pPr>
        <w:shd w:val="clear" w:color="auto" w:fill="FFFFFF"/>
        <w:spacing w:after="0" w:line="360" w:lineRule="auto"/>
        <w:rPr>
          <w:rFonts w:ascii="Arial" w:eastAsia="Times New Roman" w:hAnsi="Arial" w:cs="Arial"/>
          <w:b/>
          <w:bCs/>
          <w:lang w:val="es-CO" w:eastAsia="es-CO"/>
        </w:rPr>
      </w:pPr>
    </w:p>
    <w:p w14:paraId="55C799A3" w14:textId="06312E54" w:rsidR="00BC0A6C" w:rsidRPr="006F21CE" w:rsidRDefault="00BC0A6C" w:rsidP="00E926A9">
      <w:pPr>
        <w:numPr>
          <w:ilvl w:val="0"/>
          <w:numId w:val="15"/>
        </w:numPr>
        <w:shd w:val="clear" w:color="auto" w:fill="FFFFFF"/>
        <w:spacing w:after="0" w:line="360" w:lineRule="auto"/>
        <w:ind w:left="300"/>
        <w:rPr>
          <w:rFonts w:ascii="Arial" w:eastAsia="Times New Roman" w:hAnsi="Arial" w:cs="Arial"/>
          <w:lang w:val="es-CO" w:eastAsia="es-CO"/>
        </w:rPr>
      </w:pPr>
      <w:r w:rsidRPr="006F21CE">
        <w:rPr>
          <w:rFonts w:ascii="Arial" w:eastAsia="Times New Roman" w:hAnsi="Arial" w:cs="Arial"/>
          <w:lang w:val="es-CO" w:eastAsia="es-CO"/>
        </w:rPr>
        <w:t xml:space="preserve">Un orbital puede </w:t>
      </w:r>
      <w:r w:rsidRPr="00CD7D70">
        <w:rPr>
          <w:rFonts w:ascii="Arial" w:eastAsia="Times New Roman" w:hAnsi="Arial" w:cs="Arial"/>
          <w:lang w:val="es-CO" w:eastAsia="es-CO"/>
        </w:rPr>
        <w:t xml:space="preserve">estar vacío o contener uno </w:t>
      </w:r>
      <w:r w:rsidRPr="006F21CE">
        <w:rPr>
          <w:rFonts w:ascii="Arial" w:eastAsia="Times New Roman" w:hAnsi="Arial" w:cs="Arial"/>
          <w:lang w:val="es-CO" w:eastAsia="es-CO"/>
        </w:rPr>
        <w:t>o dos electrones como máximo.</w:t>
      </w:r>
    </w:p>
    <w:p w14:paraId="655DF84D" w14:textId="27CAF6DA" w:rsidR="00BC0A6C" w:rsidRPr="006F21CE" w:rsidRDefault="00BC0A6C" w:rsidP="00E926A9">
      <w:pPr>
        <w:numPr>
          <w:ilvl w:val="0"/>
          <w:numId w:val="15"/>
        </w:numPr>
        <w:shd w:val="clear" w:color="auto" w:fill="FFFFFF"/>
        <w:spacing w:after="0" w:line="360" w:lineRule="auto"/>
        <w:ind w:left="300"/>
        <w:rPr>
          <w:rFonts w:ascii="Arial" w:eastAsia="Times New Roman" w:hAnsi="Arial" w:cs="Arial"/>
          <w:lang w:val="es-CO" w:eastAsia="es-CO"/>
        </w:rPr>
      </w:pPr>
      <w:r w:rsidRPr="006F21CE">
        <w:rPr>
          <w:rFonts w:ascii="Arial" w:eastAsia="Times New Roman" w:hAnsi="Arial" w:cs="Arial"/>
          <w:lang w:val="es-CO" w:eastAsia="es-CO"/>
        </w:rPr>
        <w:t xml:space="preserve">El número máximo de electrones en cada nivel de energía se determina por la fórmula: </w:t>
      </w:r>
      <w:r w:rsidRPr="006F21CE">
        <w:rPr>
          <w:rFonts w:ascii="Arial" w:eastAsia="Times New Roman" w:hAnsi="Arial" w:cs="Arial"/>
          <w:b/>
          <w:lang w:val="es-CO" w:eastAsia="es-CO"/>
        </w:rPr>
        <w:t>2</w:t>
      </w:r>
      <w:r w:rsidRPr="006F21CE">
        <w:rPr>
          <w:rFonts w:ascii="Arial" w:eastAsia="Times New Roman" w:hAnsi="Arial" w:cs="Arial"/>
          <w:b/>
          <w:i/>
          <w:iCs/>
          <w:lang w:val="es-CO" w:eastAsia="es-CO"/>
        </w:rPr>
        <w:t>n</w:t>
      </w:r>
      <w:r w:rsidRPr="006F21CE">
        <w:rPr>
          <w:rFonts w:ascii="Arial" w:eastAsia="Times New Roman" w:hAnsi="Arial" w:cs="Arial"/>
          <w:b/>
          <w:vertAlign w:val="superscript"/>
          <w:lang w:val="es-CO" w:eastAsia="es-CO"/>
        </w:rPr>
        <w:t>2</w:t>
      </w:r>
      <w:r w:rsidRPr="006F21CE">
        <w:rPr>
          <w:rFonts w:ascii="Arial" w:eastAsia="Times New Roman" w:hAnsi="Arial" w:cs="Arial"/>
          <w:lang w:val="es-CO" w:eastAsia="es-CO"/>
        </w:rPr>
        <w:t xml:space="preserve">, por tanto, cada </w:t>
      </w:r>
      <w:r w:rsidRPr="006F21CE">
        <w:rPr>
          <w:rFonts w:ascii="Arial" w:eastAsia="Times New Roman" w:hAnsi="Arial" w:cs="Arial"/>
          <w:b/>
          <w:lang w:val="es-CO" w:eastAsia="es-CO"/>
        </w:rPr>
        <w:t>nivel</w:t>
      </w:r>
      <w:r w:rsidRPr="006F21CE">
        <w:rPr>
          <w:rFonts w:ascii="Arial" w:eastAsia="Times New Roman" w:hAnsi="Arial" w:cs="Arial"/>
          <w:lang w:val="es-CO" w:eastAsia="es-CO"/>
        </w:rPr>
        <w:t xml:space="preserve"> contiene un número determinado de orbitales.</w:t>
      </w:r>
    </w:p>
    <w:p w14:paraId="610B8600" w14:textId="77777777" w:rsidR="00BC0A6C" w:rsidRPr="006F21CE" w:rsidRDefault="00BC0A6C" w:rsidP="00E926A9">
      <w:pPr>
        <w:numPr>
          <w:ilvl w:val="0"/>
          <w:numId w:val="15"/>
        </w:numPr>
        <w:shd w:val="clear" w:color="auto" w:fill="FFFFFF"/>
        <w:spacing w:after="0" w:line="360" w:lineRule="auto"/>
        <w:ind w:left="300"/>
        <w:rPr>
          <w:rFonts w:ascii="Arial" w:eastAsia="Times New Roman" w:hAnsi="Arial" w:cs="Arial"/>
          <w:lang w:val="es-CO" w:eastAsia="es-CO"/>
        </w:rPr>
      </w:pPr>
      <w:r w:rsidRPr="006F21CE">
        <w:rPr>
          <w:rFonts w:ascii="Arial" w:eastAsia="Times New Roman" w:hAnsi="Arial" w:cs="Arial"/>
          <w:lang w:val="es-CO" w:eastAsia="es-CO"/>
        </w:rPr>
        <w:t xml:space="preserve">Cada nivel de energía se divide en uno o más </w:t>
      </w:r>
      <w:r w:rsidRPr="006F21CE">
        <w:rPr>
          <w:rFonts w:ascii="Arial" w:eastAsia="Times New Roman" w:hAnsi="Arial" w:cs="Arial"/>
          <w:b/>
          <w:lang w:val="es-CO" w:eastAsia="es-CO"/>
        </w:rPr>
        <w:t>subniveles</w:t>
      </w:r>
      <w:r w:rsidRPr="006F21CE">
        <w:rPr>
          <w:rFonts w:ascii="Arial" w:eastAsia="Times New Roman" w:hAnsi="Arial" w:cs="Arial"/>
          <w:lang w:val="es-CO" w:eastAsia="es-CO"/>
        </w:rPr>
        <w:t xml:space="preserve"> (</w:t>
      </w:r>
      <w:r w:rsidRPr="006F21CE">
        <w:rPr>
          <w:rFonts w:ascii="Arial" w:eastAsia="Times New Roman" w:hAnsi="Arial" w:cs="Arial"/>
          <w:i/>
          <w:iCs/>
          <w:lang w:val="es-CO" w:eastAsia="es-CO"/>
        </w:rPr>
        <w:t>s</w:t>
      </w:r>
      <w:r w:rsidRPr="006F21CE">
        <w:rPr>
          <w:rFonts w:ascii="Arial" w:eastAsia="Times New Roman" w:hAnsi="Arial" w:cs="Arial"/>
          <w:lang w:val="es-CO" w:eastAsia="es-CO"/>
        </w:rPr>
        <w:t>, </w:t>
      </w:r>
      <w:r w:rsidRPr="006F21CE">
        <w:rPr>
          <w:rFonts w:ascii="Arial" w:eastAsia="Times New Roman" w:hAnsi="Arial" w:cs="Arial"/>
          <w:i/>
          <w:iCs/>
          <w:lang w:val="es-CO" w:eastAsia="es-CO"/>
        </w:rPr>
        <w:t>p</w:t>
      </w:r>
      <w:r w:rsidRPr="006F21CE">
        <w:rPr>
          <w:rFonts w:ascii="Arial" w:eastAsia="Times New Roman" w:hAnsi="Arial" w:cs="Arial"/>
          <w:lang w:val="es-CO" w:eastAsia="es-CO"/>
        </w:rPr>
        <w:t>, </w:t>
      </w:r>
      <w:r w:rsidRPr="006F21CE">
        <w:rPr>
          <w:rFonts w:ascii="Arial" w:eastAsia="Times New Roman" w:hAnsi="Arial" w:cs="Arial"/>
          <w:i/>
          <w:iCs/>
          <w:lang w:val="es-CO" w:eastAsia="es-CO"/>
        </w:rPr>
        <w:t>d</w:t>
      </w:r>
      <w:r w:rsidRPr="006F21CE">
        <w:rPr>
          <w:rFonts w:ascii="Arial" w:eastAsia="Times New Roman" w:hAnsi="Arial" w:cs="Arial"/>
          <w:lang w:val="es-CO" w:eastAsia="es-CO"/>
        </w:rPr>
        <w:t> y </w:t>
      </w:r>
      <w:r w:rsidRPr="006F21CE">
        <w:rPr>
          <w:rFonts w:ascii="Arial" w:eastAsia="Times New Roman" w:hAnsi="Arial" w:cs="Arial"/>
          <w:i/>
          <w:iCs/>
          <w:lang w:val="es-CO" w:eastAsia="es-CO"/>
        </w:rPr>
        <w:t>f</w:t>
      </w:r>
      <w:r w:rsidRPr="006F21CE">
        <w:rPr>
          <w:rFonts w:ascii="Arial" w:eastAsia="Times New Roman" w:hAnsi="Arial" w:cs="Arial"/>
          <w:lang w:val="es-CO" w:eastAsia="es-CO"/>
        </w:rPr>
        <w:t>) y cada uno de estos está compuesto por orbitales de las mismas características.</w:t>
      </w:r>
    </w:p>
    <w:p w14:paraId="12209AA6" w14:textId="77777777" w:rsidR="00BC0A6C" w:rsidRPr="006F21CE" w:rsidRDefault="00BC0A6C" w:rsidP="00E926A9">
      <w:pPr>
        <w:numPr>
          <w:ilvl w:val="0"/>
          <w:numId w:val="15"/>
        </w:numPr>
        <w:shd w:val="clear" w:color="auto" w:fill="FFFFFF"/>
        <w:spacing w:after="0" w:line="360" w:lineRule="auto"/>
        <w:ind w:left="300"/>
        <w:rPr>
          <w:rFonts w:ascii="Arial" w:eastAsia="Times New Roman" w:hAnsi="Arial" w:cs="Arial"/>
          <w:lang w:val="es-CO" w:eastAsia="es-CO"/>
        </w:rPr>
      </w:pPr>
      <w:r w:rsidRPr="006F21CE">
        <w:rPr>
          <w:rFonts w:ascii="Arial" w:eastAsia="Times New Roman" w:hAnsi="Arial" w:cs="Arial"/>
          <w:lang w:val="es-CO" w:eastAsia="es-CO"/>
        </w:rPr>
        <w:t>Los orbitales tienen distintas formas y se nombran según el subnivel al que pertenecen y su orientación en el espacio.</w:t>
      </w:r>
    </w:p>
    <w:p w14:paraId="07D99452" w14:textId="77777777" w:rsidR="00BC0A6C" w:rsidRPr="006F21CE" w:rsidRDefault="00BC0A6C" w:rsidP="00E926A9">
      <w:pPr>
        <w:shd w:val="clear" w:color="auto" w:fill="FFFFFF"/>
        <w:spacing w:after="0" w:line="360" w:lineRule="auto"/>
        <w:rPr>
          <w:rFonts w:ascii="Arial" w:eastAsia="Times New Roman" w:hAnsi="Arial" w:cs="Arial"/>
          <w:lang w:eastAsia="es-CO"/>
        </w:rPr>
      </w:pPr>
    </w:p>
    <w:tbl>
      <w:tblPr>
        <w:tblStyle w:val="Tablaconcuadrcula1"/>
        <w:tblW w:w="0" w:type="auto"/>
        <w:tblLook w:val="04A0" w:firstRow="1" w:lastRow="0" w:firstColumn="1" w:lastColumn="0" w:noHBand="0" w:noVBand="1"/>
      </w:tblPr>
      <w:tblGrid>
        <w:gridCol w:w="2689"/>
        <w:gridCol w:w="6139"/>
      </w:tblGrid>
      <w:tr w:rsidR="00BC0A6C" w:rsidRPr="006F21CE" w14:paraId="60F77DB1" w14:textId="77777777" w:rsidTr="00BC0A6C">
        <w:tc>
          <w:tcPr>
            <w:tcW w:w="8828" w:type="dxa"/>
            <w:gridSpan w:val="2"/>
            <w:shd w:val="clear" w:color="auto" w:fill="0D0D0D" w:themeFill="text1" w:themeFillTint="F2"/>
          </w:tcPr>
          <w:p w14:paraId="411BC23D" w14:textId="77777777" w:rsidR="00BC0A6C" w:rsidRPr="006F21CE" w:rsidRDefault="00BC0A6C" w:rsidP="00E926A9">
            <w:pPr>
              <w:spacing w:line="360" w:lineRule="auto"/>
              <w:jc w:val="center"/>
              <w:rPr>
                <w:rFonts w:ascii="Arial" w:hAnsi="Arial" w:cs="Arial"/>
                <w:b/>
              </w:rPr>
            </w:pPr>
            <w:r w:rsidRPr="006F21CE">
              <w:rPr>
                <w:rFonts w:ascii="Arial" w:hAnsi="Arial" w:cs="Arial"/>
                <w:b/>
              </w:rPr>
              <w:t xml:space="preserve">Imagen (fotografía, gráfica o ilustración) </w:t>
            </w:r>
          </w:p>
        </w:tc>
      </w:tr>
      <w:tr w:rsidR="00BC0A6C" w:rsidRPr="006F21CE" w14:paraId="736A6302" w14:textId="77777777" w:rsidTr="00BC0A6C">
        <w:tc>
          <w:tcPr>
            <w:tcW w:w="2689" w:type="dxa"/>
          </w:tcPr>
          <w:p w14:paraId="119DDFD9" w14:textId="77777777" w:rsidR="00BC0A6C" w:rsidRPr="006F21CE" w:rsidRDefault="00BC0A6C" w:rsidP="00E926A9">
            <w:pPr>
              <w:spacing w:line="360" w:lineRule="auto"/>
              <w:rPr>
                <w:rFonts w:ascii="Arial" w:hAnsi="Arial" w:cs="Arial"/>
                <w:b/>
              </w:rPr>
            </w:pPr>
            <w:r w:rsidRPr="006F21CE">
              <w:rPr>
                <w:rFonts w:ascii="Arial" w:hAnsi="Arial" w:cs="Arial"/>
                <w:b/>
              </w:rPr>
              <w:t>Código</w:t>
            </w:r>
          </w:p>
        </w:tc>
        <w:tc>
          <w:tcPr>
            <w:tcW w:w="6139" w:type="dxa"/>
          </w:tcPr>
          <w:p w14:paraId="70A13490" w14:textId="77777777" w:rsidR="00BC0A6C" w:rsidRPr="006F21CE" w:rsidRDefault="00BC0A6C" w:rsidP="00E926A9">
            <w:pPr>
              <w:tabs>
                <w:tab w:val="left" w:pos="2376"/>
              </w:tabs>
              <w:spacing w:line="360" w:lineRule="auto"/>
              <w:rPr>
                <w:rFonts w:ascii="Arial" w:hAnsi="Arial" w:cs="Arial"/>
                <w:b/>
              </w:rPr>
            </w:pPr>
            <w:r w:rsidRPr="006F21CE">
              <w:rPr>
                <w:rFonts w:ascii="Arial" w:hAnsi="Arial" w:cs="Arial"/>
              </w:rPr>
              <w:t>CN_06_10_IMG09</w:t>
            </w:r>
            <w:r w:rsidRPr="006F21CE">
              <w:rPr>
                <w:rFonts w:ascii="Arial" w:hAnsi="Arial" w:cs="Arial"/>
              </w:rPr>
              <w:tab/>
            </w:r>
          </w:p>
        </w:tc>
      </w:tr>
      <w:tr w:rsidR="00BC0A6C" w:rsidRPr="006F21CE" w14:paraId="17A9ABDC" w14:textId="77777777" w:rsidTr="00BC0A6C">
        <w:tc>
          <w:tcPr>
            <w:tcW w:w="2689" w:type="dxa"/>
          </w:tcPr>
          <w:p w14:paraId="536536BE" w14:textId="77777777" w:rsidR="00BC0A6C" w:rsidRPr="006F21CE" w:rsidRDefault="00BC0A6C" w:rsidP="00E926A9">
            <w:pPr>
              <w:spacing w:line="360" w:lineRule="auto"/>
              <w:rPr>
                <w:rFonts w:ascii="Arial" w:hAnsi="Arial" w:cs="Arial"/>
              </w:rPr>
            </w:pPr>
            <w:r w:rsidRPr="006F21CE">
              <w:rPr>
                <w:rFonts w:ascii="Arial" w:hAnsi="Arial" w:cs="Arial"/>
                <w:b/>
              </w:rPr>
              <w:t>Descripción</w:t>
            </w:r>
          </w:p>
        </w:tc>
        <w:tc>
          <w:tcPr>
            <w:tcW w:w="6139" w:type="dxa"/>
          </w:tcPr>
          <w:p w14:paraId="6CF1E9F7" w14:textId="77777777" w:rsidR="00BC0A6C" w:rsidRPr="006F21CE" w:rsidRDefault="00BC0A6C" w:rsidP="00E926A9">
            <w:pPr>
              <w:spacing w:line="360" w:lineRule="auto"/>
              <w:rPr>
                <w:rFonts w:ascii="Arial" w:hAnsi="Arial" w:cs="Arial"/>
              </w:rPr>
            </w:pPr>
            <w:r w:rsidRPr="006F21CE">
              <w:rPr>
                <w:rFonts w:ascii="Arial" w:hAnsi="Arial" w:cs="Arial"/>
              </w:rPr>
              <w:t xml:space="preserve">Ilustración de los orbitales atómicos en el modelo actual. </w:t>
            </w:r>
          </w:p>
        </w:tc>
      </w:tr>
      <w:tr w:rsidR="00BC0A6C" w:rsidRPr="006F21CE" w14:paraId="4A09A279" w14:textId="77777777" w:rsidTr="00BC0A6C">
        <w:tc>
          <w:tcPr>
            <w:tcW w:w="2689" w:type="dxa"/>
          </w:tcPr>
          <w:p w14:paraId="6332C59A" w14:textId="77777777" w:rsidR="00BC0A6C" w:rsidRPr="006F21CE" w:rsidRDefault="00BC0A6C" w:rsidP="00E926A9">
            <w:pPr>
              <w:spacing w:line="360" w:lineRule="auto"/>
              <w:rPr>
                <w:rFonts w:ascii="Arial" w:hAnsi="Arial" w:cs="Arial"/>
              </w:rPr>
            </w:pPr>
            <w:r w:rsidRPr="006F21CE">
              <w:rPr>
                <w:rFonts w:ascii="Arial" w:hAnsi="Arial" w:cs="Arial"/>
              </w:rPr>
              <w:t xml:space="preserve">Código </w:t>
            </w:r>
            <w:proofErr w:type="spellStart"/>
            <w:r w:rsidRPr="006F21CE">
              <w:rPr>
                <w:rFonts w:ascii="Arial" w:hAnsi="Arial" w:cs="Arial"/>
              </w:rPr>
              <w:t>Shutterstock</w:t>
            </w:r>
            <w:proofErr w:type="spellEnd"/>
            <w:r w:rsidRPr="006F21CE">
              <w:rPr>
                <w:rFonts w:ascii="Arial" w:hAnsi="Arial" w:cs="Arial"/>
              </w:rPr>
              <w:t xml:space="preserve"> (o URL o la ruta en </w:t>
            </w:r>
            <w:proofErr w:type="spellStart"/>
            <w:r w:rsidRPr="006F21CE">
              <w:rPr>
                <w:rFonts w:ascii="Arial" w:hAnsi="Arial" w:cs="Arial"/>
              </w:rPr>
              <w:t>AulaPlaneta</w:t>
            </w:r>
            <w:proofErr w:type="spellEnd"/>
            <w:r w:rsidRPr="006F21CE">
              <w:rPr>
                <w:rFonts w:ascii="Arial" w:hAnsi="Arial" w:cs="Arial"/>
              </w:rPr>
              <w:t>)</w:t>
            </w:r>
          </w:p>
        </w:tc>
        <w:tc>
          <w:tcPr>
            <w:tcW w:w="6139" w:type="dxa"/>
          </w:tcPr>
          <w:p w14:paraId="2DD38501" w14:textId="5659D5AB" w:rsidR="00BC0A6C" w:rsidRDefault="00BC0A6C" w:rsidP="00E926A9">
            <w:pPr>
              <w:spacing w:line="360" w:lineRule="auto"/>
              <w:rPr>
                <w:rFonts w:ascii="Arial" w:hAnsi="Arial" w:cs="Arial"/>
              </w:rPr>
            </w:pPr>
            <w:r w:rsidRPr="006F21CE">
              <w:rPr>
                <w:rFonts w:ascii="Arial" w:hAnsi="Arial" w:cs="Arial"/>
              </w:rPr>
              <w:t>3 ESO/Física y química</w:t>
            </w:r>
            <w:r w:rsidR="008079E8">
              <w:rPr>
                <w:rFonts w:ascii="Arial" w:hAnsi="Arial" w:cs="Arial"/>
              </w:rPr>
              <w:t xml:space="preserve"> </w:t>
            </w:r>
            <w:r w:rsidRPr="006F21CE">
              <w:rPr>
                <w:rFonts w:ascii="Arial" w:hAnsi="Arial" w:cs="Arial"/>
              </w:rPr>
              <w:t>/La estructura de la materia/</w:t>
            </w:r>
            <w:r w:rsidR="00DF0D39">
              <w:rPr>
                <w:rFonts w:ascii="Arial" w:hAnsi="Arial" w:cs="Arial"/>
              </w:rPr>
              <w:t>Los modelos del átomo</w:t>
            </w:r>
            <w:r w:rsidR="008079E8">
              <w:rPr>
                <w:rFonts w:ascii="Arial" w:hAnsi="Arial" w:cs="Arial"/>
              </w:rPr>
              <w:t xml:space="preserve"> </w:t>
            </w:r>
            <w:r w:rsidRPr="006F21CE">
              <w:rPr>
                <w:rFonts w:ascii="Arial" w:hAnsi="Arial" w:cs="Arial"/>
              </w:rPr>
              <w:t xml:space="preserve">/ El modelo actual </w:t>
            </w:r>
          </w:p>
          <w:p w14:paraId="26A24BF6" w14:textId="77777777" w:rsidR="00DF0D39" w:rsidRDefault="00DF0D39" w:rsidP="00E926A9">
            <w:pPr>
              <w:spacing w:line="360" w:lineRule="auto"/>
              <w:rPr>
                <w:rFonts w:ascii="Arial" w:hAnsi="Arial" w:cs="Arial"/>
              </w:rPr>
            </w:pPr>
          </w:p>
          <w:p w14:paraId="3B48D29E" w14:textId="77777777" w:rsidR="00BC0A6C" w:rsidRPr="006F21CE" w:rsidRDefault="00BC0A6C" w:rsidP="00E926A9">
            <w:pPr>
              <w:spacing w:line="360" w:lineRule="auto"/>
              <w:rPr>
                <w:rFonts w:ascii="Arial" w:hAnsi="Arial" w:cs="Arial"/>
              </w:rPr>
            </w:pPr>
          </w:p>
          <w:p w14:paraId="73C4BE5A" w14:textId="77777777" w:rsidR="00BC0A6C" w:rsidRPr="006F21CE" w:rsidRDefault="00BC0A6C" w:rsidP="00E926A9">
            <w:pPr>
              <w:spacing w:line="360" w:lineRule="auto"/>
              <w:rPr>
                <w:rFonts w:ascii="Arial" w:hAnsi="Arial" w:cs="Arial"/>
              </w:rPr>
            </w:pPr>
            <w:r w:rsidRPr="006F21CE">
              <w:rPr>
                <w:noProof/>
                <w:lang w:val="es-ES" w:eastAsia="es-ES"/>
              </w:rPr>
              <w:drawing>
                <wp:inline distT="0" distB="0" distL="0" distR="0" wp14:anchorId="755A4941" wp14:editId="23B94451">
                  <wp:extent cx="3368040" cy="4410988"/>
                  <wp:effectExtent l="0" t="0" r="3810" b="8890"/>
                  <wp:docPr id="42" name="Imagen 42" descr="http://profesores.aulaplaneta.com/DNNPlayerPackages/Package13087/InfoGuion/cuadernoestudio/images_xml/FQ_09_02_img5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3087/InfoGuion/cuadernoestudio/images_xml/FQ_09_02_img5_smal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2205" cy="4429539"/>
                          </a:xfrm>
                          <a:prstGeom prst="rect">
                            <a:avLst/>
                          </a:prstGeom>
                          <a:noFill/>
                          <a:ln>
                            <a:noFill/>
                          </a:ln>
                        </pic:spPr>
                      </pic:pic>
                    </a:graphicData>
                  </a:graphic>
                </wp:inline>
              </w:drawing>
            </w:r>
          </w:p>
          <w:p w14:paraId="5DC7836C" w14:textId="77777777" w:rsidR="00BC0A6C" w:rsidRPr="006F21CE" w:rsidRDefault="00BC0A6C" w:rsidP="00E926A9">
            <w:pPr>
              <w:spacing w:line="360" w:lineRule="auto"/>
              <w:rPr>
                <w:rFonts w:ascii="Arial" w:hAnsi="Arial" w:cs="Arial"/>
              </w:rPr>
            </w:pPr>
          </w:p>
        </w:tc>
      </w:tr>
      <w:tr w:rsidR="00BC0A6C" w:rsidRPr="006F21CE" w14:paraId="0A9F3A8A" w14:textId="77777777" w:rsidTr="00BC0A6C">
        <w:trPr>
          <w:trHeight w:val="58"/>
        </w:trPr>
        <w:tc>
          <w:tcPr>
            <w:tcW w:w="2689" w:type="dxa"/>
          </w:tcPr>
          <w:p w14:paraId="6EAAC66F" w14:textId="77777777" w:rsidR="00BC0A6C" w:rsidRPr="006F21CE" w:rsidRDefault="00BC0A6C" w:rsidP="00E926A9">
            <w:pPr>
              <w:spacing w:line="360" w:lineRule="auto"/>
              <w:rPr>
                <w:rFonts w:ascii="Arial" w:hAnsi="Arial" w:cs="Arial"/>
              </w:rPr>
            </w:pPr>
            <w:r w:rsidRPr="006F21CE">
              <w:rPr>
                <w:rFonts w:ascii="Arial" w:hAnsi="Arial" w:cs="Arial"/>
              </w:rPr>
              <w:t>Pie de imagen</w:t>
            </w:r>
          </w:p>
        </w:tc>
        <w:tc>
          <w:tcPr>
            <w:tcW w:w="6139" w:type="dxa"/>
          </w:tcPr>
          <w:p w14:paraId="288B7F4B" w14:textId="5A299AA4" w:rsidR="00BC0A6C" w:rsidRPr="006F21CE" w:rsidRDefault="00BC0A6C" w:rsidP="00E3610B">
            <w:pPr>
              <w:spacing w:line="360" w:lineRule="auto"/>
              <w:rPr>
                <w:rFonts w:ascii="Arial" w:hAnsi="Arial" w:cs="Arial"/>
              </w:rPr>
            </w:pPr>
            <w:r w:rsidRPr="006F21CE">
              <w:rPr>
                <w:rFonts w:ascii="Arial" w:hAnsi="Arial" w:cs="Arial"/>
              </w:rPr>
              <w:t xml:space="preserve">Representación de los </w:t>
            </w:r>
            <w:r w:rsidRPr="006F21CE">
              <w:rPr>
                <w:rFonts w:ascii="Arial" w:hAnsi="Arial" w:cs="Arial"/>
                <w:b/>
              </w:rPr>
              <w:t>orbitales atómicos</w:t>
            </w:r>
            <w:r w:rsidRPr="006F21CE">
              <w:rPr>
                <w:rFonts w:ascii="Arial" w:hAnsi="Arial" w:cs="Arial"/>
              </w:rPr>
              <w:t> de tipo </w:t>
            </w:r>
            <w:r w:rsidRPr="00E3610B">
              <w:rPr>
                <w:rFonts w:ascii="Arial" w:hAnsi="Arial" w:cs="Arial"/>
                <w:i/>
              </w:rPr>
              <w:t>s, p</w:t>
            </w:r>
            <w:r w:rsidRPr="006F21CE">
              <w:rPr>
                <w:rFonts w:ascii="Arial" w:hAnsi="Arial" w:cs="Arial"/>
              </w:rPr>
              <w:t> y </w:t>
            </w:r>
            <w:r w:rsidRPr="00E3610B">
              <w:rPr>
                <w:rFonts w:ascii="Arial" w:hAnsi="Arial" w:cs="Arial"/>
                <w:i/>
              </w:rPr>
              <w:t>d</w:t>
            </w:r>
            <w:r w:rsidRPr="006F21CE">
              <w:rPr>
                <w:rFonts w:ascii="Arial" w:hAnsi="Arial" w:cs="Arial"/>
              </w:rPr>
              <w:t>. Los orbitales </w:t>
            </w:r>
            <w:r w:rsidRPr="00E3610B">
              <w:rPr>
                <w:rFonts w:ascii="Arial" w:hAnsi="Arial" w:cs="Arial"/>
                <w:i/>
              </w:rPr>
              <w:t>p</w:t>
            </w:r>
            <w:r w:rsidRPr="006F21CE">
              <w:rPr>
                <w:rFonts w:ascii="Arial" w:hAnsi="Arial" w:cs="Arial"/>
              </w:rPr>
              <w:t> y </w:t>
            </w:r>
            <w:r w:rsidRPr="00E3610B">
              <w:rPr>
                <w:rFonts w:ascii="Arial" w:hAnsi="Arial" w:cs="Arial"/>
                <w:i/>
              </w:rPr>
              <w:t>d</w:t>
            </w:r>
            <w:r w:rsidRPr="006F21CE">
              <w:rPr>
                <w:rFonts w:ascii="Arial" w:hAnsi="Arial" w:cs="Arial"/>
              </w:rPr>
              <w:t> se designan con subíndices formados por una combinación de las letras </w:t>
            </w:r>
            <w:r w:rsidRPr="00E3610B">
              <w:rPr>
                <w:rFonts w:ascii="Arial" w:hAnsi="Arial" w:cs="Arial"/>
                <w:i/>
              </w:rPr>
              <w:t>x</w:t>
            </w:r>
            <w:r w:rsidRPr="006F21CE">
              <w:rPr>
                <w:rFonts w:ascii="Arial" w:hAnsi="Arial" w:cs="Arial"/>
              </w:rPr>
              <w:t>, </w:t>
            </w:r>
            <w:r w:rsidRPr="00E3610B">
              <w:rPr>
                <w:rFonts w:ascii="Arial" w:hAnsi="Arial" w:cs="Arial"/>
                <w:i/>
              </w:rPr>
              <w:t>y</w:t>
            </w:r>
            <w:r w:rsidRPr="006F21CE">
              <w:rPr>
                <w:rFonts w:ascii="Arial" w:hAnsi="Arial" w:cs="Arial"/>
              </w:rPr>
              <w:t>, </w:t>
            </w:r>
            <w:r w:rsidRPr="00E3610B">
              <w:rPr>
                <w:rFonts w:ascii="Arial" w:hAnsi="Arial" w:cs="Arial"/>
                <w:i/>
              </w:rPr>
              <w:t>z</w:t>
            </w:r>
            <w:r w:rsidRPr="006F21CE">
              <w:rPr>
                <w:rFonts w:ascii="Arial" w:hAnsi="Arial" w:cs="Arial"/>
              </w:rPr>
              <w:t xml:space="preserve">, </w:t>
            </w:r>
            <w:r w:rsidRPr="00261FF0">
              <w:rPr>
                <w:rFonts w:ascii="Arial" w:hAnsi="Arial" w:cs="Arial"/>
                <w:color w:val="000000" w:themeColor="text1"/>
              </w:rPr>
              <w:t>(</w:t>
            </w:r>
            <w:proofErr w:type="spellStart"/>
            <w:r w:rsidRPr="00E3610B">
              <w:rPr>
                <w:rFonts w:ascii="Arial" w:hAnsi="Arial" w:cs="Arial"/>
                <w:i/>
              </w:rPr>
              <w:t>xz</w:t>
            </w:r>
            <w:proofErr w:type="spellEnd"/>
            <w:r w:rsidRPr="00CD7D70">
              <w:rPr>
                <w:rFonts w:ascii="Arial" w:hAnsi="Arial" w:cs="Arial"/>
              </w:rPr>
              <w:t xml:space="preserve">, </w:t>
            </w:r>
            <w:proofErr w:type="spellStart"/>
            <w:r w:rsidRPr="00E3610B">
              <w:rPr>
                <w:rFonts w:ascii="Arial" w:hAnsi="Arial" w:cs="Arial"/>
                <w:i/>
              </w:rPr>
              <w:t>yz</w:t>
            </w:r>
            <w:proofErr w:type="spellEnd"/>
            <w:r w:rsidRPr="00CD7D70">
              <w:rPr>
                <w:rFonts w:ascii="Arial" w:hAnsi="Arial" w:cs="Arial"/>
              </w:rPr>
              <w:t xml:space="preserve">, </w:t>
            </w:r>
            <w:proofErr w:type="spellStart"/>
            <w:r w:rsidRPr="00E3610B">
              <w:rPr>
                <w:rFonts w:ascii="Arial" w:hAnsi="Arial" w:cs="Arial"/>
                <w:i/>
              </w:rPr>
              <w:t>xy</w:t>
            </w:r>
            <w:proofErr w:type="spellEnd"/>
            <w:r w:rsidRPr="00CD7D70">
              <w:rPr>
                <w:rFonts w:ascii="Arial" w:hAnsi="Arial" w:cs="Arial"/>
              </w:rPr>
              <w:t xml:space="preserve">) que indican el eje </w:t>
            </w:r>
            <w:r w:rsidR="00A470FE">
              <w:rPr>
                <w:rFonts w:ascii="Arial" w:hAnsi="Arial" w:cs="Arial"/>
              </w:rPr>
              <w:t>o</w:t>
            </w:r>
            <w:r w:rsidR="00E3610B">
              <w:rPr>
                <w:rFonts w:ascii="Arial" w:hAnsi="Arial" w:cs="Arial"/>
              </w:rPr>
              <w:t xml:space="preserve"> los</w:t>
            </w:r>
            <w:r w:rsidR="00A470FE">
              <w:rPr>
                <w:rFonts w:ascii="Arial" w:hAnsi="Arial" w:cs="Arial"/>
              </w:rPr>
              <w:t xml:space="preserve"> planos</w:t>
            </w:r>
            <w:r w:rsidR="008079E8">
              <w:rPr>
                <w:rFonts w:ascii="Arial" w:hAnsi="Arial" w:cs="Arial"/>
              </w:rPr>
              <w:t xml:space="preserve"> </w:t>
            </w:r>
            <w:r w:rsidRPr="00CD7D70">
              <w:rPr>
                <w:rFonts w:ascii="Arial" w:hAnsi="Arial" w:cs="Arial"/>
              </w:rPr>
              <w:t xml:space="preserve">sobre los que </w:t>
            </w:r>
            <w:r w:rsidRPr="006F21CE">
              <w:rPr>
                <w:rFonts w:ascii="Arial" w:hAnsi="Arial" w:cs="Arial"/>
              </w:rPr>
              <w:t>se sitúan sus lóbulos.</w:t>
            </w:r>
          </w:p>
        </w:tc>
      </w:tr>
    </w:tbl>
    <w:p w14:paraId="19956EE4" w14:textId="77777777" w:rsidR="00BC0A6C" w:rsidRPr="006F21CE" w:rsidRDefault="00BC0A6C" w:rsidP="00E926A9">
      <w:pPr>
        <w:shd w:val="clear" w:color="auto" w:fill="FFFFFF"/>
        <w:spacing w:after="0" w:line="360" w:lineRule="auto"/>
        <w:rPr>
          <w:rFonts w:ascii="Times New Roman" w:eastAsia="Times New Roman" w:hAnsi="Times New Roman" w:cs="Times New Roman"/>
          <w:sz w:val="20"/>
          <w:szCs w:val="20"/>
          <w:lang w:eastAsia="es-CO"/>
        </w:rPr>
      </w:pPr>
    </w:p>
    <w:p w14:paraId="14CBE17F" w14:textId="77777777" w:rsidR="00BC0A6C" w:rsidRDefault="00BC0A6C" w:rsidP="00E926A9">
      <w:pPr>
        <w:shd w:val="clear" w:color="auto" w:fill="FFFFFF"/>
        <w:spacing w:after="0" w:line="360" w:lineRule="auto"/>
        <w:rPr>
          <w:rFonts w:ascii="Times New Roman" w:eastAsia="Times New Roman" w:hAnsi="Times New Roman" w:cs="Times New Roman"/>
          <w:sz w:val="20"/>
          <w:szCs w:val="20"/>
          <w:lang w:eastAsia="es-CO"/>
        </w:rPr>
      </w:pPr>
    </w:p>
    <w:p w14:paraId="52E76D4B" w14:textId="77777777" w:rsidR="00325C89" w:rsidRDefault="00325C89" w:rsidP="00E926A9">
      <w:pPr>
        <w:shd w:val="clear" w:color="auto" w:fill="FFFFFF"/>
        <w:spacing w:after="0" w:line="360" w:lineRule="auto"/>
        <w:rPr>
          <w:rFonts w:ascii="Times New Roman" w:eastAsia="Times New Roman" w:hAnsi="Times New Roman" w:cs="Times New Roman"/>
          <w:sz w:val="20"/>
          <w:szCs w:val="20"/>
          <w:lang w:eastAsia="es-CO"/>
        </w:rPr>
      </w:pPr>
    </w:p>
    <w:tbl>
      <w:tblPr>
        <w:tblStyle w:val="Tablaconcuadrcula3"/>
        <w:tblW w:w="0" w:type="auto"/>
        <w:tblLook w:val="04A0" w:firstRow="1" w:lastRow="0" w:firstColumn="1" w:lastColumn="0" w:noHBand="0" w:noVBand="1"/>
      </w:tblPr>
      <w:tblGrid>
        <w:gridCol w:w="2471"/>
        <w:gridCol w:w="6357"/>
      </w:tblGrid>
      <w:tr w:rsidR="00325C89" w:rsidRPr="006F21CE" w14:paraId="45BA8E6B" w14:textId="77777777" w:rsidTr="008856D4">
        <w:tc>
          <w:tcPr>
            <w:tcW w:w="8828" w:type="dxa"/>
            <w:gridSpan w:val="2"/>
            <w:shd w:val="clear" w:color="auto" w:fill="000000" w:themeFill="text1"/>
          </w:tcPr>
          <w:p w14:paraId="2C514B17" w14:textId="77777777" w:rsidR="00325C89" w:rsidRPr="006F21CE" w:rsidRDefault="00325C89" w:rsidP="00E926A9">
            <w:pPr>
              <w:spacing w:line="360" w:lineRule="auto"/>
              <w:jc w:val="center"/>
              <w:rPr>
                <w:rFonts w:ascii="Arial" w:hAnsi="Arial" w:cs="Arial"/>
                <w:b/>
              </w:rPr>
            </w:pPr>
            <w:r w:rsidRPr="006F21CE">
              <w:rPr>
                <w:rFonts w:ascii="Arial" w:hAnsi="Arial" w:cs="Arial"/>
                <w:b/>
              </w:rPr>
              <w:t>Profundiza: recurso aprovechado</w:t>
            </w:r>
          </w:p>
        </w:tc>
      </w:tr>
      <w:tr w:rsidR="00325C89" w:rsidRPr="006F21CE" w14:paraId="0F987C4D" w14:textId="77777777" w:rsidTr="008856D4">
        <w:tc>
          <w:tcPr>
            <w:tcW w:w="2471" w:type="dxa"/>
          </w:tcPr>
          <w:p w14:paraId="20F66947" w14:textId="77777777" w:rsidR="00325C89" w:rsidRPr="006F21CE" w:rsidRDefault="00325C89" w:rsidP="00E926A9">
            <w:pPr>
              <w:spacing w:line="360" w:lineRule="auto"/>
              <w:rPr>
                <w:rFonts w:ascii="Arial" w:hAnsi="Arial" w:cs="Arial"/>
                <w:b/>
                <w:highlight w:val="cyan"/>
              </w:rPr>
            </w:pPr>
            <w:r w:rsidRPr="006F21CE">
              <w:rPr>
                <w:rFonts w:ascii="Arial" w:hAnsi="Arial" w:cs="Arial"/>
                <w:b/>
              </w:rPr>
              <w:t>Código</w:t>
            </w:r>
          </w:p>
        </w:tc>
        <w:tc>
          <w:tcPr>
            <w:tcW w:w="6357" w:type="dxa"/>
          </w:tcPr>
          <w:p w14:paraId="28318A6F" w14:textId="31079A53" w:rsidR="00325C89" w:rsidRPr="006F21CE" w:rsidRDefault="00325C89" w:rsidP="00E926A9">
            <w:pPr>
              <w:spacing w:line="360" w:lineRule="auto"/>
              <w:rPr>
                <w:rFonts w:ascii="Arial" w:hAnsi="Arial" w:cs="Arial"/>
                <w:b/>
              </w:rPr>
            </w:pPr>
            <w:r>
              <w:rPr>
                <w:rFonts w:ascii="Arial" w:hAnsi="Arial" w:cs="Arial"/>
              </w:rPr>
              <w:t>CN_06_10_</w:t>
            </w:r>
            <w:r w:rsidRPr="006F21CE">
              <w:rPr>
                <w:rFonts w:ascii="Arial" w:hAnsi="Arial" w:cs="Arial"/>
              </w:rPr>
              <w:t>REC</w:t>
            </w:r>
            <w:r>
              <w:rPr>
                <w:rFonts w:ascii="Arial" w:hAnsi="Arial" w:cs="Arial"/>
              </w:rPr>
              <w:t>1</w:t>
            </w:r>
            <w:r w:rsidR="00974459">
              <w:rPr>
                <w:rFonts w:ascii="Arial" w:hAnsi="Arial" w:cs="Arial"/>
              </w:rPr>
              <w:t>5</w:t>
            </w:r>
            <w:r>
              <w:rPr>
                <w:rFonts w:ascii="Arial" w:hAnsi="Arial" w:cs="Arial"/>
              </w:rPr>
              <w:t>0</w:t>
            </w:r>
          </w:p>
        </w:tc>
      </w:tr>
      <w:tr w:rsidR="00325C89" w:rsidRPr="006F21CE" w14:paraId="619986C5" w14:textId="77777777" w:rsidTr="008856D4">
        <w:tc>
          <w:tcPr>
            <w:tcW w:w="2471" w:type="dxa"/>
          </w:tcPr>
          <w:p w14:paraId="67E53D62" w14:textId="77777777" w:rsidR="00325C89" w:rsidRPr="006F21CE" w:rsidRDefault="00325C89" w:rsidP="00E926A9">
            <w:pPr>
              <w:spacing w:line="360" w:lineRule="auto"/>
              <w:rPr>
                <w:rFonts w:ascii="Arial" w:hAnsi="Arial" w:cs="Arial"/>
              </w:rPr>
            </w:pPr>
            <w:r w:rsidRPr="006F21CE">
              <w:rPr>
                <w:rFonts w:ascii="Arial" w:hAnsi="Arial" w:cs="Arial"/>
                <w:b/>
              </w:rPr>
              <w:t>Ubicación en Aula Planeta</w:t>
            </w:r>
          </w:p>
        </w:tc>
        <w:tc>
          <w:tcPr>
            <w:tcW w:w="6357" w:type="dxa"/>
          </w:tcPr>
          <w:p w14:paraId="6070C745" w14:textId="1177E77F" w:rsidR="00325C89" w:rsidRPr="006F21CE" w:rsidRDefault="00325C89" w:rsidP="00E926A9">
            <w:pPr>
              <w:spacing w:line="360" w:lineRule="auto"/>
              <w:rPr>
                <w:rFonts w:ascii="Arial" w:hAnsi="Arial" w:cs="Arial"/>
              </w:rPr>
            </w:pPr>
            <w:r w:rsidRPr="006F21CE">
              <w:rPr>
                <w:rFonts w:ascii="Arial" w:hAnsi="Arial" w:cs="Arial"/>
              </w:rPr>
              <w:t>3 ESO/Física y química</w:t>
            </w:r>
            <w:r w:rsidR="008079E8">
              <w:rPr>
                <w:rFonts w:ascii="Arial" w:hAnsi="Arial" w:cs="Arial"/>
              </w:rPr>
              <w:t xml:space="preserve"> </w:t>
            </w:r>
            <w:r>
              <w:rPr>
                <w:rFonts w:ascii="Arial" w:hAnsi="Arial" w:cs="Arial"/>
              </w:rPr>
              <w:t>/ La estructura de la materia</w:t>
            </w:r>
            <w:r w:rsidR="008079E8">
              <w:rPr>
                <w:rFonts w:ascii="Arial" w:hAnsi="Arial" w:cs="Arial"/>
              </w:rPr>
              <w:t xml:space="preserve"> </w:t>
            </w:r>
            <w:r w:rsidRPr="006F21CE">
              <w:rPr>
                <w:rFonts w:ascii="Arial" w:hAnsi="Arial" w:cs="Arial"/>
              </w:rPr>
              <w:t>/ Los modelos del átomo/ profundiza</w:t>
            </w:r>
          </w:p>
        </w:tc>
      </w:tr>
      <w:tr w:rsidR="00325C89" w:rsidRPr="006F21CE" w14:paraId="3616B9D2" w14:textId="77777777" w:rsidTr="008856D4">
        <w:tc>
          <w:tcPr>
            <w:tcW w:w="2471" w:type="dxa"/>
          </w:tcPr>
          <w:p w14:paraId="59D41233" w14:textId="77777777" w:rsidR="00325C89" w:rsidRPr="006F21CE" w:rsidRDefault="00325C89" w:rsidP="00E926A9">
            <w:pPr>
              <w:spacing w:line="360" w:lineRule="auto"/>
              <w:rPr>
                <w:rFonts w:ascii="Arial" w:hAnsi="Arial" w:cs="Arial"/>
              </w:rPr>
            </w:pPr>
            <w:r w:rsidRPr="006F21CE">
              <w:rPr>
                <w:rFonts w:ascii="Arial" w:hAnsi="Arial" w:cs="Arial"/>
                <w:b/>
              </w:rPr>
              <w:t>Cambio (descripción o capturas de pantallas)</w:t>
            </w:r>
          </w:p>
        </w:tc>
        <w:tc>
          <w:tcPr>
            <w:tcW w:w="6357" w:type="dxa"/>
          </w:tcPr>
          <w:p w14:paraId="37CB182D" w14:textId="77777777" w:rsidR="00325C89" w:rsidRPr="006F21CE" w:rsidRDefault="00325C89" w:rsidP="00E926A9">
            <w:pPr>
              <w:spacing w:line="360" w:lineRule="auto"/>
              <w:rPr>
                <w:rFonts w:ascii="Arial" w:hAnsi="Arial" w:cs="Arial"/>
              </w:rPr>
            </w:pPr>
            <w:r w:rsidRPr="006F21CE">
              <w:rPr>
                <w:rFonts w:ascii="Arial" w:hAnsi="Arial" w:cs="Arial"/>
                <w:b/>
              </w:rPr>
              <w:t>En la ficha del profesor</w:t>
            </w:r>
            <w:r w:rsidRPr="006F21CE">
              <w:rPr>
                <w:rFonts w:ascii="Arial" w:hAnsi="Arial" w:cs="Arial"/>
              </w:rPr>
              <w:t xml:space="preserve"> </w:t>
            </w:r>
          </w:p>
          <w:p w14:paraId="056B5489" w14:textId="77777777" w:rsidR="00325C89" w:rsidRPr="006F21CE" w:rsidRDefault="00325C89" w:rsidP="00E926A9">
            <w:pPr>
              <w:spacing w:line="360" w:lineRule="auto"/>
              <w:rPr>
                <w:rFonts w:ascii="Arial" w:hAnsi="Arial" w:cs="Arial"/>
              </w:rPr>
            </w:pPr>
            <w:r w:rsidRPr="006F21CE">
              <w:rPr>
                <w:rFonts w:ascii="Arial" w:hAnsi="Arial" w:cs="Arial"/>
              </w:rPr>
              <w:t>Cambiar la palabra “alumnos” por “estudiantes”</w:t>
            </w:r>
          </w:p>
          <w:p w14:paraId="0196CB9D" w14:textId="77777777" w:rsidR="00325C89" w:rsidRPr="006F21CE" w:rsidRDefault="00325C89" w:rsidP="00E926A9">
            <w:pPr>
              <w:spacing w:line="360" w:lineRule="auto"/>
              <w:rPr>
                <w:rFonts w:ascii="Arial" w:hAnsi="Arial" w:cs="Arial"/>
              </w:rPr>
            </w:pPr>
          </w:p>
          <w:p w14:paraId="110DF039" w14:textId="091E72D4" w:rsidR="00325C89" w:rsidRPr="006F21CE" w:rsidRDefault="00325C89" w:rsidP="00E926A9">
            <w:pPr>
              <w:spacing w:line="360" w:lineRule="auto"/>
              <w:rPr>
                <w:rFonts w:ascii="Arial" w:hAnsi="Arial" w:cs="Arial"/>
                <w:b/>
                <w:noProof/>
                <w:lang w:val="es-CO" w:eastAsia="es-CO"/>
              </w:rPr>
            </w:pPr>
            <w:r w:rsidRPr="006F21CE">
              <w:rPr>
                <w:rFonts w:ascii="Arial" w:hAnsi="Arial" w:cs="Arial"/>
                <w:b/>
                <w:noProof/>
                <w:lang w:val="es-CO" w:eastAsia="es-CO"/>
              </w:rPr>
              <w:t xml:space="preserve">En la ficha del </w:t>
            </w:r>
            <w:r w:rsidR="00030A80">
              <w:rPr>
                <w:rFonts w:ascii="Arial" w:hAnsi="Arial" w:cs="Arial"/>
                <w:b/>
                <w:noProof/>
                <w:lang w:val="es-CO" w:eastAsia="es-CO"/>
              </w:rPr>
              <w:t>estudiante</w:t>
            </w:r>
          </w:p>
          <w:p w14:paraId="5EC5784C" w14:textId="77777777" w:rsidR="00325C89" w:rsidRDefault="00325C89" w:rsidP="00E926A9">
            <w:pPr>
              <w:spacing w:line="360" w:lineRule="auto"/>
              <w:rPr>
                <w:rFonts w:ascii="Arial" w:hAnsi="Arial" w:cs="Arial"/>
              </w:rPr>
            </w:pPr>
            <w:r w:rsidRPr="006F21CE">
              <w:rPr>
                <w:rFonts w:ascii="Arial" w:hAnsi="Arial" w:cs="Arial"/>
                <w:noProof/>
                <w:lang w:val="es-CO" w:eastAsia="es-CO"/>
              </w:rPr>
              <w:t>Cambiar “</w:t>
            </w:r>
            <w:r w:rsidRPr="006F21CE">
              <w:rPr>
                <w:rFonts w:ascii="Arial" w:hAnsi="Arial" w:cs="Arial"/>
              </w:rPr>
              <w:t>Ficha del alumno” por “Ficha del estudiante”</w:t>
            </w:r>
          </w:p>
          <w:p w14:paraId="58A4ECCA" w14:textId="77777777" w:rsidR="00325C89" w:rsidRDefault="00325C89" w:rsidP="00E926A9">
            <w:pPr>
              <w:spacing w:line="360" w:lineRule="auto"/>
              <w:rPr>
                <w:rFonts w:ascii="Arial" w:hAnsi="Arial" w:cs="Arial"/>
              </w:rPr>
            </w:pPr>
          </w:p>
          <w:p w14:paraId="4A1CD634" w14:textId="77777777" w:rsidR="00325C89" w:rsidRDefault="00325C89" w:rsidP="00E926A9">
            <w:pPr>
              <w:spacing w:line="360" w:lineRule="auto"/>
              <w:rPr>
                <w:rFonts w:ascii="Arial" w:hAnsi="Arial" w:cs="Arial"/>
              </w:rPr>
            </w:pPr>
          </w:p>
          <w:p w14:paraId="4F52540B" w14:textId="4472604C" w:rsidR="00325C89" w:rsidRPr="006F21CE" w:rsidRDefault="00325C89" w:rsidP="00E926A9">
            <w:pPr>
              <w:spacing w:line="360" w:lineRule="auto"/>
              <w:rPr>
                <w:rFonts w:ascii="Arial" w:hAnsi="Arial" w:cs="Arial"/>
                <w:b/>
              </w:rPr>
            </w:pPr>
            <w:r w:rsidRPr="006F21CE">
              <w:rPr>
                <w:rFonts w:ascii="Arial" w:hAnsi="Arial" w:cs="Arial"/>
                <w:b/>
              </w:rPr>
              <w:t>Ficha del profesor</w:t>
            </w:r>
            <w:r w:rsidR="008079E8">
              <w:rPr>
                <w:rFonts w:ascii="Arial" w:hAnsi="Arial" w:cs="Arial"/>
                <w:b/>
              </w:rPr>
              <w:t xml:space="preserve"> </w:t>
            </w:r>
          </w:p>
          <w:p w14:paraId="246F0AF5" w14:textId="77777777" w:rsidR="00325C89" w:rsidRPr="006F21CE" w:rsidRDefault="00325C89" w:rsidP="00E926A9">
            <w:pPr>
              <w:spacing w:line="360" w:lineRule="auto"/>
              <w:rPr>
                <w:rFonts w:ascii="Arial" w:hAnsi="Arial" w:cs="Arial"/>
              </w:rPr>
            </w:pPr>
          </w:p>
          <w:p w14:paraId="53040E21" w14:textId="77777777" w:rsidR="00325C89" w:rsidRPr="006F21CE" w:rsidRDefault="00325C89" w:rsidP="00E926A9">
            <w:pPr>
              <w:spacing w:line="360" w:lineRule="auto"/>
              <w:rPr>
                <w:rFonts w:ascii="Arial" w:hAnsi="Arial" w:cs="Arial"/>
                <w:b/>
              </w:rPr>
            </w:pPr>
            <w:r w:rsidRPr="006F21CE">
              <w:rPr>
                <w:rFonts w:ascii="Arial" w:hAnsi="Arial" w:cs="Arial"/>
                <w:b/>
              </w:rPr>
              <w:t>Objetivo</w:t>
            </w:r>
          </w:p>
          <w:p w14:paraId="5D9ED982" w14:textId="44319891" w:rsidR="00325C89" w:rsidRPr="006F21CE" w:rsidRDefault="00325C89" w:rsidP="00E926A9">
            <w:pPr>
              <w:spacing w:line="360" w:lineRule="auto"/>
              <w:rPr>
                <w:rFonts w:ascii="Arial" w:hAnsi="Arial" w:cs="Arial"/>
                <w:shd w:val="clear" w:color="auto" w:fill="FFFFFF"/>
              </w:rPr>
            </w:pPr>
            <w:r w:rsidRPr="006F21CE">
              <w:rPr>
                <w:rFonts w:ascii="Arial" w:hAnsi="Arial" w:cs="Arial"/>
                <w:shd w:val="clear" w:color="auto" w:fill="FFFFFF"/>
              </w:rPr>
              <w:t xml:space="preserve">Este interactivo pretende mostrar a los estudiantes </w:t>
            </w:r>
            <w:r>
              <w:rPr>
                <w:rFonts w:ascii="Arial" w:hAnsi="Arial" w:cs="Arial"/>
                <w:shd w:val="clear" w:color="auto" w:fill="FFFFFF"/>
              </w:rPr>
              <w:t>un modelo de</w:t>
            </w:r>
            <w:r w:rsidR="00E3610B">
              <w:rPr>
                <w:rFonts w:ascii="Arial" w:hAnsi="Arial" w:cs="Arial"/>
                <w:shd w:val="clear" w:color="auto" w:fill="FFFFFF"/>
              </w:rPr>
              <w:t>l</w:t>
            </w:r>
            <w:r>
              <w:rPr>
                <w:rFonts w:ascii="Arial" w:hAnsi="Arial" w:cs="Arial"/>
                <w:shd w:val="clear" w:color="auto" w:fill="FFFFFF"/>
              </w:rPr>
              <w:t xml:space="preserve"> </w:t>
            </w:r>
            <w:r w:rsidRPr="006F21CE">
              <w:rPr>
                <w:rFonts w:ascii="Arial" w:hAnsi="Arial" w:cs="Arial"/>
                <w:shd w:val="clear" w:color="auto" w:fill="FFFFFF"/>
              </w:rPr>
              <w:t>funcion</w:t>
            </w:r>
            <w:r w:rsidR="00E3610B">
              <w:rPr>
                <w:rFonts w:ascii="Arial" w:hAnsi="Arial" w:cs="Arial"/>
                <w:shd w:val="clear" w:color="auto" w:fill="FFFFFF"/>
              </w:rPr>
              <w:t>amiento de</w:t>
            </w:r>
            <w:r w:rsidRPr="006F21CE">
              <w:rPr>
                <w:rFonts w:ascii="Arial" w:hAnsi="Arial" w:cs="Arial"/>
                <w:shd w:val="clear" w:color="auto" w:fill="FFFFFF"/>
              </w:rPr>
              <w:t xml:space="preserve"> la estructura del átomo y permitir que entiendan las propiedades eléctricas de este.</w:t>
            </w:r>
          </w:p>
          <w:p w14:paraId="320B420B" w14:textId="77777777" w:rsidR="00325C89" w:rsidRPr="006F21CE" w:rsidRDefault="00325C89" w:rsidP="00E926A9">
            <w:pPr>
              <w:spacing w:line="360" w:lineRule="auto"/>
              <w:rPr>
                <w:rFonts w:ascii="Arial" w:hAnsi="Arial" w:cs="Arial"/>
                <w:b/>
              </w:rPr>
            </w:pPr>
          </w:p>
          <w:p w14:paraId="74F17676" w14:textId="77777777" w:rsidR="00325C89" w:rsidRDefault="00325C89" w:rsidP="00E926A9">
            <w:pPr>
              <w:spacing w:line="360" w:lineRule="auto"/>
              <w:rPr>
                <w:rFonts w:ascii="Arial" w:hAnsi="Arial" w:cs="Arial"/>
                <w:b/>
              </w:rPr>
            </w:pPr>
            <w:r w:rsidRPr="006F21CE">
              <w:rPr>
                <w:rFonts w:ascii="Arial" w:hAnsi="Arial" w:cs="Arial"/>
                <w:b/>
              </w:rPr>
              <w:t>Propuesta</w:t>
            </w:r>
          </w:p>
          <w:p w14:paraId="1D2A30D4" w14:textId="77777777" w:rsidR="00E3610B" w:rsidRPr="006F21CE" w:rsidRDefault="00E3610B" w:rsidP="00E926A9">
            <w:pPr>
              <w:spacing w:line="360" w:lineRule="auto"/>
              <w:rPr>
                <w:rFonts w:ascii="Arial" w:hAnsi="Arial" w:cs="Arial"/>
                <w:b/>
              </w:rPr>
            </w:pPr>
          </w:p>
          <w:p w14:paraId="6E5A7E3B" w14:textId="77777777" w:rsidR="00325C89" w:rsidRPr="006F21CE" w:rsidRDefault="00325C89" w:rsidP="00E926A9">
            <w:pPr>
              <w:spacing w:line="360" w:lineRule="auto"/>
              <w:rPr>
                <w:rFonts w:ascii="Arial" w:hAnsi="Arial" w:cs="Arial"/>
                <w:b/>
              </w:rPr>
            </w:pPr>
            <w:r w:rsidRPr="006F21CE">
              <w:rPr>
                <w:rFonts w:ascii="Arial" w:hAnsi="Arial" w:cs="Arial"/>
                <w:b/>
              </w:rPr>
              <w:t xml:space="preserve">Antes de la presentación </w:t>
            </w:r>
          </w:p>
          <w:p w14:paraId="20A996E5" w14:textId="2A1E26A0" w:rsidR="00325C89" w:rsidRPr="006F21CE" w:rsidRDefault="00E3610B" w:rsidP="00E926A9">
            <w:pPr>
              <w:spacing w:line="360" w:lineRule="auto"/>
              <w:rPr>
                <w:rFonts w:ascii="Arial" w:hAnsi="Arial" w:cs="Arial"/>
                <w:b/>
              </w:rPr>
            </w:pPr>
            <w:r>
              <w:rPr>
                <w:rFonts w:ascii="Arial" w:hAnsi="Arial" w:cs="Arial"/>
                <w:shd w:val="clear" w:color="auto" w:fill="FFFFFF"/>
              </w:rPr>
              <w:t>Introduzca</w:t>
            </w:r>
            <w:r w:rsidR="00325C89" w:rsidRPr="006F21CE">
              <w:rPr>
                <w:rFonts w:ascii="Arial" w:hAnsi="Arial" w:cs="Arial"/>
                <w:shd w:val="clear" w:color="auto" w:fill="FFFFFF"/>
              </w:rPr>
              <w:t xml:space="preserve"> el modelo atómico actual, basado en el de Bohr, y expli</w:t>
            </w:r>
            <w:r>
              <w:rPr>
                <w:rFonts w:ascii="Arial" w:hAnsi="Arial" w:cs="Arial"/>
                <w:shd w:val="clear" w:color="auto" w:fill="FFFFFF"/>
              </w:rPr>
              <w:t>que</w:t>
            </w:r>
            <w:r w:rsidR="00325C89" w:rsidRPr="006F21CE">
              <w:rPr>
                <w:rFonts w:ascii="Arial" w:hAnsi="Arial" w:cs="Arial"/>
                <w:shd w:val="clear" w:color="auto" w:fill="FFFFFF"/>
              </w:rPr>
              <w:t xml:space="preserve"> cómo se ha llegado hasta él pasando por los primeros modelos de Dalton, Thomson y Rutherford</w:t>
            </w:r>
            <w:r>
              <w:rPr>
                <w:rFonts w:ascii="Arial" w:hAnsi="Arial" w:cs="Arial"/>
                <w:shd w:val="clear" w:color="auto" w:fill="FFFFFF"/>
              </w:rPr>
              <w:t>.</w:t>
            </w:r>
          </w:p>
          <w:p w14:paraId="250E939A" w14:textId="77777777" w:rsidR="00325C89" w:rsidRPr="006F21CE" w:rsidRDefault="00325C89" w:rsidP="00E926A9">
            <w:pPr>
              <w:spacing w:line="360" w:lineRule="auto"/>
              <w:rPr>
                <w:rFonts w:ascii="Arial" w:hAnsi="Arial" w:cs="Arial"/>
                <w:b/>
              </w:rPr>
            </w:pPr>
          </w:p>
          <w:p w14:paraId="3B414E91" w14:textId="77777777" w:rsidR="00325C89" w:rsidRPr="006F21CE" w:rsidRDefault="00325C89" w:rsidP="00E926A9">
            <w:pPr>
              <w:spacing w:line="360" w:lineRule="auto"/>
              <w:rPr>
                <w:rFonts w:ascii="Arial" w:hAnsi="Arial" w:cs="Arial"/>
                <w:b/>
              </w:rPr>
            </w:pPr>
            <w:r w:rsidRPr="006F21CE">
              <w:rPr>
                <w:rFonts w:ascii="Arial" w:hAnsi="Arial" w:cs="Arial"/>
                <w:b/>
              </w:rPr>
              <w:t xml:space="preserve">Durante la presentación </w:t>
            </w:r>
          </w:p>
          <w:p w14:paraId="536FDF6D" w14:textId="11D68C5C" w:rsidR="00325C89" w:rsidRPr="006F21CE" w:rsidRDefault="00E3610B" w:rsidP="00E926A9">
            <w:pPr>
              <w:shd w:val="clear" w:color="auto" w:fill="FFFFFF"/>
              <w:spacing w:after="100" w:afterAutospacing="1" w:line="360" w:lineRule="auto"/>
              <w:rPr>
                <w:rFonts w:ascii="Arial" w:eastAsia="Times New Roman" w:hAnsi="Arial" w:cs="Arial"/>
                <w:lang w:val="es-CO" w:eastAsia="es-CO"/>
              </w:rPr>
            </w:pPr>
            <w:r>
              <w:rPr>
                <w:rFonts w:ascii="Arial" w:eastAsia="Times New Roman" w:hAnsi="Arial" w:cs="Arial"/>
                <w:lang w:val="es-CO" w:eastAsia="es-CO"/>
              </w:rPr>
              <w:t>E</w:t>
            </w:r>
            <w:r w:rsidR="00325C89" w:rsidRPr="006F21CE">
              <w:rPr>
                <w:rFonts w:ascii="Arial" w:eastAsia="Times New Roman" w:hAnsi="Arial" w:cs="Arial"/>
                <w:lang w:val="es-CO" w:eastAsia="es-CO"/>
              </w:rPr>
              <w:t>n clase</w:t>
            </w:r>
            <w:r>
              <w:rPr>
                <w:rFonts w:ascii="Arial" w:eastAsia="Times New Roman" w:hAnsi="Arial" w:cs="Arial"/>
                <w:lang w:val="es-CO" w:eastAsia="es-CO"/>
              </w:rPr>
              <w:t>,</w:t>
            </w:r>
            <w:r w:rsidR="00325C89" w:rsidRPr="006F21CE">
              <w:rPr>
                <w:rFonts w:ascii="Arial" w:eastAsia="Times New Roman" w:hAnsi="Arial" w:cs="Arial"/>
                <w:lang w:val="es-CO" w:eastAsia="es-CO"/>
              </w:rPr>
              <w:t xml:space="preserve"> </w:t>
            </w:r>
            <w:r>
              <w:rPr>
                <w:rFonts w:ascii="Arial" w:eastAsia="Times New Roman" w:hAnsi="Arial" w:cs="Arial"/>
                <w:lang w:val="es-CO" w:eastAsia="es-CO"/>
              </w:rPr>
              <w:t>por medio de un ejemplo, explique a los estudiantes</w:t>
            </w:r>
            <w:r w:rsidR="00325C89" w:rsidRPr="006F21CE">
              <w:rPr>
                <w:rFonts w:ascii="Arial" w:eastAsia="Times New Roman" w:hAnsi="Arial" w:cs="Arial"/>
                <w:lang w:val="es-CO" w:eastAsia="es-CO"/>
              </w:rPr>
              <w:t xml:space="preserve"> cómo funciona el simulador y los distintos parámetros con los que pueden trabajar. La idea es que luego sean ellos, por turnos o en grupo, quienes activen el simulador.</w:t>
            </w:r>
          </w:p>
          <w:p w14:paraId="05DB2EC5" w14:textId="6ED3530D" w:rsidR="00325C89" w:rsidRPr="006F21CE" w:rsidRDefault="00325C89" w:rsidP="00E926A9">
            <w:pPr>
              <w:shd w:val="clear" w:color="auto" w:fill="FFFFFF"/>
              <w:spacing w:after="100" w:afterAutospacing="1" w:line="360" w:lineRule="auto"/>
              <w:rPr>
                <w:rFonts w:ascii="Arial" w:eastAsia="Times New Roman" w:hAnsi="Arial" w:cs="Arial"/>
                <w:lang w:val="es-CO" w:eastAsia="es-CO"/>
              </w:rPr>
            </w:pPr>
            <w:r w:rsidRPr="006F21CE">
              <w:rPr>
                <w:rFonts w:ascii="Arial" w:eastAsia="Times New Roman" w:hAnsi="Arial" w:cs="Arial"/>
                <w:lang w:val="es-CO" w:eastAsia="es-CO"/>
              </w:rPr>
              <w:t xml:space="preserve">La herramienta muestra tres recipientes: uno con electrones, otro con protones y otro con neutrones. En función de qué se vaya añadiendo o quitando, se obtendrá un elemento u otro. </w:t>
            </w:r>
            <w:r w:rsidR="00E3610B">
              <w:rPr>
                <w:rFonts w:ascii="Arial" w:eastAsia="Times New Roman" w:hAnsi="Arial" w:cs="Arial"/>
                <w:lang w:val="es-CO" w:eastAsia="es-CO"/>
              </w:rPr>
              <w:t>L</w:t>
            </w:r>
            <w:r w:rsidRPr="006F21CE">
              <w:rPr>
                <w:rFonts w:ascii="Arial" w:eastAsia="Times New Roman" w:hAnsi="Arial" w:cs="Arial"/>
                <w:lang w:val="es-CO" w:eastAsia="es-CO"/>
              </w:rPr>
              <w:t xml:space="preserve">o más importante es que </w:t>
            </w:r>
            <w:r w:rsidR="00E3610B">
              <w:rPr>
                <w:rFonts w:ascii="Arial" w:eastAsia="Times New Roman" w:hAnsi="Arial" w:cs="Arial"/>
                <w:lang w:val="es-CO" w:eastAsia="es-CO"/>
              </w:rPr>
              <w:t xml:space="preserve">a partir del interactivo </w:t>
            </w:r>
            <w:r w:rsidRPr="006F21CE">
              <w:rPr>
                <w:rFonts w:ascii="Arial" w:eastAsia="Times New Roman" w:hAnsi="Arial" w:cs="Arial"/>
                <w:lang w:val="es-CO" w:eastAsia="es-CO"/>
              </w:rPr>
              <w:t>los estudiantes entiendan los conceptos de:</w:t>
            </w:r>
          </w:p>
          <w:p w14:paraId="449DEAB2" w14:textId="77777777" w:rsidR="00325C89" w:rsidRPr="006F21CE" w:rsidRDefault="00325C89" w:rsidP="00E926A9">
            <w:pPr>
              <w:shd w:val="clear" w:color="auto" w:fill="FFFFFF"/>
              <w:spacing w:after="100" w:afterAutospacing="1" w:line="360" w:lineRule="auto"/>
              <w:rPr>
                <w:rFonts w:ascii="Arial" w:eastAsia="Times New Roman" w:hAnsi="Arial" w:cs="Arial"/>
                <w:lang w:val="es-CO" w:eastAsia="es-CO"/>
              </w:rPr>
            </w:pPr>
            <w:r w:rsidRPr="006F21CE">
              <w:rPr>
                <w:rFonts w:ascii="Arial" w:eastAsia="Times New Roman" w:hAnsi="Arial" w:cs="Arial"/>
                <w:lang w:val="es-CO" w:eastAsia="es-CO"/>
              </w:rPr>
              <w:t xml:space="preserve">- Carga neta: </w:t>
            </w:r>
            <w:r w:rsidRPr="001C73DB">
              <w:rPr>
                <w:rFonts w:ascii="Arial" w:eastAsia="Times New Roman" w:hAnsi="Arial" w:cs="Arial"/>
                <w:lang w:val="es-CO" w:eastAsia="es-CO"/>
              </w:rPr>
              <w:t>comprender que un protón soporta una carga positiva, un neutrón no lleva carga y un electrón soporta una carga negativa. Asimismo, una carga positiva y una negativa se anulan.</w:t>
            </w:r>
          </w:p>
          <w:p w14:paraId="7941922A" w14:textId="1A8CE3FE" w:rsidR="00325C89" w:rsidRPr="006F21CE" w:rsidRDefault="00325C89" w:rsidP="00E926A9">
            <w:pPr>
              <w:shd w:val="clear" w:color="auto" w:fill="FFFFFF"/>
              <w:spacing w:after="100" w:afterAutospacing="1" w:line="360" w:lineRule="auto"/>
              <w:rPr>
                <w:rFonts w:ascii="Arial" w:eastAsia="Times New Roman" w:hAnsi="Arial" w:cs="Arial"/>
                <w:lang w:val="es-CO" w:eastAsia="es-CO"/>
              </w:rPr>
            </w:pPr>
            <w:r w:rsidRPr="006F21CE">
              <w:rPr>
                <w:rFonts w:ascii="Arial" w:eastAsia="Times New Roman" w:hAnsi="Arial" w:cs="Arial"/>
                <w:lang w:val="es-CO" w:eastAsia="es-CO"/>
              </w:rPr>
              <w:t xml:space="preserve">- </w:t>
            </w:r>
            <w:r w:rsidR="00E3610B" w:rsidRPr="006F21CE">
              <w:rPr>
                <w:rFonts w:ascii="Arial" w:eastAsia="Times New Roman" w:hAnsi="Arial" w:cs="Arial"/>
                <w:lang w:val="es-CO" w:eastAsia="es-CO"/>
              </w:rPr>
              <w:t>I</w:t>
            </w:r>
            <w:r w:rsidR="00E3610B">
              <w:rPr>
                <w:rFonts w:ascii="Arial" w:eastAsia="Times New Roman" w:hAnsi="Arial" w:cs="Arial"/>
                <w:lang w:val="es-CO" w:eastAsia="es-CO"/>
              </w:rPr>
              <w:t>o</w:t>
            </w:r>
            <w:r w:rsidR="00E3610B" w:rsidRPr="006F21CE">
              <w:rPr>
                <w:rFonts w:ascii="Arial" w:eastAsia="Times New Roman" w:hAnsi="Arial" w:cs="Arial"/>
                <w:lang w:val="es-CO" w:eastAsia="es-CO"/>
              </w:rPr>
              <w:t>n</w:t>
            </w:r>
            <w:r w:rsidRPr="006F21CE">
              <w:rPr>
                <w:rFonts w:ascii="Arial" w:eastAsia="Times New Roman" w:hAnsi="Arial" w:cs="Arial"/>
                <w:lang w:val="es-CO" w:eastAsia="es-CO"/>
              </w:rPr>
              <w:t xml:space="preserve">: </w:t>
            </w:r>
            <w:r w:rsidRPr="00E3610B">
              <w:rPr>
                <w:rFonts w:ascii="Arial" w:eastAsia="Times New Roman" w:hAnsi="Arial" w:cs="Arial"/>
                <w:lang w:val="es-CO" w:eastAsia="es-CO"/>
              </w:rPr>
              <w:t>aparece cuando las cargas están descompensada</w:t>
            </w:r>
            <w:r w:rsidRPr="007526BD">
              <w:rPr>
                <w:rFonts w:ascii="Arial" w:eastAsia="Times New Roman" w:hAnsi="Arial" w:cs="Arial"/>
                <w:lang w:val="es-CO" w:eastAsia="es-CO"/>
              </w:rPr>
              <w:t>s. Cuando el número</w:t>
            </w:r>
            <w:r w:rsidRPr="006F21CE">
              <w:rPr>
                <w:rFonts w:ascii="Arial" w:eastAsia="Times New Roman" w:hAnsi="Arial" w:cs="Arial"/>
                <w:lang w:val="es-CO" w:eastAsia="es-CO"/>
              </w:rPr>
              <w:t xml:space="preserve"> de protones es superior al de electrones hablamos de catión</w:t>
            </w:r>
            <w:r w:rsidR="007526BD">
              <w:rPr>
                <w:rFonts w:ascii="Arial" w:eastAsia="Times New Roman" w:hAnsi="Arial" w:cs="Arial"/>
                <w:lang w:val="es-CO" w:eastAsia="es-CO"/>
              </w:rPr>
              <w:t>,</w:t>
            </w:r>
            <w:r w:rsidRPr="006F21CE">
              <w:rPr>
                <w:rFonts w:ascii="Arial" w:eastAsia="Times New Roman" w:hAnsi="Arial" w:cs="Arial"/>
                <w:lang w:val="es-CO" w:eastAsia="es-CO"/>
              </w:rPr>
              <w:t xml:space="preserve"> y cuando sucede lo contrario</w:t>
            </w:r>
            <w:r w:rsidR="007526BD">
              <w:rPr>
                <w:rFonts w:ascii="Arial" w:eastAsia="Times New Roman" w:hAnsi="Arial" w:cs="Arial"/>
                <w:lang w:val="es-CO" w:eastAsia="es-CO"/>
              </w:rPr>
              <w:t>, hablamos</w:t>
            </w:r>
            <w:r w:rsidR="007526BD" w:rsidRPr="006F21CE">
              <w:rPr>
                <w:rFonts w:ascii="Arial" w:eastAsia="Times New Roman" w:hAnsi="Arial" w:cs="Arial"/>
                <w:lang w:val="es-CO" w:eastAsia="es-CO"/>
              </w:rPr>
              <w:t xml:space="preserve"> de anión</w:t>
            </w:r>
            <w:r w:rsidRPr="006F21CE">
              <w:rPr>
                <w:rFonts w:ascii="Arial" w:eastAsia="Times New Roman" w:hAnsi="Arial" w:cs="Arial"/>
                <w:lang w:val="es-CO" w:eastAsia="es-CO"/>
              </w:rPr>
              <w:t>.</w:t>
            </w:r>
          </w:p>
          <w:p w14:paraId="63915DDA" w14:textId="3E62CDB1" w:rsidR="00325C89" w:rsidRPr="006F21CE" w:rsidRDefault="00325C89" w:rsidP="00E926A9">
            <w:pPr>
              <w:shd w:val="clear" w:color="auto" w:fill="FFFFFF"/>
              <w:spacing w:after="100" w:afterAutospacing="1" w:line="360" w:lineRule="auto"/>
              <w:rPr>
                <w:rFonts w:ascii="Arial" w:eastAsia="Times New Roman" w:hAnsi="Arial" w:cs="Arial"/>
                <w:lang w:val="es-CO" w:eastAsia="es-CO"/>
              </w:rPr>
            </w:pPr>
            <w:r w:rsidRPr="006F21CE">
              <w:rPr>
                <w:rFonts w:ascii="Arial" w:eastAsia="Times New Roman" w:hAnsi="Arial" w:cs="Arial"/>
                <w:lang w:val="es-CO" w:eastAsia="es-CO"/>
              </w:rPr>
              <w:t xml:space="preserve">- Estabilidad e inestabilidad: el criterio para que un átomo sea o no estable, según los neutrones que tenga en el núcleo en proporción con los protones, no </w:t>
            </w:r>
            <w:r w:rsidR="007526BD">
              <w:rPr>
                <w:rFonts w:ascii="Arial" w:eastAsia="Times New Roman" w:hAnsi="Arial" w:cs="Arial"/>
                <w:lang w:val="es-CO" w:eastAsia="es-CO"/>
              </w:rPr>
              <w:t>es claro</w:t>
            </w:r>
            <w:r w:rsidRPr="006F21CE">
              <w:rPr>
                <w:rFonts w:ascii="Arial" w:eastAsia="Times New Roman" w:hAnsi="Arial" w:cs="Arial"/>
                <w:lang w:val="es-CO" w:eastAsia="es-CO"/>
              </w:rPr>
              <w:t>. Conviene ampliarlo con alguna explicación.</w:t>
            </w:r>
          </w:p>
          <w:p w14:paraId="5ACA5321" w14:textId="49A298B6" w:rsidR="00325C89" w:rsidRPr="006F21CE" w:rsidRDefault="00325C89" w:rsidP="00E926A9">
            <w:pPr>
              <w:shd w:val="clear" w:color="auto" w:fill="FFFFFF"/>
              <w:spacing w:after="100" w:afterAutospacing="1" w:line="360" w:lineRule="auto"/>
              <w:rPr>
                <w:rFonts w:ascii="Arial" w:eastAsia="Times New Roman" w:hAnsi="Arial" w:cs="Arial"/>
                <w:lang w:val="es-CO" w:eastAsia="es-CO"/>
              </w:rPr>
            </w:pPr>
            <w:r w:rsidRPr="006F21CE">
              <w:rPr>
                <w:rFonts w:ascii="Arial" w:eastAsia="Times New Roman" w:hAnsi="Arial" w:cs="Arial"/>
                <w:lang w:val="es-CO" w:eastAsia="es-CO"/>
              </w:rPr>
              <w:t xml:space="preserve">Es importante que los estudiantes intenten simular algunas especies catiónicas y </w:t>
            </w:r>
            <w:proofErr w:type="spellStart"/>
            <w:r w:rsidRPr="006F21CE">
              <w:rPr>
                <w:rFonts w:ascii="Arial" w:eastAsia="Times New Roman" w:hAnsi="Arial" w:cs="Arial"/>
                <w:lang w:val="es-CO" w:eastAsia="es-CO"/>
              </w:rPr>
              <w:t>aniónicas</w:t>
            </w:r>
            <w:proofErr w:type="spellEnd"/>
            <w:r w:rsidRPr="006F21CE">
              <w:rPr>
                <w:rFonts w:ascii="Arial" w:eastAsia="Times New Roman" w:hAnsi="Arial" w:cs="Arial"/>
                <w:lang w:val="es-CO" w:eastAsia="es-CO"/>
              </w:rPr>
              <w:t xml:space="preserve"> sencillas (Cl</w:t>
            </w:r>
            <w:r w:rsidRPr="006F21CE">
              <w:rPr>
                <w:rFonts w:ascii="Arial" w:eastAsia="Times New Roman" w:hAnsi="Arial" w:cs="Arial"/>
                <w:vertAlign w:val="superscript"/>
                <w:lang w:val="es-CO" w:eastAsia="es-CO"/>
              </w:rPr>
              <w:t>-</w:t>
            </w:r>
            <w:r w:rsidRPr="006F21CE">
              <w:rPr>
                <w:rFonts w:ascii="Arial" w:eastAsia="Times New Roman" w:hAnsi="Arial" w:cs="Arial"/>
                <w:lang w:val="es-CO" w:eastAsia="es-CO"/>
              </w:rPr>
              <w:t xml:space="preserve">, </w:t>
            </w:r>
            <w:proofErr w:type="spellStart"/>
            <w:r w:rsidRPr="006F21CE">
              <w:rPr>
                <w:rFonts w:ascii="Arial" w:eastAsia="Times New Roman" w:hAnsi="Arial" w:cs="Arial"/>
                <w:lang w:val="es-CO" w:eastAsia="es-CO"/>
              </w:rPr>
              <w:t>Na</w:t>
            </w:r>
            <w:proofErr w:type="spellEnd"/>
            <w:r w:rsidRPr="006F21CE">
              <w:rPr>
                <w:rFonts w:ascii="Arial" w:eastAsia="Times New Roman" w:hAnsi="Arial" w:cs="Arial"/>
                <w:vertAlign w:val="superscript"/>
                <w:lang w:val="es-CO" w:eastAsia="es-CO"/>
              </w:rPr>
              <w:t>+</w:t>
            </w:r>
            <w:r w:rsidRPr="006F21CE">
              <w:rPr>
                <w:rFonts w:ascii="Arial" w:eastAsia="Times New Roman" w:hAnsi="Arial" w:cs="Arial"/>
                <w:lang w:val="es-CO" w:eastAsia="es-CO"/>
              </w:rPr>
              <w:t>, Cu</w:t>
            </w:r>
            <w:r w:rsidRPr="006F21CE">
              <w:rPr>
                <w:rFonts w:ascii="Arial" w:eastAsia="Times New Roman" w:hAnsi="Arial" w:cs="Arial"/>
                <w:vertAlign w:val="superscript"/>
                <w:lang w:val="es-CO" w:eastAsia="es-CO"/>
              </w:rPr>
              <w:t>2+</w:t>
            </w:r>
            <w:r w:rsidRPr="006F21CE">
              <w:rPr>
                <w:rFonts w:ascii="Arial" w:eastAsia="Times New Roman" w:hAnsi="Arial" w:cs="Arial"/>
                <w:lang w:val="es-CO" w:eastAsia="es-CO"/>
              </w:rPr>
              <w:t>, etc</w:t>
            </w:r>
            <w:r w:rsidR="007526BD">
              <w:rPr>
                <w:rFonts w:ascii="Arial" w:eastAsia="Times New Roman" w:hAnsi="Arial" w:cs="Arial"/>
                <w:lang w:val="es-CO" w:eastAsia="es-CO"/>
              </w:rPr>
              <w:t>.</w:t>
            </w:r>
            <w:r w:rsidRPr="006F21CE">
              <w:rPr>
                <w:rFonts w:ascii="Arial" w:eastAsia="Times New Roman" w:hAnsi="Arial" w:cs="Arial"/>
                <w:lang w:val="es-CO" w:eastAsia="es-CO"/>
              </w:rPr>
              <w:t xml:space="preserve">), de manera que comprendan por qué </w:t>
            </w:r>
            <w:r w:rsidR="007526BD">
              <w:rPr>
                <w:rFonts w:ascii="Arial" w:eastAsia="Times New Roman" w:hAnsi="Arial" w:cs="Arial"/>
                <w:lang w:val="es-CO" w:eastAsia="es-CO"/>
              </w:rPr>
              <w:t>e</w:t>
            </w:r>
            <w:r w:rsidR="007526BD" w:rsidRPr="006F21CE">
              <w:rPr>
                <w:rFonts w:ascii="Arial" w:eastAsia="Times New Roman" w:hAnsi="Arial" w:cs="Arial"/>
                <w:lang w:val="es-CO" w:eastAsia="es-CO"/>
              </w:rPr>
              <w:t xml:space="preserve">stas </w:t>
            </w:r>
            <w:r w:rsidRPr="006F21CE">
              <w:rPr>
                <w:rFonts w:ascii="Arial" w:eastAsia="Times New Roman" w:hAnsi="Arial" w:cs="Arial"/>
                <w:lang w:val="es-CO" w:eastAsia="es-CO"/>
              </w:rPr>
              <w:t xml:space="preserve">son estables con un número determinado de neutrones y qué indica el número de protones y de electrones. </w:t>
            </w:r>
            <w:r w:rsidR="007526BD">
              <w:rPr>
                <w:rFonts w:ascii="Arial" w:eastAsia="Times New Roman" w:hAnsi="Arial" w:cs="Arial"/>
                <w:lang w:val="es-CO" w:eastAsia="es-CO"/>
              </w:rPr>
              <w:t>Pida</w:t>
            </w:r>
            <w:r w:rsidRPr="006F21CE">
              <w:rPr>
                <w:rFonts w:ascii="Arial" w:eastAsia="Times New Roman" w:hAnsi="Arial" w:cs="Arial"/>
                <w:lang w:val="es-CO" w:eastAsia="es-CO"/>
              </w:rPr>
              <w:t xml:space="preserve"> que escriban la configuración electrónica de cada especie simulada y que, posteriormente, comprueben la distribución de los electrones en las capas electrónicas en cada caso. </w:t>
            </w:r>
          </w:p>
          <w:p w14:paraId="1EE3F826" w14:textId="77777777" w:rsidR="00325C89" w:rsidRPr="006F21CE" w:rsidRDefault="00325C89" w:rsidP="00E926A9">
            <w:pPr>
              <w:spacing w:line="360" w:lineRule="auto"/>
              <w:rPr>
                <w:rFonts w:ascii="Arial" w:hAnsi="Arial" w:cs="Arial"/>
              </w:rPr>
            </w:pPr>
          </w:p>
          <w:p w14:paraId="2AB39782" w14:textId="77777777" w:rsidR="00325C89" w:rsidRPr="006F21CE" w:rsidRDefault="00325C89" w:rsidP="00E926A9">
            <w:pPr>
              <w:spacing w:line="360" w:lineRule="auto"/>
              <w:rPr>
                <w:rFonts w:ascii="Arial" w:hAnsi="Arial" w:cs="Arial"/>
                <w:b/>
              </w:rPr>
            </w:pPr>
            <w:r w:rsidRPr="006F21CE">
              <w:rPr>
                <w:rFonts w:ascii="Arial" w:hAnsi="Arial" w:cs="Arial"/>
                <w:b/>
              </w:rPr>
              <w:t xml:space="preserve">Después de la presentación </w:t>
            </w:r>
          </w:p>
          <w:p w14:paraId="46C81790" w14:textId="77777777" w:rsidR="00325C89" w:rsidRDefault="00325C89" w:rsidP="00E926A9">
            <w:pPr>
              <w:pStyle w:val="Normal11"/>
              <w:shd w:val="clear" w:color="auto" w:fill="FFFFFF"/>
              <w:spacing w:before="0" w:beforeAutospacing="0" w:line="360" w:lineRule="auto"/>
              <w:rPr>
                <w:rFonts w:ascii="Arial" w:hAnsi="Arial" w:cs="Arial"/>
              </w:rPr>
            </w:pPr>
            <w:r w:rsidRPr="006F21CE">
              <w:rPr>
                <w:rFonts w:ascii="Arial" w:hAnsi="Arial" w:cs="Arial"/>
              </w:rPr>
              <w:t xml:space="preserve">Se sugiere que se trabajen en clase los conceptos mediante la realización de una consulta en Internet. </w:t>
            </w:r>
          </w:p>
          <w:p w14:paraId="053CD824" w14:textId="7DC969C9" w:rsidR="00325C89" w:rsidRPr="006F21CE" w:rsidRDefault="00325C89" w:rsidP="00E926A9">
            <w:pPr>
              <w:pStyle w:val="Normal11"/>
              <w:shd w:val="clear" w:color="auto" w:fill="FFFFFF"/>
              <w:spacing w:before="0" w:beforeAutospacing="0" w:line="360" w:lineRule="auto"/>
              <w:rPr>
                <w:rFonts w:ascii="Arial" w:hAnsi="Arial" w:cs="Arial"/>
              </w:rPr>
            </w:pPr>
            <w:r w:rsidRPr="006F21CE">
              <w:rPr>
                <w:rFonts w:ascii="Arial" w:hAnsi="Arial" w:cs="Arial"/>
              </w:rPr>
              <w:t xml:space="preserve">Por grupos, los </w:t>
            </w:r>
            <w:r w:rsidR="00030A80">
              <w:rPr>
                <w:rFonts w:ascii="Arial" w:hAnsi="Arial" w:cs="Arial"/>
              </w:rPr>
              <w:t>estudiante</w:t>
            </w:r>
            <w:r w:rsidRPr="006F21CE">
              <w:rPr>
                <w:rFonts w:ascii="Arial" w:hAnsi="Arial" w:cs="Arial"/>
              </w:rPr>
              <w:t>s consultarán</w:t>
            </w:r>
            <w:r w:rsidR="008079E8">
              <w:rPr>
                <w:rFonts w:ascii="Arial" w:hAnsi="Arial" w:cs="Arial"/>
              </w:rPr>
              <w:t xml:space="preserve"> </w:t>
            </w:r>
            <w:r w:rsidRPr="006F21CE">
              <w:rPr>
                <w:rFonts w:ascii="Arial" w:hAnsi="Arial" w:cs="Arial"/>
              </w:rPr>
              <w:t>sobre los siguientes aspectos:</w:t>
            </w:r>
          </w:p>
          <w:p w14:paraId="0A3C94FA" w14:textId="14253E9B" w:rsidR="00325C89" w:rsidRPr="006F21CE" w:rsidRDefault="007526BD" w:rsidP="00E926A9">
            <w:pPr>
              <w:pStyle w:val="tab1"/>
              <w:shd w:val="clear" w:color="auto" w:fill="FFFFFF"/>
              <w:spacing w:before="0" w:beforeAutospacing="0" w:line="360" w:lineRule="auto"/>
              <w:rPr>
                <w:rFonts w:ascii="Arial" w:hAnsi="Arial" w:cs="Arial"/>
              </w:rPr>
            </w:pPr>
            <w:r>
              <w:rPr>
                <w:rFonts w:ascii="Arial" w:hAnsi="Arial" w:cs="Arial"/>
              </w:rPr>
              <w:t xml:space="preserve">      </w:t>
            </w:r>
            <w:r w:rsidR="00325C89" w:rsidRPr="006F21CE">
              <w:rPr>
                <w:rFonts w:ascii="Arial" w:hAnsi="Arial" w:cs="Arial"/>
              </w:rPr>
              <w:t>- Los modelos atómicos.</w:t>
            </w:r>
          </w:p>
          <w:p w14:paraId="512C01A0" w14:textId="73DF87B6" w:rsidR="00325C89" w:rsidRPr="006F21CE" w:rsidRDefault="007526BD" w:rsidP="00E926A9">
            <w:pPr>
              <w:pStyle w:val="tab1"/>
              <w:shd w:val="clear" w:color="auto" w:fill="FFFFFF"/>
              <w:spacing w:before="0" w:beforeAutospacing="0" w:line="360" w:lineRule="auto"/>
              <w:rPr>
                <w:rFonts w:ascii="Arial" w:hAnsi="Arial" w:cs="Arial"/>
              </w:rPr>
            </w:pPr>
            <w:r>
              <w:rPr>
                <w:rFonts w:ascii="Arial" w:hAnsi="Arial" w:cs="Arial"/>
              </w:rPr>
              <w:t xml:space="preserve">      </w:t>
            </w:r>
            <w:r w:rsidR="00325C89" w:rsidRPr="006F21CE">
              <w:rPr>
                <w:rFonts w:ascii="Arial" w:hAnsi="Arial" w:cs="Arial"/>
              </w:rPr>
              <w:t>- La composición atómica de los elementos.</w:t>
            </w:r>
          </w:p>
          <w:p w14:paraId="204749EB" w14:textId="516F5142" w:rsidR="00325C89" w:rsidRPr="006F21CE" w:rsidRDefault="00325C89" w:rsidP="00E926A9">
            <w:pPr>
              <w:pStyle w:val="Normal11"/>
              <w:shd w:val="clear" w:color="auto" w:fill="FFFFFF"/>
              <w:spacing w:before="0" w:beforeAutospacing="0" w:line="360" w:lineRule="auto"/>
              <w:rPr>
                <w:rFonts w:ascii="Arial" w:hAnsi="Arial" w:cs="Arial"/>
              </w:rPr>
            </w:pPr>
            <w:r w:rsidRPr="006F21CE">
              <w:rPr>
                <w:rFonts w:ascii="Arial" w:hAnsi="Arial" w:cs="Arial"/>
              </w:rPr>
              <w:t xml:space="preserve">Cada grupo podrá elegir </w:t>
            </w:r>
            <w:r w:rsidR="007526BD">
              <w:rPr>
                <w:rFonts w:ascii="Arial" w:hAnsi="Arial" w:cs="Arial"/>
              </w:rPr>
              <w:t>un</w:t>
            </w:r>
            <w:r w:rsidRPr="006F21CE">
              <w:rPr>
                <w:rFonts w:ascii="Arial" w:hAnsi="Arial" w:cs="Arial"/>
              </w:rPr>
              <w:t xml:space="preserve"> tema. </w:t>
            </w:r>
            <w:r w:rsidR="007526BD">
              <w:rPr>
                <w:rFonts w:ascii="Arial" w:hAnsi="Arial" w:cs="Arial"/>
              </w:rPr>
              <w:t>Pida a cada grupo</w:t>
            </w:r>
            <w:r w:rsidRPr="006F21CE">
              <w:rPr>
                <w:rFonts w:ascii="Arial" w:hAnsi="Arial" w:cs="Arial"/>
              </w:rPr>
              <w:t xml:space="preserve"> que </w:t>
            </w:r>
            <w:r w:rsidR="007526BD">
              <w:rPr>
                <w:rFonts w:ascii="Arial" w:hAnsi="Arial" w:cs="Arial"/>
              </w:rPr>
              <w:t>investigue sobre el tema elegido y que</w:t>
            </w:r>
            <w:r w:rsidRPr="006F21CE">
              <w:rPr>
                <w:rFonts w:ascii="Arial" w:hAnsi="Arial" w:cs="Arial"/>
              </w:rPr>
              <w:t xml:space="preserve"> realice un pequeño trabajo </w:t>
            </w:r>
            <w:r w:rsidR="007526BD">
              <w:rPr>
                <w:rFonts w:ascii="Arial" w:hAnsi="Arial" w:cs="Arial"/>
              </w:rPr>
              <w:t>para exponerlo</w:t>
            </w:r>
            <w:r w:rsidRPr="006F21CE">
              <w:rPr>
                <w:rFonts w:ascii="Arial" w:hAnsi="Arial" w:cs="Arial"/>
              </w:rPr>
              <w:t xml:space="preserve"> en clase. De este modo, ambos temas serán vistos por todos los estudiantes.</w:t>
            </w:r>
          </w:p>
          <w:p w14:paraId="69EB7A56" w14:textId="523FB95A" w:rsidR="00325C89" w:rsidRPr="006F21CE" w:rsidRDefault="00325C89" w:rsidP="00E926A9">
            <w:pPr>
              <w:pStyle w:val="Normal11"/>
              <w:shd w:val="clear" w:color="auto" w:fill="FFFFFF"/>
              <w:spacing w:before="0" w:beforeAutospacing="0" w:line="360" w:lineRule="auto"/>
              <w:rPr>
                <w:rFonts w:ascii="Arial" w:hAnsi="Arial" w:cs="Arial"/>
              </w:rPr>
            </w:pPr>
            <w:r w:rsidRPr="006F21CE">
              <w:rPr>
                <w:rFonts w:ascii="Arial" w:hAnsi="Arial" w:cs="Arial"/>
              </w:rPr>
              <w:t xml:space="preserve">Si bien se recomienda que sean los </w:t>
            </w:r>
            <w:r w:rsidR="00030A80">
              <w:rPr>
                <w:rFonts w:ascii="Arial" w:hAnsi="Arial" w:cs="Arial"/>
              </w:rPr>
              <w:t>estudiante</w:t>
            </w:r>
            <w:r w:rsidRPr="006F21CE">
              <w:rPr>
                <w:rFonts w:ascii="Arial" w:hAnsi="Arial" w:cs="Arial"/>
              </w:rPr>
              <w:t>s los que busquen libremente la información</w:t>
            </w:r>
            <w:r w:rsidR="00B81E83" w:rsidRPr="006F21CE">
              <w:rPr>
                <w:rFonts w:ascii="Arial" w:hAnsi="Arial" w:cs="Arial"/>
              </w:rPr>
              <w:t xml:space="preserve"> en Internet</w:t>
            </w:r>
            <w:r w:rsidRPr="006F21CE">
              <w:rPr>
                <w:rFonts w:ascii="Arial" w:hAnsi="Arial" w:cs="Arial"/>
              </w:rPr>
              <w:t xml:space="preserve">, </w:t>
            </w:r>
            <w:r w:rsidR="00B81E83">
              <w:rPr>
                <w:rFonts w:ascii="Arial" w:hAnsi="Arial" w:cs="Arial"/>
              </w:rPr>
              <w:t>sugiérales consultar</w:t>
            </w:r>
            <w:r w:rsidRPr="006F21CE">
              <w:rPr>
                <w:rFonts w:ascii="Arial" w:hAnsi="Arial" w:cs="Arial"/>
              </w:rPr>
              <w:t xml:space="preserve"> la página del Instituto Nacional de Tecnologías Educativas y de Formación del Profesorado (INTEF)</w:t>
            </w:r>
            <w:r w:rsidR="00B81E83">
              <w:rPr>
                <w:rFonts w:ascii="Arial" w:hAnsi="Arial" w:cs="Arial"/>
              </w:rPr>
              <w:t>,</w:t>
            </w:r>
            <w:r w:rsidRPr="006F21CE">
              <w:rPr>
                <w:rFonts w:ascii="Arial" w:hAnsi="Arial" w:cs="Arial"/>
              </w:rPr>
              <w:t xml:space="preserve"> para consultar la historia de los modelos atómicos y practicar la construcción de átomos con un simulador [</w:t>
            </w:r>
            <w:hyperlink r:id="rId34" w:tgtFrame="_blank" w:history="1">
              <w:r w:rsidRPr="006F21CE">
                <w:rPr>
                  <w:rStyle w:val="Hipervnculo"/>
                  <w:rFonts w:ascii="Arial" w:hAnsi="Arial" w:cs="Arial"/>
                </w:rPr>
                <w:t>VER</w:t>
              </w:r>
            </w:hyperlink>
            <w:r w:rsidRPr="006F21CE">
              <w:rPr>
                <w:rFonts w:ascii="Arial" w:hAnsi="Arial" w:cs="Arial"/>
              </w:rPr>
              <w:t>].</w:t>
            </w:r>
          </w:p>
          <w:p w14:paraId="09C11767" w14:textId="5B2330E3" w:rsidR="00325C89" w:rsidRPr="006F21CE" w:rsidRDefault="00325C89" w:rsidP="00E926A9">
            <w:pPr>
              <w:spacing w:line="360" w:lineRule="auto"/>
              <w:rPr>
                <w:rFonts w:ascii="Arial" w:hAnsi="Arial" w:cs="Arial"/>
                <w:b/>
              </w:rPr>
            </w:pPr>
            <w:r w:rsidRPr="006F21CE">
              <w:rPr>
                <w:rFonts w:ascii="Arial" w:hAnsi="Arial" w:cs="Arial"/>
                <w:b/>
              </w:rPr>
              <w:t>Ficha del estudiante</w:t>
            </w:r>
            <w:r w:rsidR="008079E8">
              <w:rPr>
                <w:rFonts w:ascii="Arial" w:hAnsi="Arial" w:cs="Arial"/>
                <w:b/>
              </w:rPr>
              <w:t xml:space="preserve"> </w:t>
            </w:r>
          </w:p>
          <w:p w14:paraId="4FAB7BF2" w14:textId="77777777" w:rsidR="00325C89" w:rsidRPr="006F21CE" w:rsidRDefault="00325C89" w:rsidP="00E926A9">
            <w:pPr>
              <w:shd w:val="clear" w:color="auto" w:fill="FFFFFF"/>
              <w:spacing w:before="150" w:after="150" w:line="360" w:lineRule="auto"/>
              <w:rPr>
                <w:rFonts w:ascii="Arial" w:eastAsia="Times New Roman" w:hAnsi="Arial" w:cs="Arial"/>
                <w:b/>
                <w:lang w:val="es-CO" w:eastAsia="es-CO"/>
              </w:rPr>
            </w:pPr>
            <w:r w:rsidRPr="006F21CE">
              <w:rPr>
                <w:rFonts w:ascii="Arial" w:eastAsia="Times New Roman" w:hAnsi="Arial" w:cs="Arial"/>
                <w:b/>
                <w:lang w:val="es-CO" w:eastAsia="es-CO"/>
              </w:rPr>
              <w:t>¿Cómo interpretar los átomos?</w:t>
            </w:r>
          </w:p>
          <w:p w14:paraId="00BECF3B" w14:textId="0AF64286" w:rsidR="00325C89" w:rsidRPr="006F21CE" w:rsidRDefault="00325C89" w:rsidP="00E926A9">
            <w:pPr>
              <w:shd w:val="clear" w:color="auto" w:fill="FFFFFF"/>
              <w:spacing w:before="150" w:after="150" w:line="360" w:lineRule="auto"/>
              <w:rPr>
                <w:rFonts w:ascii="Arial" w:eastAsia="Times New Roman" w:hAnsi="Arial" w:cs="Arial"/>
                <w:lang w:val="es-CO" w:eastAsia="es-CO"/>
              </w:rPr>
            </w:pPr>
            <w:r w:rsidRPr="006F21CE">
              <w:rPr>
                <w:rFonts w:ascii="Arial" w:eastAsia="Times New Roman" w:hAnsi="Arial" w:cs="Arial"/>
                <w:lang w:val="es-CO" w:eastAsia="es-CO"/>
              </w:rPr>
              <w:t>La ciencia ha intentado varias veces explicar la realidad atómica y lo ha hecho mediante diversos </w:t>
            </w:r>
            <w:r w:rsidRPr="006F21CE">
              <w:rPr>
                <w:rFonts w:ascii="Arial" w:eastAsia="Times New Roman" w:hAnsi="Arial" w:cs="Arial"/>
                <w:b/>
                <w:bCs/>
                <w:lang w:val="es-CO" w:eastAsia="es-CO"/>
              </w:rPr>
              <w:t>modelos</w:t>
            </w:r>
            <w:r w:rsidRPr="006F21CE">
              <w:rPr>
                <w:rFonts w:ascii="Arial" w:eastAsia="Times New Roman" w:hAnsi="Arial" w:cs="Arial"/>
                <w:lang w:val="es-CO" w:eastAsia="es-CO"/>
              </w:rPr>
              <w:t xml:space="preserve">, que son formas de </w:t>
            </w:r>
            <w:r>
              <w:rPr>
                <w:rFonts w:ascii="Arial" w:eastAsia="Times New Roman" w:hAnsi="Arial" w:cs="Arial"/>
                <w:lang w:val="es-CO" w:eastAsia="es-CO"/>
              </w:rPr>
              <w:t>acercarse</w:t>
            </w:r>
            <w:r w:rsidR="00B213DC">
              <w:rPr>
                <w:rFonts w:ascii="Arial" w:eastAsia="Times New Roman" w:hAnsi="Arial" w:cs="Arial"/>
                <w:lang w:val="es-CO" w:eastAsia="es-CO"/>
              </w:rPr>
              <w:t xml:space="preserve"> a</w:t>
            </w:r>
            <w:r w:rsidRPr="006F21CE">
              <w:rPr>
                <w:rFonts w:ascii="Arial" w:eastAsia="Times New Roman" w:hAnsi="Arial" w:cs="Arial"/>
                <w:lang w:val="es-CO" w:eastAsia="es-CO"/>
              </w:rPr>
              <w:t xml:space="preserve"> la realidad de manera comprensible.</w:t>
            </w:r>
          </w:p>
          <w:p w14:paraId="3320B585" w14:textId="77777777" w:rsidR="00325C89" w:rsidRPr="006F21CE" w:rsidRDefault="00325C89" w:rsidP="00E926A9">
            <w:pPr>
              <w:shd w:val="clear" w:color="auto" w:fill="FFFFFF"/>
              <w:spacing w:before="300" w:after="150" w:line="360" w:lineRule="auto"/>
              <w:rPr>
                <w:rFonts w:ascii="Arial" w:eastAsia="Times New Roman" w:hAnsi="Arial" w:cs="Arial"/>
                <w:b/>
                <w:lang w:val="es-CO" w:eastAsia="es-CO"/>
              </w:rPr>
            </w:pPr>
            <w:r w:rsidRPr="006F21CE">
              <w:rPr>
                <w:rFonts w:ascii="Arial" w:eastAsia="Times New Roman" w:hAnsi="Arial" w:cs="Arial"/>
                <w:b/>
                <w:lang w:val="es-CO" w:eastAsia="es-CO"/>
              </w:rPr>
              <w:t>Primeras propuestas</w:t>
            </w:r>
          </w:p>
          <w:p w14:paraId="08E073CE" w14:textId="71B68430" w:rsidR="00325C89" w:rsidRPr="006F21CE" w:rsidRDefault="00325C89" w:rsidP="00E926A9">
            <w:pPr>
              <w:shd w:val="clear" w:color="auto" w:fill="FFFFFF"/>
              <w:spacing w:before="150" w:after="150" w:line="360" w:lineRule="auto"/>
              <w:rPr>
                <w:rFonts w:ascii="Arial" w:eastAsia="Times New Roman" w:hAnsi="Arial" w:cs="Arial"/>
                <w:lang w:val="es-CO" w:eastAsia="es-CO"/>
              </w:rPr>
            </w:pPr>
            <w:r w:rsidRPr="006F21CE">
              <w:rPr>
                <w:rFonts w:ascii="Arial" w:eastAsia="Times New Roman" w:hAnsi="Arial" w:cs="Arial"/>
                <w:lang w:val="es-CO" w:eastAsia="es-CO"/>
              </w:rPr>
              <w:t>El modelo más antiguo de átomo que se conoce es el postulado por </w:t>
            </w:r>
            <w:r w:rsidRPr="006F21CE">
              <w:rPr>
                <w:rFonts w:ascii="Arial" w:eastAsia="Times New Roman" w:hAnsi="Arial" w:cs="Arial"/>
                <w:b/>
                <w:bCs/>
                <w:lang w:val="es-CO" w:eastAsia="es-CO"/>
              </w:rPr>
              <w:t>Dalton</w:t>
            </w:r>
            <w:r w:rsidRPr="006F21CE">
              <w:rPr>
                <w:rFonts w:ascii="Arial" w:eastAsia="Times New Roman" w:hAnsi="Arial" w:cs="Arial"/>
                <w:lang w:val="es-CO" w:eastAsia="es-CO"/>
              </w:rPr>
              <w:t xml:space="preserve"> en 1808. Según su teoría atómica, la materia estaba formada por átomos y </w:t>
            </w:r>
            <w:r w:rsidR="00B213DC">
              <w:rPr>
                <w:rFonts w:ascii="Arial" w:eastAsia="Times New Roman" w:hAnsi="Arial" w:cs="Arial"/>
                <w:lang w:val="es-CO" w:eastAsia="es-CO"/>
              </w:rPr>
              <w:t>e</w:t>
            </w:r>
            <w:r w:rsidR="00B213DC" w:rsidRPr="006F21CE">
              <w:rPr>
                <w:rFonts w:ascii="Arial" w:eastAsia="Times New Roman" w:hAnsi="Arial" w:cs="Arial"/>
                <w:lang w:val="es-CO" w:eastAsia="es-CO"/>
              </w:rPr>
              <w:t xml:space="preserve">stos </w:t>
            </w:r>
            <w:r w:rsidRPr="006F21CE">
              <w:rPr>
                <w:rFonts w:ascii="Arial" w:eastAsia="Times New Roman" w:hAnsi="Arial" w:cs="Arial"/>
                <w:lang w:val="es-CO" w:eastAsia="es-CO"/>
              </w:rPr>
              <w:t>eran indivisibles.</w:t>
            </w:r>
          </w:p>
          <w:p w14:paraId="25C76590" w14:textId="01FA251F" w:rsidR="00325C89" w:rsidRPr="006F21CE" w:rsidRDefault="00325C89" w:rsidP="00E926A9">
            <w:pPr>
              <w:shd w:val="clear" w:color="auto" w:fill="FFFFFF"/>
              <w:spacing w:before="150" w:after="150" w:line="360" w:lineRule="auto"/>
              <w:rPr>
                <w:rFonts w:ascii="Arial" w:eastAsia="Times New Roman" w:hAnsi="Arial" w:cs="Arial"/>
                <w:lang w:val="es-CO" w:eastAsia="es-CO"/>
              </w:rPr>
            </w:pPr>
            <w:r w:rsidRPr="006F21CE">
              <w:rPr>
                <w:rFonts w:ascii="Arial" w:eastAsia="Times New Roman" w:hAnsi="Arial" w:cs="Arial"/>
                <w:lang w:val="es-CO" w:eastAsia="es-CO"/>
              </w:rPr>
              <w:t>La propuesta de </w:t>
            </w:r>
            <w:r w:rsidRPr="006F21CE">
              <w:rPr>
                <w:rFonts w:ascii="Arial" w:eastAsia="Times New Roman" w:hAnsi="Arial" w:cs="Arial"/>
                <w:b/>
                <w:bCs/>
                <w:lang w:val="es-CO" w:eastAsia="es-CO"/>
              </w:rPr>
              <w:t>Thomson</w:t>
            </w:r>
            <w:r w:rsidRPr="006F21CE">
              <w:rPr>
                <w:rFonts w:ascii="Arial" w:eastAsia="Times New Roman" w:hAnsi="Arial" w:cs="Arial"/>
                <w:lang w:val="es-CO" w:eastAsia="es-CO"/>
              </w:rPr>
              <w:t xml:space="preserve"> llegaría más de noventa años </w:t>
            </w:r>
            <w:r w:rsidR="00B213DC">
              <w:rPr>
                <w:rFonts w:ascii="Arial" w:eastAsia="Times New Roman" w:hAnsi="Arial" w:cs="Arial"/>
                <w:lang w:val="es-CO" w:eastAsia="es-CO"/>
              </w:rPr>
              <w:t>después</w:t>
            </w:r>
            <w:r w:rsidRPr="006F21CE">
              <w:rPr>
                <w:rFonts w:ascii="Arial" w:eastAsia="Times New Roman" w:hAnsi="Arial" w:cs="Arial"/>
                <w:lang w:val="es-CO" w:eastAsia="es-CO"/>
              </w:rPr>
              <w:t>, en 1899. Para Thomson, el átomo era una esfera homogénea y maciza cargada de manera positiva, en la que los electrones aparecían incrustados para compensar esa carga positiva, de forma que la carga total resultara equilibrada.</w:t>
            </w:r>
          </w:p>
          <w:p w14:paraId="6D901E96" w14:textId="56754968" w:rsidR="00325C89" w:rsidRPr="006F21CE" w:rsidRDefault="00325C89" w:rsidP="00E926A9">
            <w:pPr>
              <w:shd w:val="clear" w:color="auto" w:fill="FFFFFF"/>
              <w:spacing w:before="150" w:after="150" w:line="360" w:lineRule="auto"/>
              <w:rPr>
                <w:rFonts w:ascii="Arial" w:eastAsia="Times New Roman" w:hAnsi="Arial" w:cs="Arial"/>
                <w:lang w:val="es-CO" w:eastAsia="es-CO"/>
              </w:rPr>
            </w:pPr>
            <w:r w:rsidRPr="006F21CE">
              <w:rPr>
                <w:rFonts w:ascii="Arial" w:eastAsia="Times New Roman" w:hAnsi="Arial" w:cs="Arial"/>
                <w:lang w:val="es-CO" w:eastAsia="es-CO"/>
              </w:rPr>
              <w:t>Ya en el siglo XX, en 1911</w:t>
            </w:r>
            <w:r w:rsidR="00B213DC">
              <w:rPr>
                <w:rFonts w:ascii="Arial" w:eastAsia="Times New Roman" w:hAnsi="Arial" w:cs="Arial"/>
                <w:lang w:val="es-CO" w:eastAsia="es-CO"/>
              </w:rPr>
              <w:t>,</w:t>
            </w:r>
            <w:r w:rsidRPr="006F21CE">
              <w:rPr>
                <w:rFonts w:ascii="Arial" w:eastAsia="Times New Roman" w:hAnsi="Arial" w:cs="Arial"/>
                <w:lang w:val="es-CO" w:eastAsia="es-CO"/>
              </w:rPr>
              <w:t> </w:t>
            </w:r>
            <w:r w:rsidRPr="006F21CE">
              <w:rPr>
                <w:rFonts w:ascii="Arial" w:eastAsia="Times New Roman" w:hAnsi="Arial" w:cs="Arial"/>
                <w:b/>
                <w:bCs/>
                <w:lang w:val="es-CO" w:eastAsia="es-CO"/>
              </w:rPr>
              <w:t>Rutherford</w:t>
            </w:r>
            <w:r w:rsidRPr="006F21CE">
              <w:rPr>
                <w:rFonts w:ascii="Arial" w:eastAsia="Times New Roman" w:hAnsi="Arial" w:cs="Arial"/>
                <w:lang w:val="es-CO" w:eastAsia="es-CO"/>
              </w:rPr>
              <w:t xml:space="preserve"> plantearía su modelo, que proponía un núcleo de tamaño muy pequeño en relación con </w:t>
            </w:r>
            <w:r w:rsidR="00B213DC">
              <w:rPr>
                <w:rFonts w:ascii="Arial" w:eastAsia="Times New Roman" w:hAnsi="Arial" w:cs="Arial"/>
                <w:lang w:val="es-CO" w:eastAsia="es-CO"/>
              </w:rPr>
              <w:t>las dimensiones</w:t>
            </w:r>
            <w:r w:rsidRPr="006F21CE">
              <w:rPr>
                <w:rFonts w:ascii="Arial" w:eastAsia="Times New Roman" w:hAnsi="Arial" w:cs="Arial"/>
                <w:lang w:val="es-CO" w:eastAsia="es-CO"/>
              </w:rPr>
              <w:t xml:space="preserve"> del átomo. En proporción, el radio del núcleo sería unas 10.000 veces más pequeño que el del átomo. Dicho núcleo estaría cargado positivamente</w:t>
            </w:r>
            <w:r w:rsidR="00B213DC">
              <w:rPr>
                <w:rFonts w:ascii="Arial" w:eastAsia="Times New Roman" w:hAnsi="Arial" w:cs="Arial"/>
                <w:lang w:val="es-CO" w:eastAsia="es-CO"/>
              </w:rPr>
              <w:t>,</w:t>
            </w:r>
            <w:r w:rsidRPr="006F21CE">
              <w:rPr>
                <w:rFonts w:ascii="Arial" w:eastAsia="Times New Roman" w:hAnsi="Arial" w:cs="Arial"/>
                <w:lang w:val="es-CO" w:eastAsia="es-CO"/>
              </w:rPr>
              <w:t xml:space="preserve"> incluiría casi la totalidad de la masa del átomo y estaría recubierto de una corteza de gran tamaño, en la que estarían los electrones.</w:t>
            </w:r>
          </w:p>
          <w:p w14:paraId="4CF25DCF" w14:textId="77777777" w:rsidR="00325C89" w:rsidRPr="006F21CE" w:rsidRDefault="00325C89" w:rsidP="00E926A9">
            <w:pPr>
              <w:shd w:val="clear" w:color="auto" w:fill="FFFFFF"/>
              <w:spacing w:before="300" w:after="150" w:line="360" w:lineRule="auto"/>
              <w:rPr>
                <w:rFonts w:ascii="Arial" w:eastAsia="Times New Roman" w:hAnsi="Arial" w:cs="Arial"/>
                <w:b/>
                <w:lang w:val="es-CO" w:eastAsia="es-CO"/>
              </w:rPr>
            </w:pPr>
            <w:r w:rsidRPr="006F21CE">
              <w:rPr>
                <w:rFonts w:ascii="Arial" w:eastAsia="Times New Roman" w:hAnsi="Arial" w:cs="Arial"/>
                <w:b/>
                <w:lang w:val="es-CO" w:eastAsia="es-CO"/>
              </w:rPr>
              <w:t>El modelo atómico actual</w:t>
            </w:r>
          </w:p>
          <w:p w14:paraId="0905B36E" w14:textId="26AC53E7" w:rsidR="00325C89" w:rsidRPr="006F21CE" w:rsidRDefault="00325C89" w:rsidP="00E926A9">
            <w:pPr>
              <w:shd w:val="clear" w:color="auto" w:fill="FFFFFF"/>
              <w:spacing w:before="150" w:after="150" w:line="360" w:lineRule="auto"/>
              <w:rPr>
                <w:rFonts w:ascii="Arial" w:eastAsia="Times New Roman" w:hAnsi="Arial" w:cs="Arial"/>
                <w:lang w:val="es-CO" w:eastAsia="es-CO"/>
              </w:rPr>
            </w:pPr>
            <w:r w:rsidRPr="006F21CE">
              <w:rPr>
                <w:rFonts w:ascii="Arial" w:eastAsia="Times New Roman" w:hAnsi="Arial" w:cs="Arial"/>
                <w:lang w:val="es-CO" w:eastAsia="es-CO"/>
              </w:rPr>
              <w:t>En 1913</w:t>
            </w:r>
            <w:r w:rsidR="00B213DC">
              <w:rPr>
                <w:rFonts w:ascii="Arial" w:eastAsia="Times New Roman" w:hAnsi="Arial" w:cs="Arial"/>
                <w:lang w:val="es-CO" w:eastAsia="es-CO"/>
              </w:rPr>
              <w:t>,</w:t>
            </w:r>
            <w:r w:rsidRPr="006F21CE">
              <w:rPr>
                <w:rFonts w:ascii="Arial" w:eastAsia="Times New Roman" w:hAnsi="Arial" w:cs="Arial"/>
                <w:lang w:val="es-CO" w:eastAsia="es-CO"/>
              </w:rPr>
              <w:t> </w:t>
            </w:r>
            <w:r w:rsidRPr="006F21CE">
              <w:rPr>
                <w:rFonts w:ascii="Arial" w:eastAsia="Times New Roman" w:hAnsi="Arial" w:cs="Arial"/>
                <w:b/>
                <w:bCs/>
                <w:lang w:val="es-CO" w:eastAsia="es-CO"/>
              </w:rPr>
              <w:t>Bohr</w:t>
            </w:r>
            <w:r w:rsidRPr="006F21CE">
              <w:rPr>
                <w:rFonts w:ascii="Arial" w:eastAsia="Times New Roman" w:hAnsi="Arial" w:cs="Arial"/>
                <w:lang w:val="es-CO" w:eastAsia="es-CO"/>
              </w:rPr>
              <w:t> planteó un modelo que está en la base del </w:t>
            </w:r>
            <w:r w:rsidRPr="006F21CE">
              <w:rPr>
                <w:rFonts w:ascii="Arial" w:eastAsia="Times New Roman" w:hAnsi="Arial" w:cs="Arial"/>
                <w:b/>
                <w:bCs/>
                <w:lang w:val="es-CO" w:eastAsia="es-CO"/>
              </w:rPr>
              <w:t>actual</w:t>
            </w:r>
            <w:r w:rsidRPr="006F21CE">
              <w:rPr>
                <w:rFonts w:ascii="Arial" w:eastAsia="Times New Roman" w:hAnsi="Arial" w:cs="Arial"/>
                <w:lang w:val="es-CO" w:eastAsia="es-CO"/>
              </w:rPr>
              <w:t>. Propuso un átomo constituido por un núcleo muy pequeño situado en el centro y cargado positivamente. Dicho núcleo está rodeado de electrones que giran en órbitas circulares. Al moverse alrededor del núcleo, los electrones no emiten ni absorben energía. Sin embargo, las órbitas más cercanas al centro tienen menos energía que las más alejadas de él, así que, cuando un electrón pasa de una órbita externa a una que se encuentra más cerca del centro, emite la energía que le sobra y</w:t>
            </w:r>
            <w:r w:rsidR="00B213DC">
              <w:rPr>
                <w:rFonts w:ascii="Arial" w:eastAsia="Times New Roman" w:hAnsi="Arial" w:cs="Arial"/>
                <w:lang w:val="es-CO" w:eastAsia="es-CO"/>
              </w:rPr>
              <w:t>,</w:t>
            </w:r>
            <w:r w:rsidRPr="006F21CE">
              <w:rPr>
                <w:rFonts w:ascii="Arial" w:eastAsia="Times New Roman" w:hAnsi="Arial" w:cs="Arial"/>
                <w:lang w:val="es-CO" w:eastAsia="es-CO"/>
              </w:rPr>
              <w:t xml:space="preserve"> al revés, cuando se desplaza de una órbita interna a una más alejada del núcleo, la absorbe.</w:t>
            </w:r>
          </w:p>
          <w:p w14:paraId="3AC145A6" w14:textId="77777777" w:rsidR="00325C89" w:rsidRPr="006F21CE" w:rsidRDefault="00325C89" w:rsidP="00E926A9">
            <w:pPr>
              <w:shd w:val="clear" w:color="auto" w:fill="FFFFFF"/>
              <w:spacing w:before="150" w:after="150" w:line="360" w:lineRule="auto"/>
              <w:rPr>
                <w:rFonts w:ascii="Arial" w:eastAsia="Times New Roman" w:hAnsi="Arial" w:cs="Arial"/>
                <w:b/>
                <w:lang w:val="es-CO" w:eastAsia="es-CO"/>
              </w:rPr>
            </w:pPr>
            <w:r w:rsidRPr="006F21CE">
              <w:rPr>
                <w:rFonts w:ascii="Arial" w:eastAsia="Times New Roman" w:hAnsi="Arial" w:cs="Arial"/>
                <w:b/>
                <w:lang w:val="es-CO" w:eastAsia="es-CO"/>
              </w:rPr>
              <w:t>Vocabulario adicional</w:t>
            </w:r>
          </w:p>
          <w:p w14:paraId="2399BE1C" w14:textId="77777777" w:rsidR="00325C89" w:rsidRPr="006F21CE" w:rsidRDefault="00325C89" w:rsidP="00E926A9">
            <w:pPr>
              <w:shd w:val="clear" w:color="auto" w:fill="FFFFFF"/>
              <w:spacing w:before="150" w:after="150" w:line="360" w:lineRule="auto"/>
              <w:rPr>
                <w:rFonts w:ascii="Arial" w:eastAsia="Times New Roman" w:hAnsi="Arial" w:cs="Arial"/>
                <w:lang w:val="es-CO" w:eastAsia="es-CO"/>
              </w:rPr>
            </w:pPr>
            <w:r w:rsidRPr="006F21CE">
              <w:rPr>
                <w:rFonts w:ascii="Arial" w:eastAsia="Times New Roman" w:hAnsi="Arial" w:cs="Arial"/>
                <w:lang w:val="es-CO" w:eastAsia="es-CO"/>
              </w:rPr>
              <w:t>- </w:t>
            </w:r>
            <w:r w:rsidRPr="006F21CE">
              <w:rPr>
                <w:rFonts w:ascii="Arial" w:eastAsia="Times New Roman" w:hAnsi="Arial" w:cs="Arial"/>
                <w:b/>
                <w:bCs/>
                <w:lang w:val="es-CO" w:eastAsia="es-CO"/>
              </w:rPr>
              <w:t>Protón</w:t>
            </w:r>
            <w:r w:rsidRPr="006F21CE">
              <w:rPr>
                <w:rFonts w:ascii="Arial" w:eastAsia="Times New Roman" w:hAnsi="Arial" w:cs="Arial"/>
                <w:lang w:val="es-CO" w:eastAsia="es-CO"/>
              </w:rPr>
              <w:t xml:space="preserve">: partícula con carga positiva. Se encuentra en el núcleo del átomo. El número de protones de un elemento corresponde a su </w:t>
            </w:r>
            <w:r>
              <w:rPr>
                <w:rFonts w:ascii="Arial" w:eastAsia="Times New Roman" w:hAnsi="Arial" w:cs="Arial"/>
                <w:lang w:val="es-CO" w:eastAsia="es-CO"/>
              </w:rPr>
              <w:t>número atómico</w:t>
            </w:r>
            <w:r w:rsidRPr="006F21CE">
              <w:rPr>
                <w:rFonts w:ascii="Arial" w:eastAsia="Times New Roman" w:hAnsi="Arial" w:cs="Arial"/>
                <w:lang w:val="es-CO" w:eastAsia="es-CO"/>
              </w:rPr>
              <w:t xml:space="preserve"> y se simboliza como Z.</w:t>
            </w:r>
          </w:p>
          <w:p w14:paraId="5C1EF29D" w14:textId="77777777" w:rsidR="00325C89" w:rsidRPr="006F21CE" w:rsidRDefault="00325C89" w:rsidP="00E926A9">
            <w:pPr>
              <w:shd w:val="clear" w:color="auto" w:fill="FFFFFF"/>
              <w:spacing w:before="150" w:after="150" w:line="360" w:lineRule="auto"/>
              <w:rPr>
                <w:rFonts w:ascii="Arial" w:eastAsia="Times New Roman" w:hAnsi="Arial" w:cs="Arial"/>
                <w:lang w:val="es-CO" w:eastAsia="es-CO"/>
              </w:rPr>
            </w:pPr>
            <w:r w:rsidRPr="006F21CE">
              <w:rPr>
                <w:rFonts w:ascii="Arial" w:eastAsia="Times New Roman" w:hAnsi="Arial" w:cs="Arial"/>
                <w:lang w:val="es-CO" w:eastAsia="es-CO"/>
              </w:rPr>
              <w:t>- </w:t>
            </w:r>
            <w:r w:rsidRPr="006F21CE">
              <w:rPr>
                <w:rFonts w:ascii="Arial" w:eastAsia="Times New Roman" w:hAnsi="Arial" w:cs="Arial"/>
                <w:b/>
                <w:bCs/>
                <w:lang w:val="es-CO" w:eastAsia="es-CO"/>
              </w:rPr>
              <w:t>Electrón</w:t>
            </w:r>
            <w:r w:rsidRPr="006F21CE">
              <w:rPr>
                <w:rFonts w:ascii="Arial" w:eastAsia="Times New Roman" w:hAnsi="Arial" w:cs="Arial"/>
                <w:lang w:val="es-CO" w:eastAsia="es-CO"/>
              </w:rPr>
              <w:t>: partícula con carga negativa. Se mueve a gran velocidad alrededor del núcleo del átomo.</w:t>
            </w:r>
          </w:p>
          <w:p w14:paraId="2A4E64F3" w14:textId="77777777" w:rsidR="00325C89" w:rsidRPr="006F21CE" w:rsidRDefault="00325C89" w:rsidP="00E926A9">
            <w:pPr>
              <w:shd w:val="clear" w:color="auto" w:fill="FFFFFF"/>
              <w:spacing w:before="150" w:after="150" w:line="360" w:lineRule="auto"/>
              <w:rPr>
                <w:rFonts w:ascii="Arial" w:eastAsia="Times New Roman" w:hAnsi="Arial" w:cs="Arial"/>
                <w:lang w:val="es-CO" w:eastAsia="es-CO"/>
              </w:rPr>
            </w:pPr>
            <w:r w:rsidRPr="006F21CE">
              <w:rPr>
                <w:rFonts w:ascii="Arial" w:eastAsia="Times New Roman" w:hAnsi="Arial" w:cs="Arial"/>
                <w:lang w:val="es-CO" w:eastAsia="es-CO"/>
              </w:rPr>
              <w:t>- </w:t>
            </w:r>
            <w:r w:rsidRPr="006F21CE">
              <w:rPr>
                <w:rFonts w:ascii="Arial" w:eastAsia="Times New Roman" w:hAnsi="Arial" w:cs="Arial"/>
                <w:b/>
                <w:bCs/>
                <w:lang w:val="es-CO" w:eastAsia="es-CO"/>
              </w:rPr>
              <w:t>Neutrón</w:t>
            </w:r>
            <w:r w:rsidRPr="006F21CE">
              <w:rPr>
                <w:rFonts w:ascii="Arial" w:eastAsia="Times New Roman" w:hAnsi="Arial" w:cs="Arial"/>
                <w:lang w:val="es-CO" w:eastAsia="es-CO"/>
              </w:rPr>
              <w:t>: partícula sin carga. Se encuentra en el núcleo del átomo.</w:t>
            </w:r>
          </w:p>
          <w:p w14:paraId="1C83980B" w14:textId="1E3BBA6F" w:rsidR="00325C89" w:rsidRPr="006F21CE" w:rsidRDefault="00325C89" w:rsidP="00E926A9">
            <w:pPr>
              <w:shd w:val="clear" w:color="auto" w:fill="FFFFFF"/>
              <w:spacing w:before="150" w:after="150" w:line="360" w:lineRule="auto"/>
              <w:rPr>
                <w:rFonts w:ascii="Arial" w:eastAsia="Times New Roman" w:hAnsi="Arial" w:cs="Arial"/>
                <w:lang w:val="es-CO" w:eastAsia="es-CO"/>
              </w:rPr>
            </w:pPr>
            <w:r w:rsidRPr="006F21CE">
              <w:rPr>
                <w:rFonts w:ascii="Arial" w:eastAsia="Times New Roman" w:hAnsi="Arial" w:cs="Arial"/>
                <w:lang w:val="es-CO" w:eastAsia="es-CO"/>
              </w:rPr>
              <w:t>- </w:t>
            </w:r>
            <w:r w:rsidR="00E3610B" w:rsidRPr="006F21CE">
              <w:rPr>
                <w:rFonts w:ascii="Arial" w:eastAsia="Times New Roman" w:hAnsi="Arial" w:cs="Arial"/>
                <w:b/>
                <w:bCs/>
                <w:lang w:val="es-CO" w:eastAsia="es-CO"/>
              </w:rPr>
              <w:t>I</w:t>
            </w:r>
            <w:r w:rsidR="00E3610B">
              <w:rPr>
                <w:rFonts w:ascii="Arial" w:eastAsia="Times New Roman" w:hAnsi="Arial" w:cs="Arial"/>
                <w:b/>
                <w:bCs/>
                <w:lang w:val="es-CO" w:eastAsia="es-CO"/>
              </w:rPr>
              <w:t>o</w:t>
            </w:r>
            <w:r w:rsidR="00E3610B" w:rsidRPr="006F21CE">
              <w:rPr>
                <w:rFonts w:ascii="Arial" w:eastAsia="Times New Roman" w:hAnsi="Arial" w:cs="Arial"/>
                <w:b/>
                <w:bCs/>
                <w:lang w:val="es-CO" w:eastAsia="es-CO"/>
              </w:rPr>
              <w:t>n</w:t>
            </w:r>
            <w:r w:rsidRPr="006F21CE">
              <w:rPr>
                <w:rFonts w:ascii="Arial" w:eastAsia="Times New Roman" w:hAnsi="Arial" w:cs="Arial"/>
                <w:lang w:val="es-CO" w:eastAsia="es-CO"/>
              </w:rPr>
              <w:t xml:space="preserve">: átomo con la carga descompensada, ya que su número de electrones es distinto </w:t>
            </w:r>
            <w:r w:rsidR="00DD29E2">
              <w:rPr>
                <w:rFonts w:ascii="Arial" w:eastAsia="Times New Roman" w:hAnsi="Arial" w:cs="Arial"/>
                <w:lang w:val="es-CO" w:eastAsia="es-CO"/>
              </w:rPr>
              <w:t>a</w:t>
            </w:r>
            <w:r w:rsidR="00DD29E2" w:rsidRPr="006F21CE">
              <w:rPr>
                <w:rFonts w:ascii="Arial" w:eastAsia="Times New Roman" w:hAnsi="Arial" w:cs="Arial"/>
                <w:lang w:val="es-CO" w:eastAsia="es-CO"/>
              </w:rPr>
              <w:t xml:space="preserve">l </w:t>
            </w:r>
            <w:r w:rsidRPr="006F21CE">
              <w:rPr>
                <w:rFonts w:ascii="Arial" w:eastAsia="Times New Roman" w:hAnsi="Arial" w:cs="Arial"/>
                <w:lang w:val="es-CO" w:eastAsia="es-CO"/>
              </w:rPr>
              <w:t>de protones.</w:t>
            </w:r>
          </w:p>
          <w:p w14:paraId="7F6CA8B2" w14:textId="746BFC07" w:rsidR="00325C89" w:rsidRPr="006F21CE" w:rsidRDefault="00325C89" w:rsidP="00E926A9">
            <w:pPr>
              <w:shd w:val="clear" w:color="auto" w:fill="FFFFFF"/>
              <w:spacing w:before="150" w:after="150" w:line="360" w:lineRule="auto"/>
              <w:rPr>
                <w:rFonts w:ascii="Arial" w:eastAsia="Times New Roman" w:hAnsi="Arial" w:cs="Arial"/>
                <w:lang w:val="es-CO" w:eastAsia="es-CO"/>
              </w:rPr>
            </w:pPr>
            <w:r w:rsidRPr="006F21CE">
              <w:rPr>
                <w:rFonts w:ascii="Arial" w:eastAsia="Times New Roman" w:hAnsi="Arial" w:cs="Arial"/>
                <w:lang w:val="es-CO" w:eastAsia="es-CO"/>
              </w:rPr>
              <w:t>- </w:t>
            </w:r>
            <w:r w:rsidRPr="006F21CE">
              <w:rPr>
                <w:rFonts w:ascii="Arial" w:eastAsia="Times New Roman" w:hAnsi="Arial" w:cs="Arial"/>
                <w:b/>
                <w:bCs/>
                <w:lang w:val="es-CO" w:eastAsia="es-CO"/>
              </w:rPr>
              <w:t>Anión</w:t>
            </w:r>
            <w:r w:rsidRPr="006F21CE">
              <w:rPr>
                <w:rFonts w:ascii="Arial" w:eastAsia="Times New Roman" w:hAnsi="Arial" w:cs="Arial"/>
                <w:lang w:val="es-CO" w:eastAsia="es-CO"/>
              </w:rPr>
              <w:t xml:space="preserve">: </w:t>
            </w:r>
            <w:r w:rsidR="00E3610B" w:rsidRPr="006F21CE">
              <w:rPr>
                <w:rFonts w:ascii="Arial" w:eastAsia="Times New Roman" w:hAnsi="Arial" w:cs="Arial"/>
                <w:lang w:val="es-CO" w:eastAsia="es-CO"/>
              </w:rPr>
              <w:t>i</w:t>
            </w:r>
            <w:r w:rsidR="00E3610B">
              <w:rPr>
                <w:rFonts w:ascii="Arial" w:eastAsia="Times New Roman" w:hAnsi="Arial" w:cs="Arial"/>
                <w:lang w:val="es-CO" w:eastAsia="es-CO"/>
              </w:rPr>
              <w:t>o</w:t>
            </w:r>
            <w:r w:rsidR="00E3610B" w:rsidRPr="006F21CE">
              <w:rPr>
                <w:rFonts w:ascii="Arial" w:eastAsia="Times New Roman" w:hAnsi="Arial" w:cs="Arial"/>
                <w:lang w:val="es-CO" w:eastAsia="es-CO"/>
              </w:rPr>
              <w:t xml:space="preserve">n </w:t>
            </w:r>
            <w:r w:rsidRPr="006F21CE">
              <w:rPr>
                <w:rFonts w:ascii="Arial" w:eastAsia="Times New Roman" w:hAnsi="Arial" w:cs="Arial"/>
                <w:lang w:val="es-CO" w:eastAsia="es-CO"/>
              </w:rPr>
              <w:t>con carga negativa, es decir, con más electrones que protones.</w:t>
            </w:r>
          </w:p>
          <w:p w14:paraId="0690B88B" w14:textId="6DB09239" w:rsidR="00325C89" w:rsidRPr="006F21CE" w:rsidRDefault="00325C89" w:rsidP="00E926A9">
            <w:pPr>
              <w:shd w:val="clear" w:color="auto" w:fill="FFFFFF"/>
              <w:spacing w:before="150" w:after="150" w:line="360" w:lineRule="auto"/>
              <w:rPr>
                <w:rFonts w:ascii="Arial" w:eastAsia="Times New Roman" w:hAnsi="Arial" w:cs="Arial"/>
                <w:lang w:val="es-CO" w:eastAsia="es-CO"/>
              </w:rPr>
            </w:pPr>
            <w:r w:rsidRPr="006F21CE">
              <w:rPr>
                <w:rFonts w:ascii="Arial" w:eastAsia="Times New Roman" w:hAnsi="Arial" w:cs="Arial"/>
                <w:lang w:val="es-CO" w:eastAsia="es-CO"/>
              </w:rPr>
              <w:t>- </w:t>
            </w:r>
            <w:r w:rsidRPr="006F21CE">
              <w:rPr>
                <w:rFonts w:ascii="Arial" w:eastAsia="Times New Roman" w:hAnsi="Arial" w:cs="Arial"/>
                <w:b/>
                <w:bCs/>
                <w:lang w:val="es-CO" w:eastAsia="es-CO"/>
              </w:rPr>
              <w:t>Catión</w:t>
            </w:r>
            <w:r w:rsidRPr="006F21CE">
              <w:rPr>
                <w:rFonts w:ascii="Arial" w:eastAsia="Times New Roman" w:hAnsi="Arial" w:cs="Arial"/>
                <w:lang w:val="es-CO" w:eastAsia="es-CO"/>
              </w:rPr>
              <w:t xml:space="preserve">: </w:t>
            </w:r>
            <w:r w:rsidR="00E3610B" w:rsidRPr="006F21CE">
              <w:rPr>
                <w:rFonts w:ascii="Arial" w:eastAsia="Times New Roman" w:hAnsi="Arial" w:cs="Arial"/>
                <w:lang w:val="es-CO" w:eastAsia="es-CO"/>
              </w:rPr>
              <w:t>i</w:t>
            </w:r>
            <w:r w:rsidR="00E3610B">
              <w:rPr>
                <w:rFonts w:ascii="Arial" w:eastAsia="Times New Roman" w:hAnsi="Arial" w:cs="Arial"/>
                <w:lang w:val="es-CO" w:eastAsia="es-CO"/>
              </w:rPr>
              <w:t>o</w:t>
            </w:r>
            <w:r w:rsidR="00E3610B" w:rsidRPr="006F21CE">
              <w:rPr>
                <w:rFonts w:ascii="Arial" w:eastAsia="Times New Roman" w:hAnsi="Arial" w:cs="Arial"/>
                <w:lang w:val="es-CO" w:eastAsia="es-CO"/>
              </w:rPr>
              <w:t xml:space="preserve">n </w:t>
            </w:r>
            <w:r w:rsidRPr="006F21CE">
              <w:rPr>
                <w:rFonts w:ascii="Arial" w:eastAsia="Times New Roman" w:hAnsi="Arial" w:cs="Arial"/>
                <w:lang w:val="es-CO" w:eastAsia="es-CO"/>
              </w:rPr>
              <w:t>con carga positiva, es decir, con más protones que neutrones.</w:t>
            </w:r>
          </w:p>
          <w:p w14:paraId="790453FB" w14:textId="29E69450" w:rsidR="00325C89" w:rsidRPr="006F21CE" w:rsidRDefault="00325C89" w:rsidP="00DD29E2">
            <w:pPr>
              <w:spacing w:line="360" w:lineRule="auto"/>
              <w:rPr>
                <w:rFonts w:ascii="Arial" w:hAnsi="Arial" w:cs="Arial"/>
              </w:rPr>
            </w:pPr>
            <w:r w:rsidRPr="006F21CE">
              <w:rPr>
                <w:rFonts w:ascii="Arial" w:eastAsia="Times New Roman" w:hAnsi="Arial" w:cs="Arial"/>
                <w:lang w:val="es-CO" w:eastAsia="es-CO"/>
              </w:rPr>
              <w:t>- </w:t>
            </w:r>
            <w:r w:rsidRPr="006F21CE">
              <w:rPr>
                <w:rFonts w:ascii="Arial" w:eastAsia="Times New Roman" w:hAnsi="Arial" w:cs="Arial"/>
                <w:b/>
                <w:bCs/>
                <w:lang w:val="es-CO" w:eastAsia="es-CO"/>
              </w:rPr>
              <w:t>Masa atómica</w:t>
            </w:r>
            <w:r w:rsidRPr="006F21CE">
              <w:rPr>
                <w:rFonts w:ascii="Arial" w:eastAsia="Times New Roman" w:hAnsi="Arial" w:cs="Arial"/>
                <w:lang w:val="es-CO" w:eastAsia="es-CO"/>
              </w:rPr>
              <w:t xml:space="preserve">: suma de la masa de los protones y los neutrones en un átomo cuando </w:t>
            </w:r>
            <w:r w:rsidR="00DD29E2">
              <w:rPr>
                <w:rFonts w:ascii="Arial" w:eastAsia="Times New Roman" w:hAnsi="Arial" w:cs="Arial"/>
                <w:lang w:val="es-CO" w:eastAsia="es-CO"/>
              </w:rPr>
              <w:t>e</w:t>
            </w:r>
            <w:r w:rsidR="00DD29E2" w:rsidRPr="006F21CE">
              <w:rPr>
                <w:rFonts w:ascii="Arial" w:eastAsia="Times New Roman" w:hAnsi="Arial" w:cs="Arial"/>
                <w:lang w:val="es-CO" w:eastAsia="es-CO"/>
              </w:rPr>
              <w:t xml:space="preserve">ste </w:t>
            </w:r>
            <w:r w:rsidRPr="006F21CE">
              <w:rPr>
                <w:rFonts w:ascii="Arial" w:eastAsia="Times New Roman" w:hAnsi="Arial" w:cs="Arial"/>
                <w:lang w:val="es-CO" w:eastAsia="es-CO"/>
              </w:rPr>
              <w:t>se encuentra en reposo.</w:t>
            </w:r>
          </w:p>
        </w:tc>
      </w:tr>
      <w:tr w:rsidR="00325C89" w:rsidRPr="006F21CE" w14:paraId="3B2A10BA" w14:textId="77777777" w:rsidTr="008856D4">
        <w:tc>
          <w:tcPr>
            <w:tcW w:w="2471" w:type="dxa"/>
          </w:tcPr>
          <w:p w14:paraId="20E38E06" w14:textId="77777777" w:rsidR="00325C89" w:rsidRPr="006F21CE" w:rsidRDefault="00325C89" w:rsidP="00E926A9">
            <w:pPr>
              <w:spacing w:line="360" w:lineRule="auto"/>
              <w:rPr>
                <w:rFonts w:ascii="Arial" w:hAnsi="Arial" w:cs="Arial"/>
                <w:b/>
              </w:rPr>
            </w:pPr>
            <w:r w:rsidRPr="006F21CE">
              <w:rPr>
                <w:rFonts w:ascii="Arial" w:hAnsi="Arial" w:cs="Arial"/>
                <w:b/>
              </w:rPr>
              <w:t>Título</w:t>
            </w:r>
          </w:p>
        </w:tc>
        <w:tc>
          <w:tcPr>
            <w:tcW w:w="6357" w:type="dxa"/>
          </w:tcPr>
          <w:p w14:paraId="54CC42C3" w14:textId="77777777" w:rsidR="00325C89" w:rsidRPr="006F21CE" w:rsidRDefault="00325C89" w:rsidP="00E926A9">
            <w:pPr>
              <w:spacing w:line="360" w:lineRule="auto"/>
              <w:rPr>
                <w:rFonts w:ascii="Arial" w:hAnsi="Arial" w:cs="Arial"/>
              </w:rPr>
            </w:pPr>
            <w:r w:rsidRPr="006F21CE">
              <w:rPr>
                <w:rFonts w:ascii="Arial" w:hAnsi="Arial" w:cs="Arial"/>
              </w:rPr>
              <w:t xml:space="preserve">El modelo atómico </w:t>
            </w:r>
          </w:p>
        </w:tc>
      </w:tr>
      <w:tr w:rsidR="00325C89" w:rsidRPr="006F21CE" w14:paraId="256A55F3" w14:textId="77777777" w:rsidTr="008856D4">
        <w:tc>
          <w:tcPr>
            <w:tcW w:w="2471" w:type="dxa"/>
          </w:tcPr>
          <w:p w14:paraId="57D079E6" w14:textId="77777777" w:rsidR="00325C89" w:rsidRPr="006F21CE" w:rsidRDefault="00325C89" w:rsidP="00E926A9">
            <w:pPr>
              <w:spacing w:line="360" w:lineRule="auto"/>
              <w:rPr>
                <w:rFonts w:ascii="Arial" w:hAnsi="Arial" w:cs="Arial"/>
                <w:b/>
              </w:rPr>
            </w:pPr>
            <w:r w:rsidRPr="006F21CE">
              <w:rPr>
                <w:rFonts w:ascii="Arial" w:hAnsi="Arial" w:cs="Arial"/>
                <w:b/>
              </w:rPr>
              <w:t>Descripción</w:t>
            </w:r>
          </w:p>
        </w:tc>
        <w:tc>
          <w:tcPr>
            <w:tcW w:w="6357" w:type="dxa"/>
          </w:tcPr>
          <w:p w14:paraId="73E14D95" w14:textId="77777777" w:rsidR="00325C89" w:rsidRPr="006F21CE" w:rsidRDefault="00325C89" w:rsidP="00E926A9">
            <w:pPr>
              <w:spacing w:line="360" w:lineRule="auto"/>
              <w:rPr>
                <w:rFonts w:ascii="Arial" w:hAnsi="Arial" w:cs="Arial"/>
              </w:rPr>
            </w:pPr>
            <w:r w:rsidRPr="006F21CE">
              <w:rPr>
                <w:rFonts w:ascii="Arial" w:hAnsi="Arial" w:cs="Arial"/>
              </w:rPr>
              <w:t xml:space="preserve">Interactivo que permite construir átomos e interpretar el modelo actual del átomo </w:t>
            </w:r>
          </w:p>
        </w:tc>
      </w:tr>
    </w:tbl>
    <w:p w14:paraId="1358C764" w14:textId="77777777" w:rsidR="00325C89" w:rsidRDefault="00325C89" w:rsidP="00E926A9">
      <w:pPr>
        <w:shd w:val="clear" w:color="auto" w:fill="FFFFFF"/>
        <w:spacing w:after="0" w:line="360" w:lineRule="auto"/>
        <w:rPr>
          <w:rFonts w:ascii="Times New Roman" w:eastAsia="Times New Roman" w:hAnsi="Times New Roman" w:cs="Times New Roman"/>
          <w:sz w:val="20"/>
          <w:szCs w:val="20"/>
          <w:lang w:eastAsia="es-CO"/>
        </w:rPr>
      </w:pPr>
    </w:p>
    <w:p w14:paraId="4FE60571" w14:textId="77777777" w:rsidR="00325C89" w:rsidRDefault="00325C89" w:rsidP="00E926A9">
      <w:pPr>
        <w:shd w:val="clear" w:color="auto" w:fill="FFFFFF"/>
        <w:spacing w:after="0" w:line="360" w:lineRule="auto"/>
        <w:rPr>
          <w:rFonts w:ascii="Times New Roman" w:eastAsia="Times New Roman" w:hAnsi="Times New Roman" w:cs="Times New Roman"/>
          <w:sz w:val="20"/>
          <w:szCs w:val="20"/>
          <w:lang w:eastAsia="es-CO"/>
        </w:rPr>
      </w:pPr>
    </w:p>
    <w:p w14:paraId="466BB025" w14:textId="77777777" w:rsidR="00325C89" w:rsidRDefault="00325C89" w:rsidP="00E926A9">
      <w:pPr>
        <w:shd w:val="clear" w:color="auto" w:fill="FFFFFF"/>
        <w:spacing w:after="0" w:line="360" w:lineRule="auto"/>
        <w:rPr>
          <w:rFonts w:ascii="Times New Roman" w:eastAsia="Times New Roman" w:hAnsi="Times New Roman" w:cs="Times New Roman"/>
          <w:sz w:val="20"/>
          <w:szCs w:val="20"/>
          <w:lang w:eastAsia="es-CO"/>
        </w:rPr>
      </w:pPr>
    </w:p>
    <w:tbl>
      <w:tblPr>
        <w:tblStyle w:val="Tablaconcuadrcula"/>
        <w:tblW w:w="0" w:type="auto"/>
        <w:tblLook w:val="04A0" w:firstRow="1" w:lastRow="0" w:firstColumn="1" w:lastColumn="0" w:noHBand="0" w:noVBand="1"/>
      </w:tblPr>
      <w:tblGrid>
        <w:gridCol w:w="2181"/>
        <w:gridCol w:w="7395"/>
      </w:tblGrid>
      <w:tr w:rsidR="00BC0A6C" w:rsidRPr="006F21CE" w14:paraId="6236A0DF" w14:textId="77777777" w:rsidTr="00EF26E7">
        <w:tc>
          <w:tcPr>
            <w:tcW w:w="9576" w:type="dxa"/>
            <w:gridSpan w:val="2"/>
            <w:shd w:val="clear" w:color="auto" w:fill="000000" w:themeFill="text1"/>
          </w:tcPr>
          <w:p w14:paraId="6C966F3E" w14:textId="77777777" w:rsidR="00BC0A6C" w:rsidRPr="006F21CE" w:rsidRDefault="00BC0A6C" w:rsidP="00E926A9">
            <w:pPr>
              <w:pStyle w:val="Ttulo7"/>
              <w:spacing w:before="2" w:after="2" w:line="360" w:lineRule="auto"/>
              <w:jc w:val="center"/>
              <w:outlineLvl w:val="6"/>
              <w:rPr>
                <w:rFonts w:ascii="Arial" w:hAnsi="Arial" w:cs="Arial"/>
                <w:b/>
                <w:i w:val="0"/>
                <w:color w:val="auto"/>
              </w:rPr>
            </w:pPr>
            <w:r w:rsidRPr="00EF26E7">
              <w:rPr>
                <w:rFonts w:ascii="Arial" w:hAnsi="Arial" w:cs="Arial"/>
                <w:b/>
                <w:i w:val="0"/>
                <w:color w:val="auto"/>
              </w:rPr>
              <w:t>Practica: recurso nuevo</w:t>
            </w:r>
          </w:p>
        </w:tc>
      </w:tr>
      <w:tr w:rsidR="00BC0A6C" w:rsidRPr="006F21CE" w14:paraId="1D9132A4" w14:textId="77777777" w:rsidTr="00EF26E7">
        <w:tc>
          <w:tcPr>
            <w:tcW w:w="2181" w:type="dxa"/>
          </w:tcPr>
          <w:p w14:paraId="64C674E2" w14:textId="77777777" w:rsidR="00BC0A6C" w:rsidRPr="006F21CE" w:rsidRDefault="00BC0A6C" w:rsidP="00E926A9">
            <w:pPr>
              <w:spacing w:before="2" w:after="2" w:line="360" w:lineRule="auto"/>
              <w:rPr>
                <w:rFonts w:ascii="Arial" w:hAnsi="Arial" w:cs="Arial"/>
                <w:b/>
              </w:rPr>
            </w:pPr>
            <w:r w:rsidRPr="006F21CE">
              <w:rPr>
                <w:rFonts w:ascii="Arial" w:hAnsi="Arial" w:cs="Arial"/>
                <w:b/>
              </w:rPr>
              <w:t>Código</w:t>
            </w:r>
          </w:p>
        </w:tc>
        <w:tc>
          <w:tcPr>
            <w:tcW w:w="7395" w:type="dxa"/>
          </w:tcPr>
          <w:p w14:paraId="2C7EF531" w14:textId="5F41F9AB" w:rsidR="00BC0A6C" w:rsidRPr="006F21CE" w:rsidRDefault="00BC0A6C" w:rsidP="00E926A9">
            <w:pPr>
              <w:spacing w:before="2" w:after="2" w:line="360" w:lineRule="auto"/>
              <w:rPr>
                <w:rFonts w:ascii="Arial" w:hAnsi="Arial" w:cs="Arial"/>
                <w:b/>
                <w:lang w:val="en-US"/>
              </w:rPr>
            </w:pPr>
            <w:r>
              <w:rPr>
                <w:rFonts w:ascii="Arial" w:hAnsi="Arial" w:cs="Arial"/>
                <w:lang w:val="en-US"/>
              </w:rPr>
              <w:t>CN_06_10_</w:t>
            </w:r>
            <w:r w:rsidRPr="006F21CE">
              <w:rPr>
                <w:rFonts w:ascii="Arial" w:hAnsi="Arial" w:cs="Arial"/>
                <w:lang w:val="en-US"/>
              </w:rPr>
              <w:t>REC</w:t>
            </w:r>
            <w:r>
              <w:rPr>
                <w:rFonts w:ascii="Arial" w:hAnsi="Arial" w:cs="Arial"/>
                <w:lang w:val="en-US"/>
              </w:rPr>
              <w:t>1</w:t>
            </w:r>
            <w:r w:rsidR="00042AB7">
              <w:rPr>
                <w:rFonts w:ascii="Arial" w:hAnsi="Arial" w:cs="Arial"/>
                <w:lang w:val="en-US"/>
              </w:rPr>
              <w:t>6</w:t>
            </w:r>
            <w:r>
              <w:rPr>
                <w:rFonts w:ascii="Arial" w:hAnsi="Arial" w:cs="Arial"/>
                <w:lang w:val="en-US"/>
              </w:rPr>
              <w:t>0</w:t>
            </w:r>
          </w:p>
        </w:tc>
      </w:tr>
      <w:tr w:rsidR="00BC0A6C" w:rsidRPr="006F21CE" w14:paraId="6584414F" w14:textId="77777777" w:rsidTr="00EF26E7">
        <w:tc>
          <w:tcPr>
            <w:tcW w:w="2181" w:type="dxa"/>
          </w:tcPr>
          <w:p w14:paraId="20EF0C4F" w14:textId="77777777" w:rsidR="00BC0A6C" w:rsidRPr="006F21CE" w:rsidRDefault="00BC0A6C" w:rsidP="00E926A9">
            <w:pPr>
              <w:spacing w:before="2" w:after="2" w:line="360" w:lineRule="auto"/>
              <w:rPr>
                <w:rFonts w:ascii="Arial" w:hAnsi="Arial" w:cs="Arial"/>
                <w:b/>
              </w:rPr>
            </w:pPr>
            <w:r w:rsidRPr="006F21CE">
              <w:rPr>
                <w:rFonts w:ascii="Arial" w:hAnsi="Arial" w:cs="Arial"/>
                <w:b/>
              </w:rPr>
              <w:t>Título</w:t>
            </w:r>
          </w:p>
        </w:tc>
        <w:tc>
          <w:tcPr>
            <w:tcW w:w="7395" w:type="dxa"/>
          </w:tcPr>
          <w:p w14:paraId="0DB7F6D0" w14:textId="10BDBCD4" w:rsidR="00BC0A6C" w:rsidRPr="007F65B5" w:rsidRDefault="00BC0A6C" w:rsidP="00E926A9">
            <w:pPr>
              <w:spacing w:before="2" w:after="2" w:line="360" w:lineRule="auto"/>
              <w:rPr>
                <w:rFonts w:ascii="Arial" w:hAnsi="Arial" w:cs="Arial"/>
              </w:rPr>
            </w:pPr>
            <w:r w:rsidRPr="007F65B5">
              <w:rPr>
                <w:rFonts w:ascii="Arial" w:hAnsi="Arial" w:cs="Arial"/>
              </w:rPr>
              <w:t>El modelo atómico actual</w:t>
            </w:r>
            <w:r w:rsidR="008079E8">
              <w:rPr>
                <w:rFonts w:ascii="Arial" w:hAnsi="Arial" w:cs="Arial"/>
              </w:rPr>
              <w:t xml:space="preserve"> </w:t>
            </w:r>
          </w:p>
        </w:tc>
      </w:tr>
      <w:tr w:rsidR="00BC0A6C" w:rsidRPr="006F21CE" w14:paraId="24AE185B" w14:textId="77777777" w:rsidTr="00EF26E7">
        <w:tc>
          <w:tcPr>
            <w:tcW w:w="2181" w:type="dxa"/>
          </w:tcPr>
          <w:p w14:paraId="1DCA52EF" w14:textId="77777777" w:rsidR="00BC0A6C" w:rsidRPr="006F21CE" w:rsidRDefault="00BC0A6C" w:rsidP="00E926A9">
            <w:pPr>
              <w:spacing w:before="2" w:after="2" w:line="360" w:lineRule="auto"/>
              <w:rPr>
                <w:rFonts w:ascii="Arial" w:hAnsi="Arial" w:cs="Arial"/>
                <w:b/>
              </w:rPr>
            </w:pPr>
            <w:r w:rsidRPr="006F21CE">
              <w:rPr>
                <w:rFonts w:ascii="Arial" w:hAnsi="Arial" w:cs="Arial"/>
                <w:b/>
              </w:rPr>
              <w:t>Descripción</w:t>
            </w:r>
          </w:p>
        </w:tc>
        <w:tc>
          <w:tcPr>
            <w:tcW w:w="7395" w:type="dxa"/>
          </w:tcPr>
          <w:p w14:paraId="75DC6F7D" w14:textId="77777777" w:rsidR="00BC0A6C" w:rsidRPr="007F65B5" w:rsidRDefault="00BC0A6C" w:rsidP="00E926A9">
            <w:pPr>
              <w:spacing w:before="2" w:after="2" w:line="360" w:lineRule="auto"/>
              <w:rPr>
                <w:rFonts w:ascii="Arial" w:hAnsi="Arial" w:cs="Arial"/>
              </w:rPr>
            </w:pPr>
            <w:r w:rsidRPr="007F65B5">
              <w:rPr>
                <w:rFonts w:ascii="Arial" w:hAnsi="Arial" w:cs="Arial"/>
              </w:rPr>
              <w:t xml:space="preserve">Actividad que permite afianzar conceptos del modelo atómico actual </w:t>
            </w:r>
          </w:p>
        </w:tc>
      </w:tr>
    </w:tbl>
    <w:p w14:paraId="45E91DF8" w14:textId="77777777" w:rsidR="00BC0A6C" w:rsidRDefault="00BC0A6C" w:rsidP="00E926A9">
      <w:pPr>
        <w:shd w:val="clear" w:color="auto" w:fill="FFFFFF"/>
        <w:spacing w:after="0" w:line="360" w:lineRule="auto"/>
        <w:rPr>
          <w:rFonts w:ascii="Times New Roman" w:eastAsia="Times New Roman" w:hAnsi="Times New Roman" w:cs="Times New Roman"/>
          <w:sz w:val="20"/>
          <w:szCs w:val="20"/>
          <w:lang w:eastAsia="es-CO"/>
        </w:rPr>
      </w:pPr>
    </w:p>
    <w:p w14:paraId="1B2F94CE" w14:textId="77777777" w:rsidR="00BC0A6C" w:rsidRDefault="00BC0A6C" w:rsidP="00E926A9">
      <w:pPr>
        <w:shd w:val="clear" w:color="auto" w:fill="FFFFFF"/>
        <w:spacing w:after="0" w:line="360" w:lineRule="auto"/>
        <w:rPr>
          <w:rFonts w:ascii="Times New Roman" w:eastAsia="Times New Roman" w:hAnsi="Times New Roman" w:cs="Times New Roman"/>
          <w:sz w:val="20"/>
          <w:szCs w:val="20"/>
          <w:lang w:eastAsia="es-CO"/>
        </w:rPr>
      </w:pPr>
    </w:p>
    <w:p w14:paraId="0B6C50EC" w14:textId="77777777" w:rsidR="00BC0A6C" w:rsidRDefault="00BC0A6C" w:rsidP="00E926A9">
      <w:pPr>
        <w:shd w:val="clear" w:color="auto" w:fill="FFFFFF"/>
        <w:spacing w:after="0" w:line="360" w:lineRule="auto"/>
        <w:rPr>
          <w:rFonts w:ascii="Times New Roman" w:eastAsia="Times New Roman" w:hAnsi="Times New Roman" w:cs="Times New Roman"/>
          <w:sz w:val="20"/>
          <w:szCs w:val="20"/>
          <w:lang w:eastAsia="es-CO"/>
        </w:rPr>
      </w:pPr>
    </w:p>
    <w:p w14:paraId="5569160B" w14:textId="77777777" w:rsidR="00BC0A6C" w:rsidRPr="006F21CE" w:rsidRDefault="00BC0A6C" w:rsidP="00E926A9">
      <w:pPr>
        <w:shd w:val="clear" w:color="auto" w:fill="FFFFFF"/>
        <w:spacing w:after="0" w:line="360" w:lineRule="auto"/>
        <w:rPr>
          <w:rFonts w:ascii="Times New Roman" w:eastAsia="Times New Roman" w:hAnsi="Times New Roman" w:cs="Times New Roman"/>
          <w:sz w:val="20"/>
          <w:szCs w:val="20"/>
          <w:lang w:eastAsia="es-CO"/>
        </w:rPr>
      </w:pPr>
    </w:p>
    <w:p w14:paraId="3B7F998F" w14:textId="77777777" w:rsidR="00BC0A6C" w:rsidRPr="006F21CE" w:rsidRDefault="00BC0A6C" w:rsidP="00E926A9">
      <w:pPr>
        <w:shd w:val="clear" w:color="auto" w:fill="FFFFFF"/>
        <w:spacing w:after="0" w:line="360" w:lineRule="auto"/>
        <w:rPr>
          <w:rFonts w:ascii="Arial" w:hAnsi="Arial" w:cs="Arial"/>
          <w:b/>
        </w:rPr>
      </w:pPr>
      <w:r w:rsidRPr="006F21CE">
        <w:rPr>
          <w:rFonts w:ascii="Arial" w:hAnsi="Arial" w:cs="Arial"/>
          <w:b/>
          <w:highlight w:val="yellow"/>
        </w:rPr>
        <w:t>[SECCIÓN 2]</w:t>
      </w:r>
      <w:r w:rsidRPr="006F21CE">
        <w:rPr>
          <w:rFonts w:ascii="Arial" w:hAnsi="Arial" w:cs="Arial"/>
          <w:b/>
        </w:rPr>
        <w:t xml:space="preserve"> 3.3.1 La configuración electrónica</w:t>
      </w:r>
    </w:p>
    <w:p w14:paraId="2932DC91" w14:textId="77777777" w:rsidR="00BC0A6C" w:rsidRPr="00010E48" w:rsidRDefault="00BC0A6C" w:rsidP="00E926A9">
      <w:pPr>
        <w:pStyle w:val="u"/>
        <w:shd w:val="clear" w:color="auto" w:fill="FFFFFF"/>
        <w:spacing w:before="0" w:beforeAutospacing="0" w:after="0" w:afterAutospacing="0" w:line="360" w:lineRule="auto"/>
        <w:rPr>
          <w:rFonts w:ascii="Arial" w:hAnsi="Arial" w:cs="Arial"/>
        </w:rPr>
      </w:pPr>
      <w:r w:rsidRPr="006F21CE">
        <w:rPr>
          <w:rFonts w:ascii="Arial" w:hAnsi="Arial" w:cs="Arial"/>
          <w:sz w:val="21"/>
          <w:szCs w:val="21"/>
        </w:rPr>
        <w:br/>
      </w:r>
      <w:r w:rsidRPr="00010E48">
        <w:rPr>
          <w:rStyle w:val="un"/>
          <w:rFonts w:ascii="Arial" w:hAnsi="Arial" w:cs="Arial"/>
        </w:rPr>
        <w:t>La</w:t>
      </w:r>
      <w:r w:rsidRPr="00010E48">
        <w:rPr>
          <w:rStyle w:val="apple-converted-space"/>
          <w:rFonts w:ascii="Arial" w:hAnsi="Arial" w:cs="Arial"/>
        </w:rPr>
        <w:t> </w:t>
      </w:r>
      <w:r w:rsidRPr="00010E48">
        <w:rPr>
          <w:rStyle w:val="Textoennegrita"/>
          <w:rFonts w:ascii="Arial" w:hAnsi="Arial" w:cs="Arial"/>
        </w:rPr>
        <w:t>configuración electrónica</w:t>
      </w:r>
      <w:r w:rsidRPr="00010E48">
        <w:rPr>
          <w:rStyle w:val="apple-converted-space"/>
          <w:rFonts w:ascii="Arial" w:hAnsi="Arial" w:cs="Arial"/>
        </w:rPr>
        <w:t> </w:t>
      </w:r>
      <w:r w:rsidRPr="00010E48">
        <w:rPr>
          <w:rStyle w:val="un"/>
          <w:rFonts w:ascii="Arial" w:hAnsi="Arial" w:cs="Arial"/>
        </w:rPr>
        <w:t>es la distribución de los electrones de un átomo en los distintos niveles de energía, aplicando una representación simplificada del modelo atómico actual.</w:t>
      </w:r>
      <w:r w:rsidRPr="00010E48">
        <w:rPr>
          <w:rStyle w:val="apple-converted-space"/>
          <w:rFonts w:ascii="Arial" w:hAnsi="Arial" w:cs="Arial"/>
        </w:rPr>
        <w:t> </w:t>
      </w:r>
      <w:r w:rsidRPr="00010E48">
        <w:rPr>
          <w:rStyle w:val="un"/>
          <w:rFonts w:ascii="Arial" w:hAnsi="Arial" w:cs="Arial"/>
        </w:rPr>
        <w:t>Entre otras cosas, permite saber cuántos electrones posee un átomo en su último nivel de energía y deducir qué tipo de enlaces puede formar con otros elementos.</w:t>
      </w:r>
    </w:p>
    <w:p w14:paraId="1F446372" w14:textId="77777777" w:rsidR="00BC0A6C" w:rsidRPr="00010E48" w:rsidRDefault="00BC0A6C" w:rsidP="00E926A9">
      <w:pPr>
        <w:pStyle w:val="u"/>
        <w:shd w:val="clear" w:color="auto" w:fill="FFFFFF"/>
        <w:spacing w:before="0" w:beforeAutospacing="0" w:after="0" w:afterAutospacing="0" w:line="360" w:lineRule="auto"/>
        <w:rPr>
          <w:rFonts w:ascii="Arial" w:hAnsi="Arial" w:cs="Arial"/>
        </w:rPr>
      </w:pPr>
      <w:r w:rsidRPr="00010E48">
        <w:rPr>
          <w:rStyle w:val="un"/>
          <w:rFonts w:ascii="Arial" w:hAnsi="Arial" w:cs="Arial"/>
        </w:rPr>
        <w:t>Para representar la configuración electrónica de un átomo, debemos seguir unas reglas básicas:</w:t>
      </w:r>
    </w:p>
    <w:p w14:paraId="1DA7CBCE" w14:textId="77777777" w:rsidR="00BC0A6C" w:rsidRPr="00010E48" w:rsidRDefault="00BC0A6C" w:rsidP="00E926A9">
      <w:pPr>
        <w:numPr>
          <w:ilvl w:val="0"/>
          <w:numId w:val="16"/>
        </w:numPr>
        <w:shd w:val="clear" w:color="auto" w:fill="FFFFFF"/>
        <w:spacing w:after="0" w:line="360" w:lineRule="auto"/>
        <w:ind w:left="300"/>
        <w:rPr>
          <w:rFonts w:ascii="Arial" w:hAnsi="Arial" w:cs="Arial"/>
        </w:rPr>
      </w:pPr>
      <w:r w:rsidRPr="00010E48">
        <w:rPr>
          <w:rStyle w:val="un"/>
          <w:rFonts w:ascii="Arial" w:hAnsi="Arial" w:cs="Arial"/>
        </w:rPr>
        <w:t>Conocer el</w:t>
      </w:r>
      <w:r w:rsidRPr="00010E48">
        <w:rPr>
          <w:rStyle w:val="apple-converted-space"/>
          <w:rFonts w:ascii="Arial" w:hAnsi="Arial" w:cs="Arial"/>
        </w:rPr>
        <w:t> </w:t>
      </w:r>
      <w:r w:rsidRPr="00010E48">
        <w:rPr>
          <w:rStyle w:val="Textoennegrita"/>
          <w:rFonts w:ascii="Arial" w:hAnsi="Arial" w:cs="Arial"/>
        </w:rPr>
        <w:t>número total de electrones</w:t>
      </w:r>
      <w:r w:rsidRPr="00010E48">
        <w:rPr>
          <w:rStyle w:val="apple-converted-space"/>
          <w:rFonts w:ascii="Arial" w:hAnsi="Arial" w:cs="Arial"/>
        </w:rPr>
        <w:t> </w:t>
      </w:r>
      <w:r w:rsidRPr="00010E48">
        <w:rPr>
          <w:rStyle w:val="un"/>
          <w:rFonts w:ascii="Arial" w:hAnsi="Arial" w:cs="Arial"/>
        </w:rPr>
        <w:t>del átomo (dado por el número atómico,</w:t>
      </w:r>
      <w:r w:rsidRPr="00010E48">
        <w:rPr>
          <w:rStyle w:val="apple-converted-space"/>
          <w:rFonts w:ascii="Arial" w:hAnsi="Arial" w:cs="Arial"/>
        </w:rPr>
        <w:t> </w:t>
      </w:r>
      <w:r w:rsidRPr="00010E48">
        <w:rPr>
          <w:rStyle w:val="un"/>
          <w:rFonts w:ascii="Arial" w:hAnsi="Arial" w:cs="Arial"/>
          <w:i/>
          <w:iCs/>
        </w:rPr>
        <w:t>Z</w:t>
      </w:r>
      <w:r w:rsidRPr="00010E48">
        <w:rPr>
          <w:rStyle w:val="un"/>
          <w:rFonts w:ascii="Arial" w:hAnsi="Arial" w:cs="Arial"/>
        </w:rPr>
        <w:t>).</w:t>
      </w:r>
    </w:p>
    <w:p w14:paraId="49426AF0" w14:textId="77777777" w:rsidR="00BC0A6C" w:rsidRPr="00010E48" w:rsidRDefault="00BC0A6C" w:rsidP="00E926A9">
      <w:pPr>
        <w:numPr>
          <w:ilvl w:val="0"/>
          <w:numId w:val="16"/>
        </w:numPr>
        <w:shd w:val="clear" w:color="auto" w:fill="FFFFFF"/>
        <w:spacing w:after="0" w:line="360" w:lineRule="auto"/>
        <w:ind w:left="300"/>
        <w:rPr>
          <w:rFonts w:ascii="Arial" w:hAnsi="Arial" w:cs="Arial"/>
        </w:rPr>
      </w:pPr>
      <w:r w:rsidRPr="00010E48">
        <w:rPr>
          <w:rStyle w:val="un"/>
          <w:rFonts w:ascii="Arial" w:hAnsi="Arial" w:cs="Arial"/>
        </w:rPr>
        <w:t>Ubicar los electrones en los diferentes niveles según el</w:t>
      </w:r>
      <w:r w:rsidRPr="00010E48">
        <w:rPr>
          <w:rStyle w:val="apple-converted-space"/>
          <w:rFonts w:ascii="Arial" w:hAnsi="Arial" w:cs="Arial"/>
        </w:rPr>
        <w:t> </w:t>
      </w:r>
      <w:r w:rsidRPr="00010E48">
        <w:rPr>
          <w:rStyle w:val="Textoennegrita"/>
          <w:rFonts w:ascii="Arial" w:hAnsi="Arial" w:cs="Arial"/>
        </w:rPr>
        <w:t>orden creciente</w:t>
      </w:r>
      <w:r w:rsidRPr="00010E48">
        <w:rPr>
          <w:rStyle w:val="apple-converted-space"/>
          <w:rFonts w:ascii="Arial" w:hAnsi="Arial" w:cs="Arial"/>
        </w:rPr>
        <w:t> </w:t>
      </w:r>
      <w:r w:rsidRPr="00010E48">
        <w:rPr>
          <w:rStyle w:val="un"/>
          <w:rFonts w:ascii="Arial" w:hAnsi="Arial" w:cs="Arial"/>
        </w:rPr>
        <w:t>de energía, comenzando por el nivel 1 (de menor energía) hasta el nivel 7 (de mayor energía).</w:t>
      </w:r>
    </w:p>
    <w:p w14:paraId="57851D64" w14:textId="77777777" w:rsidR="00CD1E62" w:rsidRDefault="00BC0A6C" w:rsidP="00E926A9">
      <w:pPr>
        <w:numPr>
          <w:ilvl w:val="0"/>
          <w:numId w:val="16"/>
        </w:numPr>
        <w:shd w:val="clear" w:color="auto" w:fill="FFFFFF"/>
        <w:spacing w:after="0" w:line="360" w:lineRule="auto"/>
        <w:ind w:left="300"/>
        <w:rPr>
          <w:rStyle w:val="apple-converted-space"/>
          <w:rFonts w:ascii="Arial" w:hAnsi="Arial" w:cs="Arial"/>
        </w:rPr>
      </w:pPr>
      <w:r w:rsidRPr="00010E48">
        <w:rPr>
          <w:rStyle w:val="un"/>
          <w:rFonts w:ascii="Arial" w:hAnsi="Arial" w:cs="Arial"/>
        </w:rPr>
        <w:t>Tener en cuenta el</w:t>
      </w:r>
      <w:r w:rsidRPr="00010E48">
        <w:rPr>
          <w:rStyle w:val="apple-converted-space"/>
          <w:rFonts w:ascii="Arial" w:hAnsi="Arial" w:cs="Arial"/>
        </w:rPr>
        <w:t> </w:t>
      </w:r>
      <w:r w:rsidRPr="00010E48">
        <w:rPr>
          <w:rStyle w:val="Textoennegrita"/>
          <w:rFonts w:ascii="Arial" w:hAnsi="Arial" w:cs="Arial"/>
        </w:rPr>
        <w:t>número máximo de electrones</w:t>
      </w:r>
      <w:r w:rsidRPr="00010E48">
        <w:rPr>
          <w:rStyle w:val="apple-converted-space"/>
          <w:rFonts w:ascii="Arial" w:hAnsi="Arial" w:cs="Arial"/>
        </w:rPr>
        <w:t> </w:t>
      </w:r>
      <w:r w:rsidRPr="00010E48">
        <w:rPr>
          <w:rStyle w:val="un"/>
          <w:rFonts w:ascii="Arial" w:hAnsi="Arial" w:cs="Arial"/>
        </w:rPr>
        <w:t>que puede contener cada nivel y subnivel.</w:t>
      </w:r>
    </w:p>
    <w:p w14:paraId="140D4F82" w14:textId="0DD4816E" w:rsidR="00BC0A6C" w:rsidRPr="00010E48" w:rsidRDefault="00BC0A6C" w:rsidP="00E10F0D">
      <w:pPr>
        <w:shd w:val="clear" w:color="auto" w:fill="FFFFFF"/>
        <w:spacing w:after="0" w:line="360" w:lineRule="auto"/>
        <w:ind w:left="300"/>
        <w:rPr>
          <w:rFonts w:ascii="Arial" w:hAnsi="Arial" w:cs="Arial"/>
        </w:rPr>
      </w:pPr>
      <w:r w:rsidRPr="00010E48">
        <w:rPr>
          <w:rStyle w:val="un"/>
          <w:rFonts w:ascii="Arial" w:hAnsi="Arial" w:cs="Arial"/>
        </w:rPr>
        <w:t>Encuentra información adicional de</w:t>
      </w:r>
      <w:r w:rsidR="008079E8" w:rsidRPr="00010E48">
        <w:rPr>
          <w:rStyle w:val="un"/>
          <w:rFonts w:ascii="Arial" w:hAnsi="Arial" w:cs="Arial"/>
        </w:rPr>
        <w:t xml:space="preserve"> </w:t>
      </w:r>
      <w:r w:rsidRPr="00010E48">
        <w:rPr>
          <w:rStyle w:val="un"/>
          <w:rFonts w:ascii="Arial" w:hAnsi="Arial" w:cs="Arial"/>
        </w:rPr>
        <w:t xml:space="preserve">la configuración electrónica de los elementos en el siguiente enlace </w:t>
      </w:r>
      <w:hyperlink r:id="rId35" w:tgtFrame="_blank" w:history="1">
        <w:r w:rsidRPr="00010E48">
          <w:rPr>
            <w:rStyle w:val="Hipervnculo"/>
            <w:rFonts w:ascii="Arial" w:hAnsi="Arial" w:cs="Arial"/>
          </w:rPr>
          <w:t>[VER]</w:t>
        </w:r>
      </w:hyperlink>
      <w:r w:rsidRPr="00010E48">
        <w:rPr>
          <w:rStyle w:val="un"/>
          <w:rFonts w:ascii="Arial" w:hAnsi="Arial" w:cs="Arial"/>
        </w:rPr>
        <w:t>.</w:t>
      </w:r>
    </w:p>
    <w:p w14:paraId="5DAFEB4B" w14:textId="77777777" w:rsidR="00BC0A6C" w:rsidRPr="006F21CE" w:rsidRDefault="00BC0A6C" w:rsidP="00E926A9">
      <w:pPr>
        <w:shd w:val="clear" w:color="auto" w:fill="FFFFFF"/>
        <w:spacing w:after="0" w:line="360" w:lineRule="auto"/>
        <w:rPr>
          <w:rFonts w:ascii="Arial" w:hAnsi="Arial" w:cs="Arial"/>
          <w:b/>
        </w:rPr>
      </w:pPr>
    </w:p>
    <w:p w14:paraId="40E27782" w14:textId="77777777" w:rsidR="00BC0A6C" w:rsidRPr="006F21CE" w:rsidRDefault="00BC0A6C" w:rsidP="00E926A9">
      <w:pPr>
        <w:shd w:val="clear" w:color="auto" w:fill="FFFFFF"/>
        <w:spacing w:after="0" w:line="360" w:lineRule="auto"/>
        <w:rPr>
          <w:rFonts w:ascii="Arial" w:hAnsi="Arial" w:cs="Arial"/>
          <w:b/>
          <w:lang w:val="es-CO"/>
        </w:rPr>
      </w:pPr>
    </w:p>
    <w:tbl>
      <w:tblPr>
        <w:tblStyle w:val="Tablaconcuadrcula"/>
        <w:tblW w:w="0" w:type="auto"/>
        <w:tblLook w:val="04A0" w:firstRow="1" w:lastRow="0" w:firstColumn="1" w:lastColumn="0" w:noHBand="0" w:noVBand="1"/>
      </w:tblPr>
      <w:tblGrid>
        <w:gridCol w:w="1384"/>
        <w:gridCol w:w="2835"/>
        <w:gridCol w:w="1985"/>
        <w:gridCol w:w="2624"/>
      </w:tblGrid>
      <w:tr w:rsidR="00BC0A6C" w:rsidRPr="00EF29A1" w14:paraId="30755E12" w14:textId="77777777" w:rsidTr="00BC0A6C">
        <w:tc>
          <w:tcPr>
            <w:tcW w:w="8828" w:type="dxa"/>
            <w:gridSpan w:val="4"/>
          </w:tcPr>
          <w:p w14:paraId="4B0F9935" w14:textId="77777777" w:rsidR="00BC0A6C" w:rsidRPr="00EF29A1" w:rsidRDefault="00BC0A6C" w:rsidP="00E926A9">
            <w:pPr>
              <w:tabs>
                <w:tab w:val="left" w:pos="1056"/>
              </w:tabs>
              <w:spacing w:before="2" w:after="2" w:line="360" w:lineRule="auto"/>
              <w:rPr>
                <w:rFonts w:ascii="Arial" w:hAnsi="Arial" w:cs="Arial"/>
                <w:b/>
              </w:rPr>
            </w:pPr>
            <w:r w:rsidRPr="00EF29A1">
              <w:rPr>
                <w:rFonts w:ascii="Arial" w:hAnsi="Arial" w:cs="Arial"/>
                <w:b/>
              </w:rPr>
              <w:tab/>
            </w:r>
            <w:r w:rsidRPr="00EF29A1">
              <w:rPr>
                <w:rFonts w:ascii="Arial" w:eastAsia="Times New Roman" w:hAnsi="Arial" w:cs="Arial"/>
                <w:b/>
                <w:bCs/>
                <w:lang w:val="es-CO" w:eastAsia="es-CO"/>
              </w:rPr>
              <w:t>El número de electrones y orbitales en los niveles de energía</w:t>
            </w:r>
          </w:p>
        </w:tc>
      </w:tr>
      <w:tr w:rsidR="00BC0A6C" w:rsidRPr="00EF29A1" w14:paraId="321E7CC0" w14:textId="77777777" w:rsidTr="00BC0A6C">
        <w:tc>
          <w:tcPr>
            <w:tcW w:w="1384" w:type="dxa"/>
            <w:vAlign w:val="center"/>
          </w:tcPr>
          <w:p w14:paraId="21A6ADE2" w14:textId="71E4B32A" w:rsidR="00BC0A6C" w:rsidRPr="00EF29A1" w:rsidRDefault="00CD1E62" w:rsidP="00E926A9">
            <w:pPr>
              <w:spacing w:before="2" w:after="2" w:line="360" w:lineRule="auto"/>
              <w:rPr>
                <w:rFonts w:ascii="Arial" w:hAnsi="Arial" w:cs="Arial"/>
                <w:b/>
              </w:rPr>
            </w:pPr>
            <w:r w:rsidRPr="00EF29A1">
              <w:rPr>
                <w:rFonts w:ascii="Arial" w:eastAsia="Times New Roman" w:hAnsi="Arial" w:cs="Arial"/>
                <w:b/>
                <w:lang w:val="es-CO" w:eastAsia="es-CO"/>
              </w:rPr>
              <w:t>Nivel</w:t>
            </w:r>
          </w:p>
        </w:tc>
        <w:tc>
          <w:tcPr>
            <w:tcW w:w="2835" w:type="dxa"/>
            <w:vAlign w:val="center"/>
          </w:tcPr>
          <w:p w14:paraId="12698CAC" w14:textId="2C760D90" w:rsidR="00BC0A6C" w:rsidRPr="00EF29A1" w:rsidRDefault="00CD1E62" w:rsidP="00E926A9">
            <w:pPr>
              <w:spacing w:before="2" w:after="2" w:line="360" w:lineRule="auto"/>
              <w:rPr>
                <w:rFonts w:ascii="Arial" w:hAnsi="Arial" w:cs="Arial"/>
                <w:b/>
              </w:rPr>
            </w:pPr>
            <w:r w:rsidRPr="00EF29A1">
              <w:rPr>
                <w:rFonts w:ascii="Arial" w:eastAsia="Times New Roman" w:hAnsi="Arial" w:cs="Arial"/>
                <w:b/>
                <w:lang w:val="es-CO" w:eastAsia="es-CO"/>
              </w:rPr>
              <w:t>Número máximo de electrones</w:t>
            </w:r>
          </w:p>
        </w:tc>
        <w:tc>
          <w:tcPr>
            <w:tcW w:w="1985" w:type="dxa"/>
            <w:vAlign w:val="center"/>
          </w:tcPr>
          <w:p w14:paraId="76466697" w14:textId="20607ED2" w:rsidR="00BC0A6C" w:rsidRPr="00EF29A1" w:rsidRDefault="00CD1E62" w:rsidP="00E926A9">
            <w:pPr>
              <w:spacing w:before="2" w:after="2" w:line="360" w:lineRule="auto"/>
              <w:rPr>
                <w:rFonts w:ascii="Arial" w:hAnsi="Arial" w:cs="Arial"/>
                <w:b/>
              </w:rPr>
            </w:pPr>
            <w:r w:rsidRPr="00EF29A1">
              <w:rPr>
                <w:rFonts w:ascii="Arial" w:eastAsia="Times New Roman" w:hAnsi="Arial" w:cs="Arial"/>
                <w:b/>
                <w:lang w:val="es-CO" w:eastAsia="es-CO"/>
              </w:rPr>
              <w:t>Subniveles</w:t>
            </w:r>
          </w:p>
        </w:tc>
        <w:tc>
          <w:tcPr>
            <w:tcW w:w="2624" w:type="dxa"/>
            <w:vAlign w:val="center"/>
          </w:tcPr>
          <w:p w14:paraId="05DAB355" w14:textId="381DC74D" w:rsidR="00BC0A6C" w:rsidRPr="00EF29A1" w:rsidRDefault="00CD1E62" w:rsidP="00E926A9">
            <w:pPr>
              <w:spacing w:before="2" w:after="2" w:line="360" w:lineRule="auto"/>
              <w:rPr>
                <w:rFonts w:ascii="Arial" w:hAnsi="Arial" w:cs="Arial"/>
                <w:b/>
              </w:rPr>
            </w:pPr>
            <w:r w:rsidRPr="00EF29A1">
              <w:rPr>
                <w:rFonts w:ascii="Arial" w:eastAsia="Times New Roman" w:hAnsi="Arial" w:cs="Arial"/>
                <w:b/>
                <w:lang w:val="es-CO" w:eastAsia="es-CO"/>
              </w:rPr>
              <w:t>Orbitales</w:t>
            </w:r>
          </w:p>
        </w:tc>
      </w:tr>
      <w:tr w:rsidR="00BC0A6C" w:rsidRPr="00EF29A1" w14:paraId="75E3AB40" w14:textId="77777777" w:rsidTr="00BC0A6C">
        <w:tc>
          <w:tcPr>
            <w:tcW w:w="1384" w:type="dxa"/>
            <w:vAlign w:val="center"/>
          </w:tcPr>
          <w:p w14:paraId="56A4A66B" w14:textId="77777777" w:rsidR="00BC0A6C" w:rsidRPr="00EF29A1" w:rsidRDefault="00BC0A6C" w:rsidP="00E926A9">
            <w:pPr>
              <w:spacing w:before="2" w:after="2" w:line="360" w:lineRule="auto"/>
              <w:rPr>
                <w:rFonts w:ascii="Arial" w:hAnsi="Arial" w:cs="Arial"/>
                <w:b/>
              </w:rPr>
            </w:pPr>
            <w:r w:rsidRPr="00EF29A1">
              <w:rPr>
                <w:rFonts w:ascii="Arial" w:eastAsia="Times New Roman" w:hAnsi="Arial" w:cs="Arial"/>
                <w:i/>
                <w:iCs/>
                <w:lang w:val="es-CO" w:eastAsia="es-CO"/>
              </w:rPr>
              <w:t>n</w:t>
            </w:r>
            <w:r w:rsidRPr="00EF29A1">
              <w:rPr>
                <w:rFonts w:ascii="Arial" w:eastAsia="Times New Roman" w:hAnsi="Arial" w:cs="Arial"/>
                <w:lang w:val="es-CO" w:eastAsia="es-CO"/>
              </w:rPr>
              <w:t> = 1</w:t>
            </w:r>
          </w:p>
        </w:tc>
        <w:tc>
          <w:tcPr>
            <w:tcW w:w="2835" w:type="dxa"/>
            <w:vAlign w:val="center"/>
          </w:tcPr>
          <w:p w14:paraId="05913A74" w14:textId="77777777" w:rsidR="00BC0A6C" w:rsidRPr="00EF29A1" w:rsidRDefault="00BC0A6C" w:rsidP="00E926A9">
            <w:pPr>
              <w:spacing w:before="2" w:after="2" w:line="360" w:lineRule="auto"/>
              <w:rPr>
                <w:rFonts w:ascii="Arial" w:hAnsi="Arial" w:cs="Arial"/>
                <w:b/>
              </w:rPr>
            </w:pPr>
            <w:r w:rsidRPr="00EF29A1">
              <w:rPr>
                <w:rFonts w:ascii="Arial" w:eastAsia="Times New Roman" w:hAnsi="Arial" w:cs="Arial"/>
                <w:lang w:val="es-CO" w:eastAsia="es-CO"/>
              </w:rPr>
              <w:t> 2</w:t>
            </w:r>
          </w:p>
        </w:tc>
        <w:tc>
          <w:tcPr>
            <w:tcW w:w="1985" w:type="dxa"/>
            <w:vAlign w:val="center"/>
          </w:tcPr>
          <w:p w14:paraId="2F7C36FA" w14:textId="77777777" w:rsidR="00BC0A6C" w:rsidRPr="00EF29A1" w:rsidRDefault="00BC0A6C" w:rsidP="00E926A9">
            <w:pPr>
              <w:spacing w:before="2" w:after="2" w:line="360" w:lineRule="auto"/>
              <w:rPr>
                <w:rFonts w:ascii="Arial" w:hAnsi="Arial" w:cs="Arial"/>
                <w:b/>
              </w:rPr>
            </w:pPr>
            <w:r w:rsidRPr="00EF29A1">
              <w:rPr>
                <w:rFonts w:ascii="Arial" w:eastAsia="Times New Roman" w:hAnsi="Arial" w:cs="Arial"/>
                <w:lang w:val="es-CO" w:eastAsia="es-CO"/>
              </w:rPr>
              <w:t>1 (</w:t>
            </w:r>
            <w:r w:rsidRPr="00EF29A1">
              <w:rPr>
                <w:rFonts w:ascii="Arial" w:eastAsia="Times New Roman" w:hAnsi="Arial" w:cs="Arial"/>
                <w:i/>
                <w:iCs/>
                <w:lang w:val="es-CO" w:eastAsia="es-CO"/>
              </w:rPr>
              <w:t>s</w:t>
            </w:r>
            <w:r w:rsidRPr="00EF29A1">
              <w:rPr>
                <w:rFonts w:ascii="Arial" w:eastAsia="Times New Roman" w:hAnsi="Arial" w:cs="Arial"/>
                <w:lang w:val="es-CO" w:eastAsia="es-CO"/>
              </w:rPr>
              <w:t>)</w:t>
            </w:r>
          </w:p>
        </w:tc>
        <w:tc>
          <w:tcPr>
            <w:tcW w:w="2624" w:type="dxa"/>
            <w:vAlign w:val="center"/>
          </w:tcPr>
          <w:p w14:paraId="4B55EF8F" w14:textId="77777777" w:rsidR="00BC0A6C" w:rsidRPr="00CD7D70" w:rsidRDefault="00BC0A6C" w:rsidP="00E926A9">
            <w:pPr>
              <w:spacing w:before="2" w:after="2" w:line="360" w:lineRule="auto"/>
              <w:rPr>
                <w:rFonts w:ascii="Arial" w:eastAsia="Times New Roman" w:hAnsi="Arial" w:cs="Arial"/>
                <w:lang w:val="es-CO" w:eastAsia="es-CO"/>
              </w:rPr>
            </w:pPr>
            <w:r w:rsidRPr="00CD7D70">
              <w:rPr>
                <w:rFonts w:ascii="Arial" w:eastAsia="Times New Roman" w:hAnsi="Arial" w:cs="Arial"/>
                <w:lang w:val="es-CO" w:eastAsia="es-CO"/>
              </w:rPr>
              <w:t xml:space="preserve">1 </w:t>
            </w:r>
          </w:p>
          <w:p w14:paraId="3AD41984" w14:textId="77777777" w:rsidR="00BC0A6C" w:rsidRPr="00CD7D70" w:rsidRDefault="00BC0A6C" w:rsidP="00E926A9">
            <w:pPr>
              <w:spacing w:before="2" w:after="2" w:line="360" w:lineRule="auto"/>
              <w:rPr>
                <w:rFonts w:ascii="Arial" w:hAnsi="Arial" w:cs="Arial"/>
                <w:b/>
              </w:rPr>
            </w:pPr>
            <w:r w:rsidRPr="00CD7D70">
              <w:rPr>
                <w:rFonts w:ascii="Arial" w:eastAsia="Times New Roman" w:hAnsi="Arial" w:cs="Arial"/>
                <w:lang w:val="es-CO" w:eastAsia="es-CO"/>
              </w:rPr>
              <w:t>1 orbital de tipo </w:t>
            </w:r>
            <w:r w:rsidRPr="00CD7D70">
              <w:rPr>
                <w:rFonts w:ascii="Arial" w:eastAsia="Times New Roman" w:hAnsi="Arial" w:cs="Arial"/>
                <w:i/>
                <w:iCs/>
                <w:lang w:val="es-CO" w:eastAsia="es-CO"/>
              </w:rPr>
              <w:t>s</w:t>
            </w:r>
          </w:p>
        </w:tc>
      </w:tr>
      <w:tr w:rsidR="00BC0A6C" w:rsidRPr="00EF29A1" w14:paraId="0C18CAFB" w14:textId="77777777" w:rsidTr="00BC0A6C">
        <w:tc>
          <w:tcPr>
            <w:tcW w:w="1384" w:type="dxa"/>
            <w:vAlign w:val="center"/>
          </w:tcPr>
          <w:p w14:paraId="3A2DAF56" w14:textId="77777777" w:rsidR="00BC0A6C" w:rsidRPr="00EF29A1" w:rsidRDefault="00BC0A6C" w:rsidP="00E926A9">
            <w:pPr>
              <w:spacing w:before="2" w:after="2" w:line="360" w:lineRule="auto"/>
              <w:rPr>
                <w:rFonts w:ascii="Arial" w:hAnsi="Arial" w:cs="Arial"/>
                <w:b/>
              </w:rPr>
            </w:pPr>
            <w:r w:rsidRPr="00EF29A1">
              <w:rPr>
                <w:rFonts w:ascii="Arial" w:eastAsia="Times New Roman" w:hAnsi="Arial" w:cs="Arial"/>
                <w:i/>
                <w:iCs/>
                <w:lang w:val="es-CO" w:eastAsia="es-CO"/>
              </w:rPr>
              <w:t>n</w:t>
            </w:r>
            <w:r w:rsidRPr="00EF29A1">
              <w:rPr>
                <w:rFonts w:ascii="Arial" w:eastAsia="Times New Roman" w:hAnsi="Arial" w:cs="Arial"/>
                <w:lang w:val="es-CO" w:eastAsia="es-CO"/>
              </w:rPr>
              <w:t> = 2</w:t>
            </w:r>
          </w:p>
        </w:tc>
        <w:tc>
          <w:tcPr>
            <w:tcW w:w="2835" w:type="dxa"/>
            <w:vAlign w:val="center"/>
          </w:tcPr>
          <w:p w14:paraId="05AC3E1A" w14:textId="77777777" w:rsidR="00BC0A6C" w:rsidRPr="00EF29A1" w:rsidRDefault="00BC0A6C" w:rsidP="00E926A9">
            <w:pPr>
              <w:spacing w:before="2" w:after="2" w:line="360" w:lineRule="auto"/>
              <w:rPr>
                <w:rFonts w:ascii="Arial" w:hAnsi="Arial" w:cs="Arial"/>
                <w:b/>
              </w:rPr>
            </w:pPr>
            <w:r w:rsidRPr="00EF29A1">
              <w:rPr>
                <w:rFonts w:ascii="Arial" w:eastAsia="Times New Roman" w:hAnsi="Arial" w:cs="Arial"/>
                <w:lang w:val="es-CO" w:eastAsia="es-CO"/>
              </w:rPr>
              <w:t> 8</w:t>
            </w:r>
          </w:p>
        </w:tc>
        <w:tc>
          <w:tcPr>
            <w:tcW w:w="1985" w:type="dxa"/>
            <w:vAlign w:val="center"/>
          </w:tcPr>
          <w:p w14:paraId="3BD72657" w14:textId="77777777" w:rsidR="00BC0A6C" w:rsidRPr="00EF29A1" w:rsidRDefault="00BC0A6C" w:rsidP="00E926A9">
            <w:pPr>
              <w:spacing w:before="2" w:after="2" w:line="360" w:lineRule="auto"/>
              <w:rPr>
                <w:rFonts w:ascii="Arial" w:hAnsi="Arial" w:cs="Arial"/>
                <w:b/>
              </w:rPr>
            </w:pPr>
            <w:r w:rsidRPr="00EF29A1">
              <w:rPr>
                <w:rFonts w:ascii="Arial" w:eastAsia="Times New Roman" w:hAnsi="Arial" w:cs="Arial"/>
                <w:lang w:val="es-CO" w:eastAsia="es-CO"/>
              </w:rPr>
              <w:t>2 (</w:t>
            </w:r>
            <w:r w:rsidRPr="00EF29A1">
              <w:rPr>
                <w:rFonts w:ascii="Arial" w:eastAsia="Times New Roman" w:hAnsi="Arial" w:cs="Arial"/>
                <w:i/>
                <w:iCs/>
                <w:lang w:val="es-CO" w:eastAsia="es-CO"/>
              </w:rPr>
              <w:t>s</w:t>
            </w:r>
            <w:r w:rsidRPr="00EF29A1">
              <w:rPr>
                <w:rFonts w:ascii="Arial" w:eastAsia="Times New Roman" w:hAnsi="Arial" w:cs="Arial"/>
                <w:lang w:val="es-CO" w:eastAsia="es-CO"/>
              </w:rPr>
              <w:t> y </w:t>
            </w:r>
            <w:r w:rsidRPr="00EF29A1">
              <w:rPr>
                <w:rFonts w:ascii="Arial" w:eastAsia="Times New Roman" w:hAnsi="Arial" w:cs="Arial"/>
                <w:i/>
                <w:iCs/>
                <w:lang w:val="es-CO" w:eastAsia="es-CO"/>
              </w:rPr>
              <w:t>p</w:t>
            </w:r>
            <w:r w:rsidRPr="00EF29A1">
              <w:rPr>
                <w:rFonts w:ascii="Arial" w:eastAsia="Times New Roman" w:hAnsi="Arial" w:cs="Arial"/>
                <w:lang w:val="es-CO" w:eastAsia="es-CO"/>
              </w:rPr>
              <w:t>)</w:t>
            </w:r>
          </w:p>
        </w:tc>
        <w:tc>
          <w:tcPr>
            <w:tcW w:w="2624" w:type="dxa"/>
            <w:vAlign w:val="center"/>
          </w:tcPr>
          <w:p w14:paraId="47E6A89A" w14:textId="77777777" w:rsidR="00BC0A6C" w:rsidRPr="00CD7D70" w:rsidRDefault="00BC0A6C" w:rsidP="00E926A9">
            <w:pPr>
              <w:spacing w:before="2" w:after="2" w:line="360" w:lineRule="auto"/>
              <w:rPr>
                <w:rFonts w:ascii="Arial" w:eastAsia="Times New Roman" w:hAnsi="Arial" w:cs="Arial"/>
                <w:lang w:val="es-CO" w:eastAsia="es-CO"/>
              </w:rPr>
            </w:pPr>
            <w:r w:rsidRPr="00CD7D70">
              <w:rPr>
                <w:rFonts w:ascii="Arial" w:eastAsia="Times New Roman" w:hAnsi="Arial" w:cs="Arial"/>
                <w:lang w:val="es-CO" w:eastAsia="es-CO"/>
              </w:rPr>
              <w:t>4</w:t>
            </w:r>
          </w:p>
          <w:p w14:paraId="76DF0358" w14:textId="77777777" w:rsidR="00BC0A6C" w:rsidRPr="00CD7D70" w:rsidRDefault="00BC0A6C" w:rsidP="00E926A9">
            <w:pPr>
              <w:spacing w:before="2" w:after="2" w:line="360" w:lineRule="auto"/>
              <w:rPr>
                <w:rFonts w:ascii="Arial" w:eastAsia="Times New Roman" w:hAnsi="Arial" w:cs="Arial"/>
                <w:lang w:val="es-CO" w:eastAsia="es-CO"/>
              </w:rPr>
            </w:pPr>
            <w:r w:rsidRPr="00CD7D70">
              <w:rPr>
                <w:rFonts w:ascii="Arial" w:eastAsia="Times New Roman" w:hAnsi="Arial" w:cs="Arial"/>
                <w:lang w:val="es-CO" w:eastAsia="es-CO"/>
              </w:rPr>
              <w:t>1 orbital de tipo </w:t>
            </w:r>
            <w:r w:rsidRPr="00CD7D70">
              <w:rPr>
                <w:rFonts w:ascii="Arial" w:eastAsia="Times New Roman" w:hAnsi="Arial" w:cs="Arial"/>
                <w:i/>
                <w:iCs/>
                <w:lang w:val="es-CO" w:eastAsia="es-CO"/>
              </w:rPr>
              <w:t>s</w:t>
            </w:r>
            <w:r w:rsidRPr="00CD7D70">
              <w:rPr>
                <w:rFonts w:ascii="Arial" w:eastAsia="Times New Roman" w:hAnsi="Arial" w:cs="Arial"/>
                <w:lang w:val="es-CO" w:eastAsia="es-CO"/>
              </w:rPr>
              <w:t xml:space="preserve"> </w:t>
            </w:r>
          </w:p>
          <w:p w14:paraId="64903A48" w14:textId="77777777" w:rsidR="00BC0A6C" w:rsidRPr="00CD7D70" w:rsidRDefault="00BC0A6C" w:rsidP="00E926A9">
            <w:pPr>
              <w:spacing w:before="2" w:after="2" w:line="360" w:lineRule="auto"/>
              <w:rPr>
                <w:rFonts w:ascii="Arial" w:eastAsia="Times New Roman" w:hAnsi="Arial" w:cs="Arial"/>
                <w:lang w:val="es-CO" w:eastAsia="es-CO"/>
              </w:rPr>
            </w:pPr>
            <w:r w:rsidRPr="00CD7D70">
              <w:rPr>
                <w:rFonts w:ascii="Arial" w:eastAsia="Times New Roman" w:hAnsi="Arial" w:cs="Arial"/>
                <w:lang w:val="es-CO" w:eastAsia="es-CO"/>
              </w:rPr>
              <w:t xml:space="preserve">3 orbitales de tipo </w:t>
            </w:r>
            <w:r w:rsidRPr="00CD7D70">
              <w:rPr>
                <w:rFonts w:ascii="Arial" w:eastAsia="Times New Roman" w:hAnsi="Arial" w:cs="Arial"/>
                <w:i/>
                <w:iCs/>
                <w:lang w:val="es-CO" w:eastAsia="es-CO"/>
              </w:rPr>
              <w:t>p</w:t>
            </w:r>
          </w:p>
        </w:tc>
      </w:tr>
      <w:tr w:rsidR="00BC0A6C" w:rsidRPr="00EF29A1" w14:paraId="32B30964" w14:textId="77777777" w:rsidTr="00BC0A6C">
        <w:tc>
          <w:tcPr>
            <w:tcW w:w="1384" w:type="dxa"/>
            <w:vAlign w:val="center"/>
          </w:tcPr>
          <w:p w14:paraId="2E2FA519" w14:textId="77777777" w:rsidR="00BC0A6C" w:rsidRPr="00EF29A1" w:rsidRDefault="00BC0A6C" w:rsidP="00E926A9">
            <w:pPr>
              <w:spacing w:before="2" w:after="2" w:line="360" w:lineRule="auto"/>
              <w:rPr>
                <w:rFonts w:ascii="Arial" w:hAnsi="Arial" w:cs="Arial"/>
                <w:b/>
              </w:rPr>
            </w:pPr>
            <w:r w:rsidRPr="00EF29A1">
              <w:rPr>
                <w:rFonts w:ascii="Arial" w:eastAsia="Times New Roman" w:hAnsi="Arial" w:cs="Arial"/>
                <w:i/>
                <w:iCs/>
                <w:lang w:val="es-CO" w:eastAsia="es-CO"/>
              </w:rPr>
              <w:t>n</w:t>
            </w:r>
            <w:r w:rsidRPr="00EF29A1">
              <w:rPr>
                <w:rFonts w:ascii="Arial" w:eastAsia="Times New Roman" w:hAnsi="Arial" w:cs="Arial"/>
                <w:lang w:val="es-CO" w:eastAsia="es-CO"/>
              </w:rPr>
              <w:t> = 3</w:t>
            </w:r>
          </w:p>
        </w:tc>
        <w:tc>
          <w:tcPr>
            <w:tcW w:w="2835" w:type="dxa"/>
            <w:vAlign w:val="center"/>
          </w:tcPr>
          <w:p w14:paraId="74DD8679" w14:textId="77777777" w:rsidR="00BC0A6C" w:rsidRPr="00EF29A1" w:rsidRDefault="00BC0A6C" w:rsidP="00E926A9">
            <w:pPr>
              <w:spacing w:before="2" w:after="2" w:line="360" w:lineRule="auto"/>
              <w:rPr>
                <w:rFonts w:ascii="Arial" w:hAnsi="Arial" w:cs="Arial"/>
                <w:b/>
              </w:rPr>
            </w:pPr>
            <w:r w:rsidRPr="00EF29A1">
              <w:rPr>
                <w:rFonts w:ascii="Arial" w:eastAsia="Times New Roman" w:hAnsi="Arial" w:cs="Arial"/>
                <w:lang w:val="es-CO" w:eastAsia="es-CO"/>
              </w:rPr>
              <w:t>18</w:t>
            </w:r>
          </w:p>
        </w:tc>
        <w:tc>
          <w:tcPr>
            <w:tcW w:w="1985" w:type="dxa"/>
            <w:vAlign w:val="center"/>
          </w:tcPr>
          <w:p w14:paraId="717CBA5A" w14:textId="77777777" w:rsidR="00BC0A6C" w:rsidRPr="00EF29A1" w:rsidRDefault="00BC0A6C" w:rsidP="00E926A9">
            <w:pPr>
              <w:spacing w:before="2" w:after="2" w:line="360" w:lineRule="auto"/>
              <w:rPr>
                <w:rFonts w:ascii="Arial" w:hAnsi="Arial" w:cs="Arial"/>
                <w:b/>
              </w:rPr>
            </w:pPr>
            <w:r w:rsidRPr="00EF29A1">
              <w:rPr>
                <w:rFonts w:ascii="Arial" w:eastAsia="Times New Roman" w:hAnsi="Arial" w:cs="Arial"/>
                <w:lang w:val="es-CO" w:eastAsia="es-CO"/>
              </w:rPr>
              <w:t>3 (</w:t>
            </w:r>
            <w:r w:rsidRPr="00EF29A1">
              <w:rPr>
                <w:rFonts w:ascii="Arial" w:eastAsia="Times New Roman" w:hAnsi="Arial" w:cs="Arial"/>
                <w:i/>
                <w:iCs/>
                <w:lang w:val="es-CO" w:eastAsia="es-CO"/>
              </w:rPr>
              <w:t>s</w:t>
            </w:r>
            <w:r w:rsidRPr="00EF29A1">
              <w:rPr>
                <w:rFonts w:ascii="Arial" w:eastAsia="Times New Roman" w:hAnsi="Arial" w:cs="Arial"/>
                <w:lang w:val="es-CO" w:eastAsia="es-CO"/>
              </w:rPr>
              <w:t>, </w:t>
            </w:r>
            <w:r w:rsidRPr="00EF29A1">
              <w:rPr>
                <w:rFonts w:ascii="Arial" w:eastAsia="Times New Roman" w:hAnsi="Arial" w:cs="Arial"/>
                <w:i/>
                <w:iCs/>
                <w:lang w:val="es-CO" w:eastAsia="es-CO"/>
              </w:rPr>
              <w:t>p</w:t>
            </w:r>
            <w:r w:rsidRPr="00EF29A1">
              <w:rPr>
                <w:rFonts w:ascii="Arial" w:eastAsia="Times New Roman" w:hAnsi="Arial" w:cs="Arial"/>
                <w:lang w:val="es-CO" w:eastAsia="es-CO"/>
              </w:rPr>
              <w:t> y </w:t>
            </w:r>
            <w:r w:rsidRPr="00EF29A1">
              <w:rPr>
                <w:rFonts w:ascii="Arial" w:eastAsia="Times New Roman" w:hAnsi="Arial" w:cs="Arial"/>
                <w:i/>
                <w:iCs/>
                <w:lang w:val="es-CO" w:eastAsia="es-CO"/>
              </w:rPr>
              <w:t>d</w:t>
            </w:r>
            <w:r w:rsidRPr="00EF29A1">
              <w:rPr>
                <w:rFonts w:ascii="Arial" w:eastAsia="Times New Roman" w:hAnsi="Arial" w:cs="Arial"/>
                <w:lang w:val="es-CO" w:eastAsia="es-CO"/>
              </w:rPr>
              <w:t>)</w:t>
            </w:r>
          </w:p>
        </w:tc>
        <w:tc>
          <w:tcPr>
            <w:tcW w:w="2624" w:type="dxa"/>
            <w:vAlign w:val="center"/>
          </w:tcPr>
          <w:p w14:paraId="59060C33" w14:textId="77777777" w:rsidR="00BC0A6C" w:rsidRPr="00CD7D70" w:rsidRDefault="00BC0A6C" w:rsidP="00E926A9">
            <w:pPr>
              <w:spacing w:before="2" w:after="2" w:line="360" w:lineRule="auto"/>
              <w:rPr>
                <w:rFonts w:ascii="Arial" w:eastAsia="Times New Roman" w:hAnsi="Arial" w:cs="Arial"/>
                <w:lang w:val="es-CO" w:eastAsia="es-CO"/>
              </w:rPr>
            </w:pPr>
            <w:r w:rsidRPr="00CD7D70">
              <w:rPr>
                <w:rFonts w:ascii="Arial" w:eastAsia="Times New Roman" w:hAnsi="Arial" w:cs="Arial"/>
                <w:lang w:val="es-CO" w:eastAsia="es-CO"/>
              </w:rPr>
              <w:t xml:space="preserve">9 </w:t>
            </w:r>
          </w:p>
          <w:p w14:paraId="580EE3F5" w14:textId="77777777" w:rsidR="00BC0A6C" w:rsidRPr="00CD7D70" w:rsidRDefault="00BC0A6C" w:rsidP="00E926A9">
            <w:pPr>
              <w:spacing w:before="2" w:after="2" w:line="360" w:lineRule="auto"/>
              <w:rPr>
                <w:rFonts w:ascii="Arial" w:eastAsia="Times New Roman" w:hAnsi="Arial" w:cs="Arial"/>
                <w:lang w:val="es-CO" w:eastAsia="es-CO"/>
              </w:rPr>
            </w:pPr>
            <w:r w:rsidRPr="00CD7D70">
              <w:rPr>
                <w:rFonts w:ascii="Arial" w:eastAsia="Times New Roman" w:hAnsi="Arial" w:cs="Arial"/>
                <w:lang w:val="es-CO" w:eastAsia="es-CO"/>
              </w:rPr>
              <w:t>1 orbital de tipo </w:t>
            </w:r>
            <w:r w:rsidRPr="00CD7D70">
              <w:rPr>
                <w:rFonts w:ascii="Arial" w:eastAsia="Times New Roman" w:hAnsi="Arial" w:cs="Arial"/>
                <w:i/>
                <w:iCs/>
                <w:lang w:val="es-CO" w:eastAsia="es-CO"/>
              </w:rPr>
              <w:t>s</w:t>
            </w:r>
            <w:r w:rsidRPr="00CD7D70">
              <w:rPr>
                <w:rFonts w:ascii="Arial" w:eastAsia="Times New Roman" w:hAnsi="Arial" w:cs="Arial"/>
                <w:lang w:val="es-CO" w:eastAsia="es-CO"/>
              </w:rPr>
              <w:t xml:space="preserve">, </w:t>
            </w:r>
          </w:p>
          <w:p w14:paraId="4E4C0944" w14:textId="77777777" w:rsidR="00BC0A6C" w:rsidRPr="00CD7D70" w:rsidRDefault="00BC0A6C" w:rsidP="00E926A9">
            <w:pPr>
              <w:spacing w:before="2" w:after="2" w:line="360" w:lineRule="auto"/>
              <w:rPr>
                <w:rFonts w:ascii="Arial" w:eastAsia="Times New Roman" w:hAnsi="Arial" w:cs="Arial"/>
                <w:lang w:val="es-CO" w:eastAsia="es-CO"/>
              </w:rPr>
            </w:pPr>
            <w:r w:rsidRPr="00CD7D70">
              <w:rPr>
                <w:rFonts w:ascii="Arial" w:eastAsia="Times New Roman" w:hAnsi="Arial" w:cs="Arial"/>
                <w:lang w:val="es-CO" w:eastAsia="es-CO"/>
              </w:rPr>
              <w:t xml:space="preserve">3 orbitales de tipo </w:t>
            </w:r>
            <w:r w:rsidRPr="00CD7D70">
              <w:rPr>
                <w:rFonts w:ascii="Arial" w:eastAsia="Times New Roman" w:hAnsi="Arial" w:cs="Arial"/>
                <w:i/>
                <w:iCs/>
                <w:lang w:val="es-CO" w:eastAsia="es-CO"/>
              </w:rPr>
              <w:t>p</w:t>
            </w:r>
            <w:r w:rsidRPr="00CD7D70">
              <w:rPr>
                <w:rFonts w:ascii="Arial" w:eastAsia="Times New Roman" w:hAnsi="Arial" w:cs="Arial"/>
                <w:lang w:val="es-CO" w:eastAsia="es-CO"/>
              </w:rPr>
              <w:t> </w:t>
            </w:r>
          </w:p>
          <w:p w14:paraId="560C58AF" w14:textId="77777777" w:rsidR="00BC0A6C" w:rsidRPr="00CD7D70" w:rsidRDefault="00BC0A6C" w:rsidP="00E926A9">
            <w:pPr>
              <w:spacing w:before="2" w:after="2" w:line="360" w:lineRule="auto"/>
              <w:rPr>
                <w:rFonts w:ascii="Arial" w:hAnsi="Arial" w:cs="Arial"/>
                <w:b/>
              </w:rPr>
            </w:pPr>
            <w:r w:rsidRPr="00CD7D70">
              <w:rPr>
                <w:rFonts w:ascii="Arial" w:eastAsia="Times New Roman" w:hAnsi="Arial" w:cs="Arial"/>
                <w:lang w:val="es-CO" w:eastAsia="es-CO"/>
              </w:rPr>
              <w:t>5 orbitales de tipo </w:t>
            </w:r>
            <w:r w:rsidRPr="00CD7D70">
              <w:rPr>
                <w:rFonts w:ascii="Arial" w:eastAsia="Times New Roman" w:hAnsi="Arial" w:cs="Arial"/>
                <w:i/>
                <w:iCs/>
                <w:lang w:val="es-CO" w:eastAsia="es-CO"/>
              </w:rPr>
              <w:t>d</w:t>
            </w:r>
          </w:p>
        </w:tc>
      </w:tr>
      <w:tr w:rsidR="00BC0A6C" w:rsidRPr="00EF29A1" w14:paraId="207D96CD" w14:textId="77777777" w:rsidTr="00BC0A6C">
        <w:tc>
          <w:tcPr>
            <w:tcW w:w="1384" w:type="dxa"/>
            <w:vAlign w:val="center"/>
          </w:tcPr>
          <w:p w14:paraId="197C16AD" w14:textId="77777777" w:rsidR="00BC0A6C" w:rsidRPr="00EF29A1" w:rsidRDefault="00BC0A6C" w:rsidP="00E926A9">
            <w:pPr>
              <w:spacing w:before="2" w:after="2" w:line="360" w:lineRule="auto"/>
              <w:rPr>
                <w:rFonts w:ascii="Arial" w:hAnsi="Arial" w:cs="Arial"/>
                <w:b/>
              </w:rPr>
            </w:pPr>
            <w:r w:rsidRPr="00EF29A1">
              <w:rPr>
                <w:rFonts w:ascii="Arial" w:eastAsia="Times New Roman" w:hAnsi="Arial" w:cs="Arial"/>
                <w:i/>
                <w:iCs/>
                <w:lang w:val="es-CO" w:eastAsia="es-CO"/>
              </w:rPr>
              <w:t>n </w:t>
            </w:r>
            <w:r w:rsidRPr="00EF29A1">
              <w:rPr>
                <w:rFonts w:ascii="Arial" w:eastAsia="Times New Roman" w:hAnsi="Arial" w:cs="Arial"/>
                <w:lang w:val="es-CO" w:eastAsia="es-CO"/>
              </w:rPr>
              <w:t>= 4</w:t>
            </w:r>
          </w:p>
        </w:tc>
        <w:tc>
          <w:tcPr>
            <w:tcW w:w="2835" w:type="dxa"/>
            <w:vAlign w:val="center"/>
          </w:tcPr>
          <w:p w14:paraId="487E9A0D" w14:textId="77777777" w:rsidR="00BC0A6C" w:rsidRPr="00EF29A1" w:rsidRDefault="00BC0A6C" w:rsidP="00E926A9">
            <w:pPr>
              <w:spacing w:before="2" w:after="2" w:line="360" w:lineRule="auto"/>
              <w:rPr>
                <w:rFonts w:ascii="Arial" w:hAnsi="Arial" w:cs="Arial"/>
                <w:b/>
              </w:rPr>
            </w:pPr>
            <w:r w:rsidRPr="00EF29A1">
              <w:rPr>
                <w:rFonts w:ascii="Arial" w:eastAsia="Times New Roman" w:hAnsi="Arial" w:cs="Arial"/>
                <w:lang w:val="es-CO" w:eastAsia="es-CO"/>
              </w:rPr>
              <w:t>32</w:t>
            </w:r>
          </w:p>
        </w:tc>
        <w:tc>
          <w:tcPr>
            <w:tcW w:w="1985" w:type="dxa"/>
            <w:vAlign w:val="center"/>
          </w:tcPr>
          <w:p w14:paraId="3BE8CF32" w14:textId="77777777" w:rsidR="00BC0A6C" w:rsidRPr="00EF29A1" w:rsidRDefault="00BC0A6C" w:rsidP="00E926A9">
            <w:pPr>
              <w:spacing w:before="2" w:after="2" w:line="360" w:lineRule="auto"/>
              <w:rPr>
                <w:rFonts w:ascii="Arial" w:hAnsi="Arial" w:cs="Arial"/>
                <w:b/>
              </w:rPr>
            </w:pPr>
            <w:r w:rsidRPr="00EF29A1">
              <w:rPr>
                <w:rFonts w:ascii="Arial" w:eastAsia="Times New Roman" w:hAnsi="Arial" w:cs="Arial"/>
                <w:lang w:val="es-CO" w:eastAsia="es-CO"/>
              </w:rPr>
              <w:t>4 (</w:t>
            </w:r>
            <w:r w:rsidRPr="00EF29A1">
              <w:rPr>
                <w:rFonts w:ascii="Arial" w:eastAsia="Times New Roman" w:hAnsi="Arial" w:cs="Arial"/>
                <w:i/>
                <w:iCs/>
                <w:lang w:val="es-CO" w:eastAsia="es-CO"/>
              </w:rPr>
              <w:t>s</w:t>
            </w:r>
            <w:r w:rsidRPr="00EF29A1">
              <w:rPr>
                <w:rFonts w:ascii="Arial" w:eastAsia="Times New Roman" w:hAnsi="Arial" w:cs="Arial"/>
                <w:lang w:val="es-CO" w:eastAsia="es-CO"/>
              </w:rPr>
              <w:t>, </w:t>
            </w:r>
            <w:r w:rsidRPr="00EF29A1">
              <w:rPr>
                <w:rFonts w:ascii="Arial" w:eastAsia="Times New Roman" w:hAnsi="Arial" w:cs="Arial"/>
                <w:i/>
                <w:iCs/>
                <w:lang w:val="es-CO" w:eastAsia="es-CO"/>
              </w:rPr>
              <w:t>p</w:t>
            </w:r>
            <w:r w:rsidRPr="00EF29A1">
              <w:rPr>
                <w:rFonts w:ascii="Arial" w:eastAsia="Times New Roman" w:hAnsi="Arial" w:cs="Arial"/>
                <w:lang w:val="es-CO" w:eastAsia="es-CO"/>
              </w:rPr>
              <w:t>, </w:t>
            </w:r>
            <w:r w:rsidRPr="00EF29A1">
              <w:rPr>
                <w:rFonts w:ascii="Arial" w:eastAsia="Times New Roman" w:hAnsi="Arial" w:cs="Arial"/>
                <w:i/>
                <w:iCs/>
                <w:lang w:val="es-CO" w:eastAsia="es-CO"/>
              </w:rPr>
              <w:t>d</w:t>
            </w:r>
            <w:r w:rsidRPr="00EF29A1">
              <w:rPr>
                <w:rFonts w:ascii="Arial" w:eastAsia="Times New Roman" w:hAnsi="Arial" w:cs="Arial"/>
                <w:lang w:val="es-CO" w:eastAsia="es-CO"/>
              </w:rPr>
              <w:t> y </w:t>
            </w:r>
            <w:r w:rsidRPr="00EF29A1">
              <w:rPr>
                <w:rFonts w:ascii="Arial" w:eastAsia="Times New Roman" w:hAnsi="Arial" w:cs="Arial"/>
                <w:i/>
                <w:iCs/>
                <w:lang w:val="es-CO" w:eastAsia="es-CO"/>
              </w:rPr>
              <w:t>f</w:t>
            </w:r>
            <w:r w:rsidRPr="00EF29A1">
              <w:rPr>
                <w:rFonts w:ascii="Arial" w:eastAsia="Times New Roman" w:hAnsi="Arial" w:cs="Arial"/>
                <w:lang w:val="es-CO" w:eastAsia="es-CO"/>
              </w:rPr>
              <w:t>)</w:t>
            </w:r>
          </w:p>
        </w:tc>
        <w:tc>
          <w:tcPr>
            <w:tcW w:w="2624" w:type="dxa"/>
            <w:vAlign w:val="center"/>
          </w:tcPr>
          <w:p w14:paraId="6D618F46" w14:textId="77777777" w:rsidR="00BC0A6C" w:rsidRPr="00CD7D70" w:rsidRDefault="00BC0A6C" w:rsidP="00E926A9">
            <w:pPr>
              <w:spacing w:before="2" w:after="2" w:line="360" w:lineRule="auto"/>
              <w:rPr>
                <w:rFonts w:ascii="Arial" w:eastAsia="Times New Roman" w:hAnsi="Arial" w:cs="Arial"/>
                <w:lang w:val="es-CO" w:eastAsia="es-CO"/>
              </w:rPr>
            </w:pPr>
            <w:r w:rsidRPr="00CD7D70">
              <w:rPr>
                <w:rFonts w:ascii="Arial" w:eastAsia="Times New Roman" w:hAnsi="Arial" w:cs="Arial"/>
                <w:lang w:val="es-CO" w:eastAsia="es-CO"/>
              </w:rPr>
              <w:t>16</w:t>
            </w:r>
          </w:p>
          <w:p w14:paraId="52C24FAA" w14:textId="77777777" w:rsidR="00BC0A6C" w:rsidRPr="00CD7D70" w:rsidRDefault="00BC0A6C" w:rsidP="00E926A9">
            <w:pPr>
              <w:spacing w:before="2" w:after="2" w:line="360" w:lineRule="auto"/>
              <w:rPr>
                <w:rFonts w:ascii="Arial" w:eastAsia="Times New Roman" w:hAnsi="Arial" w:cs="Arial"/>
                <w:lang w:val="es-CO" w:eastAsia="es-CO"/>
              </w:rPr>
            </w:pPr>
            <w:r w:rsidRPr="00CD7D70">
              <w:rPr>
                <w:rFonts w:ascii="Arial" w:eastAsia="Times New Roman" w:hAnsi="Arial" w:cs="Arial"/>
                <w:lang w:val="es-CO" w:eastAsia="es-CO"/>
              </w:rPr>
              <w:t>1 orbital de tipo </w:t>
            </w:r>
            <w:r w:rsidRPr="00CD7D70">
              <w:rPr>
                <w:rFonts w:ascii="Arial" w:eastAsia="Times New Roman" w:hAnsi="Arial" w:cs="Arial"/>
                <w:i/>
                <w:iCs/>
                <w:lang w:val="es-CO" w:eastAsia="es-CO"/>
              </w:rPr>
              <w:t>s</w:t>
            </w:r>
            <w:r w:rsidRPr="00CD7D70">
              <w:rPr>
                <w:rFonts w:ascii="Arial" w:eastAsia="Times New Roman" w:hAnsi="Arial" w:cs="Arial"/>
                <w:lang w:val="es-CO" w:eastAsia="es-CO"/>
              </w:rPr>
              <w:t xml:space="preserve">, </w:t>
            </w:r>
          </w:p>
          <w:p w14:paraId="03770181" w14:textId="77777777" w:rsidR="00BC0A6C" w:rsidRPr="00CD7D70" w:rsidRDefault="00BC0A6C" w:rsidP="00E926A9">
            <w:pPr>
              <w:spacing w:before="2" w:after="2" w:line="360" w:lineRule="auto"/>
              <w:rPr>
                <w:rFonts w:ascii="Arial" w:eastAsia="Times New Roman" w:hAnsi="Arial" w:cs="Arial"/>
                <w:lang w:val="es-CO" w:eastAsia="es-CO"/>
              </w:rPr>
            </w:pPr>
            <w:r w:rsidRPr="00CD7D70">
              <w:rPr>
                <w:rFonts w:ascii="Arial" w:eastAsia="Times New Roman" w:hAnsi="Arial" w:cs="Arial"/>
                <w:lang w:val="es-CO" w:eastAsia="es-CO"/>
              </w:rPr>
              <w:t xml:space="preserve">3 orbitales de tipo </w:t>
            </w:r>
            <w:r w:rsidRPr="00CD7D70">
              <w:rPr>
                <w:rFonts w:ascii="Arial" w:eastAsia="Times New Roman" w:hAnsi="Arial" w:cs="Arial"/>
                <w:i/>
                <w:iCs/>
                <w:lang w:val="es-CO" w:eastAsia="es-CO"/>
              </w:rPr>
              <w:t>p</w:t>
            </w:r>
            <w:r w:rsidRPr="00CD7D70">
              <w:rPr>
                <w:rFonts w:ascii="Arial" w:eastAsia="Times New Roman" w:hAnsi="Arial" w:cs="Arial"/>
                <w:lang w:val="es-CO" w:eastAsia="es-CO"/>
              </w:rPr>
              <w:t>,</w:t>
            </w:r>
          </w:p>
          <w:p w14:paraId="0781760D" w14:textId="77777777" w:rsidR="00BC0A6C" w:rsidRPr="00CD7D70" w:rsidRDefault="00BC0A6C" w:rsidP="00E926A9">
            <w:pPr>
              <w:spacing w:before="2" w:after="2" w:line="360" w:lineRule="auto"/>
              <w:rPr>
                <w:rFonts w:ascii="Arial" w:eastAsia="Times New Roman" w:hAnsi="Arial" w:cs="Arial"/>
                <w:lang w:val="es-CO" w:eastAsia="es-CO"/>
              </w:rPr>
            </w:pPr>
            <w:r w:rsidRPr="00CD7D70">
              <w:rPr>
                <w:rFonts w:ascii="Arial" w:eastAsia="Times New Roman" w:hAnsi="Arial" w:cs="Arial"/>
                <w:lang w:val="es-CO" w:eastAsia="es-CO"/>
              </w:rPr>
              <w:t>5 orbitales de tipo </w:t>
            </w:r>
            <w:r w:rsidRPr="00CD7D70">
              <w:rPr>
                <w:rFonts w:ascii="Arial" w:eastAsia="Times New Roman" w:hAnsi="Arial" w:cs="Arial"/>
                <w:i/>
                <w:iCs/>
                <w:lang w:val="es-CO" w:eastAsia="es-CO"/>
              </w:rPr>
              <w:t>d</w:t>
            </w:r>
            <w:r w:rsidRPr="00CD7D70">
              <w:rPr>
                <w:rFonts w:ascii="Arial" w:eastAsia="Times New Roman" w:hAnsi="Arial" w:cs="Arial"/>
                <w:lang w:val="es-CO" w:eastAsia="es-CO"/>
              </w:rPr>
              <w:t> </w:t>
            </w:r>
          </w:p>
          <w:p w14:paraId="0C9A8F71" w14:textId="77777777" w:rsidR="00BC0A6C" w:rsidRPr="00CD7D70" w:rsidRDefault="00BC0A6C" w:rsidP="00E926A9">
            <w:pPr>
              <w:spacing w:before="2" w:after="2" w:line="360" w:lineRule="auto"/>
              <w:rPr>
                <w:rFonts w:ascii="Arial" w:eastAsia="Times New Roman" w:hAnsi="Arial" w:cs="Arial"/>
                <w:lang w:val="es-CO" w:eastAsia="es-CO"/>
              </w:rPr>
            </w:pPr>
            <w:r w:rsidRPr="00CD7D70">
              <w:rPr>
                <w:rFonts w:ascii="Arial" w:eastAsia="Times New Roman" w:hAnsi="Arial" w:cs="Arial"/>
                <w:lang w:val="es-CO" w:eastAsia="es-CO"/>
              </w:rPr>
              <w:t>7 orbitales de tipo </w:t>
            </w:r>
            <w:r w:rsidRPr="00CD7D70">
              <w:rPr>
                <w:rFonts w:ascii="Arial" w:eastAsia="Times New Roman" w:hAnsi="Arial" w:cs="Arial"/>
                <w:i/>
                <w:iCs/>
                <w:lang w:val="es-CO" w:eastAsia="es-CO"/>
              </w:rPr>
              <w:t>f</w:t>
            </w:r>
          </w:p>
        </w:tc>
      </w:tr>
    </w:tbl>
    <w:p w14:paraId="0D0F0B85" w14:textId="77777777" w:rsidR="00BC0A6C" w:rsidRPr="006F21CE" w:rsidRDefault="00BC0A6C" w:rsidP="00E926A9">
      <w:pPr>
        <w:shd w:val="clear" w:color="auto" w:fill="FFFFFF"/>
        <w:spacing w:after="0" w:line="360" w:lineRule="auto"/>
        <w:rPr>
          <w:rFonts w:ascii="Arial" w:hAnsi="Arial" w:cs="Arial"/>
          <w:b/>
        </w:rPr>
      </w:pPr>
    </w:p>
    <w:tbl>
      <w:tblPr>
        <w:tblStyle w:val="Tablaconcuadrcula"/>
        <w:tblpPr w:leftFromText="141" w:rightFromText="141" w:vertAnchor="text" w:horzAnchor="margin" w:tblpY="125"/>
        <w:tblW w:w="0" w:type="auto"/>
        <w:tblLook w:val="04A0" w:firstRow="1" w:lastRow="0" w:firstColumn="1" w:lastColumn="0" w:noHBand="0" w:noVBand="1"/>
      </w:tblPr>
      <w:tblGrid>
        <w:gridCol w:w="2518"/>
        <w:gridCol w:w="6515"/>
      </w:tblGrid>
      <w:tr w:rsidR="00092191" w:rsidRPr="006F21CE" w14:paraId="52BCE7F5" w14:textId="77777777" w:rsidTr="00092191">
        <w:tc>
          <w:tcPr>
            <w:tcW w:w="9033" w:type="dxa"/>
            <w:gridSpan w:val="2"/>
            <w:shd w:val="clear" w:color="auto" w:fill="000000" w:themeFill="text1"/>
          </w:tcPr>
          <w:p w14:paraId="3001DE60" w14:textId="03B13A2A" w:rsidR="00092191" w:rsidRPr="0042665D" w:rsidRDefault="00B24689" w:rsidP="00092191">
            <w:pPr>
              <w:spacing w:before="2" w:after="2" w:line="360" w:lineRule="auto"/>
              <w:jc w:val="center"/>
              <w:rPr>
                <w:rFonts w:ascii="Arial" w:hAnsi="Arial" w:cs="Arial"/>
                <w:b/>
                <w:highlight w:val="cyan"/>
              </w:rPr>
            </w:pPr>
            <w:r>
              <w:rPr>
                <w:rFonts w:ascii="Arial" w:hAnsi="Arial" w:cs="Arial"/>
                <w:b/>
              </w:rPr>
              <w:t>Práctica</w:t>
            </w:r>
            <w:r w:rsidR="00092191" w:rsidRPr="00EF26E7">
              <w:rPr>
                <w:rFonts w:ascii="Arial" w:hAnsi="Arial" w:cs="Arial"/>
                <w:b/>
              </w:rPr>
              <w:t>: recurso nuevo</w:t>
            </w:r>
          </w:p>
        </w:tc>
      </w:tr>
      <w:tr w:rsidR="00092191" w:rsidRPr="006F21CE" w14:paraId="5CAF8F5E" w14:textId="77777777" w:rsidTr="00092191">
        <w:tc>
          <w:tcPr>
            <w:tcW w:w="2518" w:type="dxa"/>
          </w:tcPr>
          <w:p w14:paraId="341B8F1A" w14:textId="77777777" w:rsidR="00092191" w:rsidRPr="006F21CE" w:rsidRDefault="00092191" w:rsidP="00092191">
            <w:pPr>
              <w:spacing w:before="2" w:after="2" w:line="360" w:lineRule="auto"/>
              <w:rPr>
                <w:rFonts w:ascii="Arial" w:hAnsi="Arial" w:cs="Arial"/>
                <w:b/>
              </w:rPr>
            </w:pPr>
            <w:r w:rsidRPr="006F21CE">
              <w:rPr>
                <w:rFonts w:ascii="Arial" w:hAnsi="Arial" w:cs="Arial"/>
                <w:b/>
              </w:rPr>
              <w:t>Código</w:t>
            </w:r>
          </w:p>
        </w:tc>
        <w:tc>
          <w:tcPr>
            <w:tcW w:w="6515" w:type="dxa"/>
          </w:tcPr>
          <w:p w14:paraId="204D9DE8" w14:textId="78B3B330" w:rsidR="00092191" w:rsidRPr="007F65B5" w:rsidRDefault="00092191" w:rsidP="00092191">
            <w:pPr>
              <w:spacing w:before="2" w:after="2" w:line="360" w:lineRule="auto"/>
              <w:rPr>
                <w:rFonts w:ascii="Arial" w:hAnsi="Arial" w:cs="Arial"/>
                <w:b/>
              </w:rPr>
            </w:pPr>
            <w:r>
              <w:rPr>
                <w:rFonts w:ascii="Arial" w:hAnsi="Arial" w:cs="Arial"/>
              </w:rPr>
              <w:t>CN_06_10</w:t>
            </w:r>
            <w:r w:rsidRPr="00974459">
              <w:rPr>
                <w:rFonts w:ascii="Arial" w:hAnsi="Arial" w:cs="Arial"/>
              </w:rPr>
              <w:t>_REC1</w:t>
            </w:r>
            <w:r>
              <w:rPr>
                <w:rFonts w:ascii="Arial" w:hAnsi="Arial" w:cs="Arial"/>
              </w:rPr>
              <w:t>70</w:t>
            </w:r>
          </w:p>
        </w:tc>
      </w:tr>
      <w:tr w:rsidR="00092191" w:rsidRPr="006F21CE" w14:paraId="7D3966ED" w14:textId="77777777" w:rsidTr="00092191">
        <w:tc>
          <w:tcPr>
            <w:tcW w:w="2518" w:type="dxa"/>
          </w:tcPr>
          <w:p w14:paraId="561BEAEE" w14:textId="77777777" w:rsidR="00092191" w:rsidRPr="006F21CE" w:rsidRDefault="00092191" w:rsidP="00092191">
            <w:pPr>
              <w:spacing w:before="2" w:after="2" w:line="360" w:lineRule="auto"/>
              <w:rPr>
                <w:rFonts w:ascii="Arial" w:hAnsi="Arial" w:cs="Arial"/>
              </w:rPr>
            </w:pPr>
            <w:r w:rsidRPr="006F21CE">
              <w:rPr>
                <w:rFonts w:ascii="Arial" w:hAnsi="Arial" w:cs="Arial"/>
                <w:b/>
              </w:rPr>
              <w:t>Título</w:t>
            </w:r>
          </w:p>
        </w:tc>
        <w:tc>
          <w:tcPr>
            <w:tcW w:w="6515" w:type="dxa"/>
          </w:tcPr>
          <w:p w14:paraId="081087E1" w14:textId="20EE3293" w:rsidR="00092191" w:rsidRPr="0020716F" w:rsidRDefault="00092191" w:rsidP="00092191">
            <w:pPr>
              <w:spacing w:line="360" w:lineRule="auto"/>
              <w:rPr>
                <w:rFonts w:ascii="Arial" w:hAnsi="Arial" w:cs="Arial"/>
                <w:color w:val="000000"/>
                <w:lang w:val="es-CO"/>
              </w:rPr>
            </w:pPr>
            <w:r w:rsidRPr="00092191">
              <w:rPr>
                <w:rFonts w:ascii="Arial" w:hAnsi="Arial" w:cs="Arial"/>
                <w:color w:val="000000"/>
              </w:rPr>
              <w:t>¿Qué tanto sabes de los modelos atómicos?</w:t>
            </w:r>
          </w:p>
        </w:tc>
      </w:tr>
      <w:tr w:rsidR="00092191" w:rsidRPr="006F21CE" w14:paraId="0F2C9950" w14:textId="77777777" w:rsidTr="00092191">
        <w:tc>
          <w:tcPr>
            <w:tcW w:w="2518" w:type="dxa"/>
          </w:tcPr>
          <w:p w14:paraId="1E2E880A" w14:textId="77777777" w:rsidR="00092191" w:rsidRPr="006F21CE" w:rsidRDefault="00092191" w:rsidP="00092191">
            <w:pPr>
              <w:spacing w:before="2" w:after="2" w:line="360" w:lineRule="auto"/>
              <w:rPr>
                <w:rFonts w:ascii="Arial" w:hAnsi="Arial" w:cs="Arial"/>
              </w:rPr>
            </w:pPr>
            <w:r w:rsidRPr="006F21CE">
              <w:rPr>
                <w:rFonts w:ascii="Arial" w:hAnsi="Arial" w:cs="Arial"/>
                <w:b/>
              </w:rPr>
              <w:t>Descripción</w:t>
            </w:r>
          </w:p>
        </w:tc>
        <w:tc>
          <w:tcPr>
            <w:tcW w:w="6515" w:type="dxa"/>
          </w:tcPr>
          <w:p w14:paraId="7A25975C" w14:textId="069BA96A" w:rsidR="00092191" w:rsidRPr="007F65B5" w:rsidRDefault="00092191" w:rsidP="00092191">
            <w:pPr>
              <w:spacing w:before="2" w:after="2" w:line="360" w:lineRule="auto"/>
              <w:rPr>
                <w:rFonts w:ascii="Arial" w:hAnsi="Arial" w:cs="Arial"/>
              </w:rPr>
            </w:pPr>
            <w:r w:rsidRPr="00092191">
              <w:rPr>
                <w:rFonts w:ascii="Arial" w:hAnsi="Arial" w:cs="Arial"/>
              </w:rPr>
              <w:t>Actividad que permite verificar que has aprendido acerca de los modelos atómicos</w:t>
            </w:r>
          </w:p>
        </w:tc>
      </w:tr>
    </w:tbl>
    <w:p w14:paraId="1539A704" w14:textId="77777777" w:rsidR="00BC0A6C" w:rsidRPr="006F21CE" w:rsidRDefault="00BC0A6C" w:rsidP="00E926A9">
      <w:pPr>
        <w:shd w:val="clear" w:color="auto" w:fill="FFFFFF"/>
        <w:spacing w:after="0" w:line="360" w:lineRule="auto"/>
        <w:rPr>
          <w:rFonts w:ascii="Times New Roman" w:eastAsia="Times New Roman" w:hAnsi="Times New Roman" w:cs="Times New Roman"/>
          <w:sz w:val="20"/>
          <w:szCs w:val="20"/>
          <w:lang w:eastAsia="es-CO"/>
        </w:rPr>
      </w:pPr>
      <w:r w:rsidRPr="006F21CE">
        <w:rPr>
          <w:rFonts w:ascii="Arial" w:hAnsi="Arial" w:cs="Arial"/>
          <w:b/>
        </w:rPr>
        <w:t xml:space="preserve"> </w:t>
      </w:r>
    </w:p>
    <w:tbl>
      <w:tblPr>
        <w:tblStyle w:val="Tablaconcuadrcula"/>
        <w:tblW w:w="0" w:type="auto"/>
        <w:tblLook w:val="04A0" w:firstRow="1" w:lastRow="0" w:firstColumn="1" w:lastColumn="0" w:noHBand="0" w:noVBand="1"/>
      </w:tblPr>
      <w:tblGrid>
        <w:gridCol w:w="2181"/>
        <w:gridCol w:w="7395"/>
      </w:tblGrid>
      <w:tr w:rsidR="00BC0A6C" w:rsidRPr="006F21CE" w14:paraId="0AB1727A" w14:textId="77777777" w:rsidTr="00EF26E7">
        <w:tc>
          <w:tcPr>
            <w:tcW w:w="9576" w:type="dxa"/>
            <w:gridSpan w:val="2"/>
            <w:shd w:val="clear" w:color="auto" w:fill="000000" w:themeFill="text1"/>
          </w:tcPr>
          <w:p w14:paraId="0CF0BDE3" w14:textId="242DBCF7" w:rsidR="00BC0A6C" w:rsidRPr="006F21CE" w:rsidRDefault="00BC0A6C" w:rsidP="00E926A9">
            <w:pPr>
              <w:pStyle w:val="Ttulo7"/>
              <w:spacing w:before="2" w:after="2" w:line="360" w:lineRule="auto"/>
              <w:jc w:val="center"/>
              <w:outlineLvl w:val="6"/>
              <w:rPr>
                <w:rFonts w:ascii="Arial" w:hAnsi="Arial" w:cs="Arial"/>
                <w:b/>
                <w:i w:val="0"/>
                <w:color w:val="auto"/>
              </w:rPr>
            </w:pPr>
            <w:r w:rsidRPr="00EF26E7">
              <w:rPr>
                <w:rFonts w:ascii="Arial" w:hAnsi="Arial" w:cs="Arial"/>
                <w:b/>
                <w:i w:val="0"/>
                <w:color w:val="auto"/>
              </w:rPr>
              <w:t>Practica: recurso nuevo</w:t>
            </w:r>
          </w:p>
        </w:tc>
      </w:tr>
      <w:tr w:rsidR="00BC0A6C" w:rsidRPr="006F21CE" w14:paraId="55C4B7C1" w14:textId="77777777" w:rsidTr="00EF26E7">
        <w:tc>
          <w:tcPr>
            <w:tcW w:w="2181" w:type="dxa"/>
          </w:tcPr>
          <w:p w14:paraId="548170F6" w14:textId="77777777" w:rsidR="00BC0A6C" w:rsidRPr="006F21CE" w:rsidRDefault="00BC0A6C" w:rsidP="00E926A9">
            <w:pPr>
              <w:spacing w:before="2" w:after="2" w:line="360" w:lineRule="auto"/>
              <w:rPr>
                <w:rFonts w:ascii="Arial" w:hAnsi="Arial" w:cs="Arial"/>
                <w:b/>
              </w:rPr>
            </w:pPr>
            <w:r w:rsidRPr="006F21CE">
              <w:rPr>
                <w:rFonts w:ascii="Arial" w:hAnsi="Arial" w:cs="Arial"/>
                <w:b/>
              </w:rPr>
              <w:t>Código</w:t>
            </w:r>
          </w:p>
        </w:tc>
        <w:tc>
          <w:tcPr>
            <w:tcW w:w="7395" w:type="dxa"/>
          </w:tcPr>
          <w:p w14:paraId="04D76184" w14:textId="66FFB816" w:rsidR="00BC0A6C" w:rsidRPr="006F21CE" w:rsidRDefault="00BC0A6C" w:rsidP="00E926A9">
            <w:pPr>
              <w:spacing w:before="2" w:after="2" w:line="360" w:lineRule="auto"/>
              <w:rPr>
                <w:rFonts w:ascii="Arial" w:hAnsi="Arial" w:cs="Arial"/>
                <w:b/>
                <w:lang w:val="en-US"/>
              </w:rPr>
            </w:pPr>
            <w:r>
              <w:rPr>
                <w:rFonts w:ascii="Arial" w:hAnsi="Arial" w:cs="Arial"/>
                <w:lang w:val="en-US"/>
              </w:rPr>
              <w:t>CN_06_10_</w:t>
            </w:r>
            <w:r w:rsidRPr="006F21CE">
              <w:rPr>
                <w:rFonts w:ascii="Arial" w:hAnsi="Arial" w:cs="Arial"/>
                <w:lang w:val="en-US"/>
              </w:rPr>
              <w:t>REC</w:t>
            </w:r>
            <w:r>
              <w:rPr>
                <w:rFonts w:ascii="Arial" w:hAnsi="Arial" w:cs="Arial"/>
                <w:lang w:val="en-US"/>
              </w:rPr>
              <w:t>1</w:t>
            </w:r>
            <w:r w:rsidR="00092191">
              <w:rPr>
                <w:rFonts w:ascii="Arial" w:hAnsi="Arial" w:cs="Arial"/>
                <w:lang w:val="en-US"/>
              </w:rPr>
              <w:t>80</w:t>
            </w:r>
          </w:p>
        </w:tc>
      </w:tr>
      <w:tr w:rsidR="00BC0A6C" w:rsidRPr="006F21CE" w14:paraId="24E9C342" w14:textId="77777777" w:rsidTr="00EF26E7">
        <w:tc>
          <w:tcPr>
            <w:tcW w:w="2181" w:type="dxa"/>
          </w:tcPr>
          <w:p w14:paraId="07E538FA" w14:textId="77777777" w:rsidR="00BC0A6C" w:rsidRPr="006F21CE" w:rsidRDefault="00BC0A6C" w:rsidP="00E926A9">
            <w:pPr>
              <w:spacing w:before="2" w:after="2" w:line="360" w:lineRule="auto"/>
              <w:rPr>
                <w:rFonts w:ascii="Arial" w:hAnsi="Arial" w:cs="Arial"/>
                <w:b/>
              </w:rPr>
            </w:pPr>
            <w:r w:rsidRPr="006F21CE">
              <w:rPr>
                <w:rFonts w:ascii="Arial" w:hAnsi="Arial" w:cs="Arial"/>
                <w:b/>
              </w:rPr>
              <w:t>Título</w:t>
            </w:r>
          </w:p>
        </w:tc>
        <w:tc>
          <w:tcPr>
            <w:tcW w:w="7395" w:type="dxa"/>
          </w:tcPr>
          <w:p w14:paraId="7FC78943" w14:textId="77777777" w:rsidR="00BC0A6C" w:rsidRPr="007F65B5" w:rsidRDefault="00BC0A6C" w:rsidP="00E926A9">
            <w:pPr>
              <w:spacing w:before="2" w:after="2" w:line="360" w:lineRule="auto"/>
              <w:rPr>
                <w:rFonts w:ascii="Arial" w:hAnsi="Arial" w:cs="Arial"/>
                <w:color w:val="000000"/>
              </w:rPr>
            </w:pPr>
            <w:r w:rsidRPr="007F65B5">
              <w:rPr>
                <w:rFonts w:ascii="Arial" w:hAnsi="Arial" w:cs="Arial"/>
                <w:color w:val="000000"/>
              </w:rPr>
              <w:t xml:space="preserve">Configuración electrónica </w:t>
            </w:r>
          </w:p>
        </w:tc>
      </w:tr>
      <w:tr w:rsidR="00BC0A6C" w:rsidRPr="006F21CE" w14:paraId="1DD6E9F4" w14:textId="77777777" w:rsidTr="00EF26E7">
        <w:tc>
          <w:tcPr>
            <w:tcW w:w="2181" w:type="dxa"/>
          </w:tcPr>
          <w:p w14:paraId="36F46E74" w14:textId="77777777" w:rsidR="00BC0A6C" w:rsidRPr="006F21CE" w:rsidRDefault="00BC0A6C" w:rsidP="00E926A9">
            <w:pPr>
              <w:spacing w:before="2" w:after="2" w:line="360" w:lineRule="auto"/>
              <w:rPr>
                <w:rFonts w:ascii="Arial" w:hAnsi="Arial" w:cs="Arial"/>
                <w:b/>
              </w:rPr>
            </w:pPr>
            <w:r w:rsidRPr="006F21CE">
              <w:rPr>
                <w:rFonts w:ascii="Arial" w:hAnsi="Arial" w:cs="Arial"/>
                <w:b/>
              </w:rPr>
              <w:t>Descripción</w:t>
            </w:r>
          </w:p>
        </w:tc>
        <w:tc>
          <w:tcPr>
            <w:tcW w:w="7395" w:type="dxa"/>
          </w:tcPr>
          <w:p w14:paraId="5A3E29D0" w14:textId="77777777" w:rsidR="00BC0A6C" w:rsidRPr="007F65B5" w:rsidRDefault="00BC0A6C" w:rsidP="00E926A9">
            <w:pPr>
              <w:spacing w:before="2" w:after="2" w:line="360" w:lineRule="auto"/>
              <w:rPr>
                <w:rFonts w:ascii="Arial" w:hAnsi="Arial" w:cs="Arial"/>
                <w:color w:val="000000"/>
              </w:rPr>
            </w:pPr>
            <w:r w:rsidRPr="007F65B5">
              <w:rPr>
                <w:rFonts w:ascii="Arial" w:hAnsi="Arial" w:cs="Arial"/>
                <w:color w:val="000000"/>
              </w:rPr>
              <w:t xml:space="preserve">Actividad que permite repasar conceptos de la configuración electrónica de los átomos </w:t>
            </w:r>
          </w:p>
        </w:tc>
      </w:tr>
    </w:tbl>
    <w:p w14:paraId="58DA03DD" w14:textId="77777777" w:rsidR="00BC0A6C" w:rsidRDefault="00BC0A6C" w:rsidP="00E926A9">
      <w:pPr>
        <w:tabs>
          <w:tab w:val="right" w:pos="8498"/>
        </w:tabs>
        <w:spacing w:after="0" w:line="360" w:lineRule="auto"/>
        <w:rPr>
          <w:rFonts w:ascii="Arial" w:hAnsi="Arial" w:cs="Arial"/>
        </w:rPr>
      </w:pPr>
    </w:p>
    <w:p w14:paraId="3ED32767" w14:textId="77777777" w:rsidR="00BC0A6C" w:rsidRDefault="00BC0A6C" w:rsidP="00E926A9">
      <w:pPr>
        <w:tabs>
          <w:tab w:val="right" w:pos="8498"/>
        </w:tabs>
        <w:spacing w:after="0" w:line="360" w:lineRule="auto"/>
        <w:rPr>
          <w:rFonts w:ascii="Arial" w:hAnsi="Arial" w:cs="Arial"/>
        </w:rPr>
      </w:pPr>
    </w:p>
    <w:p w14:paraId="58441BDE" w14:textId="77777777" w:rsidR="0056316D" w:rsidRPr="006F21CE" w:rsidRDefault="0056316D" w:rsidP="00E926A9">
      <w:pPr>
        <w:tabs>
          <w:tab w:val="right" w:pos="8498"/>
        </w:tabs>
        <w:spacing w:after="0" w:line="360" w:lineRule="auto"/>
        <w:rPr>
          <w:rFonts w:ascii="Arial" w:hAnsi="Arial" w:cs="Arial"/>
        </w:rPr>
      </w:pPr>
    </w:p>
    <w:p w14:paraId="459B6665" w14:textId="7C860C95" w:rsidR="00BC0A6C" w:rsidRDefault="00BC0A6C" w:rsidP="00E926A9">
      <w:pPr>
        <w:spacing w:after="0" w:line="360" w:lineRule="auto"/>
        <w:rPr>
          <w:rFonts w:ascii="Arial" w:hAnsi="Arial" w:cs="Arial"/>
          <w:b/>
          <w:lang w:val="es-CO"/>
        </w:rPr>
      </w:pPr>
      <w:r w:rsidRPr="006F21CE">
        <w:rPr>
          <w:rFonts w:ascii="Arial" w:hAnsi="Arial" w:cs="Arial"/>
          <w:b/>
          <w:highlight w:val="yellow"/>
        </w:rPr>
        <w:t>[SECCIÓN 2]</w:t>
      </w:r>
      <w:r w:rsidRPr="006F21CE">
        <w:rPr>
          <w:rFonts w:ascii="Arial" w:hAnsi="Arial" w:cs="Arial"/>
          <w:b/>
        </w:rPr>
        <w:t xml:space="preserve"> 3.4</w:t>
      </w:r>
      <w:r w:rsidRPr="006F21CE">
        <w:rPr>
          <w:rFonts w:ascii="Arial" w:hAnsi="Arial" w:cs="Arial"/>
          <w:b/>
          <w:lang w:val="es-CO"/>
        </w:rPr>
        <w:t xml:space="preserve"> consolidación</w:t>
      </w:r>
      <w:r w:rsidR="008079E8">
        <w:rPr>
          <w:rFonts w:ascii="Arial" w:hAnsi="Arial" w:cs="Arial"/>
          <w:b/>
          <w:lang w:val="es-CO"/>
        </w:rPr>
        <w:t xml:space="preserve"> </w:t>
      </w:r>
    </w:p>
    <w:p w14:paraId="75B41192" w14:textId="77777777" w:rsidR="00BC0A6C" w:rsidRDefault="00BC0A6C" w:rsidP="00E926A9">
      <w:pPr>
        <w:spacing w:after="0" w:line="360" w:lineRule="auto"/>
        <w:rPr>
          <w:rFonts w:ascii="Arial" w:hAnsi="Arial" w:cs="Arial"/>
          <w:b/>
          <w:lang w:val="es-CO"/>
        </w:rPr>
      </w:pPr>
    </w:p>
    <w:p w14:paraId="181308ED" w14:textId="77777777" w:rsidR="00BC0A6C" w:rsidRPr="006F21CE" w:rsidRDefault="00BC0A6C" w:rsidP="00E926A9">
      <w:pPr>
        <w:spacing w:after="0" w:line="360" w:lineRule="auto"/>
        <w:rPr>
          <w:rFonts w:ascii="Arial" w:hAnsi="Arial" w:cs="Arial"/>
          <w:highlight w:val="yellow"/>
        </w:rPr>
      </w:pPr>
      <w:r w:rsidRPr="006F21CE">
        <w:rPr>
          <w:rFonts w:ascii="Arial" w:hAnsi="Arial" w:cs="Arial"/>
        </w:rPr>
        <w:t>Actividades para consolidar lo que has aprendido en esta sección.</w:t>
      </w:r>
    </w:p>
    <w:p w14:paraId="2D4A1B61" w14:textId="77777777" w:rsidR="00BC0A6C" w:rsidRDefault="00BC0A6C" w:rsidP="00E926A9">
      <w:pPr>
        <w:spacing w:after="0" w:line="360" w:lineRule="auto"/>
        <w:rPr>
          <w:rFonts w:ascii="Arial" w:hAnsi="Arial" w:cs="Arial"/>
          <w:b/>
          <w:lang w:val="es-CO"/>
        </w:rPr>
      </w:pPr>
      <w:r>
        <w:rPr>
          <w:rFonts w:ascii="Arial" w:hAnsi="Arial" w:cs="Arial"/>
          <w:b/>
          <w:lang w:val="es-CO"/>
        </w:rPr>
        <w:t xml:space="preserve"> </w:t>
      </w:r>
    </w:p>
    <w:tbl>
      <w:tblPr>
        <w:tblStyle w:val="Tablaconcuadrcula"/>
        <w:tblW w:w="0" w:type="auto"/>
        <w:tblLook w:val="04A0" w:firstRow="1" w:lastRow="0" w:firstColumn="1" w:lastColumn="0" w:noHBand="0" w:noVBand="1"/>
      </w:tblPr>
      <w:tblGrid>
        <w:gridCol w:w="1824"/>
        <w:gridCol w:w="7752"/>
      </w:tblGrid>
      <w:tr w:rsidR="00BC0A6C" w:rsidRPr="006F21CE" w14:paraId="6C9CB46A" w14:textId="77777777" w:rsidTr="00BC0A6C">
        <w:tc>
          <w:tcPr>
            <w:tcW w:w="13035" w:type="dxa"/>
            <w:gridSpan w:val="2"/>
            <w:shd w:val="clear" w:color="auto" w:fill="000000" w:themeFill="text1"/>
          </w:tcPr>
          <w:p w14:paraId="0F092352" w14:textId="5293B094" w:rsidR="00BC0A6C" w:rsidRPr="006F21CE" w:rsidRDefault="00BC0A6C" w:rsidP="00E926A9">
            <w:pPr>
              <w:pStyle w:val="Ttulo7"/>
              <w:spacing w:before="2" w:after="2" w:line="360" w:lineRule="auto"/>
              <w:jc w:val="center"/>
              <w:outlineLvl w:val="6"/>
              <w:rPr>
                <w:rFonts w:ascii="Arial" w:hAnsi="Arial" w:cs="Arial"/>
                <w:b/>
                <w:i w:val="0"/>
                <w:color w:val="auto"/>
              </w:rPr>
            </w:pPr>
            <w:r w:rsidRPr="006F21CE">
              <w:rPr>
                <w:rFonts w:ascii="Arial" w:hAnsi="Arial" w:cs="Arial"/>
                <w:b/>
                <w:i w:val="0"/>
                <w:color w:val="auto"/>
              </w:rPr>
              <w:t xml:space="preserve">Practica: recurso </w:t>
            </w:r>
            <w:r w:rsidR="00EF26E7">
              <w:rPr>
                <w:rFonts w:ascii="Arial" w:hAnsi="Arial" w:cs="Arial"/>
                <w:b/>
                <w:i w:val="0"/>
                <w:color w:val="auto"/>
              </w:rPr>
              <w:t>aprovechado</w:t>
            </w:r>
          </w:p>
        </w:tc>
      </w:tr>
      <w:tr w:rsidR="00BC0A6C" w:rsidRPr="006F21CE" w14:paraId="2CB68156" w14:textId="77777777" w:rsidTr="00BC0A6C">
        <w:tc>
          <w:tcPr>
            <w:tcW w:w="2518" w:type="dxa"/>
          </w:tcPr>
          <w:p w14:paraId="52C2261E" w14:textId="77777777" w:rsidR="00BC0A6C" w:rsidRPr="006F21CE" w:rsidRDefault="00BC0A6C" w:rsidP="00E926A9">
            <w:pPr>
              <w:spacing w:before="2" w:after="2" w:line="360" w:lineRule="auto"/>
              <w:rPr>
                <w:rFonts w:ascii="Arial" w:hAnsi="Arial" w:cs="Arial"/>
                <w:b/>
              </w:rPr>
            </w:pPr>
            <w:r w:rsidRPr="006F21CE">
              <w:rPr>
                <w:rFonts w:ascii="Arial" w:hAnsi="Arial" w:cs="Arial"/>
                <w:b/>
              </w:rPr>
              <w:t>Código</w:t>
            </w:r>
          </w:p>
        </w:tc>
        <w:tc>
          <w:tcPr>
            <w:tcW w:w="10517" w:type="dxa"/>
          </w:tcPr>
          <w:p w14:paraId="7D3D1E0B" w14:textId="36C4467E" w:rsidR="00BC0A6C" w:rsidRPr="006F21CE" w:rsidRDefault="00BC0A6C" w:rsidP="00E926A9">
            <w:pPr>
              <w:spacing w:before="2" w:after="2" w:line="360" w:lineRule="auto"/>
              <w:rPr>
                <w:rFonts w:ascii="Arial" w:hAnsi="Arial" w:cs="Arial"/>
                <w:b/>
                <w:lang w:val="en-US"/>
              </w:rPr>
            </w:pPr>
            <w:r>
              <w:rPr>
                <w:rFonts w:ascii="Arial" w:hAnsi="Arial" w:cs="Arial"/>
                <w:lang w:val="en-US"/>
              </w:rPr>
              <w:t>CN_06_10_</w:t>
            </w:r>
            <w:r w:rsidRPr="006F21CE">
              <w:rPr>
                <w:rFonts w:ascii="Arial" w:hAnsi="Arial" w:cs="Arial"/>
                <w:lang w:val="en-US"/>
              </w:rPr>
              <w:t>REC</w:t>
            </w:r>
            <w:r w:rsidR="00974459">
              <w:rPr>
                <w:rFonts w:ascii="Arial" w:hAnsi="Arial" w:cs="Arial"/>
                <w:lang w:val="en-US"/>
              </w:rPr>
              <w:t>190</w:t>
            </w:r>
          </w:p>
        </w:tc>
      </w:tr>
      <w:tr w:rsidR="00BC0A6C" w:rsidRPr="006F21CE" w14:paraId="43A23720" w14:textId="77777777" w:rsidTr="00BC0A6C">
        <w:tc>
          <w:tcPr>
            <w:tcW w:w="2518" w:type="dxa"/>
          </w:tcPr>
          <w:p w14:paraId="708C8519" w14:textId="77777777" w:rsidR="00BC0A6C" w:rsidRPr="006F21CE" w:rsidRDefault="00BC0A6C" w:rsidP="00E926A9">
            <w:pPr>
              <w:spacing w:before="2" w:after="2" w:line="360" w:lineRule="auto"/>
              <w:rPr>
                <w:rFonts w:ascii="Arial" w:hAnsi="Arial" w:cs="Arial"/>
              </w:rPr>
            </w:pPr>
            <w:r w:rsidRPr="006F21CE">
              <w:rPr>
                <w:rFonts w:ascii="Arial" w:hAnsi="Arial" w:cs="Arial"/>
                <w:b/>
              </w:rPr>
              <w:t>Ubicación en Aula Planeta</w:t>
            </w:r>
          </w:p>
        </w:tc>
        <w:tc>
          <w:tcPr>
            <w:tcW w:w="10517" w:type="dxa"/>
          </w:tcPr>
          <w:p w14:paraId="59DB0D83" w14:textId="4B45FF6F" w:rsidR="00BC0A6C" w:rsidRPr="006F21CE" w:rsidRDefault="00BC0A6C" w:rsidP="00E926A9">
            <w:pPr>
              <w:spacing w:before="2" w:after="2" w:line="360" w:lineRule="auto"/>
              <w:rPr>
                <w:rFonts w:ascii="Arial" w:hAnsi="Arial" w:cs="Arial"/>
              </w:rPr>
            </w:pPr>
            <w:r w:rsidRPr="006F21CE">
              <w:rPr>
                <w:rFonts w:ascii="Arial" w:hAnsi="Arial" w:cs="Arial"/>
              </w:rPr>
              <w:t>3 ESO/Física y química</w:t>
            </w:r>
            <w:r w:rsidR="008079E8">
              <w:rPr>
                <w:rFonts w:ascii="Arial" w:hAnsi="Arial" w:cs="Arial"/>
              </w:rPr>
              <w:t xml:space="preserve"> </w:t>
            </w:r>
            <w:r>
              <w:rPr>
                <w:rFonts w:ascii="Arial" w:hAnsi="Arial" w:cs="Arial"/>
              </w:rPr>
              <w:t>/ La estructura de la materia</w:t>
            </w:r>
            <w:r w:rsidR="008079E8">
              <w:rPr>
                <w:rFonts w:ascii="Arial" w:hAnsi="Arial" w:cs="Arial"/>
              </w:rPr>
              <w:t xml:space="preserve"> </w:t>
            </w:r>
            <w:r w:rsidRPr="006F21CE">
              <w:rPr>
                <w:rFonts w:ascii="Arial" w:hAnsi="Arial" w:cs="Arial"/>
              </w:rPr>
              <w:t xml:space="preserve">/ Los modelos del átomo/ </w:t>
            </w:r>
            <w:r>
              <w:rPr>
                <w:rFonts w:ascii="Arial" w:hAnsi="Arial" w:cs="Arial"/>
              </w:rPr>
              <w:t xml:space="preserve">consolidación </w:t>
            </w:r>
          </w:p>
        </w:tc>
      </w:tr>
      <w:tr w:rsidR="00BC0A6C" w:rsidRPr="006F21CE" w14:paraId="1E37A7CA" w14:textId="77777777" w:rsidTr="00BC0A6C">
        <w:tc>
          <w:tcPr>
            <w:tcW w:w="2518" w:type="dxa"/>
          </w:tcPr>
          <w:p w14:paraId="4129ACFA" w14:textId="77777777" w:rsidR="00BC0A6C" w:rsidRPr="006F21CE" w:rsidRDefault="00BC0A6C" w:rsidP="00E926A9">
            <w:pPr>
              <w:spacing w:before="2" w:after="2" w:line="360" w:lineRule="auto"/>
              <w:rPr>
                <w:rFonts w:ascii="Arial" w:hAnsi="Arial" w:cs="Arial"/>
              </w:rPr>
            </w:pPr>
            <w:r w:rsidRPr="006F21CE">
              <w:rPr>
                <w:rFonts w:ascii="Arial" w:hAnsi="Arial" w:cs="Arial"/>
                <w:b/>
              </w:rPr>
              <w:t>Cambio (descripción o capturas de pantallas)</w:t>
            </w:r>
          </w:p>
        </w:tc>
        <w:tc>
          <w:tcPr>
            <w:tcW w:w="10517" w:type="dxa"/>
          </w:tcPr>
          <w:p w14:paraId="76DDD14D" w14:textId="77777777" w:rsidR="00BC0A6C" w:rsidRPr="006F21CE" w:rsidRDefault="00BC0A6C" w:rsidP="00E926A9">
            <w:pPr>
              <w:spacing w:before="2" w:after="2" w:line="360" w:lineRule="auto"/>
              <w:rPr>
                <w:rFonts w:ascii="Arial" w:hAnsi="Arial" w:cs="Arial"/>
                <w:noProof/>
                <w:lang w:val="es-CO" w:eastAsia="es-CO"/>
              </w:rPr>
            </w:pPr>
            <w:r w:rsidRPr="009978CC">
              <w:rPr>
                <w:rFonts w:ascii="Arial" w:hAnsi="Arial" w:cs="Arial"/>
                <w:noProof/>
                <w:lang w:val="es-ES" w:eastAsia="es-ES"/>
              </w:rPr>
              <w:drawing>
                <wp:inline distT="0" distB="0" distL="0" distR="0" wp14:anchorId="157E9B17" wp14:editId="351075A8">
                  <wp:extent cx="4328335" cy="2316480"/>
                  <wp:effectExtent l="0" t="0" r="0" b="7620"/>
                  <wp:docPr id="18" name="Imagen 18" descr="C:\Users\CARLOSANDRES\Desktop\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ANDRES\Desktop\Imagen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34347" cy="2319698"/>
                          </a:xfrm>
                          <a:prstGeom prst="rect">
                            <a:avLst/>
                          </a:prstGeom>
                          <a:noFill/>
                          <a:ln>
                            <a:noFill/>
                          </a:ln>
                        </pic:spPr>
                      </pic:pic>
                    </a:graphicData>
                  </a:graphic>
                </wp:inline>
              </w:drawing>
            </w:r>
          </w:p>
          <w:p w14:paraId="36B3790D" w14:textId="77777777" w:rsidR="00BC0A6C" w:rsidRPr="006F21CE" w:rsidRDefault="00BC0A6C" w:rsidP="00E926A9">
            <w:pPr>
              <w:tabs>
                <w:tab w:val="left" w:pos="947"/>
              </w:tabs>
              <w:spacing w:before="2" w:after="2" w:line="360" w:lineRule="auto"/>
              <w:rPr>
                <w:rFonts w:ascii="Arial" w:hAnsi="Arial" w:cs="Arial"/>
                <w:noProof/>
                <w:lang w:val="es-CO" w:eastAsia="es-CO"/>
              </w:rPr>
            </w:pPr>
          </w:p>
        </w:tc>
      </w:tr>
      <w:tr w:rsidR="00BC0A6C" w:rsidRPr="006F21CE" w14:paraId="57A0BDA9" w14:textId="77777777" w:rsidTr="00BC0A6C">
        <w:tc>
          <w:tcPr>
            <w:tcW w:w="2518" w:type="dxa"/>
          </w:tcPr>
          <w:p w14:paraId="582CAF79" w14:textId="77777777" w:rsidR="00BC0A6C" w:rsidRPr="006F21CE" w:rsidRDefault="00BC0A6C" w:rsidP="00E926A9">
            <w:pPr>
              <w:spacing w:before="2" w:after="2" w:line="360" w:lineRule="auto"/>
              <w:rPr>
                <w:rFonts w:ascii="Arial" w:hAnsi="Arial" w:cs="Arial"/>
                <w:b/>
              </w:rPr>
            </w:pPr>
            <w:r w:rsidRPr="006F21CE">
              <w:rPr>
                <w:rFonts w:ascii="Arial" w:hAnsi="Arial" w:cs="Arial"/>
                <w:b/>
              </w:rPr>
              <w:t>Título</w:t>
            </w:r>
          </w:p>
        </w:tc>
        <w:tc>
          <w:tcPr>
            <w:tcW w:w="10517" w:type="dxa"/>
          </w:tcPr>
          <w:p w14:paraId="45548C8C" w14:textId="77777777" w:rsidR="00BC0A6C" w:rsidRPr="006F21CE" w:rsidRDefault="00132647" w:rsidP="00E926A9">
            <w:pPr>
              <w:spacing w:before="2" w:after="2" w:line="360" w:lineRule="auto"/>
              <w:rPr>
                <w:rFonts w:ascii="Arial" w:hAnsi="Arial" w:cs="Arial"/>
              </w:rPr>
            </w:pPr>
            <w:r>
              <w:rPr>
                <w:rFonts w:ascii="Arial" w:hAnsi="Arial" w:cs="Arial"/>
              </w:rPr>
              <w:t>Refuerza tu aprendizaje: L</w:t>
            </w:r>
            <w:r w:rsidR="00BC0A6C">
              <w:rPr>
                <w:rFonts w:ascii="Arial" w:hAnsi="Arial" w:cs="Arial"/>
              </w:rPr>
              <w:t>os modelos del átomo</w:t>
            </w:r>
          </w:p>
        </w:tc>
      </w:tr>
      <w:tr w:rsidR="00BC0A6C" w:rsidRPr="006F21CE" w14:paraId="5877BA2C" w14:textId="77777777" w:rsidTr="00BC0A6C">
        <w:tc>
          <w:tcPr>
            <w:tcW w:w="2518" w:type="dxa"/>
          </w:tcPr>
          <w:p w14:paraId="4C98DE53" w14:textId="77777777" w:rsidR="00BC0A6C" w:rsidRPr="006F21CE" w:rsidRDefault="00BC0A6C" w:rsidP="00E926A9">
            <w:pPr>
              <w:spacing w:before="2" w:after="2" w:line="360" w:lineRule="auto"/>
              <w:rPr>
                <w:rFonts w:ascii="Arial" w:hAnsi="Arial" w:cs="Arial"/>
                <w:b/>
              </w:rPr>
            </w:pPr>
            <w:r w:rsidRPr="006F21CE">
              <w:rPr>
                <w:rFonts w:ascii="Arial" w:hAnsi="Arial" w:cs="Arial"/>
                <w:b/>
              </w:rPr>
              <w:t>Descripción</w:t>
            </w:r>
          </w:p>
        </w:tc>
        <w:tc>
          <w:tcPr>
            <w:tcW w:w="10517" w:type="dxa"/>
          </w:tcPr>
          <w:p w14:paraId="1F95FF81" w14:textId="77777777" w:rsidR="00BC0A6C" w:rsidRPr="006F21CE" w:rsidRDefault="00BC0A6C" w:rsidP="00E926A9">
            <w:pPr>
              <w:spacing w:before="2" w:after="2" w:line="360" w:lineRule="auto"/>
              <w:rPr>
                <w:rFonts w:ascii="Arial" w:hAnsi="Arial" w:cs="Arial"/>
              </w:rPr>
            </w:pPr>
            <w:r>
              <w:rPr>
                <w:rFonts w:ascii="Arial" w:hAnsi="Arial" w:cs="Arial"/>
              </w:rPr>
              <w:t>Actividades sobre los modelos del átomo</w:t>
            </w:r>
          </w:p>
        </w:tc>
      </w:tr>
    </w:tbl>
    <w:p w14:paraId="042E20AD" w14:textId="77777777" w:rsidR="00BC0A6C" w:rsidRPr="006F21CE" w:rsidRDefault="00BC0A6C" w:rsidP="00E926A9">
      <w:pPr>
        <w:spacing w:after="0" w:line="360" w:lineRule="auto"/>
        <w:rPr>
          <w:rFonts w:ascii="Arial" w:hAnsi="Arial" w:cs="Arial"/>
          <w:b/>
          <w:lang w:val="es-CO"/>
        </w:rPr>
      </w:pPr>
    </w:p>
    <w:p w14:paraId="78A83588" w14:textId="77777777" w:rsidR="00BC0A6C" w:rsidRPr="007F0C11" w:rsidRDefault="00BC0A6C" w:rsidP="00E926A9">
      <w:pPr>
        <w:tabs>
          <w:tab w:val="right" w:pos="8498"/>
        </w:tabs>
        <w:spacing w:after="0" w:line="360" w:lineRule="auto"/>
        <w:rPr>
          <w:rFonts w:ascii="Arial" w:hAnsi="Arial" w:cs="Arial"/>
          <w:b/>
        </w:rPr>
      </w:pPr>
    </w:p>
    <w:p w14:paraId="681A9472" w14:textId="77777777" w:rsidR="00BC0A6C" w:rsidRPr="007F0C11" w:rsidRDefault="00BC0A6C" w:rsidP="00E926A9">
      <w:pPr>
        <w:tabs>
          <w:tab w:val="right" w:pos="8498"/>
        </w:tabs>
        <w:spacing w:after="0" w:line="360" w:lineRule="auto"/>
        <w:rPr>
          <w:rFonts w:ascii="Arial" w:hAnsi="Arial" w:cs="Arial"/>
          <w:b/>
        </w:rPr>
      </w:pPr>
      <w:r w:rsidRPr="007F0C11">
        <w:rPr>
          <w:rFonts w:ascii="Arial" w:hAnsi="Arial" w:cs="Arial"/>
          <w:b/>
          <w:highlight w:val="yellow"/>
        </w:rPr>
        <w:t>[SECCIÓN 1]</w:t>
      </w:r>
      <w:r w:rsidRPr="007F0C11">
        <w:rPr>
          <w:rFonts w:ascii="Arial" w:hAnsi="Arial" w:cs="Arial"/>
          <w:b/>
        </w:rPr>
        <w:t xml:space="preserve"> 4 Las características de los átomos</w:t>
      </w:r>
    </w:p>
    <w:p w14:paraId="5EBDC4EF" w14:textId="4361855D" w:rsidR="00BC0A6C" w:rsidRPr="0002356B" w:rsidRDefault="00BC0A6C" w:rsidP="00E926A9">
      <w:pPr>
        <w:pStyle w:val="u"/>
        <w:shd w:val="clear" w:color="auto" w:fill="FFFFFF"/>
        <w:spacing w:before="0" w:beforeAutospacing="0" w:after="0" w:afterAutospacing="0" w:line="360" w:lineRule="auto"/>
        <w:rPr>
          <w:rFonts w:ascii="Arial" w:hAnsi="Arial" w:cs="Arial"/>
          <w:color w:val="000000"/>
          <w:shd w:val="clear" w:color="auto" w:fill="FFFFFF"/>
        </w:rPr>
      </w:pPr>
      <w:r>
        <w:rPr>
          <w:rFonts w:ascii="Helvetica" w:hAnsi="Helvetica" w:cs="Helvetica"/>
          <w:color w:val="000000"/>
          <w:sz w:val="19"/>
          <w:szCs w:val="19"/>
        </w:rPr>
        <w:br/>
      </w:r>
      <w:r w:rsidRPr="00B246ED">
        <w:rPr>
          <w:rFonts w:ascii="Arial" w:hAnsi="Arial" w:cs="Arial"/>
          <w:color w:val="000000"/>
          <w:shd w:val="clear" w:color="auto" w:fill="FFFFFF"/>
        </w:rPr>
        <w:t>El átomo está formado por un núcleo constituido</w:t>
      </w:r>
      <w:r w:rsidR="008079E8">
        <w:rPr>
          <w:rFonts w:ascii="Arial" w:hAnsi="Arial" w:cs="Arial"/>
          <w:color w:val="000000"/>
          <w:shd w:val="clear" w:color="auto" w:fill="FFFFFF"/>
        </w:rPr>
        <w:t xml:space="preserve"> </w:t>
      </w:r>
      <w:r w:rsidRPr="00B246ED">
        <w:rPr>
          <w:rFonts w:ascii="Arial" w:hAnsi="Arial" w:cs="Arial"/>
          <w:color w:val="000000"/>
          <w:shd w:val="clear" w:color="auto" w:fill="FFFFFF"/>
        </w:rPr>
        <w:t>por protones y neutrones, rodeado por los electrones. Es eléctricamente neutro si tiene el mismo número de protones que de electrones.</w:t>
      </w:r>
    </w:p>
    <w:p w14:paraId="78D8837F" w14:textId="77777777" w:rsidR="00325C89" w:rsidRDefault="00325C89" w:rsidP="00E926A9">
      <w:pPr>
        <w:tabs>
          <w:tab w:val="right" w:pos="8498"/>
        </w:tabs>
        <w:spacing w:after="0" w:line="360" w:lineRule="auto"/>
        <w:rPr>
          <w:rFonts w:ascii="Times" w:hAnsi="Times"/>
        </w:rPr>
      </w:pPr>
    </w:p>
    <w:p w14:paraId="25399B98" w14:textId="77777777" w:rsidR="00325C89" w:rsidRPr="006F21CE" w:rsidRDefault="00325C89" w:rsidP="00E926A9">
      <w:pPr>
        <w:tabs>
          <w:tab w:val="right" w:pos="8498"/>
        </w:tabs>
        <w:spacing w:after="0" w:line="360" w:lineRule="auto"/>
        <w:rPr>
          <w:rFonts w:ascii="Times" w:hAnsi="Times"/>
        </w:rPr>
      </w:pPr>
    </w:p>
    <w:p w14:paraId="7185E61A" w14:textId="77777777" w:rsidR="00BC0A6C" w:rsidRPr="0002356B" w:rsidRDefault="00BC0A6C" w:rsidP="00E926A9">
      <w:pPr>
        <w:spacing w:after="0" w:line="360" w:lineRule="auto"/>
        <w:rPr>
          <w:rFonts w:ascii="Arial" w:hAnsi="Arial" w:cs="Arial"/>
          <w:lang w:val="es-CO"/>
        </w:rPr>
      </w:pPr>
      <w:r w:rsidRPr="0002356B">
        <w:rPr>
          <w:rFonts w:ascii="Arial" w:hAnsi="Arial" w:cs="Arial"/>
          <w:highlight w:val="yellow"/>
        </w:rPr>
        <w:t>SECCIÓN 2]</w:t>
      </w:r>
      <w:r w:rsidRPr="0002356B">
        <w:rPr>
          <w:rFonts w:ascii="Arial" w:hAnsi="Arial" w:cs="Arial"/>
        </w:rPr>
        <w:t xml:space="preserve"> </w:t>
      </w:r>
      <w:r w:rsidRPr="007F7503">
        <w:rPr>
          <w:rFonts w:ascii="Arial" w:hAnsi="Arial" w:cs="Arial"/>
          <w:b/>
        </w:rPr>
        <w:t>4.</w:t>
      </w:r>
      <w:r w:rsidRPr="007F7503">
        <w:rPr>
          <w:rFonts w:ascii="Arial" w:hAnsi="Arial" w:cs="Arial"/>
          <w:b/>
          <w:lang w:val="es-CO"/>
        </w:rPr>
        <w:t>1 El número atómico</w:t>
      </w:r>
    </w:p>
    <w:p w14:paraId="38D973B9" w14:textId="77777777" w:rsidR="00BC0A6C" w:rsidRPr="0002356B" w:rsidRDefault="00BC0A6C" w:rsidP="00E926A9">
      <w:pPr>
        <w:spacing w:after="0" w:line="360" w:lineRule="auto"/>
        <w:rPr>
          <w:rFonts w:ascii="Arial" w:hAnsi="Arial" w:cs="Arial"/>
          <w:lang w:val="es-CO"/>
        </w:rPr>
      </w:pPr>
    </w:p>
    <w:p w14:paraId="093958DA" w14:textId="77777777" w:rsidR="00BC0A6C" w:rsidRPr="0002356B" w:rsidRDefault="00BC0A6C" w:rsidP="00E926A9">
      <w:pPr>
        <w:pStyle w:val="u"/>
        <w:shd w:val="clear" w:color="auto" w:fill="FFFFFF"/>
        <w:spacing w:before="0" w:beforeAutospacing="0" w:after="0" w:afterAutospacing="0" w:line="360" w:lineRule="auto"/>
        <w:rPr>
          <w:rFonts w:ascii="Arial" w:hAnsi="Arial" w:cs="Arial"/>
          <w:color w:val="333333"/>
        </w:rPr>
      </w:pPr>
      <w:r w:rsidRPr="0002356B">
        <w:rPr>
          <w:rStyle w:val="un"/>
          <w:rFonts w:ascii="Arial" w:hAnsi="Arial" w:cs="Arial"/>
          <w:color w:val="333333"/>
        </w:rPr>
        <w:t>Los átomos se caracterizan por su</w:t>
      </w:r>
      <w:r w:rsidRPr="0002356B">
        <w:rPr>
          <w:rStyle w:val="apple-converted-space"/>
          <w:rFonts w:ascii="Arial" w:hAnsi="Arial" w:cs="Arial"/>
          <w:color w:val="333333"/>
        </w:rPr>
        <w:t> </w:t>
      </w:r>
      <w:r w:rsidRPr="0002356B">
        <w:rPr>
          <w:rStyle w:val="Textoennegrita"/>
          <w:rFonts w:ascii="Arial" w:hAnsi="Arial" w:cs="Arial"/>
          <w:color w:val="333333"/>
        </w:rPr>
        <w:t>número atómico</w:t>
      </w:r>
      <w:r w:rsidRPr="0002356B">
        <w:rPr>
          <w:rStyle w:val="un"/>
          <w:rFonts w:ascii="Arial" w:hAnsi="Arial" w:cs="Arial"/>
          <w:color w:val="333333"/>
        </w:rPr>
        <w:t>, que indica el número de protones y se simboliza con la letra</w:t>
      </w:r>
      <w:r w:rsidRPr="0002356B">
        <w:rPr>
          <w:rStyle w:val="apple-converted-space"/>
          <w:rFonts w:ascii="Arial" w:hAnsi="Arial" w:cs="Arial"/>
          <w:color w:val="333333"/>
        </w:rPr>
        <w:t> </w:t>
      </w:r>
      <w:r w:rsidRPr="0002356B">
        <w:rPr>
          <w:rStyle w:val="Textoennegrita"/>
          <w:rFonts w:ascii="Arial" w:hAnsi="Arial" w:cs="Arial"/>
          <w:i/>
          <w:iCs/>
          <w:color w:val="333333"/>
        </w:rPr>
        <w:t>Z</w:t>
      </w:r>
      <w:r w:rsidRPr="0002356B">
        <w:rPr>
          <w:rStyle w:val="un"/>
          <w:rFonts w:ascii="Arial" w:hAnsi="Arial" w:cs="Arial"/>
          <w:color w:val="333333"/>
        </w:rPr>
        <w:t>:</w:t>
      </w:r>
    </w:p>
    <w:p w14:paraId="78125219" w14:textId="5363352C" w:rsidR="00BC0A6C" w:rsidRPr="0002356B" w:rsidRDefault="00BC0A6C" w:rsidP="00E926A9">
      <w:pPr>
        <w:pStyle w:val="u"/>
        <w:shd w:val="clear" w:color="auto" w:fill="FFFFFF"/>
        <w:spacing w:before="0" w:beforeAutospacing="0" w:after="0" w:afterAutospacing="0" w:line="360" w:lineRule="auto"/>
        <w:rPr>
          <w:rStyle w:val="un"/>
          <w:rFonts w:ascii="Arial" w:hAnsi="Arial" w:cs="Arial"/>
          <w:color w:val="333333"/>
        </w:rPr>
      </w:pPr>
      <w:r w:rsidRPr="0002356B">
        <w:rPr>
          <w:rStyle w:val="un"/>
          <w:rFonts w:ascii="Arial" w:hAnsi="Arial" w:cs="Arial"/>
          <w:b/>
          <w:i/>
          <w:iCs/>
          <w:color w:val="333333"/>
        </w:rPr>
        <w:t>Z</w:t>
      </w:r>
      <w:r w:rsidRPr="0002356B">
        <w:rPr>
          <w:rStyle w:val="apple-converted-space"/>
          <w:rFonts w:ascii="Arial" w:hAnsi="Arial" w:cs="Arial"/>
          <w:color w:val="333333"/>
        </w:rPr>
        <w:t> </w:t>
      </w:r>
      <w:r w:rsidRPr="0002356B">
        <w:rPr>
          <w:rStyle w:val="un"/>
          <w:rFonts w:ascii="Arial" w:hAnsi="Arial" w:cs="Arial"/>
          <w:color w:val="333333"/>
        </w:rPr>
        <w:t>= n</w:t>
      </w:r>
      <w:r w:rsidR="00CD1E62">
        <w:rPr>
          <w:rStyle w:val="un"/>
          <w:rFonts w:ascii="Arial" w:hAnsi="Arial" w:cs="Arial"/>
          <w:color w:val="333333"/>
        </w:rPr>
        <w:t>úmero</w:t>
      </w:r>
      <w:r w:rsidRPr="0002356B">
        <w:rPr>
          <w:rStyle w:val="un"/>
          <w:rFonts w:ascii="Arial" w:hAnsi="Arial" w:cs="Arial"/>
          <w:color w:val="333333"/>
        </w:rPr>
        <w:t xml:space="preserve"> de protones</w:t>
      </w:r>
    </w:p>
    <w:p w14:paraId="71E47E0B" w14:textId="77777777" w:rsidR="00BC0A6C" w:rsidRDefault="00BC0A6C" w:rsidP="00E926A9">
      <w:pPr>
        <w:pStyle w:val="u"/>
        <w:shd w:val="clear" w:color="auto" w:fill="FFFFFF"/>
        <w:spacing w:before="0" w:beforeAutospacing="0" w:after="0" w:afterAutospacing="0" w:line="360" w:lineRule="auto"/>
        <w:rPr>
          <w:rStyle w:val="un"/>
          <w:rFonts w:ascii="Arial" w:hAnsi="Arial" w:cs="Arial"/>
          <w:b/>
          <w:color w:val="333333"/>
        </w:rPr>
      </w:pPr>
    </w:p>
    <w:tbl>
      <w:tblPr>
        <w:tblStyle w:val="Tablaconcuadrcula3"/>
        <w:tblW w:w="0" w:type="auto"/>
        <w:tblLook w:val="04A0" w:firstRow="1" w:lastRow="0" w:firstColumn="1" w:lastColumn="0" w:noHBand="0" w:noVBand="1"/>
      </w:tblPr>
      <w:tblGrid>
        <w:gridCol w:w="2474"/>
        <w:gridCol w:w="6354"/>
      </w:tblGrid>
      <w:tr w:rsidR="00325C89" w:rsidRPr="006F21CE" w14:paraId="29BDA57B" w14:textId="77777777" w:rsidTr="008856D4">
        <w:tc>
          <w:tcPr>
            <w:tcW w:w="8828" w:type="dxa"/>
            <w:gridSpan w:val="2"/>
            <w:shd w:val="clear" w:color="auto" w:fill="000000" w:themeFill="text1"/>
          </w:tcPr>
          <w:p w14:paraId="46DD100D" w14:textId="77777777" w:rsidR="00325C89" w:rsidRPr="006F21CE" w:rsidRDefault="00325C89" w:rsidP="00E926A9">
            <w:pPr>
              <w:spacing w:line="360" w:lineRule="auto"/>
              <w:jc w:val="center"/>
              <w:rPr>
                <w:rFonts w:ascii="Arial" w:hAnsi="Arial" w:cs="Arial"/>
                <w:b/>
                <w:highlight w:val="cyan"/>
              </w:rPr>
            </w:pPr>
            <w:r>
              <w:rPr>
                <w:rFonts w:ascii="Arial" w:hAnsi="Arial" w:cs="Arial"/>
                <w:b/>
              </w:rPr>
              <w:t>Profundiza: recurso n</w:t>
            </w:r>
            <w:r w:rsidRPr="00E4417E">
              <w:rPr>
                <w:rFonts w:ascii="Arial" w:hAnsi="Arial" w:cs="Arial"/>
                <w:b/>
              </w:rPr>
              <w:t xml:space="preserve">uevo </w:t>
            </w:r>
          </w:p>
        </w:tc>
      </w:tr>
      <w:tr w:rsidR="00325C89" w:rsidRPr="006F21CE" w14:paraId="1C5B128B" w14:textId="77777777" w:rsidTr="008856D4">
        <w:tc>
          <w:tcPr>
            <w:tcW w:w="2474" w:type="dxa"/>
          </w:tcPr>
          <w:p w14:paraId="6B822298" w14:textId="77777777" w:rsidR="00325C89" w:rsidRPr="00EF29A1" w:rsidRDefault="00325C89" w:rsidP="00E926A9">
            <w:pPr>
              <w:spacing w:line="360" w:lineRule="auto"/>
              <w:rPr>
                <w:rFonts w:ascii="Arial" w:hAnsi="Arial" w:cs="Arial"/>
                <w:b/>
              </w:rPr>
            </w:pPr>
            <w:r w:rsidRPr="00EF29A1">
              <w:rPr>
                <w:rFonts w:ascii="Arial" w:hAnsi="Arial" w:cs="Arial"/>
                <w:b/>
              </w:rPr>
              <w:t>Código</w:t>
            </w:r>
          </w:p>
        </w:tc>
        <w:tc>
          <w:tcPr>
            <w:tcW w:w="6354" w:type="dxa"/>
          </w:tcPr>
          <w:p w14:paraId="7A7602EC" w14:textId="4C7B661D" w:rsidR="00325C89" w:rsidRPr="00EF29A1" w:rsidRDefault="00325C89" w:rsidP="00E926A9">
            <w:pPr>
              <w:spacing w:line="360" w:lineRule="auto"/>
              <w:rPr>
                <w:rFonts w:ascii="Arial" w:hAnsi="Arial" w:cs="Arial"/>
                <w:b/>
              </w:rPr>
            </w:pPr>
            <w:r w:rsidRPr="007F65B5">
              <w:rPr>
                <w:rFonts w:ascii="Arial" w:hAnsi="Arial" w:cs="Arial"/>
              </w:rPr>
              <w:t>CN_06_10_REC</w:t>
            </w:r>
            <w:r w:rsidR="00974459">
              <w:rPr>
                <w:rFonts w:ascii="Arial" w:hAnsi="Arial" w:cs="Arial"/>
              </w:rPr>
              <w:t>200</w:t>
            </w:r>
          </w:p>
        </w:tc>
      </w:tr>
      <w:tr w:rsidR="00325C89" w:rsidRPr="006F21CE" w14:paraId="0A480EBC" w14:textId="77777777" w:rsidTr="008856D4">
        <w:tc>
          <w:tcPr>
            <w:tcW w:w="2474" w:type="dxa"/>
          </w:tcPr>
          <w:p w14:paraId="6CE32D3E" w14:textId="77777777" w:rsidR="00325C89" w:rsidRPr="00EF29A1" w:rsidRDefault="00325C89" w:rsidP="00E926A9">
            <w:pPr>
              <w:spacing w:line="360" w:lineRule="auto"/>
              <w:rPr>
                <w:rFonts w:ascii="Arial" w:hAnsi="Arial" w:cs="Arial"/>
                <w:b/>
              </w:rPr>
            </w:pPr>
            <w:r w:rsidRPr="00EF29A1">
              <w:rPr>
                <w:rFonts w:ascii="Arial" w:hAnsi="Arial" w:cs="Arial"/>
                <w:b/>
              </w:rPr>
              <w:t>Título</w:t>
            </w:r>
          </w:p>
        </w:tc>
        <w:tc>
          <w:tcPr>
            <w:tcW w:w="6354" w:type="dxa"/>
          </w:tcPr>
          <w:p w14:paraId="624BA00D" w14:textId="77777777" w:rsidR="00325C89" w:rsidRPr="00EF29A1" w:rsidRDefault="00325C89" w:rsidP="00E926A9">
            <w:pPr>
              <w:spacing w:line="360" w:lineRule="auto"/>
              <w:rPr>
                <w:rFonts w:ascii="Arial" w:hAnsi="Arial" w:cs="Arial"/>
              </w:rPr>
            </w:pPr>
            <w:r>
              <w:rPr>
                <w:rFonts w:ascii="Arial" w:hAnsi="Arial" w:cs="Arial"/>
              </w:rPr>
              <w:t>El espectro electromagnético</w:t>
            </w:r>
          </w:p>
        </w:tc>
      </w:tr>
      <w:tr w:rsidR="00325C89" w:rsidRPr="006F21CE" w14:paraId="550436E0" w14:textId="77777777" w:rsidTr="008856D4">
        <w:tc>
          <w:tcPr>
            <w:tcW w:w="2474" w:type="dxa"/>
          </w:tcPr>
          <w:p w14:paraId="0969E704" w14:textId="77777777" w:rsidR="00325C89" w:rsidRPr="00EF29A1" w:rsidRDefault="00325C89" w:rsidP="00E926A9">
            <w:pPr>
              <w:spacing w:line="360" w:lineRule="auto"/>
              <w:rPr>
                <w:rFonts w:ascii="Arial" w:hAnsi="Arial" w:cs="Arial"/>
                <w:b/>
              </w:rPr>
            </w:pPr>
            <w:r w:rsidRPr="00EF29A1">
              <w:rPr>
                <w:rFonts w:ascii="Arial" w:hAnsi="Arial" w:cs="Arial"/>
                <w:b/>
              </w:rPr>
              <w:t>Descripción</w:t>
            </w:r>
          </w:p>
        </w:tc>
        <w:tc>
          <w:tcPr>
            <w:tcW w:w="6354" w:type="dxa"/>
          </w:tcPr>
          <w:p w14:paraId="3ED03814" w14:textId="77777777" w:rsidR="00325C89" w:rsidRPr="00EF29A1" w:rsidRDefault="00325C89" w:rsidP="00E926A9">
            <w:pPr>
              <w:spacing w:line="360" w:lineRule="auto"/>
              <w:rPr>
                <w:rFonts w:ascii="Arial" w:hAnsi="Arial" w:cs="Arial"/>
              </w:rPr>
            </w:pPr>
            <w:r>
              <w:rPr>
                <w:rFonts w:ascii="Arial" w:hAnsi="Arial" w:cs="Arial"/>
              </w:rPr>
              <w:t>Secuencia de imágenes que permite conocer las características de los espectros</w:t>
            </w:r>
          </w:p>
        </w:tc>
      </w:tr>
    </w:tbl>
    <w:tbl>
      <w:tblPr>
        <w:tblStyle w:val="Tablaconcuadrcula"/>
        <w:tblpPr w:leftFromText="141" w:rightFromText="141" w:vertAnchor="text" w:horzAnchor="margin" w:tblpY="225"/>
        <w:tblW w:w="0" w:type="auto"/>
        <w:tblLook w:val="04A0" w:firstRow="1" w:lastRow="0" w:firstColumn="1" w:lastColumn="0" w:noHBand="0" w:noVBand="1"/>
      </w:tblPr>
      <w:tblGrid>
        <w:gridCol w:w="2181"/>
        <w:gridCol w:w="7395"/>
      </w:tblGrid>
      <w:tr w:rsidR="00E54534" w:rsidRPr="006F21CE" w14:paraId="7E999AF9" w14:textId="77777777" w:rsidTr="00E54534">
        <w:tc>
          <w:tcPr>
            <w:tcW w:w="9576" w:type="dxa"/>
            <w:gridSpan w:val="2"/>
            <w:shd w:val="clear" w:color="auto" w:fill="000000" w:themeFill="text1"/>
          </w:tcPr>
          <w:p w14:paraId="0FA9C28F" w14:textId="77777777" w:rsidR="00E54534" w:rsidRPr="006F21CE" w:rsidRDefault="00E54534" w:rsidP="00E54534">
            <w:pPr>
              <w:pStyle w:val="Ttulo7"/>
              <w:spacing w:before="2" w:after="2" w:line="360" w:lineRule="auto"/>
              <w:jc w:val="center"/>
              <w:outlineLvl w:val="6"/>
              <w:rPr>
                <w:rFonts w:ascii="Arial" w:hAnsi="Arial" w:cs="Arial"/>
                <w:b/>
                <w:i w:val="0"/>
                <w:color w:val="auto"/>
              </w:rPr>
            </w:pPr>
            <w:r w:rsidRPr="00EF26E7">
              <w:rPr>
                <w:rFonts w:ascii="Arial" w:hAnsi="Arial" w:cs="Arial"/>
                <w:b/>
                <w:i w:val="0"/>
                <w:color w:val="auto"/>
              </w:rPr>
              <w:t>Practica: recurso nuevo</w:t>
            </w:r>
          </w:p>
        </w:tc>
      </w:tr>
      <w:tr w:rsidR="00E54534" w:rsidRPr="006F21CE" w14:paraId="73A78B82" w14:textId="77777777" w:rsidTr="00E54534">
        <w:tc>
          <w:tcPr>
            <w:tcW w:w="2181" w:type="dxa"/>
          </w:tcPr>
          <w:p w14:paraId="65DB370B" w14:textId="77777777" w:rsidR="00E54534" w:rsidRPr="006F21CE" w:rsidRDefault="00E54534" w:rsidP="00E54534">
            <w:pPr>
              <w:spacing w:before="2" w:after="2" w:line="360" w:lineRule="auto"/>
              <w:rPr>
                <w:rFonts w:ascii="Arial" w:hAnsi="Arial" w:cs="Arial"/>
                <w:b/>
              </w:rPr>
            </w:pPr>
            <w:r w:rsidRPr="006F21CE">
              <w:rPr>
                <w:rFonts w:ascii="Arial" w:hAnsi="Arial" w:cs="Arial"/>
                <w:b/>
              </w:rPr>
              <w:t>Código</w:t>
            </w:r>
          </w:p>
        </w:tc>
        <w:tc>
          <w:tcPr>
            <w:tcW w:w="7395" w:type="dxa"/>
          </w:tcPr>
          <w:p w14:paraId="25DB931D" w14:textId="77777777" w:rsidR="00E54534" w:rsidRPr="006F21CE" w:rsidRDefault="00E54534" w:rsidP="00E54534">
            <w:pPr>
              <w:spacing w:before="2" w:after="2" w:line="360" w:lineRule="auto"/>
              <w:rPr>
                <w:rFonts w:ascii="Arial" w:hAnsi="Arial" w:cs="Arial"/>
                <w:b/>
                <w:lang w:val="en-US"/>
              </w:rPr>
            </w:pPr>
            <w:r>
              <w:rPr>
                <w:rFonts w:ascii="Arial" w:hAnsi="Arial" w:cs="Arial"/>
                <w:lang w:val="en-US"/>
              </w:rPr>
              <w:t>CN_06_10_</w:t>
            </w:r>
            <w:r w:rsidRPr="006F21CE">
              <w:rPr>
                <w:rFonts w:ascii="Arial" w:hAnsi="Arial" w:cs="Arial"/>
                <w:lang w:val="en-US"/>
              </w:rPr>
              <w:t>REC</w:t>
            </w:r>
            <w:r>
              <w:rPr>
                <w:rFonts w:ascii="Arial" w:hAnsi="Arial" w:cs="Arial"/>
                <w:lang w:val="en-US"/>
              </w:rPr>
              <w:t>210</w:t>
            </w:r>
          </w:p>
        </w:tc>
      </w:tr>
      <w:tr w:rsidR="00E54534" w:rsidRPr="006F21CE" w14:paraId="104324EA" w14:textId="77777777" w:rsidTr="00E54534">
        <w:tc>
          <w:tcPr>
            <w:tcW w:w="2181" w:type="dxa"/>
          </w:tcPr>
          <w:p w14:paraId="7DA00178" w14:textId="77777777" w:rsidR="00E54534" w:rsidRPr="006F21CE" w:rsidRDefault="00E54534" w:rsidP="00E54534">
            <w:pPr>
              <w:spacing w:before="2" w:after="2" w:line="360" w:lineRule="auto"/>
              <w:rPr>
                <w:rFonts w:ascii="Arial" w:hAnsi="Arial" w:cs="Arial"/>
                <w:b/>
              </w:rPr>
            </w:pPr>
            <w:r w:rsidRPr="006F21CE">
              <w:rPr>
                <w:rFonts w:ascii="Arial" w:hAnsi="Arial" w:cs="Arial"/>
                <w:b/>
              </w:rPr>
              <w:t>Título</w:t>
            </w:r>
          </w:p>
        </w:tc>
        <w:tc>
          <w:tcPr>
            <w:tcW w:w="7395" w:type="dxa"/>
          </w:tcPr>
          <w:p w14:paraId="7E65538C" w14:textId="77777777" w:rsidR="00E54534" w:rsidRPr="007F7503" w:rsidRDefault="00E54534" w:rsidP="00E54534">
            <w:pPr>
              <w:spacing w:before="2" w:after="2" w:line="360" w:lineRule="auto"/>
              <w:rPr>
                <w:rFonts w:ascii="Arial" w:hAnsi="Arial" w:cs="Arial"/>
                <w:color w:val="000000"/>
              </w:rPr>
            </w:pPr>
            <w:r>
              <w:rPr>
                <w:rFonts w:ascii="Arial" w:hAnsi="Arial" w:cs="Arial"/>
                <w:color w:val="000000"/>
              </w:rPr>
              <w:t xml:space="preserve">El número atómico </w:t>
            </w:r>
          </w:p>
        </w:tc>
      </w:tr>
      <w:tr w:rsidR="00E54534" w:rsidRPr="006F21CE" w14:paraId="58E3B782" w14:textId="77777777" w:rsidTr="00E54534">
        <w:tc>
          <w:tcPr>
            <w:tcW w:w="2181" w:type="dxa"/>
          </w:tcPr>
          <w:p w14:paraId="7AEBCCA4" w14:textId="77777777" w:rsidR="00E54534" w:rsidRPr="006F21CE" w:rsidRDefault="00E54534" w:rsidP="00E54534">
            <w:pPr>
              <w:spacing w:before="2" w:after="2" w:line="360" w:lineRule="auto"/>
              <w:rPr>
                <w:rFonts w:ascii="Arial" w:hAnsi="Arial" w:cs="Arial"/>
                <w:b/>
              </w:rPr>
            </w:pPr>
            <w:r w:rsidRPr="006F21CE">
              <w:rPr>
                <w:rFonts w:ascii="Arial" w:hAnsi="Arial" w:cs="Arial"/>
                <w:b/>
              </w:rPr>
              <w:t>Descripción</w:t>
            </w:r>
          </w:p>
        </w:tc>
        <w:tc>
          <w:tcPr>
            <w:tcW w:w="7395" w:type="dxa"/>
          </w:tcPr>
          <w:p w14:paraId="4316B327" w14:textId="77777777" w:rsidR="00E54534" w:rsidRPr="007F7503" w:rsidRDefault="00E54534" w:rsidP="00E54534">
            <w:pPr>
              <w:spacing w:before="2" w:after="2" w:line="360" w:lineRule="auto"/>
              <w:rPr>
                <w:rFonts w:ascii="Arial" w:hAnsi="Arial" w:cs="Arial"/>
                <w:color w:val="000000"/>
              </w:rPr>
            </w:pPr>
            <w:r w:rsidRPr="007F7503">
              <w:rPr>
                <w:rFonts w:ascii="Arial" w:hAnsi="Arial" w:cs="Arial"/>
                <w:color w:val="000000"/>
              </w:rPr>
              <w:t>Actividad q</w:t>
            </w:r>
            <w:r>
              <w:rPr>
                <w:rFonts w:ascii="Arial" w:hAnsi="Arial" w:cs="Arial"/>
                <w:color w:val="000000"/>
              </w:rPr>
              <w:t xml:space="preserve">ue permite repasar conceptos del número atómico </w:t>
            </w:r>
          </w:p>
        </w:tc>
      </w:tr>
    </w:tbl>
    <w:p w14:paraId="2E12E4D2" w14:textId="77777777" w:rsidR="00325C89" w:rsidRPr="00325C89" w:rsidRDefault="00325C89" w:rsidP="00E926A9">
      <w:pPr>
        <w:pStyle w:val="u"/>
        <w:shd w:val="clear" w:color="auto" w:fill="FFFFFF"/>
        <w:spacing w:before="0" w:beforeAutospacing="0" w:after="0" w:afterAutospacing="0" w:line="360" w:lineRule="auto"/>
        <w:rPr>
          <w:rStyle w:val="un"/>
          <w:rFonts w:ascii="Arial" w:hAnsi="Arial" w:cs="Arial"/>
          <w:b/>
          <w:color w:val="333333"/>
          <w:lang w:val="es-ES_tradnl"/>
        </w:rPr>
      </w:pPr>
    </w:p>
    <w:p w14:paraId="25E11486" w14:textId="77777777" w:rsidR="00325C89" w:rsidRPr="0002356B" w:rsidRDefault="00325C89" w:rsidP="00E926A9">
      <w:pPr>
        <w:pStyle w:val="u"/>
        <w:shd w:val="clear" w:color="auto" w:fill="FFFFFF"/>
        <w:spacing w:before="0" w:beforeAutospacing="0" w:after="0" w:afterAutospacing="0" w:line="360" w:lineRule="auto"/>
        <w:rPr>
          <w:rStyle w:val="un"/>
          <w:rFonts w:ascii="Arial" w:hAnsi="Arial" w:cs="Arial"/>
          <w:b/>
          <w:color w:val="333333"/>
        </w:rPr>
      </w:pPr>
    </w:p>
    <w:tbl>
      <w:tblPr>
        <w:tblStyle w:val="Tablaconcuadrcula"/>
        <w:tblW w:w="0" w:type="auto"/>
        <w:tblLook w:val="04A0" w:firstRow="1" w:lastRow="0" w:firstColumn="1" w:lastColumn="0" w:noHBand="0" w:noVBand="1"/>
      </w:tblPr>
      <w:tblGrid>
        <w:gridCol w:w="2014"/>
        <w:gridCol w:w="6814"/>
      </w:tblGrid>
      <w:tr w:rsidR="00BC0A6C" w:rsidRPr="0002356B" w14:paraId="38D7108A" w14:textId="77777777" w:rsidTr="00BC0A6C">
        <w:tc>
          <w:tcPr>
            <w:tcW w:w="8828" w:type="dxa"/>
            <w:gridSpan w:val="2"/>
            <w:shd w:val="clear" w:color="auto" w:fill="000000" w:themeFill="text1"/>
          </w:tcPr>
          <w:p w14:paraId="65C45AAA" w14:textId="77777777" w:rsidR="00BC0A6C" w:rsidRPr="0002356B" w:rsidRDefault="00BC0A6C" w:rsidP="00E926A9">
            <w:pPr>
              <w:spacing w:before="2" w:after="2" w:line="360" w:lineRule="auto"/>
              <w:jc w:val="center"/>
              <w:rPr>
                <w:rFonts w:ascii="Arial" w:hAnsi="Arial" w:cs="Arial"/>
                <w:b/>
              </w:rPr>
            </w:pPr>
            <w:r w:rsidRPr="0002356B">
              <w:rPr>
                <w:rFonts w:ascii="Arial" w:hAnsi="Arial" w:cs="Arial"/>
                <w:b/>
              </w:rPr>
              <w:t>Recuerda</w:t>
            </w:r>
          </w:p>
        </w:tc>
      </w:tr>
      <w:tr w:rsidR="00BC0A6C" w:rsidRPr="0002356B" w14:paraId="19609D32" w14:textId="77777777" w:rsidTr="00BC0A6C">
        <w:tc>
          <w:tcPr>
            <w:tcW w:w="2014" w:type="dxa"/>
          </w:tcPr>
          <w:p w14:paraId="2DA23D60" w14:textId="77777777" w:rsidR="00BC0A6C" w:rsidRPr="0002356B" w:rsidRDefault="00BC0A6C" w:rsidP="00E926A9">
            <w:pPr>
              <w:spacing w:before="2" w:after="2" w:line="360" w:lineRule="auto"/>
              <w:rPr>
                <w:rFonts w:ascii="Arial" w:hAnsi="Arial" w:cs="Arial"/>
                <w:b/>
              </w:rPr>
            </w:pPr>
            <w:r w:rsidRPr="0002356B">
              <w:rPr>
                <w:rFonts w:ascii="Arial" w:hAnsi="Arial" w:cs="Arial"/>
                <w:b/>
              </w:rPr>
              <w:t>Contenido</w:t>
            </w:r>
          </w:p>
        </w:tc>
        <w:tc>
          <w:tcPr>
            <w:tcW w:w="6814" w:type="dxa"/>
          </w:tcPr>
          <w:p w14:paraId="44194B0A" w14:textId="77777777" w:rsidR="00BC0A6C" w:rsidRPr="0002356B" w:rsidRDefault="00BC0A6C" w:rsidP="00E926A9">
            <w:pPr>
              <w:shd w:val="clear" w:color="auto" w:fill="FFFFFF"/>
              <w:spacing w:before="2" w:after="2" w:line="360" w:lineRule="auto"/>
              <w:rPr>
                <w:rFonts w:ascii="Arial" w:eastAsia="Times New Roman" w:hAnsi="Arial" w:cs="Arial"/>
                <w:lang w:val="es-CO" w:eastAsia="es-CO"/>
              </w:rPr>
            </w:pPr>
            <w:r w:rsidRPr="0002356B">
              <w:rPr>
                <w:rStyle w:val="un"/>
                <w:rFonts w:ascii="Arial" w:hAnsi="Arial" w:cs="Arial"/>
                <w:color w:val="333333"/>
              </w:rPr>
              <w:t>En la tabla periódica, los elementos están</w:t>
            </w:r>
            <w:r w:rsidRPr="0002356B">
              <w:rPr>
                <w:rStyle w:val="apple-converted-space"/>
                <w:rFonts w:ascii="Arial" w:hAnsi="Arial" w:cs="Arial"/>
                <w:color w:val="333333"/>
              </w:rPr>
              <w:t> </w:t>
            </w:r>
            <w:r w:rsidRPr="0002356B">
              <w:rPr>
                <w:rStyle w:val="Textoennegrita"/>
                <w:rFonts w:ascii="Arial" w:hAnsi="Arial" w:cs="Arial"/>
                <w:color w:val="333333"/>
              </w:rPr>
              <w:t>ordenados</w:t>
            </w:r>
            <w:r w:rsidRPr="0002356B">
              <w:rPr>
                <w:rStyle w:val="apple-converted-space"/>
                <w:rFonts w:ascii="Arial" w:hAnsi="Arial" w:cs="Arial"/>
                <w:color w:val="333333"/>
              </w:rPr>
              <w:t> </w:t>
            </w:r>
            <w:r w:rsidRPr="0002356B">
              <w:rPr>
                <w:rStyle w:val="un"/>
                <w:rFonts w:ascii="Arial" w:hAnsi="Arial" w:cs="Arial"/>
                <w:color w:val="333333"/>
              </w:rPr>
              <w:t>por su</w:t>
            </w:r>
            <w:r w:rsidRPr="0002356B">
              <w:rPr>
                <w:rStyle w:val="apple-converted-space"/>
                <w:rFonts w:ascii="Arial" w:hAnsi="Arial" w:cs="Arial"/>
                <w:color w:val="333333"/>
              </w:rPr>
              <w:t> </w:t>
            </w:r>
            <w:r w:rsidRPr="0002356B">
              <w:rPr>
                <w:rStyle w:val="Textoennegrita"/>
                <w:rFonts w:ascii="Arial" w:hAnsi="Arial" w:cs="Arial"/>
                <w:color w:val="333333"/>
              </w:rPr>
              <w:t>número atómico</w:t>
            </w:r>
            <w:r w:rsidRPr="0002356B">
              <w:rPr>
                <w:rStyle w:val="apple-converted-space"/>
                <w:rFonts w:ascii="Arial" w:hAnsi="Arial" w:cs="Arial"/>
                <w:color w:val="333333"/>
              </w:rPr>
              <w:t> </w:t>
            </w:r>
            <w:r w:rsidRPr="0002356B">
              <w:rPr>
                <w:rStyle w:val="un"/>
                <w:rFonts w:ascii="Arial" w:hAnsi="Arial" w:cs="Arial"/>
                <w:color w:val="333333"/>
              </w:rPr>
              <w:t>creciente.</w:t>
            </w:r>
          </w:p>
        </w:tc>
      </w:tr>
    </w:tbl>
    <w:p w14:paraId="2A7B437C" w14:textId="77777777" w:rsidR="00BC0A6C" w:rsidRDefault="00BC0A6C" w:rsidP="00E926A9">
      <w:pPr>
        <w:spacing w:after="0" w:line="360" w:lineRule="auto"/>
        <w:rPr>
          <w:rFonts w:ascii="Times" w:hAnsi="Times"/>
          <w:b/>
        </w:rPr>
      </w:pPr>
    </w:p>
    <w:p w14:paraId="55D8A7FD" w14:textId="77777777" w:rsidR="00BC0A6C" w:rsidRDefault="00BC0A6C" w:rsidP="00E926A9">
      <w:pPr>
        <w:spacing w:after="0" w:line="360" w:lineRule="auto"/>
        <w:rPr>
          <w:rFonts w:ascii="Times" w:hAnsi="Times"/>
          <w:b/>
        </w:rPr>
      </w:pPr>
    </w:p>
    <w:p w14:paraId="08C5B94C" w14:textId="77777777" w:rsidR="00BC0A6C" w:rsidRDefault="00BC0A6C" w:rsidP="00E926A9">
      <w:pPr>
        <w:spacing w:after="0" w:line="360" w:lineRule="auto"/>
        <w:rPr>
          <w:rFonts w:ascii="Times" w:hAnsi="Times"/>
          <w:b/>
        </w:rPr>
      </w:pPr>
    </w:p>
    <w:p w14:paraId="246250BC" w14:textId="77777777" w:rsidR="00BC0A6C" w:rsidRDefault="00BC0A6C" w:rsidP="00E926A9">
      <w:pPr>
        <w:spacing w:after="0" w:line="360" w:lineRule="auto"/>
        <w:rPr>
          <w:rFonts w:ascii="Times" w:hAnsi="Times"/>
          <w:b/>
        </w:rPr>
      </w:pPr>
    </w:p>
    <w:p w14:paraId="6ABFF1A5" w14:textId="77777777" w:rsidR="00BC0A6C" w:rsidRPr="0002356B" w:rsidRDefault="00BC0A6C" w:rsidP="00E926A9">
      <w:pPr>
        <w:spacing w:after="0" w:line="360" w:lineRule="auto"/>
        <w:rPr>
          <w:rFonts w:ascii="Arial" w:hAnsi="Arial" w:cs="Arial"/>
          <w:b/>
          <w:lang w:val="es-CO"/>
        </w:rPr>
      </w:pPr>
    </w:p>
    <w:p w14:paraId="60A62D5E" w14:textId="77777777" w:rsidR="00BC0A6C" w:rsidRPr="0002356B" w:rsidRDefault="00BC0A6C" w:rsidP="00E926A9">
      <w:pPr>
        <w:spacing w:after="0" w:line="360" w:lineRule="auto"/>
        <w:rPr>
          <w:rFonts w:ascii="Arial" w:hAnsi="Arial" w:cs="Arial"/>
          <w:b/>
          <w:lang w:val="es-CO"/>
        </w:rPr>
      </w:pPr>
      <w:r w:rsidRPr="0002356B">
        <w:rPr>
          <w:rFonts w:ascii="Arial" w:hAnsi="Arial" w:cs="Arial"/>
          <w:b/>
          <w:highlight w:val="yellow"/>
        </w:rPr>
        <w:t>[SECCIÓN 2]</w:t>
      </w:r>
      <w:r w:rsidRPr="0002356B">
        <w:rPr>
          <w:rFonts w:ascii="Arial" w:hAnsi="Arial" w:cs="Arial"/>
          <w:b/>
        </w:rPr>
        <w:t xml:space="preserve"> 4.</w:t>
      </w:r>
      <w:r w:rsidRPr="0002356B">
        <w:rPr>
          <w:rFonts w:ascii="Arial" w:hAnsi="Arial" w:cs="Arial"/>
          <w:b/>
          <w:lang w:val="es-CO"/>
        </w:rPr>
        <w:t xml:space="preserve">2 El número másico </w:t>
      </w:r>
    </w:p>
    <w:p w14:paraId="62275499" w14:textId="77777777" w:rsidR="00BC0A6C" w:rsidRDefault="00BC0A6C" w:rsidP="00E926A9">
      <w:pPr>
        <w:pStyle w:val="u"/>
        <w:shd w:val="clear" w:color="auto" w:fill="FFFFFF"/>
        <w:spacing w:before="0" w:beforeAutospacing="0" w:after="0" w:afterAutospacing="0" w:line="360" w:lineRule="auto"/>
        <w:rPr>
          <w:rStyle w:val="un"/>
          <w:rFonts w:ascii="Arial" w:hAnsi="Arial" w:cs="Arial"/>
          <w:color w:val="333333"/>
          <w:sz w:val="21"/>
          <w:szCs w:val="21"/>
        </w:rPr>
      </w:pPr>
    </w:p>
    <w:p w14:paraId="19E56F8A" w14:textId="77777777" w:rsidR="00BC0A6C" w:rsidRPr="00E379C1" w:rsidRDefault="00BC0A6C" w:rsidP="00E926A9">
      <w:pPr>
        <w:pStyle w:val="u"/>
        <w:shd w:val="clear" w:color="auto" w:fill="FFFFFF"/>
        <w:spacing w:before="0" w:beforeAutospacing="0" w:after="0" w:afterAutospacing="0" w:line="360" w:lineRule="auto"/>
        <w:rPr>
          <w:rStyle w:val="un"/>
          <w:rFonts w:ascii="Arial" w:hAnsi="Arial" w:cs="Arial"/>
          <w:color w:val="333333"/>
        </w:rPr>
      </w:pPr>
      <w:r w:rsidRPr="00E379C1">
        <w:rPr>
          <w:rStyle w:val="un"/>
          <w:rFonts w:ascii="Arial" w:hAnsi="Arial" w:cs="Arial"/>
          <w:color w:val="333333"/>
        </w:rPr>
        <w:t>El</w:t>
      </w:r>
      <w:r w:rsidRPr="00E379C1">
        <w:rPr>
          <w:rStyle w:val="apple-converted-space"/>
          <w:rFonts w:ascii="Arial" w:hAnsi="Arial" w:cs="Arial"/>
          <w:color w:val="333333"/>
        </w:rPr>
        <w:t> </w:t>
      </w:r>
      <w:r w:rsidRPr="00E379C1">
        <w:rPr>
          <w:rStyle w:val="Textoennegrita"/>
          <w:rFonts w:ascii="Arial" w:hAnsi="Arial" w:cs="Arial"/>
          <w:color w:val="333333"/>
        </w:rPr>
        <w:t>número másico</w:t>
      </w:r>
      <w:r w:rsidRPr="00E379C1">
        <w:rPr>
          <w:rStyle w:val="apple-converted-space"/>
          <w:rFonts w:ascii="Arial" w:hAnsi="Arial" w:cs="Arial"/>
          <w:color w:val="333333"/>
        </w:rPr>
        <w:t> </w:t>
      </w:r>
      <w:r w:rsidRPr="00E379C1">
        <w:rPr>
          <w:rStyle w:val="un"/>
          <w:rFonts w:ascii="Arial" w:hAnsi="Arial" w:cs="Arial"/>
          <w:color w:val="333333"/>
        </w:rPr>
        <w:t>se simboliza con la letra</w:t>
      </w:r>
      <w:r w:rsidRPr="00E379C1">
        <w:rPr>
          <w:rStyle w:val="apple-converted-space"/>
          <w:rFonts w:ascii="Arial" w:hAnsi="Arial" w:cs="Arial"/>
          <w:color w:val="333333"/>
        </w:rPr>
        <w:t> </w:t>
      </w:r>
      <w:r w:rsidRPr="00E379C1">
        <w:rPr>
          <w:rStyle w:val="un"/>
          <w:rFonts w:ascii="Arial" w:hAnsi="Arial" w:cs="Arial"/>
          <w:i/>
          <w:iCs/>
          <w:color w:val="333333"/>
        </w:rPr>
        <w:t>A</w:t>
      </w:r>
      <w:r w:rsidRPr="00E379C1">
        <w:rPr>
          <w:rStyle w:val="un"/>
          <w:rFonts w:ascii="Arial" w:hAnsi="Arial" w:cs="Arial"/>
          <w:color w:val="333333"/>
        </w:rPr>
        <w:t xml:space="preserve">, que indica el número de </w:t>
      </w:r>
      <w:r w:rsidRPr="00E379C1">
        <w:rPr>
          <w:rStyle w:val="un"/>
          <w:rFonts w:ascii="Arial" w:hAnsi="Arial" w:cs="Arial"/>
          <w:b/>
          <w:color w:val="333333"/>
        </w:rPr>
        <w:t>protones</w:t>
      </w:r>
      <w:r w:rsidRPr="00E379C1">
        <w:rPr>
          <w:rStyle w:val="apple-converted-space"/>
          <w:rFonts w:ascii="Arial" w:hAnsi="Arial" w:cs="Arial"/>
          <w:color w:val="333333"/>
        </w:rPr>
        <w:t> </w:t>
      </w:r>
      <w:r w:rsidRPr="00E379C1">
        <w:rPr>
          <w:rStyle w:val="un"/>
          <w:rFonts w:ascii="Arial" w:hAnsi="Arial" w:cs="Arial"/>
          <w:b/>
          <w:i/>
          <w:iCs/>
          <w:color w:val="333333"/>
        </w:rPr>
        <w:t>p</w:t>
      </w:r>
      <w:r w:rsidRPr="00E379C1">
        <w:rPr>
          <w:rStyle w:val="un"/>
          <w:rFonts w:ascii="Arial" w:hAnsi="Arial" w:cs="Arial"/>
          <w:i/>
          <w:iCs/>
          <w:color w:val="333333"/>
        </w:rPr>
        <w:t xml:space="preserve"> </w:t>
      </w:r>
      <w:r w:rsidRPr="00E379C1">
        <w:rPr>
          <w:rStyle w:val="un"/>
          <w:rFonts w:ascii="Arial" w:hAnsi="Arial" w:cs="Arial"/>
          <w:color w:val="333333"/>
        </w:rPr>
        <w:t xml:space="preserve">más el número de </w:t>
      </w:r>
      <w:r w:rsidRPr="00E379C1">
        <w:rPr>
          <w:rStyle w:val="un"/>
          <w:rFonts w:ascii="Arial" w:hAnsi="Arial" w:cs="Arial"/>
          <w:b/>
          <w:color w:val="333333"/>
        </w:rPr>
        <w:t>neutrones</w:t>
      </w:r>
      <w:r w:rsidRPr="00E379C1">
        <w:rPr>
          <w:rStyle w:val="apple-converted-space"/>
          <w:rFonts w:ascii="Arial" w:hAnsi="Arial" w:cs="Arial"/>
          <w:color w:val="333333"/>
        </w:rPr>
        <w:t> </w:t>
      </w:r>
      <w:r w:rsidRPr="00E379C1">
        <w:rPr>
          <w:rStyle w:val="un"/>
          <w:rFonts w:ascii="Arial" w:hAnsi="Arial" w:cs="Arial"/>
          <w:b/>
          <w:i/>
          <w:iCs/>
          <w:color w:val="333333"/>
        </w:rPr>
        <w:t>n</w:t>
      </w:r>
      <w:r w:rsidRPr="00E379C1">
        <w:rPr>
          <w:rStyle w:val="apple-converted-space"/>
          <w:rFonts w:ascii="Arial" w:hAnsi="Arial" w:cs="Arial"/>
          <w:color w:val="333333"/>
        </w:rPr>
        <w:t> </w:t>
      </w:r>
      <w:r w:rsidRPr="00E379C1">
        <w:rPr>
          <w:rStyle w:val="un"/>
          <w:rFonts w:ascii="Arial" w:hAnsi="Arial" w:cs="Arial"/>
          <w:color w:val="333333"/>
        </w:rPr>
        <w:t>de un átomo:</w:t>
      </w:r>
    </w:p>
    <w:p w14:paraId="11F4C193" w14:textId="77777777" w:rsidR="00BC0A6C" w:rsidRPr="00E379C1" w:rsidRDefault="00BC0A6C" w:rsidP="00E926A9">
      <w:pPr>
        <w:pStyle w:val="u"/>
        <w:shd w:val="clear" w:color="auto" w:fill="FFFFFF"/>
        <w:spacing w:before="0" w:beforeAutospacing="0" w:after="0" w:afterAutospacing="0" w:line="360" w:lineRule="auto"/>
        <w:rPr>
          <w:rFonts w:ascii="Arial" w:hAnsi="Arial" w:cs="Arial"/>
          <w:b/>
          <w:i/>
          <w:iCs/>
          <w:color w:val="333333"/>
        </w:rPr>
      </w:pPr>
      <w:r w:rsidRPr="00E379C1">
        <w:rPr>
          <w:rStyle w:val="un"/>
          <w:rFonts w:ascii="Arial" w:hAnsi="Arial" w:cs="Arial"/>
          <w:b/>
          <w:i/>
          <w:iCs/>
          <w:color w:val="333333"/>
        </w:rPr>
        <w:t>A</w:t>
      </w:r>
      <w:r w:rsidRPr="00E379C1">
        <w:rPr>
          <w:rStyle w:val="apple-converted-space"/>
          <w:rFonts w:ascii="Arial" w:hAnsi="Arial" w:cs="Arial"/>
          <w:b/>
          <w:color w:val="333333"/>
        </w:rPr>
        <w:t> </w:t>
      </w:r>
      <w:r w:rsidRPr="00E379C1">
        <w:rPr>
          <w:rStyle w:val="un"/>
          <w:rFonts w:ascii="Arial" w:hAnsi="Arial" w:cs="Arial"/>
          <w:b/>
          <w:color w:val="333333"/>
        </w:rPr>
        <w:t>=</w:t>
      </w:r>
      <w:r w:rsidRPr="00E379C1">
        <w:rPr>
          <w:rStyle w:val="apple-converted-space"/>
          <w:rFonts w:ascii="Arial" w:hAnsi="Arial" w:cs="Arial"/>
          <w:b/>
          <w:color w:val="333333"/>
        </w:rPr>
        <w:t> </w:t>
      </w:r>
      <w:r w:rsidRPr="00E379C1">
        <w:rPr>
          <w:rStyle w:val="un"/>
          <w:rFonts w:ascii="Arial" w:hAnsi="Arial" w:cs="Arial"/>
          <w:b/>
          <w:i/>
          <w:iCs/>
          <w:color w:val="333333"/>
        </w:rPr>
        <w:t>p</w:t>
      </w:r>
      <w:r w:rsidRPr="00E379C1">
        <w:rPr>
          <w:rStyle w:val="apple-converted-space"/>
          <w:rFonts w:ascii="Arial" w:hAnsi="Arial" w:cs="Arial"/>
          <w:b/>
          <w:color w:val="333333"/>
        </w:rPr>
        <w:t> </w:t>
      </w:r>
      <w:r w:rsidRPr="00E379C1">
        <w:rPr>
          <w:rStyle w:val="un"/>
          <w:rFonts w:ascii="Arial" w:hAnsi="Arial" w:cs="Arial"/>
          <w:b/>
          <w:color w:val="333333"/>
        </w:rPr>
        <w:t>+</w:t>
      </w:r>
      <w:r w:rsidRPr="00E379C1">
        <w:rPr>
          <w:rStyle w:val="apple-converted-space"/>
          <w:rFonts w:ascii="Arial" w:hAnsi="Arial" w:cs="Arial"/>
          <w:b/>
          <w:color w:val="333333"/>
        </w:rPr>
        <w:t> </w:t>
      </w:r>
      <w:r w:rsidRPr="00E379C1">
        <w:rPr>
          <w:rStyle w:val="un"/>
          <w:rFonts w:ascii="Arial" w:hAnsi="Arial" w:cs="Arial"/>
          <w:b/>
          <w:i/>
          <w:iCs/>
          <w:color w:val="333333"/>
        </w:rPr>
        <w:t>n</w:t>
      </w:r>
      <w:r w:rsidRPr="00E379C1">
        <w:rPr>
          <w:rStyle w:val="apple-converted-space"/>
          <w:rFonts w:ascii="Arial" w:hAnsi="Arial" w:cs="Arial"/>
          <w:b/>
          <w:color w:val="333333"/>
        </w:rPr>
        <w:t> </w:t>
      </w:r>
      <w:r w:rsidRPr="00E379C1">
        <w:rPr>
          <w:rStyle w:val="un"/>
          <w:rFonts w:ascii="Arial" w:hAnsi="Arial" w:cs="Arial"/>
          <w:b/>
          <w:color w:val="333333"/>
        </w:rPr>
        <w:t>=</w:t>
      </w:r>
      <w:r w:rsidRPr="00E379C1">
        <w:rPr>
          <w:rStyle w:val="apple-converted-space"/>
          <w:rFonts w:ascii="Arial" w:hAnsi="Arial" w:cs="Arial"/>
          <w:b/>
          <w:color w:val="333333"/>
        </w:rPr>
        <w:t> </w:t>
      </w:r>
      <w:r w:rsidRPr="00E379C1">
        <w:rPr>
          <w:rStyle w:val="un"/>
          <w:rFonts w:ascii="Arial" w:hAnsi="Arial" w:cs="Arial"/>
          <w:b/>
          <w:i/>
          <w:iCs/>
          <w:color w:val="333333"/>
        </w:rPr>
        <w:t>Z</w:t>
      </w:r>
      <w:r w:rsidRPr="00E379C1">
        <w:rPr>
          <w:rStyle w:val="apple-converted-space"/>
          <w:rFonts w:ascii="Arial" w:hAnsi="Arial" w:cs="Arial"/>
          <w:b/>
          <w:color w:val="333333"/>
        </w:rPr>
        <w:t> </w:t>
      </w:r>
      <w:r w:rsidRPr="00E379C1">
        <w:rPr>
          <w:rStyle w:val="un"/>
          <w:rFonts w:ascii="Arial" w:hAnsi="Arial" w:cs="Arial"/>
          <w:b/>
          <w:color w:val="333333"/>
        </w:rPr>
        <w:t>+</w:t>
      </w:r>
      <w:r w:rsidRPr="00E379C1">
        <w:rPr>
          <w:rStyle w:val="apple-converted-space"/>
          <w:rFonts w:ascii="Arial" w:hAnsi="Arial" w:cs="Arial"/>
          <w:b/>
          <w:color w:val="333333"/>
        </w:rPr>
        <w:t> </w:t>
      </w:r>
      <w:r w:rsidRPr="00E379C1">
        <w:rPr>
          <w:rStyle w:val="un"/>
          <w:rFonts w:ascii="Arial" w:hAnsi="Arial" w:cs="Arial"/>
          <w:b/>
          <w:i/>
          <w:iCs/>
          <w:color w:val="333333"/>
        </w:rPr>
        <w:t>n</w:t>
      </w:r>
    </w:p>
    <w:p w14:paraId="75B2DFF8" w14:textId="77777777" w:rsidR="00BC0A6C" w:rsidRPr="00E379C1" w:rsidRDefault="00BC0A6C" w:rsidP="00E926A9">
      <w:pPr>
        <w:pStyle w:val="u"/>
        <w:shd w:val="clear" w:color="auto" w:fill="FFFFFF"/>
        <w:spacing w:before="0" w:beforeAutospacing="0" w:after="0" w:afterAutospacing="0" w:line="360" w:lineRule="auto"/>
        <w:rPr>
          <w:rFonts w:ascii="Arial" w:hAnsi="Arial" w:cs="Arial"/>
          <w:color w:val="333333"/>
        </w:rPr>
      </w:pPr>
      <w:r w:rsidRPr="00E379C1">
        <w:rPr>
          <w:rStyle w:val="un"/>
          <w:rFonts w:ascii="Arial" w:hAnsi="Arial" w:cs="Arial"/>
          <w:color w:val="333333"/>
        </w:rPr>
        <w:t>Estos valores se representan a la izquierda del símbolo del elemento, el superior es el número másico y el inferior, el número atómico.</w:t>
      </w:r>
    </w:p>
    <w:p w14:paraId="6A471671" w14:textId="77777777" w:rsidR="00BC0A6C" w:rsidRDefault="00BC0A6C" w:rsidP="00E926A9">
      <w:pPr>
        <w:spacing w:after="0" w:line="360" w:lineRule="auto"/>
        <w:rPr>
          <w:rFonts w:ascii="Arial" w:eastAsia="Times New Roman" w:hAnsi="Arial" w:cs="Arial"/>
          <w:lang w:val="es-CO"/>
        </w:rPr>
      </w:pPr>
    </w:p>
    <w:p w14:paraId="4434D5E0" w14:textId="77777777" w:rsidR="00BC0A6C" w:rsidRPr="00E01EA7" w:rsidRDefault="002C19E6" w:rsidP="00E926A9">
      <w:pPr>
        <w:spacing w:after="0" w:line="360" w:lineRule="auto"/>
        <w:rPr>
          <w:rFonts w:ascii="Arial" w:eastAsia="Times New Roman" w:hAnsi="Arial" w:cs="Arial"/>
          <w:sz w:val="96"/>
          <w:lang w:val="es-CO"/>
        </w:rPr>
      </w:pPr>
      <m:oMathPara>
        <m:oMath>
          <m:sPre>
            <m:sPrePr>
              <m:ctrlPr>
                <w:rPr>
                  <w:rFonts w:ascii="Cambria Math" w:eastAsia="Times New Roman" w:hAnsi="Cambria Math" w:cs="Arial"/>
                  <w:i/>
                  <w:sz w:val="96"/>
                  <w:lang w:val="es-CO"/>
                </w:rPr>
              </m:ctrlPr>
            </m:sPrePr>
            <m:sub>
              <m:r>
                <w:rPr>
                  <w:rFonts w:ascii="Cambria Math" w:eastAsia="Times New Roman" w:hAnsi="Cambria Math" w:cs="Arial"/>
                  <w:sz w:val="96"/>
                  <w:lang w:val="es-CO"/>
                </w:rPr>
                <m:t>Z</m:t>
              </m:r>
            </m:sub>
            <m:sup>
              <m:r>
                <w:rPr>
                  <w:rFonts w:ascii="Cambria Math" w:eastAsia="Times New Roman" w:hAnsi="Cambria Math" w:cs="Arial"/>
                  <w:sz w:val="96"/>
                  <w:lang w:val="es-CO"/>
                </w:rPr>
                <m:t>A</m:t>
              </m:r>
            </m:sup>
            <m:e>
              <m:r>
                <w:rPr>
                  <w:rFonts w:ascii="Cambria Math" w:eastAsia="Times New Roman" w:hAnsi="Cambria Math" w:cs="Arial"/>
                  <w:sz w:val="96"/>
                  <w:lang w:val="es-CO"/>
                </w:rPr>
                <m:t>X</m:t>
              </m:r>
            </m:e>
          </m:sPre>
        </m:oMath>
      </m:oMathPara>
    </w:p>
    <w:p w14:paraId="39FDD0A3" w14:textId="77777777" w:rsidR="00BC0A6C" w:rsidRPr="00E01EA7" w:rsidRDefault="00BC0A6C" w:rsidP="00E926A9">
      <w:pPr>
        <w:spacing w:after="0" w:line="360" w:lineRule="auto"/>
        <w:rPr>
          <w:rFonts w:ascii="Arial" w:eastAsia="Times New Roman" w:hAnsi="Arial" w:cs="Arial"/>
          <w:lang w:val="es-CO"/>
        </w:rPr>
      </w:pPr>
    </w:p>
    <w:tbl>
      <w:tblPr>
        <w:tblStyle w:val="Tablaconcuadrcula"/>
        <w:tblW w:w="0" w:type="auto"/>
        <w:tblLook w:val="04A0" w:firstRow="1" w:lastRow="0" w:firstColumn="1" w:lastColumn="0" w:noHBand="0" w:noVBand="1"/>
      </w:tblPr>
      <w:tblGrid>
        <w:gridCol w:w="2181"/>
        <w:gridCol w:w="7395"/>
      </w:tblGrid>
      <w:tr w:rsidR="00BC0A6C" w:rsidRPr="006F21CE" w14:paraId="1821E69C" w14:textId="77777777" w:rsidTr="00BC0A6C">
        <w:tc>
          <w:tcPr>
            <w:tcW w:w="13035" w:type="dxa"/>
            <w:gridSpan w:val="2"/>
            <w:shd w:val="clear" w:color="auto" w:fill="000000" w:themeFill="text1"/>
          </w:tcPr>
          <w:p w14:paraId="5939C405" w14:textId="6BB307F2" w:rsidR="00BC0A6C" w:rsidRPr="006F21CE" w:rsidRDefault="00BC0A6C" w:rsidP="00E926A9">
            <w:pPr>
              <w:pStyle w:val="Ttulo7"/>
              <w:spacing w:before="2" w:after="2" w:line="360" w:lineRule="auto"/>
              <w:jc w:val="center"/>
              <w:outlineLvl w:val="6"/>
              <w:rPr>
                <w:rFonts w:ascii="Arial" w:hAnsi="Arial" w:cs="Arial"/>
                <w:b/>
                <w:i w:val="0"/>
                <w:color w:val="auto"/>
              </w:rPr>
            </w:pPr>
            <w:r w:rsidRPr="006F21CE">
              <w:rPr>
                <w:rFonts w:ascii="Arial" w:hAnsi="Arial" w:cs="Arial"/>
                <w:b/>
                <w:i w:val="0"/>
                <w:color w:val="auto"/>
              </w:rPr>
              <w:t xml:space="preserve">Practica: recurso </w:t>
            </w:r>
            <w:r w:rsidR="00EF26E7">
              <w:rPr>
                <w:rFonts w:ascii="Arial" w:hAnsi="Arial" w:cs="Arial"/>
                <w:b/>
                <w:i w:val="0"/>
                <w:color w:val="auto"/>
              </w:rPr>
              <w:t>aprovechado</w:t>
            </w:r>
          </w:p>
        </w:tc>
      </w:tr>
      <w:tr w:rsidR="00BC0A6C" w:rsidRPr="006F21CE" w14:paraId="633DD367" w14:textId="77777777" w:rsidTr="00BC0A6C">
        <w:tc>
          <w:tcPr>
            <w:tcW w:w="2518" w:type="dxa"/>
          </w:tcPr>
          <w:p w14:paraId="6798ACA3" w14:textId="77777777" w:rsidR="00BC0A6C" w:rsidRPr="006F21CE" w:rsidRDefault="00BC0A6C" w:rsidP="00E926A9">
            <w:pPr>
              <w:spacing w:before="2" w:after="2" w:line="360" w:lineRule="auto"/>
              <w:rPr>
                <w:rFonts w:ascii="Arial" w:hAnsi="Arial" w:cs="Arial"/>
                <w:b/>
              </w:rPr>
            </w:pPr>
            <w:r w:rsidRPr="006F21CE">
              <w:rPr>
                <w:rFonts w:ascii="Arial" w:hAnsi="Arial" w:cs="Arial"/>
                <w:b/>
              </w:rPr>
              <w:t>Código</w:t>
            </w:r>
          </w:p>
        </w:tc>
        <w:tc>
          <w:tcPr>
            <w:tcW w:w="10517" w:type="dxa"/>
          </w:tcPr>
          <w:p w14:paraId="6723CB5E" w14:textId="7FCC00A0" w:rsidR="00BC0A6C" w:rsidRPr="006F21CE" w:rsidRDefault="00BC0A6C" w:rsidP="00E926A9">
            <w:pPr>
              <w:spacing w:before="2" w:after="2" w:line="360" w:lineRule="auto"/>
              <w:rPr>
                <w:rFonts w:ascii="Arial" w:hAnsi="Arial" w:cs="Arial"/>
                <w:b/>
                <w:lang w:val="en-US"/>
              </w:rPr>
            </w:pPr>
            <w:r>
              <w:rPr>
                <w:rFonts w:ascii="Arial" w:hAnsi="Arial" w:cs="Arial"/>
                <w:lang w:val="en-US"/>
              </w:rPr>
              <w:t>CN_06_10_</w:t>
            </w:r>
            <w:r w:rsidRPr="006F21CE">
              <w:rPr>
                <w:rFonts w:ascii="Arial" w:hAnsi="Arial" w:cs="Arial"/>
                <w:lang w:val="en-US"/>
              </w:rPr>
              <w:t>REC</w:t>
            </w:r>
            <w:r w:rsidR="00042AB7">
              <w:rPr>
                <w:rFonts w:ascii="Arial" w:hAnsi="Arial" w:cs="Arial"/>
                <w:lang w:val="en-US"/>
              </w:rPr>
              <w:t>220</w:t>
            </w:r>
          </w:p>
        </w:tc>
      </w:tr>
      <w:tr w:rsidR="00BC0A6C" w:rsidRPr="006F21CE" w14:paraId="507E9116" w14:textId="77777777" w:rsidTr="00BC0A6C">
        <w:tc>
          <w:tcPr>
            <w:tcW w:w="2518" w:type="dxa"/>
          </w:tcPr>
          <w:p w14:paraId="55E3F2BB" w14:textId="77777777" w:rsidR="00BC0A6C" w:rsidRPr="006F21CE" w:rsidRDefault="00BC0A6C" w:rsidP="00E926A9">
            <w:pPr>
              <w:spacing w:before="2" w:after="2" w:line="360" w:lineRule="auto"/>
              <w:rPr>
                <w:rFonts w:ascii="Arial" w:hAnsi="Arial" w:cs="Arial"/>
              </w:rPr>
            </w:pPr>
            <w:r w:rsidRPr="006F21CE">
              <w:rPr>
                <w:rFonts w:ascii="Arial" w:hAnsi="Arial" w:cs="Arial"/>
                <w:b/>
              </w:rPr>
              <w:t>Ubicación en Aula Planeta</w:t>
            </w:r>
          </w:p>
        </w:tc>
        <w:tc>
          <w:tcPr>
            <w:tcW w:w="10517" w:type="dxa"/>
          </w:tcPr>
          <w:p w14:paraId="24E3C162" w14:textId="60BC39A6" w:rsidR="00BC0A6C" w:rsidRPr="006F21CE" w:rsidRDefault="00BC0A6C" w:rsidP="00E926A9">
            <w:pPr>
              <w:spacing w:before="2" w:after="2" w:line="360" w:lineRule="auto"/>
              <w:rPr>
                <w:rFonts w:ascii="Arial" w:hAnsi="Arial" w:cs="Arial"/>
              </w:rPr>
            </w:pPr>
            <w:r w:rsidRPr="006F21CE">
              <w:rPr>
                <w:rFonts w:ascii="Arial" w:hAnsi="Arial" w:cs="Arial"/>
              </w:rPr>
              <w:t>3 ESO/Física y química</w:t>
            </w:r>
            <w:r w:rsidR="008079E8">
              <w:rPr>
                <w:rFonts w:ascii="Arial" w:hAnsi="Arial" w:cs="Arial"/>
              </w:rPr>
              <w:t xml:space="preserve"> </w:t>
            </w:r>
            <w:r>
              <w:rPr>
                <w:rFonts w:ascii="Arial" w:hAnsi="Arial" w:cs="Arial"/>
              </w:rPr>
              <w:t>/ La estructura de la materia</w:t>
            </w:r>
            <w:r w:rsidR="008079E8">
              <w:rPr>
                <w:rFonts w:ascii="Arial" w:hAnsi="Arial" w:cs="Arial"/>
              </w:rPr>
              <w:t xml:space="preserve"> </w:t>
            </w:r>
            <w:r w:rsidRPr="006F21CE">
              <w:rPr>
                <w:rFonts w:ascii="Arial" w:hAnsi="Arial" w:cs="Arial"/>
              </w:rPr>
              <w:t>/ L</w:t>
            </w:r>
            <w:r>
              <w:rPr>
                <w:rFonts w:ascii="Arial" w:hAnsi="Arial" w:cs="Arial"/>
              </w:rPr>
              <w:t>as características de los átomos</w:t>
            </w:r>
            <w:r w:rsidRPr="006F21CE">
              <w:rPr>
                <w:rFonts w:ascii="Arial" w:hAnsi="Arial" w:cs="Arial"/>
              </w:rPr>
              <w:t xml:space="preserve">/ </w:t>
            </w:r>
            <w:r>
              <w:rPr>
                <w:rFonts w:ascii="Arial" w:hAnsi="Arial" w:cs="Arial"/>
              </w:rPr>
              <w:t>práctica</w:t>
            </w:r>
            <w:r w:rsidR="008079E8">
              <w:rPr>
                <w:rFonts w:ascii="Arial" w:hAnsi="Arial" w:cs="Arial"/>
              </w:rPr>
              <w:t xml:space="preserve"> </w:t>
            </w:r>
          </w:p>
        </w:tc>
      </w:tr>
      <w:tr w:rsidR="00BC0A6C" w:rsidRPr="006F21CE" w14:paraId="0A41E3CB" w14:textId="77777777" w:rsidTr="00BC0A6C">
        <w:tc>
          <w:tcPr>
            <w:tcW w:w="2518" w:type="dxa"/>
          </w:tcPr>
          <w:p w14:paraId="2290D395" w14:textId="77777777" w:rsidR="00BC0A6C" w:rsidRPr="006F21CE" w:rsidRDefault="00BC0A6C" w:rsidP="00E926A9">
            <w:pPr>
              <w:spacing w:before="2" w:after="2" w:line="360" w:lineRule="auto"/>
              <w:rPr>
                <w:rFonts w:ascii="Arial" w:hAnsi="Arial" w:cs="Arial"/>
              </w:rPr>
            </w:pPr>
            <w:r w:rsidRPr="006F21CE">
              <w:rPr>
                <w:rFonts w:ascii="Arial" w:hAnsi="Arial" w:cs="Arial"/>
                <w:b/>
              </w:rPr>
              <w:t>Cambio (descripción o capturas de pantallas)</w:t>
            </w:r>
          </w:p>
        </w:tc>
        <w:tc>
          <w:tcPr>
            <w:tcW w:w="10517" w:type="dxa"/>
          </w:tcPr>
          <w:p w14:paraId="2911C5C2" w14:textId="77777777" w:rsidR="00BC0A6C" w:rsidRPr="006F21CE" w:rsidRDefault="00BC0A6C" w:rsidP="00E926A9">
            <w:pPr>
              <w:spacing w:before="2" w:after="2" w:line="360" w:lineRule="auto"/>
              <w:rPr>
                <w:rFonts w:ascii="Arial" w:hAnsi="Arial" w:cs="Arial"/>
                <w:noProof/>
                <w:lang w:val="es-CO" w:eastAsia="es-CO"/>
              </w:rPr>
            </w:pPr>
          </w:p>
          <w:p w14:paraId="29DC7A05" w14:textId="77777777" w:rsidR="00BC0A6C" w:rsidRPr="006F21CE" w:rsidRDefault="00BC0A6C" w:rsidP="00E926A9">
            <w:pPr>
              <w:tabs>
                <w:tab w:val="left" w:pos="947"/>
              </w:tabs>
              <w:spacing w:before="2" w:after="2" w:line="360" w:lineRule="auto"/>
              <w:rPr>
                <w:rFonts w:ascii="Arial" w:hAnsi="Arial" w:cs="Arial"/>
                <w:noProof/>
                <w:lang w:val="es-CO" w:eastAsia="es-CO"/>
              </w:rPr>
            </w:pPr>
            <w:r>
              <w:rPr>
                <w:rFonts w:ascii="Arial" w:hAnsi="Arial" w:cs="Arial"/>
                <w:noProof/>
                <w:lang w:val="es-CO" w:eastAsia="es-CO"/>
              </w:rPr>
              <w:t xml:space="preserve">Ninguna </w:t>
            </w:r>
          </w:p>
        </w:tc>
      </w:tr>
      <w:tr w:rsidR="00BC0A6C" w:rsidRPr="006F21CE" w14:paraId="4ABD3097" w14:textId="77777777" w:rsidTr="00BC0A6C">
        <w:tc>
          <w:tcPr>
            <w:tcW w:w="2518" w:type="dxa"/>
          </w:tcPr>
          <w:p w14:paraId="1CCC8B49" w14:textId="77777777" w:rsidR="00BC0A6C" w:rsidRPr="006F21CE" w:rsidRDefault="00BC0A6C" w:rsidP="00E926A9">
            <w:pPr>
              <w:spacing w:before="2" w:after="2" w:line="360" w:lineRule="auto"/>
              <w:rPr>
                <w:rFonts w:ascii="Arial" w:hAnsi="Arial" w:cs="Arial"/>
                <w:b/>
              </w:rPr>
            </w:pPr>
            <w:r w:rsidRPr="006F21CE">
              <w:rPr>
                <w:rFonts w:ascii="Arial" w:hAnsi="Arial" w:cs="Arial"/>
                <w:b/>
              </w:rPr>
              <w:t>Título</w:t>
            </w:r>
          </w:p>
        </w:tc>
        <w:tc>
          <w:tcPr>
            <w:tcW w:w="10517" w:type="dxa"/>
          </w:tcPr>
          <w:p w14:paraId="6E082D42" w14:textId="77777777" w:rsidR="00BC0A6C" w:rsidRPr="006F21CE" w:rsidRDefault="00BC0A6C" w:rsidP="00E926A9">
            <w:pPr>
              <w:spacing w:before="2" w:after="2" w:line="360" w:lineRule="auto"/>
              <w:rPr>
                <w:rFonts w:ascii="Arial" w:hAnsi="Arial" w:cs="Arial"/>
              </w:rPr>
            </w:pPr>
            <w:r>
              <w:rPr>
                <w:rFonts w:ascii="Arial" w:hAnsi="Arial" w:cs="Arial"/>
              </w:rPr>
              <w:t>Práctica c</w:t>
            </w:r>
            <w:r w:rsidR="00E05E28">
              <w:rPr>
                <w:rFonts w:ascii="Arial" w:hAnsi="Arial" w:cs="Arial"/>
              </w:rPr>
              <w:t>on los números atómico y másico</w:t>
            </w:r>
            <w:r>
              <w:rPr>
                <w:rFonts w:ascii="Arial" w:hAnsi="Arial" w:cs="Arial"/>
              </w:rPr>
              <w:t xml:space="preserve"> </w:t>
            </w:r>
          </w:p>
        </w:tc>
      </w:tr>
      <w:tr w:rsidR="00BC0A6C" w:rsidRPr="006F21CE" w14:paraId="7CC72552" w14:textId="77777777" w:rsidTr="00BC0A6C">
        <w:tc>
          <w:tcPr>
            <w:tcW w:w="2518" w:type="dxa"/>
          </w:tcPr>
          <w:p w14:paraId="56FDF52F" w14:textId="77777777" w:rsidR="00BC0A6C" w:rsidRPr="006F21CE" w:rsidRDefault="00BC0A6C" w:rsidP="00E926A9">
            <w:pPr>
              <w:spacing w:before="2" w:after="2" w:line="360" w:lineRule="auto"/>
              <w:rPr>
                <w:rFonts w:ascii="Arial" w:hAnsi="Arial" w:cs="Arial"/>
                <w:b/>
              </w:rPr>
            </w:pPr>
            <w:r w:rsidRPr="006F21CE">
              <w:rPr>
                <w:rFonts w:ascii="Arial" w:hAnsi="Arial" w:cs="Arial"/>
                <w:b/>
              </w:rPr>
              <w:t>Descripción</w:t>
            </w:r>
          </w:p>
        </w:tc>
        <w:tc>
          <w:tcPr>
            <w:tcW w:w="10517" w:type="dxa"/>
          </w:tcPr>
          <w:p w14:paraId="67B3EE3A" w14:textId="77777777" w:rsidR="00BC0A6C" w:rsidRPr="006F21CE" w:rsidRDefault="00BC0A6C" w:rsidP="00E926A9">
            <w:pPr>
              <w:spacing w:before="2" w:after="2" w:line="360" w:lineRule="auto"/>
              <w:rPr>
                <w:rFonts w:ascii="Arial" w:hAnsi="Arial" w:cs="Arial"/>
              </w:rPr>
            </w:pPr>
            <w:r>
              <w:rPr>
                <w:rFonts w:ascii="Arial" w:hAnsi="Arial" w:cs="Arial"/>
              </w:rPr>
              <w:t>Actividad que permite entender y diferenciar los concep</w:t>
            </w:r>
            <w:r w:rsidR="00132647">
              <w:rPr>
                <w:rFonts w:ascii="Arial" w:hAnsi="Arial" w:cs="Arial"/>
              </w:rPr>
              <w:t>tos de número atómico y másico</w:t>
            </w:r>
          </w:p>
        </w:tc>
      </w:tr>
    </w:tbl>
    <w:p w14:paraId="7EEFBD76" w14:textId="77777777" w:rsidR="00BC0A6C" w:rsidRPr="0005707E" w:rsidRDefault="00BC0A6C" w:rsidP="00E926A9">
      <w:pPr>
        <w:spacing w:after="0" w:line="360" w:lineRule="auto"/>
        <w:rPr>
          <w:rFonts w:ascii="Arial" w:hAnsi="Arial" w:cs="Arial"/>
          <w:highlight w:val="yellow"/>
        </w:rPr>
      </w:pPr>
    </w:p>
    <w:p w14:paraId="4E444FAD" w14:textId="77777777" w:rsidR="00BC0A6C" w:rsidRPr="006F21CE" w:rsidRDefault="00BC0A6C" w:rsidP="00E926A9">
      <w:pPr>
        <w:spacing w:after="0" w:line="360" w:lineRule="auto"/>
        <w:rPr>
          <w:rFonts w:ascii="Times" w:hAnsi="Times"/>
          <w:lang w:val="es-CO"/>
        </w:rPr>
      </w:pPr>
    </w:p>
    <w:p w14:paraId="2DB18AC6" w14:textId="77777777" w:rsidR="00BC0A6C" w:rsidRPr="00EF29A1" w:rsidRDefault="00BC0A6C" w:rsidP="00E926A9">
      <w:pPr>
        <w:spacing w:after="0" w:line="360" w:lineRule="auto"/>
        <w:rPr>
          <w:rFonts w:ascii="Arial" w:hAnsi="Arial" w:cs="Arial"/>
          <w:b/>
          <w:lang w:val="es-CO"/>
        </w:rPr>
      </w:pPr>
    </w:p>
    <w:p w14:paraId="0F258920" w14:textId="30DD4C4E" w:rsidR="00BC0A6C" w:rsidRPr="00EF29A1" w:rsidRDefault="00BC0A6C" w:rsidP="00E926A9">
      <w:pPr>
        <w:spacing w:after="0" w:line="360" w:lineRule="auto"/>
        <w:rPr>
          <w:rFonts w:ascii="Arial" w:hAnsi="Arial" w:cs="Arial"/>
          <w:b/>
          <w:lang w:val="es-CO"/>
        </w:rPr>
      </w:pPr>
      <w:r w:rsidRPr="00EF29A1">
        <w:rPr>
          <w:rFonts w:ascii="Arial" w:hAnsi="Arial" w:cs="Arial"/>
          <w:b/>
          <w:highlight w:val="yellow"/>
        </w:rPr>
        <w:t>[SECCIÓN 2]</w:t>
      </w:r>
      <w:r w:rsidRPr="00EF29A1">
        <w:rPr>
          <w:rFonts w:ascii="Arial" w:hAnsi="Arial" w:cs="Arial"/>
          <w:b/>
        </w:rPr>
        <w:t xml:space="preserve"> 4.</w:t>
      </w:r>
      <w:r w:rsidRPr="00EF29A1">
        <w:rPr>
          <w:rFonts w:ascii="Arial" w:hAnsi="Arial" w:cs="Arial"/>
          <w:b/>
          <w:lang w:val="es-CO"/>
        </w:rPr>
        <w:t>3 Consolidación</w:t>
      </w:r>
      <w:r w:rsidR="008079E8">
        <w:rPr>
          <w:rFonts w:ascii="Arial" w:hAnsi="Arial" w:cs="Arial"/>
          <w:b/>
          <w:lang w:val="es-CO"/>
        </w:rPr>
        <w:t xml:space="preserve"> </w:t>
      </w:r>
    </w:p>
    <w:p w14:paraId="2E0A5722" w14:textId="77777777" w:rsidR="00BC0A6C" w:rsidRDefault="00BC0A6C" w:rsidP="00E926A9">
      <w:pPr>
        <w:shd w:val="clear" w:color="auto" w:fill="FFFFFF"/>
        <w:tabs>
          <w:tab w:val="left" w:pos="1364"/>
        </w:tabs>
        <w:spacing w:after="0" w:line="360" w:lineRule="auto"/>
        <w:jc w:val="both"/>
        <w:rPr>
          <w:rFonts w:ascii="Arial" w:hAnsi="Arial" w:cs="Arial"/>
        </w:rPr>
      </w:pPr>
    </w:p>
    <w:p w14:paraId="5DBD8A44" w14:textId="77777777" w:rsidR="00BC0A6C" w:rsidRPr="006F21CE" w:rsidRDefault="00BC0A6C" w:rsidP="00E926A9">
      <w:pPr>
        <w:spacing w:after="0" w:line="360" w:lineRule="auto"/>
        <w:rPr>
          <w:rFonts w:ascii="Arial" w:hAnsi="Arial" w:cs="Arial"/>
          <w:highlight w:val="yellow"/>
        </w:rPr>
      </w:pPr>
      <w:r w:rsidRPr="006F21CE">
        <w:rPr>
          <w:rFonts w:ascii="Arial" w:hAnsi="Arial" w:cs="Arial"/>
        </w:rPr>
        <w:t>Actividades para consolidar lo que has aprendido en esta sección.</w:t>
      </w:r>
    </w:p>
    <w:p w14:paraId="4B6E4784" w14:textId="77777777" w:rsidR="00BC0A6C" w:rsidRPr="006F21CE" w:rsidRDefault="00BC0A6C" w:rsidP="00E926A9">
      <w:pPr>
        <w:shd w:val="clear" w:color="auto" w:fill="FFFFFF"/>
        <w:tabs>
          <w:tab w:val="left" w:pos="1364"/>
        </w:tabs>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085"/>
        <w:gridCol w:w="6743"/>
      </w:tblGrid>
      <w:tr w:rsidR="00BC0A6C" w:rsidRPr="006F21CE" w14:paraId="6BF20DA6" w14:textId="77777777" w:rsidTr="00BC0A6C">
        <w:tc>
          <w:tcPr>
            <w:tcW w:w="8828" w:type="dxa"/>
            <w:gridSpan w:val="2"/>
            <w:shd w:val="clear" w:color="auto" w:fill="000000" w:themeFill="text1"/>
          </w:tcPr>
          <w:p w14:paraId="60BA739C" w14:textId="4E44C6F3" w:rsidR="00BC0A6C" w:rsidRPr="006F21CE" w:rsidRDefault="00BC0A6C" w:rsidP="00E926A9">
            <w:pPr>
              <w:pStyle w:val="Ttulo7"/>
              <w:spacing w:before="2" w:after="2" w:line="360" w:lineRule="auto"/>
              <w:jc w:val="center"/>
              <w:outlineLvl w:val="6"/>
              <w:rPr>
                <w:rFonts w:ascii="Arial" w:hAnsi="Arial" w:cs="Arial"/>
                <w:b/>
                <w:i w:val="0"/>
                <w:color w:val="auto"/>
              </w:rPr>
            </w:pPr>
            <w:r w:rsidRPr="00EF26E7">
              <w:rPr>
                <w:rFonts w:ascii="Arial" w:hAnsi="Arial" w:cs="Arial"/>
                <w:b/>
                <w:i w:val="0"/>
                <w:color w:val="auto"/>
              </w:rPr>
              <w:t>Practica: recurso nuevo</w:t>
            </w:r>
          </w:p>
        </w:tc>
      </w:tr>
      <w:tr w:rsidR="00BC0A6C" w:rsidRPr="006F21CE" w14:paraId="7C595C01" w14:textId="77777777" w:rsidTr="00BC0A6C">
        <w:tc>
          <w:tcPr>
            <w:tcW w:w="2085" w:type="dxa"/>
          </w:tcPr>
          <w:p w14:paraId="40027B50" w14:textId="77777777" w:rsidR="00BC0A6C" w:rsidRPr="006F21CE" w:rsidRDefault="00BC0A6C" w:rsidP="00E926A9">
            <w:pPr>
              <w:spacing w:before="2" w:after="2" w:line="360" w:lineRule="auto"/>
              <w:rPr>
                <w:rFonts w:ascii="Arial" w:hAnsi="Arial" w:cs="Arial"/>
                <w:b/>
              </w:rPr>
            </w:pPr>
            <w:r w:rsidRPr="006F21CE">
              <w:rPr>
                <w:rFonts w:ascii="Arial" w:hAnsi="Arial" w:cs="Arial"/>
                <w:b/>
              </w:rPr>
              <w:t>Código</w:t>
            </w:r>
          </w:p>
        </w:tc>
        <w:tc>
          <w:tcPr>
            <w:tcW w:w="6743" w:type="dxa"/>
          </w:tcPr>
          <w:p w14:paraId="3A417604" w14:textId="68BBEFA8" w:rsidR="00BC0A6C" w:rsidRPr="006F21CE" w:rsidRDefault="00BC0A6C" w:rsidP="00E926A9">
            <w:pPr>
              <w:spacing w:before="2" w:after="2" w:line="360" w:lineRule="auto"/>
              <w:rPr>
                <w:rFonts w:ascii="Arial" w:hAnsi="Arial" w:cs="Arial"/>
                <w:b/>
                <w:lang w:val="en-US"/>
              </w:rPr>
            </w:pPr>
            <w:r>
              <w:rPr>
                <w:rFonts w:ascii="Arial" w:hAnsi="Arial" w:cs="Arial"/>
                <w:lang w:val="en-US"/>
              </w:rPr>
              <w:t>CN_06_10_</w:t>
            </w:r>
            <w:r w:rsidRPr="006F21CE">
              <w:rPr>
                <w:rFonts w:ascii="Arial" w:hAnsi="Arial" w:cs="Arial"/>
                <w:lang w:val="en-US"/>
              </w:rPr>
              <w:t>REC</w:t>
            </w:r>
            <w:r w:rsidR="00042AB7">
              <w:rPr>
                <w:rFonts w:ascii="Arial" w:hAnsi="Arial" w:cs="Arial"/>
                <w:lang w:val="en-US"/>
              </w:rPr>
              <w:t>230</w:t>
            </w:r>
          </w:p>
        </w:tc>
      </w:tr>
      <w:tr w:rsidR="00BC0A6C" w:rsidRPr="006F21CE" w14:paraId="05065139" w14:textId="77777777" w:rsidTr="00BC0A6C">
        <w:tc>
          <w:tcPr>
            <w:tcW w:w="2085" w:type="dxa"/>
          </w:tcPr>
          <w:p w14:paraId="6DDA49D5" w14:textId="77777777" w:rsidR="00BC0A6C" w:rsidRPr="006F21CE" w:rsidRDefault="00BC0A6C" w:rsidP="00E926A9">
            <w:pPr>
              <w:spacing w:before="2" w:after="2" w:line="360" w:lineRule="auto"/>
              <w:rPr>
                <w:rFonts w:ascii="Arial" w:hAnsi="Arial" w:cs="Arial"/>
                <w:b/>
              </w:rPr>
            </w:pPr>
            <w:r w:rsidRPr="006F21CE">
              <w:rPr>
                <w:rFonts w:ascii="Arial" w:hAnsi="Arial" w:cs="Arial"/>
                <w:b/>
              </w:rPr>
              <w:t>Título</w:t>
            </w:r>
          </w:p>
        </w:tc>
        <w:tc>
          <w:tcPr>
            <w:tcW w:w="6743" w:type="dxa"/>
          </w:tcPr>
          <w:p w14:paraId="6A4F7347" w14:textId="77777777" w:rsidR="00BC0A6C" w:rsidRPr="006F21CE" w:rsidRDefault="00FB7E44" w:rsidP="00E926A9">
            <w:pPr>
              <w:spacing w:before="2" w:after="2" w:line="360" w:lineRule="auto"/>
              <w:rPr>
                <w:rFonts w:ascii="Arial" w:hAnsi="Arial" w:cs="Arial"/>
              </w:rPr>
            </w:pPr>
            <w:r>
              <w:rPr>
                <w:rFonts w:ascii="Arial" w:hAnsi="Arial" w:cs="Arial"/>
              </w:rPr>
              <w:t>Refuerza tu aprendizaje: L</w:t>
            </w:r>
            <w:r w:rsidR="00BC0A6C">
              <w:rPr>
                <w:rFonts w:ascii="Arial" w:hAnsi="Arial" w:cs="Arial"/>
              </w:rPr>
              <w:t xml:space="preserve">as características de los átomos </w:t>
            </w:r>
          </w:p>
        </w:tc>
      </w:tr>
      <w:tr w:rsidR="00BC0A6C" w:rsidRPr="006F21CE" w14:paraId="2885C4D5" w14:textId="77777777" w:rsidTr="00BC0A6C">
        <w:tc>
          <w:tcPr>
            <w:tcW w:w="2085" w:type="dxa"/>
          </w:tcPr>
          <w:p w14:paraId="5E66B6CC" w14:textId="77777777" w:rsidR="00BC0A6C" w:rsidRPr="006F21CE" w:rsidRDefault="00BC0A6C" w:rsidP="00E926A9">
            <w:pPr>
              <w:spacing w:before="2" w:after="2" w:line="360" w:lineRule="auto"/>
              <w:rPr>
                <w:rFonts w:ascii="Arial" w:hAnsi="Arial" w:cs="Arial"/>
                <w:b/>
              </w:rPr>
            </w:pPr>
            <w:r w:rsidRPr="006F21CE">
              <w:rPr>
                <w:rFonts w:ascii="Arial" w:hAnsi="Arial" w:cs="Arial"/>
                <w:b/>
              </w:rPr>
              <w:t>Descripción</w:t>
            </w:r>
          </w:p>
        </w:tc>
        <w:tc>
          <w:tcPr>
            <w:tcW w:w="6743" w:type="dxa"/>
          </w:tcPr>
          <w:p w14:paraId="257F87B4" w14:textId="77777777" w:rsidR="00BC0A6C" w:rsidRPr="006F21CE" w:rsidRDefault="00BC0A6C" w:rsidP="00E926A9">
            <w:pPr>
              <w:spacing w:before="2" w:after="2" w:line="360" w:lineRule="auto"/>
              <w:rPr>
                <w:rFonts w:ascii="Arial" w:hAnsi="Arial" w:cs="Arial"/>
              </w:rPr>
            </w:pPr>
            <w:r>
              <w:rPr>
                <w:rFonts w:ascii="Arial" w:hAnsi="Arial" w:cs="Arial"/>
              </w:rPr>
              <w:t xml:space="preserve">Actividad que permite repasar conceptos de las características de los átomos </w:t>
            </w:r>
          </w:p>
        </w:tc>
      </w:tr>
    </w:tbl>
    <w:p w14:paraId="2EDCDAF3" w14:textId="77777777" w:rsidR="00BC0A6C" w:rsidRDefault="00BC0A6C" w:rsidP="00E926A9">
      <w:pPr>
        <w:shd w:val="clear" w:color="auto" w:fill="FFFFFF"/>
        <w:spacing w:line="360" w:lineRule="auto"/>
        <w:rPr>
          <w:rFonts w:ascii="Arial" w:hAnsi="Arial" w:cs="Arial"/>
          <w:b/>
          <w:highlight w:val="yellow"/>
        </w:rPr>
      </w:pPr>
    </w:p>
    <w:p w14:paraId="585BA76B" w14:textId="77777777" w:rsidR="00E54534" w:rsidRDefault="00FB1AA5" w:rsidP="00E926A9">
      <w:pPr>
        <w:shd w:val="clear" w:color="auto" w:fill="FFFFFF"/>
        <w:spacing w:line="360" w:lineRule="auto"/>
        <w:rPr>
          <w:rFonts w:ascii="Arial" w:hAnsi="Arial" w:cs="Arial"/>
          <w:b/>
        </w:rPr>
      </w:pPr>
      <w:r>
        <w:rPr>
          <w:rFonts w:ascii="Arial" w:hAnsi="Arial" w:cs="Arial"/>
          <w:b/>
          <w:highlight w:val="yellow"/>
        </w:rPr>
        <w:t>[SECCIÓN 1</w:t>
      </w:r>
      <w:r w:rsidRPr="00EF29A1">
        <w:rPr>
          <w:rFonts w:ascii="Arial" w:hAnsi="Arial" w:cs="Arial"/>
          <w:b/>
          <w:highlight w:val="yellow"/>
        </w:rPr>
        <w:t>]</w:t>
      </w:r>
      <w:r>
        <w:rPr>
          <w:rFonts w:ascii="Arial" w:hAnsi="Arial" w:cs="Arial"/>
          <w:b/>
        </w:rPr>
        <w:t xml:space="preserve"> </w:t>
      </w:r>
      <w:r w:rsidR="00BC0A6C" w:rsidRPr="00FB1AA5">
        <w:rPr>
          <w:rFonts w:ascii="Arial" w:hAnsi="Arial" w:cs="Arial"/>
          <w:b/>
        </w:rPr>
        <w:t>Competencias</w:t>
      </w:r>
    </w:p>
    <w:p w14:paraId="3303D5FC" w14:textId="64C90A61" w:rsidR="00E54534" w:rsidRDefault="00E54534" w:rsidP="00E926A9">
      <w:pPr>
        <w:shd w:val="clear" w:color="auto" w:fill="FFFFFF"/>
        <w:spacing w:line="360" w:lineRule="auto"/>
        <w:rPr>
          <w:rFonts w:ascii="Arial" w:hAnsi="Arial" w:cs="Arial"/>
          <w:b/>
        </w:rPr>
      </w:pPr>
      <w:r>
        <w:rPr>
          <w:rFonts w:ascii="Arial" w:hAnsi="Arial" w:cs="Arial"/>
          <w:color w:val="333333"/>
          <w:sz w:val="21"/>
          <w:szCs w:val="21"/>
          <w:shd w:val="clear" w:color="auto" w:fill="FFFFFF"/>
        </w:rPr>
        <w:t>Pon a prueba tus capacidades y aplica lo aprendido con estos recursos.</w:t>
      </w:r>
    </w:p>
    <w:tbl>
      <w:tblPr>
        <w:tblStyle w:val="Tablaconcuadrcula"/>
        <w:tblW w:w="0" w:type="auto"/>
        <w:tblLook w:val="04A0" w:firstRow="1" w:lastRow="0" w:firstColumn="1" w:lastColumn="0" w:noHBand="0" w:noVBand="1"/>
      </w:tblPr>
      <w:tblGrid>
        <w:gridCol w:w="2181"/>
        <w:gridCol w:w="7395"/>
      </w:tblGrid>
      <w:tr w:rsidR="00BC0A6C" w:rsidRPr="006F21CE" w14:paraId="37EB47C7" w14:textId="77777777" w:rsidTr="00BC0A6C">
        <w:tc>
          <w:tcPr>
            <w:tcW w:w="13035" w:type="dxa"/>
            <w:gridSpan w:val="2"/>
            <w:shd w:val="clear" w:color="auto" w:fill="000000" w:themeFill="text1"/>
          </w:tcPr>
          <w:p w14:paraId="46FB7604" w14:textId="14480775" w:rsidR="00BC0A6C" w:rsidRPr="006F21CE" w:rsidRDefault="00BC0A6C" w:rsidP="00E926A9">
            <w:pPr>
              <w:pStyle w:val="Ttulo7"/>
              <w:spacing w:before="2" w:after="2" w:line="360" w:lineRule="auto"/>
              <w:jc w:val="center"/>
              <w:outlineLvl w:val="6"/>
              <w:rPr>
                <w:rFonts w:ascii="Arial" w:hAnsi="Arial" w:cs="Arial"/>
                <w:b/>
                <w:i w:val="0"/>
                <w:color w:val="auto"/>
              </w:rPr>
            </w:pPr>
            <w:r w:rsidRPr="006F21CE">
              <w:rPr>
                <w:rFonts w:ascii="Arial" w:hAnsi="Arial" w:cs="Arial"/>
                <w:b/>
                <w:i w:val="0"/>
                <w:color w:val="auto"/>
              </w:rPr>
              <w:t xml:space="preserve">Practica: recurso </w:t>
            </w:r>
            <w:r w:rsidR="00B0783B">
              <w:rPr>
                <w:rFonts w:ascii="Arial" w:hAnsi="Arial" w:cs="Arial"/>
                <w:b/>
                <w:i w:val="0"/>
                <w:color w:val="auto"/>
              </w:rPr>
              <w:t>aprovechado</w:t>
            </w:r>
          </w:p>
        </w:tc>
      </w:tr>
      <w:tr w:rsidR="00BC0A6C" w:rsidRPr="006F21CE" w14:paraId="273DA051" w14:textId="77777777" w:rsidTr="00BC0A6C">
        <w:tc>
          <w:tcPr>
            <w:tcW w:w="2518" w:type="dxa"/>
          </w:tcPr>
          <w:p w14:paraId="582D6C57" w14:textId="77777777" w:rsidR="00BC0A6C" w:rsidRPr="006F21CE" w:rsidRDefault="00BC0A6C" w:rsidP="00E926A9">
            <w:pPr>
              <w:spacing w:before="2" w:after="2" w:line="360" w:lineRule="auto"/>
              <w:rPr>
                <w:rFonts w:ascii="Arial" w:hAnsi="Arial" w:cs="Arial"/>
                <w:b/>
              </w:rPr>
            </w:pPr>
            <w:r w:rsidRPr="006F21CE">
              <w:rPr>
                <w:rFonts w:ascii="Arial" w:hAnsi="Arial" w:cs="Arial"/>
                <w:b/>
              </w:rPr>
              <w:t>Código</w:t>
            </w:r>
          </w:p>
        </w:tc>
        <w:tc>
          <w:tcPr>
            <w:tcW w:w="10517" w:type="dxa"/>
          </w:tcPr>
          <w:p w14:paraId="61A237A5" w14:textId="6AF7D9C2" w:rsidR="00BC0A6C" w:rsidRPr="006F21CE" w:rsidRDefault="00BC0A6C" w:rsidP="00E926A9">
            <w:pPr>
              <w:spacing w:before="2" w:after="2" w:line="360" w:lineRule="auto"/>
              <w:rPr>
                <w:rFonts w:ascii="Arial" w:hAnsi="Arial" w:cs="Arial"/>
                <w:b/>
                <w:lang w:val="en-US"/>
              </w:rPr>
            </w:pPr>
            <w:r>
              <w:rPr>
                <w:rFonts w:ascii="Arial" w:hAnsi="Arial" w:cs="Arial"/>
                <w:lang w:val="en-US"/>
              </w:rPr>
              <w:t>CN_06_10_</w:t>
            </w:r>
            <w:r w:rsidRPr="006F21CE">
              <w:rPr>
                <w:rFonts w:ascii="Arial" w:hAnsi="Arial" w:cs="Arial"/>
                <w:lang w:val="en-US"/>
              </w:rPr>
              <w:t>REC</w:t>
            </w:r>
            <w:r w:rsidR="00E05E28">
              <w:rPr>
                <w:rFonts w:ascii="Arial" w:hAnsi="Arial" w:cs="Arial"/>
                <w:lang w:val="en-US"/>
              </w:rPr>
              <w:t>2</w:t>
            </w:r>
            <w:r w:rsidR="00042AB7">
              <w:rPr>
                <w:rFonts w:ascii="Arial" w:hAnsi="Arial" w:cs="Arial"/>
                <w:lang w:val="en-US"/>
              </w:rPr>
              <w:t>40</w:t>
            </w:r>
          </w:p>
        </w:tc>
      </w:tr>
      <w:tr w:rsidR="00BC0A6C" w:rsidRPr="006F21CE" w14:paraId="448694F5" w14:textId="77777777" w:rsidTr="00BC0A6C">
        <w:tc>
          <w:tcPr>
            <w:tcW w:w="2518" w:type="dxa"/>
          </w:tcPr>
          <w:p w14:paraId="023C0212" w14:textId="77777777" w:rsidR="00BC0A6C" w:rsidRPr="006F21CE" w:rsidRDefault="00BC0A6C" w:rsidP="00E926A9">
            <w:pPr>
              <w:spacing w:before="2" w:after="2" w:line="360" w:lineRule="auto"/>
              <w:rPr>
                <w:rFonts w:ascii="Arial" w:hAnsi="Arial" w:cs="Arial"/>
              </w:rPr>
            </w:pPr>
            <w:r w:rsidRPr="006F21CE">
              <w:rPr>
                <w:rFonts w:ascii="Arial" w:hAnsi="Arial" w:cs="Arial"/>
                <w:b/>
              </w:rPr>
              <w:t>Ubicación en Aula Planeta</w:t>
            </w:r>
          </w:p>
        </w:tc>
        <w:tc>
          <w:tcPr>
            <w:tcW w:w="10517" w:type="dxa"/>
          </w:tcPr>
          <w:p w14:paraId="53281A52" w14:textId="035A6371" w:rsidR="00BC0A6C" w:rsidRPr="006F21CE" w:rsidRDefault="00BC0A6C" w:rsidP="00E926A9">
            <w:pPr>
              <w:spacing w:before="2" w:after="2" w:line="360" w:lineRule="auto"/>
              <w:rPr>
                <w:rFonts w:ascii="Arial" w:hAnsi="Arial" w:cs="Arial"/>
              </w:rPr>
            </w:pPr>
            <w:r w:rsidRPr="006F21CE">
              <w:rPr>
                <w:rFonts w:ascii="Arial" w:hAnsi="Arial" w:cs="Arial"/>
              </w:rPr>
              <w:t>3 ESO/Física y química</w:t>
            </w:r>
            <w:r w:rsidR="008079E8">
              <w:rPr>
                <w:rFonts w:ascii="Arial" w:hAnsi="Arial" w:cs="Arial"/>
              </w:rPr>
              <w:t xml:space="preserve"> </w:t>
            </w:r>
            <w:r>
              <w:rPr>
                <w:rFonts w:ascii="Arial" w:hAnsi="Arial" w:cs="Arial"/>
              </w:rPr>
              <w:t>/ La estructura de la materia</w:t>
            </w:r>
            <w:r w:rsidR="008079E8">
              <w:rPr>
                <w:rFonts w:ascii="Arial" w:hAnsi="Arial" w:cs="Arial"/>
              </w:rPr>
              <w:t xml:space="preserve"> </w:t>
            </w:r>
            <w:r w:rsidRPr="006F21CE">
              <w:rPr>
                <w:rFonts w:ascii="Arial" w:hAnsi="Arial" w:cs="Arial"/>
              </w:rPr>
              <w:t xml:space="preserve">/ </w:t>
            </w:r>
            <w:r>
              <w:rPr>
                <w:rFonts w:ascii="Arial" w:hAnsi="Arial" w:cs="Arial"/>
              </w:rPr>
              <w:t>ejercitación y competencias /practica</w:t>
            </w:r>
          </w:p>
        </w:tc>
      </w:tr>
      <w:tr w:rsidR="00BC0A6C" w:rsidRPr="006F21CE" w14:paraId="0DE7BA04" w14:textId="77777777" w:rsidTr="00BC0A6C">
        <w:tc>
          <w:tcPr>
            <w:tcW w:w="2518" w:type="dxa"/>
          </w:tcPr>
          <w:p w14:paraId="7A0D4B53" w14:textId="77777777" w:rsidR="00BC0A6C" w:rsidRPr="006F21CE" w:rsidRDefault="00BC0A6C" w:rsidP="00E926A9">
            <w:pPr>
              <w:spacing w:before="2" w:after="2" w:line="360" w:lineRule="auto"/>
              <w:rPr>
                <w:rFonts w:ascii="Arial" w:hAnsi="Arial" w:cs="Arial"/>
              </w:rPr>
            </w:pPr>
            <w:r w:rsidRPr="006F21CE">
              <w:rPr>
                <w:rFonts w:ascii="Arial" w:hAnsi="Arial" w:cs="Arial"/>
                <w:b/>
              </w:rPr>
              <w:t>Cambio (descripción o capturas de pantallas)</w:t>
            </w:r>
          </w:p>
        </w:tc>
        <w:tc>
          <w:tcPr>
            <w:tcW w:w="10517" w:type="dxa"/>
          </w:tcPr>
          <w:p w14:paraId="6B0FA490" w14:textId="77777777" w:rsidR="00BC0A6C" w:rsidRPr="006F21CE" w:rsidRDefault="00BC0A6C" w:rsidP="00E926A9">
            <w:pPr>
              <w:spacing w:before="2" w:after="2" w:line="360" w:lineRule="auto"/>
              <w:rPr>
                <w:rFonts w:ascii="Arial" w:hAnsi="Arial" w:cs="Arial"/>
                <w:noProof/>
                <w:lang w:val="es-CO" w:eastAsia="es-CO"/>
              </w:rPr>
            </w:pPr>
          </w:p>
          <w:p w14:paraId="52291A6D" w14:textId="77777777" w:rsidR="00BC0A6C" w:rsidRPr="006F21CE" w:rsidRDefault="00BC0A6C" w:rsidP="00E926A9">
            <w:pPr>
              <w:tabs>
                <w:tab w:val="left" w:pos="947"/>
              </w:tabs>
              <w:spacing w:before="2" w:after="2" w:line="360" w:lineRule="auto"/>
              <w:rPr>
                <w:rFonts w:ascii="Arial" w:hAnsi="Arial" w:cs="Arial"/>
                <w:noProof/>
                <w:lang w:val="es-CO" w:eastAsia="es-CO"/>
              </w:rPr>
            </w:pPr>
          </w:p>
        </w:tc>
      </w:tr>
      <w:tr w:rsidR="00BC0A6C" w:rsidRPr="006F21CE" w14:paraId="1AE9A54C" w14:textId="77777777" w:rsidTr="00BC0A6C">
        <w:tc>
          <w:tcPr>
            <w:tcW w:w="2518" w:type="dxa"/>
          </w:tcPr>
          <w:p w14:paraId="0DD7ECF2" w14:textId="77777777" w:rsidR="00BC0A6C" w:rsidRPr="006F21CE" w:rsidRDefault="00BC0A6C" w:rsidP="00E926A9">
            <w:pPr>
              <w:spacing w:before="2" w:after="2" w:line="360" w:lineRule="auto"/>
              <w:rPr>
                <w:rFonts w:ascii="Arial" w:hAnsi="Arial" w:cs="Arial"/>
                <w:b/>
              </w:rPr>
            </w:pPr>
            <w:r w:rsidRPr="006F21CE">
              <w:rPr>
                <w:rFonts w:ascii="Arial" w:hAnsi="Arial" w:cs="Arial"/>
                <w:b/>
              </w:rPr>
              <w:t>Título</w:t>
            </w:r>
          </w:p>
        </w:tc>
        <w:tc>
          <w:tcPr>
            <w:tcW w:w="10517" w:type="dxa"/>
          </w:tcPr>
          <w:p w14:paraId="2FA9A9F3" w14:textId="77777777" w:rsidR="00BC0A6C" w:rsidRPr="006F21CE" w:rsidRDefault="00BC0A6C" w:rsidP="00E926A9">
            <w:pPr>
              <w:spacing w:before="2" w:after="2" w:line="360" w:lineRule="auto"/>
              <w:rPr>
                <w:rFonts w:ascii="Arial" w:hAnsi="Arial" w:cs="Arial"/>
              </w:rPr>
            </w:pPr>
            <w:r>
              <w:rPr>
                <w:rFonts w:ascii="Arial" w:hAnsi="Arial" w:cs="Arial"/>
              </w:rPr>
              <w:t xml:space="preserve">Competencias: evolución del modelo del átomo </w:t>
            </w:r>
          </w:p>
        </w:tc>
      </w:tr>
      <w:tr w:rsidR="00BC0A6C" w:rsidRPr="006F21CE" w14:paraId="0C62FED9" w14:textId="77777777" w:rsidTr="00BC0A6C">
        <w:tc>
          <w:tcPr>
            <w:tcW w:w="2518" w:type="dxa"/>
          </w:tcPr>
          <w:p w14:paraId="10771C2B" w14:textId="77777777" w:rsidR="00BC0A6C" w:rsidRPr="006F21CE" w:rsidRDefault="00BC0A6C" w:rsidP="00E926A9">
            <w:pPr>
              <w:spacing w:before="2" w:after="2" w:line="360" w:lineRule="auto"/>
              <w:rPr>
                <w:rFonts w:ascii="Arial" w:hAnsi="Arial" w:cs="Arial"/>
                <w:b/>
              </w:rPr>
            </w:pPr>
            <w:r w:rsidRPr="006F21CE">
              <w:rPr>
                <w:rFonts w:ascii="Arial" w:hAnsi="Arial" w:cs="Arial"/>
                <w:b/>
              </w:rPr>
              <w:t>Descripción</w:t>
            </w:r>
          </w:p>
        </w:tc>
        <w:tc>
          <w:tcPr>
            <w:tcW w:w="10517" w:type="dxa"/>
          </w:tcPr>
          <w:p w14:paraId="44806301" w14:textId="77777777" w:rsidR="00BC0A6C" w:rsidRPr="006F21CE" w:rsidRDefault="00BC0A6C" w:rsidP="00E926A9">
            <w:pPr>
              <w:spacing w:before="2" w:after="2" w:line="360" w:lineRule="auto"/>
              <w:rPr>
                <w:rFonts w:ascii="Arial" w:hAnsi="Arial" w:cs="Arial"/>
              </w:rPr>
            </w:pPr>
            <w:r>
              <w:rPr>
                <w:rFonts w:ascii="Arial" w:hAnsi="Arial" w:cs="Arial"/>
              </w:rPr>
              <w:t xml:space="preserve">Actividad que propone realizar la construcción de modelos para comprender la evolución de los conocimientos sobre el átomo </w:t>
            </w:r>
          </w:p>
        </w:tc>
      </w:tr>
    </w:tbl>
    <w:p w14:paraId="4CD78A5F" w14:textId="77777777" w:rsidR="00BC0A6C" w:rsidRDefault="00BC0A6C" w:rsidP="00E926A9">
      <w:pPr>
        <w:shd w:val="clear" w:color="auto" w:fill="FFFFFF"/>
        <w:spacing w:line="360" w:lineRule="auto"/>
        <w:rPr>
          <w:rFonts w:ascii="Arial" w:hAnsi="Arial" w:cs="Arial"/>
        </w:rPr>
      </w:pPr>
    </w:p>
    <w:tbl>
      <w:tblPr>
        <w:tblStyle w:val="Tablaconcuadrcula"/>
        <w:tblW w:w="0" w:type="auto"/>
        <w:tblLook w:val="04A0" w:firstRow="1" w:lastRow="0" w:firstColumn="1" w:lastColumn="0" w:noHBand="0" w:noVBand="1"/>
      </w:tblPr>
      <w:tblGrid>
        <w:gridCol w:w="2085"/>
        <w:gridCol w:w="6743"/>
      </w:tblGrid>
      <w:tr w:rsidR="00BC0A6C" w:rsidRPr="006F21CE" w14:paraId="6580A44C" w14:textId="77777777" w:rsidTr="00BC0A6C">
        <w:tc>
          <w:tcPr>
            <w:tcW w:w="8828" w:type="dxa"/>
            <w:gridSpan w:val="2"/>
            <w:shd w:val="clear" w:color="auto" w:fill="000000" w:themeFill="text1"/>
          </w:tcPr>
          <w:p w14:paraId="03E4398E" w14:textId="3F9131AB" w:rsidR="00BC0A6C" w:rsidRPr="006F21CE" w:rsidRDefault="00BC0A6C" w:rsidP="00E926A9">
            <w:pPr>
              <w:pStyle w:val="Ttulo7"/>
              <w:spacing w:before="2" w:after="2" w:line="360" w:lineRule="auto"/>
              <w:jc w:val="center"/>
              <w:outlineLvl w:val="6"/>
              <w:rPr>
                <w:rFonts w:ascii="Arial" w:hAnsi="Arial" w:cs="Arial"/>
                <w:b/>
                <w:i w:val="0"/>
                <w:color w:val="auto"/>
              </w:rPr>
            </w:pPr>
            <w:r w:rsidRPr="00EF26E7">
              <w:rPr>
                <w:rFonts w:ascii="Arial" w:hAnsi="Arial" w:cs="Arial"/>
                <w:b/>
                <w:i w:val="0"/>
                <w:color w:val="auto"/>
              </w:rPr>
              <w:t>Practica: recurso nuevo</w:t>
            </w:r>
          </w:p>
        </w:tc>
      </w:tr>
      <w:tr w:rsidR="00BC0A6C" w:rsidRPr="006F21CE" w14:paraId="329FFC14" w14:textId="77777777" w:rsidTr="00BC0A6C">
        <w:tc>
          <w:tcPr>
            <w:tcW w:w="2085" w:type="dxa"/>
          </w:tcPr>
          <w:p w14:paraId="132BDBCB" w14:textId="77777777" w:rsidR="00BC0A6C" w:rsidRPr="006F21CE" w:rsidRDefault="00BC0A6C" w:rsidP="00E926A9">
            <w:pPr>
              <w:spacing w:before="2" w:after="2" w:line="360" w:lineRule="auto"/>
              <w:rPr>
                <w:rFonts w:ascii="Arial" w:hAnsi="Arial" w:cs="Arial"/>
                <w:b/>
              </w:rPr>
            </w:pPr>
            <w:r w:rsidRPr="006F21CE">
              <w:rPr>
                <w:rFonts w:ascii="Arial" w:hAnsi="Arial" w:cs="Arial"/>
                <w:b/>
              </w:rPr>
              <w:t>Código</w:t>
            </w:r>
          </w:p>
        </w:tc>
        <w:tc>
          <w:tcPr>
            <w:tcW w:w="6743" w:type="dxa"/>
          </w:tcPr>
          <w:p w14:paraId="149BA89B" w14:textId="11D3AA9F" w:rsidR="00BC0A6C" w:rsidRPr="006F21CE" w:rsidRDefault="00BC0A6C" w:rsidP="00E926A9">
            <w:pPr>
              <w:spacing w:before="2" w:after="2" w:line="360" w:lineRule="auto"/>
              <w:rPr>
                <w:rFonts w:ascii="Arial" w:hAnsi="Arial" w:cs="Arial"/>
                <w:b/>
                <w:lang w:val="en-US"/>
              </w:rPr>
            </w:pPr>
            <w:r>
              <w:rPr>
                <w:rFonts w:ascii="Arial" w:hAnsi="Arial" w:cs="Arial"/>
                <w:lang w:val="en-US"/>
              </w:rPr>
              <w:t>CN_06_10_</w:t>
            </w:r>
            <w:r w:rsidRPr="006F21CE">
              <w:rPr>
                <w:rFonts w:ascii="Arial" w:hAnsi="Arial" w:cs="Arial"/>
                <w:lang w:val="en-US"/>
              </w:rPr>
              <w:t>REC</w:t>
            </w:r>
            <w:r w:rsidR="00E05E28">
              <w:rPr>
                <w:rFonts w:ascii="Arial" w:hAnsi="Arial" w:cs="Arial"/>
                <w:lang w:val="en-US"/>
              </w:rPr>
              <w:t xml:space="preserve"> 2</w:t>
            </w:r>
            <w:r w:rsidR="00042AB7">
              <w:rPr>
                <w:rFonts w:ascii="Arial" w:hAnsi="Arial" w:cs="Arial"/>
                <w:lang w:val="en-US"/>
              </w:rPr>
              <w:t>50</w:t>
            </w:r>
          </w:p>
        </w:tc>
      </w:tr>
      <w:tr w:rsidR="00BC0A6C" w:rsidRPr="006F21CE" w14:paraId="1492DB2E" w14:textId="77777777" w:rsidTr="00BC0A6C">
        <w:tc>
          <w:tcPr>
            <w:tcW w:w="2085" w:type="dxa"/>
          </w:tcPr>
          <w:p w14:paraId="0D1E103B" w14:textId="77777777" w:rsidR="00BC0A6C" w:rsidRPr="006F21CE" w:rsidRDefault="00BC0A6C" w:rsidP="00E926A9">
            <w:pPr>
              <w:spacing w:before="2" w:after="2" w:line="360" w:lineRule="auto"/>
              <w:rPr>
                <w:rFonts w:ascii="Arial" w:hAnsi="Arial" w:cs="Arial"/>
                <w:b/>
              </w:rPr>
            </w:pPr>
            <w:r w:rsidRPr="006F21CE">
              <w:rPr>
                <w:rFonts w:ascii="Arial" w:hAnsi="Arial" w:cs="Arial"/>
                <w:b/>
              </w:rPr>
              <w:t>Título</w:t>
            </w:r>
          </w:p>
        </w:tc>
        <w:tc>
          <w:tcPr>
            <w:tcW w:w="6743" w:type="dxa"/>
          </w:tcPr>
          <w:p w14:paraId="556165FF" w14:textId="77777777" w:rsidR="00BC0A6C" w:rsidRPr="00BE7BA5" w:rsidRDefault="00BC0A6C" w:rsidP="00E926A9">
            <w:pPr>
              <w:spacing w:before="2" w:after="2" w:line="360" w:lineRule="auto"/>
              <w:rPr>
                <w:rFonts w:ascii="Arial" w:hAnsi="Arial" w:cs="Arial"/>
              </w:rPr>
            </w:pPr>
            <w:r w:rsidRPr="00BE7BA5">
              <w:rPr>
                <w:rFonts w:ascii="Arial" w:hAnsi="Arial" w:cs="Arial"/>
              </w:rPr>
              <w:t xml:space="preserve">Competencias: </w:t>
            </w:r>
            <w:r w:rsidR="00FB7E44">
              <w:rPr>
                <w:rFonts w:ascii="Arial" w:hAnsi="Arial" w:cs="Arial"/>
              </w:rPr>
              <w:t>m</w:t>
            </w:r>
            <w:r w:rsidR="00E01CD3" w:rsidRPr="00BE7BA5">
              <w:rPr>
                <w:rFonts w:ascii="Arial" w:hAnsi="Arial" w:cs="Arial"/>
              </w:rPr>
              <w:t>odelo atómico actual</w:t>
            </w:r>
          </w:p>
        </w:tc>
      </w:tr>
      <w:tr w:rsidR="00BC0A6C" w:rsidRPr="006F21CE" w14:paraId="7EFFC887" w14:textId="77777777" w:rsidTr="00BC0A6C">
        <w:tc>
          <w:tcPr>
            <w:tcW w:w="2085" w:type="dxa"/>
          </w:tcPr>
          <w:p w14:paraId="60EF2AA2" w14:textId="77777777" w:rsidR="00BC0A6C" w:rsidRPr="006F21CE" w:rsidRDefault="00BC0A6C" w:rsidP="00E926A9">
            <w:pPr>
              <w:spacing w:before="2" w:after="2" w:line="360" w:lineRule="auto"/>
              <w:rPr>
                <w:rFonts w:ascii="Arial" w:hAnsi="Arial" w:cs="Arial"/>
                <w:b/>
              </w:rPr>
            </w:pPr>
            <w:r w:rsidRPr="006F21CE">
              <w:rPr>
                <w:rFonts w:ascii="Arial" w:hAnsi="Arial" w:cs="Arial"/>
                <w:b/>
              </w:rPr>
              <w:t>Descripción</w:t>
            </w:r>
          </w:p>
        </w:tc>
        <w:tc>
          <w:tcPr>
            <w:tcW w:w="6743" w:type="dxa"/>
          </w:tcPr>
          <w:p w14:paraId="52436829" w14:textId="2401AA31" w:rsidR="00BC0A6C" w:rsidRPr="00BE7BA5" w:rsidRDefault="00BC0A6C" w:rsidP="00E926A9">
            <w:pPr>
              <w:spacing w:before="2" w:after="2" w:line="360" w:lineRule="auto"/>
              <w:rPr>
                <w:rFonts w:ascii="Arial" w:hAnsi="Arial" w:cs="Arial"/>
              </w:rPr>
            </w:pPr>
            <w:r w:rsidRPr="00BE7BA5">
              <w:rPr>
                <w:rFonts w:ascii="Arial" w:hAnsi="Arial" w:cs="Arial"/>
              </w:rPr>
              <w:t xml:space="preserve">Actividad que propone realizar </w:t>
            </w:r>
            <w:r w:rsidR="00BE7BA5" w:rsidRPr="00BE7BA5">
              <w:rPr>
                <w:rFonts w:ascii="Arial" w:hAnsi="Arial" w:cs="Arial"/>
              </w:rPr>
              <w:t>una representación del modelo actual</w:t>
            </w:r>
            <w:r w:rsidR="00225C24">
              <w:rPr>
                <w:rFonts w:ascii="Arial" w:hAnsi="Arial" w:cs="Arial"/>
              </w:rPr>
              <w:t>,</w:t>
            </w:r>
            <w:r w:rsidR="00BE7BA5" w:rsidRPr="00BE7BA5">
              <w:rPr>
                <w:rFonts w:ascii="Arial" w:hAnsi="Arial" w:cs="Arial"/>
              </w:rPr>
              <w:t xml:space="preserve"> usando diferentes materiales </w:t>
            </w:r>
          </w:p>
        </w:tc>
      </w:tr>
    </w:tbl>
    <w:p w14:paraId="317EEA93" w14:textId="77777777" w:rsidR="00FD0B62" w:rsidRDefault="00FD0B62" w:rsidP="00E926A9">
      <w:pPr>
        <w:shd w:val="clear" w:color="auto" w:fill="FFFFFF"/>
        <w:spacing w:line="360" w:lineRule="auto"/>
        <w:rPr>
          <w:rFonts w:ascii="Arial" w:hAnsi="Arial" w:cs="Arial"/>
          <w:b/>
          <w:highlight w:val="yellow"/>
        </w:rPr>
      </w:pPr>
    </w:p>
    <w:p w14:paraId="2B3E5003" w14:textId="5C28BA0E" w:rsidR="00BC0A6C" w:rsidRPr="006F21CE" w:rsidRDefault="00FD0B62" w:rsidP="00E926A9">
      <w:pPr>
        <w:shd w:val="clear" w:color="auto" w:fill="FFFFFF"/>
        <w:spacing w:line="360" w:lineRule="auto"/>
        <w:rPr>
          <w:rFonts w:ascii="Arial" w:hAnsi="Arial" w:cs="Arial"/>
          <w:b/>
        </w:rPr>
      </w:pPr>
      <w:r>
        <w:rPr>
          <w:rFonts w:ascii="Arial" w:hAnsi="Arial" w:cs="Arial"/>
          <w:b/>
          <w:highlight w:val="yellow"/>
        </w:rPr>
        <w:t>[SECCIÓN 1</w:t>
      </w:r>
      <w:r w:rsidRPr="00EF29A1">
        <w:rPr>
          <w:rFonts w:ascii="Arial" w:hAnsi="Arial" w:cs="Arial"/>
          <w:b/>
          <w:highlight w:val="yellow"/>
        </w:rPr>
        <w:t>]</w:t>
      </w:r>
      <w:r>
        <w:rPr>
          <w:rFonts w:ascii="Arial" w:hAnsi="Arial" w:cs="Arial"/>
          <w:b/>
        </w:rPr>
        <w:t xml:space="preserve"> Fin de unidad</w:t>
      </w:r>
    </w:p>
    <w:tbl>
      <w:tblPr>
        <w:tblStyle w:val="Tablaconcuadrcula"/>
        <w:tblW w:w="0" w:type="auto"/>
        <w:tblLook w:val="04A0" w:firstRow="1" w:lastRow="0" w:firstColumn="1" w:lastColumn="0" w:noHBand="0" w:noVBand="1"/>
      </w:tblPr>
      <w:tblGrid>
        <w:gridCol w:w="2518"/>
        <w:gridCol w:w="6515"/>
      </w:tblGrid>
      <w:tr w:rsidR="00BC0A6C" w:rsidRPr="006F21CE" w14:paraId="093C36D3" w14:textId="77777777" w:rsidTr="00BC0A6C">
        <w:tc>
          <w:tcPr>
            <w:tcW w:w="9033" w:type="dxa"/>
            <w:gridSpan w:val="2"/>
            <w:shd w:val="clear" w:color="auto" w:fill="000000" w:themeFill="text1"/>
          </w:tcPr>
          <w:p w14:paraId="109041E2" w14:textId="77777777" w:rsidR="00BC0A6C" w:rsidRPr="006F21CE" w:rsidRDefault="00BC0A6C" w:rsidP="00E926A9">
            <w:pPr>
              <w:spacing w:before="2" w:after="2" w:line="360" w:lineRule="auto"/>
              <w:jc w:val="center"/>
              <w:rPr>
                <w:rFonts w:ascii="Arial" w:hAnsi="Arial" w:cs="Arial"/>
                <w:b/>
              </w:rPr>
            </w:pPr>
            <w:r w:rsidRPr="006F21CE">
              <w:rPr>
                <w:rFonts w:ascii="Arial" w:hAnsi="Arial" w:cs="Arial"/>
                <w:b/>
              </w:rPr>
              <w:t>Mapa conceptual</w:t>
            </w:r>
          </w:p>
        </w:tc>
      </w:tr>
      <w:tr w:rsidR="00BC0A6C" w:rsidRPr="006F21CE" w14:paraId="47843ACC" w14:textId="77777777" w:rsidTr="00BC0A6C">
        <w:tc>
          <w:tcPr>
            <w:tcW w:w="2518" w:type="dxa"/>
          </w:tcPr>
          <w:p w14:paraId="660FE736" w14:textId="77777777" w:rsidR="00BC0A6C" w:rsidRPr="006F21CE" w:rsidRDefault="00BC0A6C" w:rsidP="00E926A9">
            <w:pPr>
              <w:spacing w:before="2" w:after="2" w:line="360" w:lineRule="auto"/>
              <w:rPr>
                <w:rFonts w:ascii="Arial" w:hAnsi="Arial" w:cs="Arial"/>
                <w:b/>
              </w:rPr>
            </w:pPr>
            <w:r w:rsidRPr="006F21CE">
              <w:rPr>
                <w:rFonts w:ascii="Arial" w:hAnsi="Arial" w:cs="Arial"/>
                <w:b/>
              </w:rPr>
              <w:t>Código</w:t>
            </w:r>
          </w:p>
        </w:tc>
        <w:tc>
          <w:tcPr>
            <w:tcW w:w="6515" w:type="dxa"/>
          </w:tcPr>
          <w:p w14:paraId="0B25E30E" w14:textId="7D2B99EC" w:rsidR="00BC0A6C" w:rsidRPr="006F21CE" w:rsidRDefault="00BC0A6C" w:rsidP="00E926A9">
            <w:pPr>
              <w:spacing w:before="2" w:after="2" w:line="360" w:lineRule="auto"/>
              <w:rPr>
                <w:rFonts w:ascii="Arial" w:hAnsi="Arial" w:cs="Arial"/>
                <w:b/>
              </w:rPr>
            </w:pPr>
            <w:r w:rsidRPr="006F21CE">
              <w:rPr>
                <w:rFonts w:ascii="Arial" w:hAnsi="Arial" w:cs="Arial"/>
              </w:rPr>
              <w:t>CN_06_</w:t>
            </w:r>
            <w:r>
              <w:rPr>
                <w:rFonts w:ascii="Arial" w:hAnsi="Arial" w:cs="Arial"/>
              </w:rPr>
              <w:t>10_</w:t>
            </w:r>
            <w:r w:rsidRPr="006F21CE">
              <w:rPr>
                <w:rFonts w:ascii="Arial" w:hAnsi="Arial" w:cs="Arial"/>
              </w:rPr>
              <w:t>REC</w:t>
            </w:r>
            <w:r w:rsidR="00E05E28">
              <w:rPr>
                <w:rFonts w:ascii="Arial" w:hAnsi="Arial" w:cs="Arial"/>
              </w:rPr>
              <w:t>2</w:t>
            </w:r>
            <w:r w:rsidR="00042AB7">
              <w:rPr>
                <w:rFonts w:ascii="Arial" w:hAnsi="Arial" w:cs="Arial"/>
              </w:rPr>
              <w:t>6</w:t>
            </w:r>
            <w:r w:rsidR="00E05E28">
              <w:rPr>
                <w:rFonts w:ascii="Arial" w:hAnsi="Arial" w:cs="Arial"/>
              </w:rPr>
              <w:t>0</w:t>
            </w:r>
          </w:p>
        </w:tc>
      </w:tr>
      <w:tr w:rsidR="00BC0A6C" w:rsidRPr="006F21CE" w14:paraId="7E5A65AF" w14:textId="77777777" w:rsidTr="00BC0A6C">
        <w:tc>
          <w:tcPr>
            <w:tcW w:w="2518" w:type="dxa"/>
          </w:tcPr>
          <w:p w14:paraId="36D06C1E" w14:textId="77777777" w:rsidR="00BC0A6C" w:rsidRPr="006F21CE" w:rsidRDefault="00BC0A6C" w:rsidP="00E926A9">
            <w:pPr>
              <w:spacing w:before="2" w:after="2" w:line="360" w:lineRule="auto"/>
              <w:rPr>
                <w:rFonts w:ascii="Arial" w:hAnsi="Arial" w:cs="Arial"/>
              </w:rPr>
            </w:pPr>
            <w:r w:rsidRPr="006F21CE">
              <w:rPr>
                <w:rFonts w:ascii="Arial" w:hAnsi="Arial" w:cs="Arial"/>
                <w:b/>
              </w:rPr>
              <w:t>Título</w:t>
            </w:r>
          </w:p>
        </w:tc>
        <w:tc>
          <w:tcPr>
            <w:tcW w:w="6515" w:type="dxa"/>
          </w:tcPr>
          <w:p w14:paraId="74D083BA" w14:textId="77777777" w:rsidR="00BC0A6C" w:rsidRPr="006F21CE" w:rsidRDefault="00BC0A6C" w:rsidP="00E926A9">
            <w:pPr>
              <w:spacing w:before="2" w:after="2" w:line="360" w:lineRule="auto"/>
              <w:rPr>
                <w:rFonts w:ascii="Arial" w:hAnsi="Arial" w:cs="Arial"/>
              </w:rPr>
            </w:pPr>
            <w:r w:rsidRPr="006F21CE">
              <w:rPr>
                <w:rFonts w:ascii="Arial" w:hAnsi="Arial" w:cs="Arial"/>
              </w:rPr>
              <w:t>Mapa conceptual</w:t>
            </w:r>
          </w:p>
        </w:tc>
      </w:tr>
      <w:tr w:rsidR="00BC0A6C" w:rsidRPr="006F21CE" w14:paraId="26401913" w14:textId="77777777" w:rsidTr="00BC0A6C">
        <w:tc>
          <w:tcPr>
            <w:tcW w:w="2518" w:type="dxa"/>
          </w:tcPr>
          <w:p w14:paraId="6CFBF929" w14:textId="77777777" w:rsidR="00BC0A6C" w:rsidRPr="006F21CE" w:rsidRDefault="00BC0A6C" w:rsidP="00E926A9">
            <w:pPr>
              <w:spacing w:before="2" w:after="2" w:line="360" w:lineRule="auto"/>
              <w:rPr>
                <w:rFonts w:ascii="Arial" w:hAnsi="Arial" w:cs="Arial"/>
              </w:rPr>
            </w:pPr>
            <w:r w:rsidRPr="006F21CE">
              <w:rPr>
                <w:rFonts w:ascii="Arial" w:hAnsi="Arial" w:cs="Arial"/>
                <w:b/>
              </w:rPr>
              <w:t>Descripción</w:t>
            </w:r>
          </w:p>
        </w:tc>
        <w:tc>
          <w:tcPr>
            <w:tcW w:w="6515" w:type="dxa"/>
          </w:tcPr>
          <w:p w14:paraId="19928D36" w14:textId="482C1AEC" w:rsidR="00BC0A6C" w:rsidRPr="006F21CE" w:rsidRDefault="00DB3057" w:rsidP="00E926A9">
            <w:pPr>
              <w:spacing w:before="2" w:after="2" w:line="360" w:lineRule="auto"/>
              <w:rPr>
                <w:rFonts w:ascii="Arial" w:hAnsi="Arial" w:cs="Arial"/>
              </w:rPr>
            </w:pPr>
            <w:r w:rsidRPr="00DB3057">
              <w:rPr>
                <w:rFonts w:ascii="Arial" w:hAnsi="Arial" w:cs="Arial"/>
              </w:rPr>
              <w:t xml:space="preserve">Mapa conceptual del tema El átomo </w:t>
            </w:r>
          </w:p>
        </w:tc>
      </w:tr>
    </w:tbl>
    <w:p w14:paraId="040EBA2F" w14:textId="77777777" w:rsidR="00BC0A6C" w:rsidRDefault="00BC0A6C" w:rsidP="00E926A9">
      <w:pPr>
        <w:spacing w:after="0" w:line="360" w:lineRule="auto"/>
        <w:rPr>
          <w:rFonts w:ascii="Arial" w:hAnsi="Arial" w:cs="Arial"/>
        </w:rPr>
      </w:pPr>
    </w:p>
    <w:p w14:paraId="44094D1A" w14:textId="77777777" w:rsidR="00BC0A6C" w:rsidRPr="006F21CE" w:rsidRDefault="00BC0A6C" w:rsidP="00E926A9">
      <w:pPr>
        <w:spacing w:after="0" w:line="360" w:lineRule="auto"/>
        <w:rPr>
          <w:rFonts w:ascii="Arial" w:hAnsi="Arial" w:cs="Arial"/>
        </w:rPr>
      </w:pPr>
    </w:p>
    <w:p w14:paraId="33DFC8D8" w14:textId="77777777" w:rsidR="00BC0A6C" w:rsidRPr="006F21CE" w:rsidRDefault="00BC0A6C" w:rsidP="00E926A9">
      <w:pPr>
        <w:spacing w:after="0" w:line="360" w:lineRule="auto"/>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BC0A6C" w:rsidRPr="006F21CE" w14:paraId="59CA8D07" w14:textId="77777777" w:rsidTr="00BC0A6C">
        <w:tc>
          <w:tcPr>
            <w:tcW w:w="9033" w:type="dxa"/>
            <w:gridSpan w:val="2"/>
            <w:shd w:val="clear" w:color="auto" w:fill="000000" w:themeFill="text1"/>
          </w:tcPr>
          <w:p w14:paraId="2B28DD9D" w14:textId="69650148" w:rsidR="00BC0A6C" w:rsidRPr="0042665D" w:rsidRDefault="00C64BD2" w:rsidP="00E926A9">
            <w:pPr>
              <w:spacing w:before="2" w:after="2" w:line="360" w:lineRule="auto"/>
              <w:jc w:val="center"/>
              <w:rPr>
                <w:rFonts w:ascii="Arial" w:hAnsi="Arial" w:cs="Arial"/>
                <w:b/>
                <w:highlight w:val="cyan"/>
              </w:rPr>
            </w:pPr>
            <w:r>
              <w:rPr>
                <w:rFonts w:ascii="Arial" w:hAnsi="Arial" w:cs="Arial"/>
                <w:b/>
              </w:rPr>
              <w:t>Autoe</w:t>
            </w:r>
            <w:r w:rsidR="00BC0A6C" w:rsidRPr="00EF26E7">
              <w:rPr>
                <w:rFonts w:ascii="Arial" w:hAnsi="Arial" w:cs="Arial"/>
                <w:b/>
              </w:rPr>
              <w:t>valuación: recurso nuevo</w:t>
            </w:r>
          </w:p>
        </w:tc>
      </w:tr>
      <w:tr w:rsidR="00BC0A6C" w:rsidRPr="006F21CE" w14:paraId="79B4EEE8" w14:textId="77777777" w:rsidTr="00BC0A6C">
        <w:tc>
          <w:tcPr>
            <w:tcW w:w="2518" w:type="dxa"/>
          </w:tcPr>
          <w:p w14:paraId="4A9119D6" w14:textId="77777777" w:rsidR="00BC0A6C" w:rsidRPr="006F21CE" w:rsidRDefault="00BC0A6C" w:rsidP="00E926A9">
            <w:pPr>
              <w:spacing w:before="2" w:after="2" w:line="360" w:lineRule="auto"/>
              <w:rPr>
                <w:rFonts w:ascii="Arial" w:hAnsi="Arial" w:cs="Arial"/>
                <w:b/>
              </w:rPr>
            </w:pPr>
            <w:r w:rsidRPr="006F21CE">
              <w:rPr>
                <w:rFonts w:ascii="Arial" w:hAnsi="Arial" w:cs="Arial"/>
                <w:b/>
              </w:rPr>
              <w:t>Código</w:t>
            </w:r>
          </w:p>
        </w:tc>
        <w:tc>
          <w:tcPr>
            <w:tcW w:w="6515" w:type="dxa"/>
          </w:tcPr>
          <w:p w14:paraId="3B990DD8" w14:textId="491C9199" w:rsidR="00BC0A6C" w:rsidRPr="007F65B5" w:rsidRDefault="00BC0A6C" w:rsidP="00E926A9">
            <w:pPr>
              <w:spacing w:before="2" w:after="2" w:line="360" w:lineRule="auto"/>
              <w:rPr>
                <w:rFonts w:ascii="Arial" w:hAnsi="Arial" w:cs="Arial"/>
                <w:b/>
              </w:rPr>
            </w:pPr>
            <w:r w:rsidRPr="007F65B5">
              <w:rPr>
                <w:rFonts w:ascii="Arial" w:hAnsi="Arial" w:cs="Arial"/>
              </w:rPr>
              <w:t>CN_06_10_REC2</w:t>
            </w:r>
            <w:r w:rsidR="00042AB7">
              <w:rPr>
                <w:rFonts w:ascii="Arial" w:hAnsi="Arial" w:cs="Arial"/>
              </w:rPr>
              <w:t>7</w:t>
            </w:r>
            <w:r w:rsidRPr="007F65B5">
              <w:rPr>
                <w:rFonts w:ascii="Arial" w:hAnsi="Arial" w:cs="Arial"/>
              </w:rPr>
              <w:t>0</w:t>
            </w:r>
          </w:p>
        </w:tc>
      </w:tr>
      <w:tr w:rsidR="00BC0A6C" w:rsidRPr="006F21CE" w14:paraId="41D46365" w14:textId="77777777" w:rsidTr="00BC0A6C">
        <w:tc>
          <w:tcPr>
            <w:tcW w:w="2518" w:type="dxa"/>
          </w:tcPr>
          <w:p w14:paraId="2D3E3983" w14:textId="77777777" w:rsidR="00BC0A6C" w:rsidRPr="006F21CE" w:rsidRDefault="00BC0A6C" w:rsidP="00E926A9">
            <w:pPr>
              <w:spacing w:before="2" w:after="2" w:line="360" w:lineRule="auto"/>
              <w:rPr>
                <w:rFonts w:ascii="Arial" w:hAnsi="Arial" w:cs="Arial"/>
              </w:rPr>
            </w:pPr>
            <w:r w:rsidRPr="006F21CE">
              <w:rPr>
                <w:rFonts w:ascii="Arial" w:hAnsi="Arial" w:cs="Arial"/>
                <w:b/>
              </w:rPr>
              <w:t>Título</w:t>
            </w:r>
          </w:p>
        </w:tc>
        <w:tc>
          <w:tcPr>
            <w:tcW w:w="6515" w:type="dxa"/>
          </w:tcPr>
          <w:p w14:paraId="47311A8D" w14:textId="66AA700A" w:rsidR="00BC0A6C" w:rsidRPr="007F65B5" w:rsidRDefault="00BC0A6C" w:rsidP="00E926A9">
            <w:pPr>
              <w:spacing w:before="2" w:after="2" w:line="360" w:lineRule="auto"/>
              <w:rPr>
                <w:rFonts w:ascii="Arial" w:hAnsi="Arial" w:cs="Arial"/>
              </w:rPr>
            </w:pPr>
            <w:r w:rsidRPr="007F65B5">
              <w:rPr>
                <w:rFonts w:ascii="Arial" w:hAnsi="Arial" w:cs="Arial"/>
              </w:rPr>
              <w:t>Autoevaluación</w:t>
            </w:r>
            <w:r w:rsidR="00C64BD2">
              <w:rPr>
                <w:rFonts w:ascii="Arial" w:hAnsi="Arial" w:cs="Arial"/>
              </w:rPr>
              <w:t xml:space="preserve"> de la materia y sus propiedades</w:t>
            </w:r>
          </w:p>
        </w:tc>
      </w:tr>
      <w:tr w:rsidR="00BC0A6C" w:rsidRPr="006F21CE" w14:paraId="0F4372C2" w14:textId="77777777" w:rsidTr="00BC0A6C">
        <w:tc>
          <w:tcPr>
            <w:tcW w:w="2518" w:type="dxa"/>
          </w:tcPr>
          <w:p w14:paraId="0BF6012C" w14:textId="77777777" w:rsidR="00BC0A6C" w:rsidRPr="006F21CE" w:rsidRDefault="00BC0A6C" w:rsidP="00E926A9">
            <w:pPr>
              <w:spacing w:before="2" w:after="2" w:line="360" w:lineRule="auto"/>
              <w:rPr>
                <w:rFonts w:ascii="Arial" w:hAnsi="Arial" w:cs="Arial"/>
              </w:rPr>
            </w:pPr>
            <w:r w:rsidRPr="006F21CE">
              <w:rPr>
                <w:rFonts w:ascii="Arial" w:hAnsi="Arial" w:cs="Arial"/>
                <w:b/>
              </w:rPr>
              <w:t>Descripción</w:t>
            </w:r>
          </w:p>
        </w:tc>
        <w:tc>
          <w:tcPr>
            <w:tcW w:w="6515" w:type="dxa"/>
          </w:tcPr>
          <w:p w14:paraId="7797A28A" w14:textId="152224AC" w:rsidR="00BC0A6C" w:rsidRPr="007F65B5" w:rsidRDefault="00BC0A6C" w:rsidP="00225C24">
            <w:pPr>
              <w:spacing w:before="2" w:after="2" w:line="360" w:lineRule="auto"/>
              <w:rPr>
                <w:rFonts w:ascii="Arial" w:hAnsi="Arial" w:cs="Arial"/>
              </w:rPr>
            </w:pPr>
            <w:r w:rsidRPr="007F65B5">
              <w:rPr>
                <w:rFonts w:ascii="Arial" w:hAnsi="Arial" w:cs="Arial"/>
              </w:rPr>
              <w:t xml:space="preserve">Contiene una autoevaluación para evaluar </w:t>
            </w:r>
            <w:r w:rsidR="00225C24">
              <w:rPr>
                <w:rFonts w:ascii="Arial" w:hAnsi="Arial" w:cs="Arial"/>
              </w:rPr>
              <w:t>lo que has</w:t>
            </w:r>
            <w:r w:rsidRPr="007F65B5">
              <w:rPr>
                <w:rFonts w:ascii="Arial" w:hAnsi="Arial" w:cs="Arial"/>
              </w:rPr>
              <w:t xml:space="preserve"> aprendido</w:t>
            </w:r>
            <w:r w:rsidR="00225C24">
              <w:rPr>
                <w:rFonts w:ascii="Arial" w:hAnsi="Arial" w:cs="Arial"/>
              </w:rPr>
              <w:t xml:space="preserve"> acerca</w:t>
            </w:r>
            <w:r w:rsidRPr="007F65B5">
              <w:rPr>
                <w:rFonts w:ascii="Arial" w:hAnsi="Arial" w:cs="Arial"/>
              </w:rPr>
              <w:t xml:space="preserve"> </w:t>
            </w:r>
            <w:r w:rsidR="00E05E28">
              <w:rPr>
                <w:rFonts w:ascii="Arial" w:hAnsi="Arial" w:cs="Arial"/>
              </w:rPr>
              <w:t>de la materia y sus propiedades</w:t>
            </w:r>
            <w:r w:rsidRPr="007F65B5">
              <w:rPr>
                <w:rFonts w:ascii="Arial" w:hAnsi="Arial" w:cs="Arial"/>
              </w:rPr>
              <w:t xml:space="preserve"> </w:t>
            </w:r>
          </w:p>
        </w:tc>
      </w:tr>
    </w:tbl>
    <w:p w14:paraId="57752654" w14:textId="77777777" w:rsidR="00BC0A6C" w:rsidRPr="00A332FF" w:rsidRDefault="00BC0A6C" w:rsidP="00E926A9">
      <w:pPr>
        <w:spacing w:after="0" w:line="360" w:lineRule="auto"/>
        <w:rPr>
          <w:rFonts w:ascii="Arial" w:hAnsi="Arial" w:cs="Arial"/>
          <w:highlight w:val="yellow"/>
        </w:rPr>
      </w:pPr>
    </w:p>
    <w:tbl>
      <w:tblPr>
        <w:tblStyle w:val="Tablaconcuadrcula"/>
        <w:tblW w:w="9072" w:type="dxa"/>
        <w:tblInd w:w="-5" w:type="dxa"/>
        <w:tblLayout w:type="fixed"/>
        <w:tblLook w:val="04A0" w:firstRow="1" w:lastRow="0" w:firstColumn="1" w:lastColumn="0" w:noHBand="0" w:noVBand="1"/>
      </w:tblPr>
      <w:tblGrid>
        <w:gridCol w:w="1076"/>
        <w:gridCol w:w="2463"/>
        <w:gridCol w:w="5533"/>
      </w:tblGrid>
      <w:tr w:rsidR="00BC0A6C" w:rsidRPr="00A332FF" w14:paraId="3B7700F0" w14:textId="77777777" w:rsidTr="00BC0A6C">
        <w:tc>
          <w:tcPr>
            <w:tcW w:w="9072" w:type="dxa"/>
            <w:gridSpan w:val="3"/>
            <w:shd w:val="clear" w:color="auto" w:fill="000000" w:themeFill="text1"/>
          </w:tcPr>
          <w:p w14:paraId="444C3AC2" w14:textId="77777777" w:rsidR="00BC0A6C" w:rsidRPr="00A332FF" w:rsidRDefault="00BC0A6C" w:rsidP="00E926A9">
            <w:pPr>
              <w:spacing w:before="2" w:after="2" w:line="360" w:lineRule="auto"/>
              <w:jc w:val="center"/>
              <w:rPr>
                <w:rFonts w:ascii="Arial" w:hAnsi="Arial" w:cs="Arial"/>
                <w:b/>
              </w:rPr>
            </w:pPr>
            <w:r w:rsidRPr="00A332FF">
              <w:rPr>
                <w:rFonts w:ascii="Arial" w:hAnsi="Arial" w:cs="Arial"/>
                <w:b/>
              </w:rPr>
              <w:t>Webs de referencia</w:t>
            </w:r>
          </w:p>
        </w:tc>
      </w:tr>
      <w:tr w:rsidR="00BC0A6C" w:rsidRPr="00A332FF" w14:paraId="52617247" w14:textId="77777777" w:rsidTr="00BC0A6C">
        <w:tc>
          <w:tcPr>
            <w:tcW w:w="1076" w:type="dxa"/>
          </w:tcPr>
          <w:p w14:paraId="5F6BD692" w14:textId="77777777" w:rsidR="00BC0A6C" w:rsidRPr="00A332FF" w:rsidRDefault="00BC0A6C" w:rsidP="00E926A9">
            <w:pPr>
              <w:spacing w:before="2" w:after="2" w:line="360" w:lineRule="auto"/>
              <w:rPr>
                <w:rFonts w:ascii="Arial" w:hAnsi="Arial" w:cs="Arial"/>
                <w:b/>
              </w:rPr>
            </w:pPr>
            <w:r w:rsidRPr="00A332FF">
              <w:rPr>
                <w:rFonts w:ascii="Arial" w:hAnsi="Arial" w:cs="Arial"/>
                <w:b/>
              </w:rPr>
              <w:t>Código</w:t>
            </w:r>
          </w:p>
        </w:tc>
        <w:tc>
          <w:tcPr>
            <w:tcW w:w="7996" w:type="dxa"/>
            <w:gridSpan w:val="2"/>
          </w:tcPr>
          <w:p w14:paraId="471381A5" w14:textId="0696D005" w:rsidR="00BC0A6C" w:rsidRPr="00A332FF" w:rsidRDefault="00E05E28" w:rsidP="00E926A9">
            <w:pPr>
              <w:spacing w:before="2" w:after="2" w:line="360" w:lineRule="auto"/>
              <w:rPr>
                <w:rFonts w:ascii="Arial" w:hAnsi="Arial" w:cs="Arial"/>
                <w:b/>
              </w:rPr>
            </w:pPr>
            <w:r>
              <w:rPr>
                <w:rFonts w:ascii="Arial" w:hAnsi="Arial" w:cs="Arial"/>
              </w:rPr>
              <w:t>CN_06_</w:t>
            </w:r>
            <w:r w:rsidR="00BC0A6C" w:rsidRPr="00A332FF">
              <w:rPr>
                <w:rFonts w:ascii="Arial" w:hAnsi="Arial" w:cs="Arial"/>
              </w:rPr>
              <w:t>10_REC</w:t>
            </w:r>
            <w:r w:rsidR="00BC0A6C">
              <w:rPr>
                <w:rFonts w:ascii="Arial" w:hAnsi="Arial" w:cs="Arial"/>
              </w:rPr>
              <w:t>2</w:t>
            </w:r>
            <w:r w:rsidR="00581389">
              <w:rPr>
                <w:rFonts w:ascii="Arial" w:hAnsi="Arial" w:cs="Arial"/>
              </w:rPr>
              <w:t>8</w:t>
            </w:r>
            <w:r w:rsidR="00BC0A6C" w:rsidRPr="00A332FF">
              <w:rPr>
                <w:rFonts w:ascii="Arial" w:hAnsi="Arial" w:cs="Arial"/>
              </w:rPr>
              <w:t>0</w:t>
            </w:r>
          </w:p>
        </w:tc>
      </w:tr>
      <w:tr w:rsidR="00BC0A6C" w:rsidRPr="00A332FF" w14:paraId="7D967FA4" w14:textId="77777777" w:rsidTr="00BC0A6C">
        <w:tc>
          <w:tcPr>
            <w:tcW w:w="1076" w:type="dxa"/>
          </w:tcPr>
          <w:p w14:paraId="7F69F7BD" w14:textId="77777777" w:rsidR="00BC0A6C" w:rsidRPr="00A332FF" w:rsidRDefault="00BC0A6C" w:rsidP="00E926A9">
            <w:pPr>
              <w:spacing w:before="2" w:after="2" w:line="360" w:lineRule="auto"/>
              <w:rPr>
                <w:rFonts w:ascii="Arial" w:hAnsi="Arial" w:cs="Arial"/>
              </w:rPr>
            </w:pPr>
            <w:r w:rsidRPr="00A332FF">
              <w:rPr>
                <w:rFonts w:ascii="Arial" w:hAnsi="Arial" w:cs="Arial"/>
                <w:b/>
              </w:rPr>
              <w:t>Web 01</w:t>
            </w:r>
          </w:p>
        </w:tc>
        <w:tc>
          <w:tcPr>
            <w:tcW w:w="2463" w:type="dxa"/>
          </w:tcPr>
          <w:p w14:paraId="1F5207B8" w14:textId="77777777" w:rsidR="00BC0A6C" w:rsidRPr="00A332FF" w:rsidRDefault="00BC0A6C" w:rsidP="00E926A9">
            <w:pPr>
              <w:spacing w:before="2" w:after="2" w:line="360" w:lineRule="auto"/>
              <w:rPr>
                <w:rFonts w:ascii="Arial" w:hAnsi="Arial" w:cs="Arial"/>
              </w:rPr>
            </w:pPr>
            <w:r w:rsidRPr="00A332FF">
              <w:rPr>
                <w:rFonts w:ascii="Arial" w:hAnsi="Arial" w:cs="Arial"/>
              </w:rPr>
              <w:t xml:space="preserve">Puedes ampliar </w:t>
            </w:r>
          </w:p>
          <w:p w14:paraId="404A993A" w14:textId="59E5A44A" w:rsidR="00B0783B" w:rsidRDefault="00225C24" w:rsidP="00E926A9">
            <w:pPr>
              <w:spacing w:before="2" w:after="2" w:line="360" w:lineRule="auto"/>
              <w:rPr>
                <w:rFonts w:ascii="Arial" w:hAnsi="Arial" w:cs="Arial"/>
              </w:rPr>
            </w:pPr>
            <w:r>
              <w:rPr>
                <w:rFonts w:ascii="Arial" w:hAnsi="Arial" w:cs="Arial"/>
              </w:rPr>
              <w:t>la i</w:t>
            </w:r>
            <w:r w:rsidRPr="00A332FF">
              <w:rPr>
                <w:rFonts w:ascii="Arial" w:hAnsi="Arial" w:cs="Arial"/>
              </w:rPr>
              <w:t xml:space="preserve">nformación </w:t>
            </w:r>
            <w:r w:rsidR="00BC0A6C" w:rsidRPr="00A332FF">
              <w:rPr>
                <w:rFonts w:ascii="Arial" w:hAnsi="Arial" w:cs="Arial"/>
              </w:rPr>
              <w:t>sobre la estructura del átomo y los enlaces químicos</w:t>
            </w:r>
            <w:r>
              <w:rPr>
                <w:rFonts w:ascii="Arial" w:hAnsi="Arial" w:cs="Arial"/>
              </w:rPr>
              <w:t>,</w:t>
            </w:r>
            <w:r w:rsidR="00BC0A6C" w:rsidRPr="00A332FF">
              <w:rPr>
                <w:rFonts w:ascii="Arial" w:hAnsi="Arial" w:cs="Arial"/>
              </w:rPr>
              <w:t xml:space="preserve"> en la página del </w:t>
            </w:r>
            <w:r w:rsidRPr="00A332FF">
              <w:rPr>
                <w:rFonts w:ascii="Arial" w:hAnsi="Arial" w:cs="Arial"/>
              </w:rPr>
              <w:t xml:space="preserve">CIDEAD </w:t>
            </w:r>
            <w:r w:rsidR="00BC0A6C" w:rsidRPr="00A332FF">
              <w:rPr>
                <w:rFonts w:ascii="Arial" w:hAnsi="Arial" w:cs="Arial"/>
              </w:rPr>
              <w:t xml:space="preserve">del Ministerio de </w:t>
            </w:r>
          </w:p>
          <w:p w14:paraId="28FEF3A3" w14:textId="08E529F4" w:rsidR="00BC0A6C" w:rsidRPr="00A332FF" w:rsidRDefault="00BC0A6C" w:rsidP="00E926A9">
            <w:pPr>
              <w:spacing w:before="2" w:after="2" w:line="360" w:lineRule="auto"/>
              <w:rPr>
                <w:rFonts w:ascii="Arial" w:hAnsi="Arial" w:cs="Arial"/>
              </w:rPr>
            </w:pPr>
            <w:r w:rsidRPr="00A332FF">
              <w:rPr>
                <w:rFonts w:ascii="Arial" w:hAnsi="Arial" w:cs="Arial"/>
              </w:rPr>
              <w:t>Educación, Cultura y Deporte.</w:t>
            </w:r>
          </w:p>
          <w:p w14:paraId="57D58D3B" w14:textId="77777777" w:rsidR="00BC0A6C" w:rsidRPr="00A332FF" w:rsidRDefault="00BC0A6C" w:rsidP="00E926A9">
            <w:pPr>
              <w:spacing w:before="2" w:after="2" w:line="360" w:lineRule="auto"/>
              <w:rPr>
                <w:rFonts w:ascii="Arial" w:hAnsi="Arial" w:cs="Arial"/>
              </w:rPr>
            </w:pPr>
          </w:p>
        </w:tc>
        <w:tc>
          <w:tcPr>
            <w:tcW w:w="5533" w:type="dxa"/>
          </w:tcPr>
          <w:p w14:paraId="3697E22E" w14:textId="77777777" w:rsidR="00BC0A6C" w:rsidRPr="00225C24" w:rsidRDefault="00B134F8" w:rsidP="00E926A9">
            <w:pPr>
              <w:spacing w:before="2" w:after="2" w:line="360" w:lineRule="auto"/>
              <w:rPr>
                <w:rFonts w:ascii="Arial" w:hAnsi="Arial" w:cs="Arial"/>
              </w:rPr>
            </w:pPr>
            <w:hyperlink r:id="rId37" w:history="1">
              <w:r w:rsidR="00BC0A6C" w:rsidRPr="00E10F0D">
                <w:rPr>
                  <w:rStyle w:val="Hipervnculo"/>
                  <w:rFonts w:ascii="Arial" w:hAnsi="Arial" w:cs="Arial"/>
                  <w:u w:val="none"/>
                </w:rPr>
                <w:t>http://recursostic.educacion.es/secundaria/edad/4esofisicaquimica/4quincena8/4q8_index.htm</w:t>
              </w:r>
            </w:hyperlink>
          </w:p>
          <w:p w14:paraId="7BCCDF11" w14:textId="77777777" w:rsidR="00BC0A6C" w:rsidRPr="00225C24" w:rsidRDefault="00BC0A6C" w:rsidP="00E926A9">
            <w:pPr>
              <w:spacing w:before="2" w:after="2" w:line="360" w:lineRule="auto"/>
              <w:rPr>
                <w:rFonts w:ascii="Arial" w:hAnsi="Arial" w:cs="Arial"/>
              </w:rPr>
            </w:pPr>
          </w:p>
        </w:tc>
      </w:tr>
      <w:tr w:rsidR="00BC0A6C" w:rsidRPr="00A332FF" w14:paraId="6E023E7C" w14:textId="77777777" w:rsidTr="00BC0A6C">
        <w:tc>
          <w:tcPr>
            <w:tcW w:w="1076" w:type="dxa"/>
          </w:tcPr>
          <w:p w14:paraId="11ABA926" w14:textId="77777777" w:rsidR="00BC0A6C" w:rsidRPr="00A332FF" w:rsidRDefault="00BC0A6C" w:rsidP="00E926A9">
            <w:pPr>
              <w:spacing w:before="2" w:after="2" w:line="360" w:lineRule="auto"/>
              <w:rPr>
                <w:rFonts w:ascii="Arial" w:hAnsi="Arial" w:cs="Arial"/>
                <w:b/>
              </w:rPr>
            </w:pPr>
            <w:r w:rsidRPr="00A332FF">
              <w:rPr>
                <w:rFonts w:ascii="Arial" w:hAnsi="Arial" w:cs="Arial"/>
                <w:b/>
              </w:rPr>
              <w:t>Web 02</w:t>
            </w:r>
          </w:p>
        </w:tc>
        <w:tc>
          <w:tcPr>
            <w:tcW w:w="2463" w:type="dxa"/>
          </w:tcPr>
          <w:p w14:paraId="0184BFF2" w14:textId="37AE7C7A" w:rsidR="00BC0A6C" w:rsidRPr="00A332FF" w:rsidRDefault="00BC0A6C" w:rsidP="00E926A9">
            <w:pPr>
              <w:spacing w:before="2" w:after="2" w:line="360" w:lineRule="auto"/>
              <w:rPr>
                <w:rFonts w:ascii="Arial" w:hAnsi="Arial" w:cs="Arial"/>
              </w:rPr>
            </w:pPr>
            <w:r>
              <w:rPr>
                <w:rFonts w:ascii="Arial" w:hAnsi="Arial" w:cs="Arial"/>
              </w:rPr>
              <w:t xml:space="preserve">En la página de </w:t>
            </w:r>
            <w:proofErr w:type="spellStart"/>
            <w:r w:rsidRPr="00042AB7">
              <w:rPr>
                <w:rFonts w:ascii="Arial" w:hAnsi="Arial" w:cs="Arial"/>
                <w:i/>
              </w:rPr>
              <w:t>areaciencias</w:t>
            </w:r>
            <w:proofErr w:type="spellEnd"/>
            <w:r>
              <w:rPr>
                <w:rFonts w:ascii="Arial" w:hAnsi="Arial" w:cs="Arial"/>
              </w:rPr>
              <w:t xml:space="preserve"> puede</w:t>
            </w:r>
            <w:r w:rsidR="00042AB7">
              <w:rPr>
                <w:rFonts w:ascii="Arial" w:hAnsi="Arial" w:cs="Arial"/>
              </w:rPr>
              <w:t>s aprender más sobre los modelos</w:t>
            </w:r>
            <w:r w:rsidR="008079E8">
              <w:rPr>
                <w:rFonts w:ascii="Arial" w:hAnsi="Arial" w:cs="Arial"/>
              </w:rPr>
              <w:t xml:space="preserve"> </w:t>
            </w:r>
            <w:r w:rsidR="00042AB7">
              <w:rPr>
                <w:rFonts w:ascii="Arial" w:hAnsi="Arial" w:cs="Arial"/>
              </w:rPr>
              <w:t xml:space="preserve">atómicos. </w:t>
            </w:r>
          </w:p>
        </w:tc>
        <w:tc>
          <w:tcPr>
            <w:tcW w:w="5533" w:type="dxa"/>
          </w:tcPr>
          <w:p w14:paraId="5CC44FAC" w14:textId="77777777" w:rsidR="00BC0A6C" w:rsidRPr="00225C24" w:rsidRDefault="00B134F8" w:rsidP="00E926A9">
            <w:pPr>
              <w:spacing w:before="2" w:after="2" w:line="360" w:lineRule="auto"/>
              <w:rPr>
                <w:rFonts w:ascii="Arial" w:hAnsi="Arial" w:cs="Arial"/>
              </w:rPr>
            </w:pPr>
            <w:hyperlink r:id="rId38" w:history="1">
              <w:r w:rsidR="00BC0A6C" w:rsidRPr="00E10F0D">
                <w:rPr>
                  <w:rStyle w:val="Hipervnculo"/>
                  <w:rFonts w:ascii="Arial" w:hAnsi="Arial" w:cs="Arial"/>
                  <w:u w:val="none"/>
                </w:rPr>
                <w:t>http://www.areaciencias.com/quimica/modelos-atomicos.html</w:t>
              </w:r>
            </w:hyperlink>
          </w:p>
          <w:p w14:paraId="7231727E" w14:textId="77777777" w:rsidR="00BC0A6C" w:rsidRPr="00225C24" w:rsidRDefault="00BC0A6C" w:rsidP="00E926A9">
            <w:pPr>
              <w:spacing w:before="2" w:after="2" w:line="360" w:lineRule="auto"/>
              <w:rPr>
                <w:rFonts w:ascii="Arial" w:hAnsi="Arial" w:cs="Arial"/>
              </w:rPr>
            </w:pPr>
          </w:p>
        </w:tc>
      </w:tr>
      <w:tr w:rsidR="00BC0A6C" w:rsidRPr="00A332FF" w14:paraId="253FBF9B" w14:textId="77777777" w:rsidTr="00BC0A6C">
        <w:tc>
          <w:tcPr>
            <w:tcW w:w="1076" w:type="dxa"/>
          </w:tcPr>
          <w:p w14:paraId="67241ED8" w14:textId="77777777" w:rsidR="00BC0A6C" w:rsidRPr="00A332FF" w:rsidRDefault="00BC0A6C" w:rsidP="00E926A9">
            <w:pPr>
              <w:spacing w:before="2" w:after="2" w:line="360" w:lineRule="auto"/>
              <w:rPr>
                <w:rFonts w:ascii="Arial" w:hAnsi="Arial" w:cs="Arial"/>
              </w:rPr>
            </w:pPr>
            <w:r w:rsidRPr="00A332FF">
              <w:rPr>
                <w:rFonts w:ascii="Arial" w:hAnsi="Arial" w:cs="Arial"/>
                <w:b/>
              </w:rPr>
              <w:t>Web 03</w:t>
            </w:r>
          </w:p>
        </w:tc>
        <w:tc>
          <w:tcPr>
            <w:tcW w:w="2463" w:type="dxa"/>
          </w:tcPr>
          <w:p w14:paraId="6FC031C9" w14:textId="59DC8180" w:rsidR="00BC0A6C" w:rsidRPr="00225C24" w:rsidRDefault="00BC0A6C" w:rsidP="00E926A9">
            <w:pPr>
              <w:spacing w:before="2" w:after="2" w:line="360" w:lineRule="auto"/>
              <w:rPr>
                <w:rStyle w:val="Textoennegrita"/>
                <w:rFonts w:ascii="Arial" w:hAnsi="Arial" w:cs="Arial"/>
                <w:b w:val="0"/>
              </w:rPr>
            </w:pPr>
            <w:r w:rsidRPr="00E10F0D">
              <w:rPr>
                <w:rStyle w:val="Textoennegrita"/>
                <w:rFonts w:ascii="Arial" w:hAnsi="Arial" w:cs="Arial"/>
                <w:b w:val="0"/>
              </w:rPr>
              <w:t>En esta página de newton.cnice.mec.es/puedes ampliar la información de número atómico y número másico</w:t>
            </w:r>
            <w:r w:rsidR="00E05E28" w:rsidRPr="00E10F0D">
              <w:rPr>
                <w:rStyle w:val="Textoennegrita"/>
                <w:rFonts w:ascii="Arial" w:hAnsi="Arial" w:cs="Arial"/>
                <w:b w:val="0"/>
              </w:rPr>
              <w:t>.</w:t>
            </w:r>
            <w:r w:rsidR="008079E8" w:rsidRPr="00E10F0D">
              <w:rPr>
                <w:rStyle w:val="Textoennegrita"/>
                <w:rFonts w:ascii="Arial" w:hAnsi="Arial" w:cs="Arial"/>
                <w:b w:val="0"/>
              </w:rPr>
              <w:t xml:space="preserve"> </w:t>
            </w:r>
          </w:p>
        </w:tc>
        <w:tc>
          <w:tcPr>
            <w:tcW w:w="5533" w:type="dxa"/>
          </w:tcPr>
          <w:p w14:paraId="3B42ECBF" w14:textId="77777777" w:rsidR="00BC0A6C" w:rsidRPr="00225C24" w:rsidRDefault="00B134F8" w:rsidP="00E926A9">
            <w:pPr>
              <w:spacing w:before="2" w:after="2" w:line="360" w:lineRule="auto"/>
              <w:rPr>
                <w:rFonts w:ascii="Arial" w:hAnsi="Arial" w:cs="Arial"/>
              </w:rPr>
            </w:pPr>
            <w:hyperlink r:id="rId39" w:history="1">
              <w:r w:rsidR="00BC0A6C" w:rsidRPr="00E10F0D">
                <w:rPr>
                  <w:rStyle w:val="Hipervnculo"/>
                  <w:rFonts w:ascii="Arial" w:hAnsi="Arial" w:cs="Arial"/>
                  <w:u w:val="none"/>
                </w:rPr>
                <w:t>http://newton.cnice.mec.es/materiales_didacticos/el_atomo/zya.htm?4</w:t>
              </w:r>
            </w:hyperlink>
          </w:p>
          <w:p w14:paraId="118137A0" w14:textId="77777777" w:rsidR="00BC0A6C" w:rsidRPr="00225C24" w:rsidRDefault="00BC0A6C" w:rsidP="00E926A9">
            <w:pPr>
              <w:spacing w:before="2" w:after="2" w:line="360" w:lineRule="auto"/>
              <w:rPr>
                <w:rFonts w:ascii="Arial" w:hAnsi="Arial" w:cs="Arial"/>
              </w:rPr>
            </w:pPr>
          </w:p>
        </w:tc>
      </w:tr>
      <w:tr w:rsidR="00BC0A6C" w:rsidRPr="00A332FF" w14:paraId="1E6A6001" w14:textId="77777777" w:rsidTr="00BC0A6C">
        <w:tc>
          <w:tcPr>
            <w:tcW w:w="1076" w:type="dxa"/>
          </w:tcPr>
          <w:p w14:paraId="19A665EB" w14:textId="77777777" w:rsidR="00BC0A6C" w:rsidRPr="00A332FF" w:rsidRDefault="00BC0A6C" w:rsidP="00E926A9">
            <w:pPr>
              <w:spacing w:before="2" w:after="2" w:line="360" w:lineRule="auto"/>
              <w:rPr>
                <w:rFonts w:ascii="Arial" w:hAnsi="Arial" w:cs="Arial"/>
                <w:b/>
              </w:rPr>
            </w:pPr>
            <w:r w:rsidRPr="00A332FF">
              <w:rPr>
                <w:rFonts w:ascii="Arial" w:hAnsi="Arial" w:cs="Arial"/>
                <w:b/>
              </w:rPr>
              <w:t>Web 04</w:t>
            </w:r>
          </w:p>
        </w:tc>
        <w:tc>
          <w:tcPr>
            <w:tcW w:w="2463" w:type="dxa"/>
          </w:tcPr>
          <w:p w14:paraId="1FA09C39" w14:textId="77777777" w:rsidR="00BC0A6C" w:rsidRPr="00A332FF" w:rsidRDefault="00BC0A6C" w:rsidP="00E926A9">
            <w:pPr>
              <w:spacing w:before="2" w:after="2" w:line="360" w:lineRule="auto"/>
              <w:rPr>
                <w:rFonts w:ascii="Arial" w:hAnsi="Arial" w:cs="Arial"/>
              </w:rPr>
            </w:pPr>
            <w:r>
              <w:rPr>
                <w:rFonts w:ascii="Arial" w:hAnsi="Arial" w:cs="Arial"/>
              </w:rPr>
              <w:t>En esta página de química puedes ampliar la información ace</w:t>
            </w:r>
            <w:r w:rsidR="00E05E28">
              <w:rPr>
                <w:rFonts w:ascii="Arial" w:hAnsi="Arial" w:cs="Arial"/>
              </w:rPr>
              <w:t>rca del modelo actual del átomo.</w:t>
            </w:r>
          </w:p>
        </w:tc>
        <w:tc>
          <w:tcPr>
            <w:tcW w:w="5533" w:type="dxa"/>
          </w:tcPr>
          <w:p w14:paraId="6F9604DB" w14:textId="77777777" w:rsidR="00BC0A6C" w:rsidRPr="00225C24" w:rsidRDefault="00B134F8" w:rsidP="00E926A9">
            <w:pPr>
              <w:spacing w:before="2" w:after="2" w:line="360" w:lineRule="auto"/>
              <w:rPr>
                <w:rFonts w:ascii="Arial" w:hAnsi="Arial" w:cs="Arial"/>
              </w:rPr>
            </w:pPr>
            <w:hyperlink r:id="rId40" w:history="1">
              <w:r w:rsidR="00BC0A6C" w:rsidRPr="00E10F0D">
                <w:rPr>
                  <w:rStyle w:val="Hipervnculo"/>
                  <w:rFonts w:ascii="Arial" w:hAnsi="Arial" w:cs="Arial"/>
                  <w:u w:val="none"/>
                </w:rPr>
                <w:t>https://sites.google.com/site/quimicapara1erodebachillerato/modelo-atomico-a</w:t>
              </w:r>
            </w:hyperlink>
          </w:p>
          <w:p w14:paraId="694530B4" w14:textId="77777777" w:rsidR="00BC0A6C" w:rsidRPr="00225C24" w:rsidRDefault="00BC0A6C" w:rsidP="00E926A9">
            <w:pPr>
              <w:spacing w:before="2" w:after="2" w:line="360" w:lineRule="auto"/>
              <w:rPr>
                <w:rFonts w:ascii="Arial" w:hAnsi="Arial" w:cs="Arial"/>
              </w:rPr>
            </w:pPr>
          </w:p>
        </w:tc>
      </w:tr>
    </w:tbl>
    <w:p w14:paraId="71F1CE71" w14:textId="77777777" w:rsidR="00C11270" w:rsidRDefault="00C11270" w:rsidP="00E926A9">
      <w:pPr>
        <w:spacing w:line="360" w:lineRule="auto"/>
      </w:pPr>
    </w:p>
    <w:p w14:paraId="1DD45F32" w14:textId="77777777" w:rsidR="00DB3057" w:rsidRDefault="00DB3057" w:rsidP="00E926A9">
      <w:pPr>
        <w:spacing w:line="360" w:lineRule="auto"/>
      </w:pPr>
    </w:p>
    <w:sectPr w:rsidR="00DB3057">
      <w:headerReference w:type="default" r:id="rId41"/>
      <w:pgSz w:w="12240" w:h="15840"/>
      <w:pgMar w:top="1440" w:right="1440" w:bottom="1440" w:left="1440"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1F8FF8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7339A2" w14:textId="77777777" w:rsidR="00BF1BE3" w:rsidRDefault="00BF1BE3" w:rsidP="0045368D">
      <w:pPr>
        <w:spacing w:after="0"/>
      </w:pPr>
      <w:r>
        <w:separator/>
      </w:r>
    </w:p>
  </w:endnote>
  <w:endnote w:type="continuationSeparator" w:id="0">
    <w:p w14:paraId="78C59AE9" w14:textId="77777777" w:rsidR="00BF1BE3" w:rsidRDefault="00BF1BE3" w:rsidP="004536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altName w:val="Times New Roman"/>
    <w:charset w:val="00"/>
    <w:family w:val="auto"/>
    <w:pitch w:val="variable"/>
    <w:sig w:usb0="00000000"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721D7C" w14:textId="77777777" w:rsidR="00BF1BE3" w:rsidRDefault="00BF1BE3" w:rsidP="0045368D">
      <w:pPr>
        <w:spacing w:after="0"/>
      </w:pPr>
      <w:r>
        <w:separator/>
      </w:r>
    </w:p>
  </w:footnote>
  <w:footnote w:type="continuationSeparator" w:id="0">
    <w:p w14:paraId="1C3615A0" w14:textId="77777777" w:rsidR="00BF1BE3" w:rsidRDefault="00BF1BE3" w:rsidP="0045368D">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103559" w14:textId="2FAB9385" w:rsidR="002C19E6" w:rsidRPr="008B63F9" w:rsidRDefault="002C19E6" w:rsidP="0045368D">
    <w:pPr>
      <w:pStyle w:val="Encabezado"/>
      <w:ind w:right="360"/>
      <w:rPr>
        <w:rFonts w:ascii="Times" w:hAnsi="Times"/>
        <w:sz w:val="20"/>
        <w:szCs w:val="20"/>
        <w:highlight w:val="yellow"/>
      </w:rPr>
    </w:pPr>
    <w:r w:rsidRPr="00964B30">
      <w:rPr>
        <w:rFonts w:ascii="Times" w:hAnsi="Times"/>
        <w:sz w:val="20"/>
        <w:szCs w:val="20"/>
        <w:highlight w:val="yellow"/>
      </w:rPr>
      <w:t>[GUION CN_</w:t>
    </w:r>
    <w:r>
      <w:rPr>
        <w:rFonts w:ascii="Times" w:hAnsi="Times"/>
        <w:sz w:val="20"/>
        <w:szCs w:val="20"/>
        <w:highlight w:val="yellow"/>
      </w:rPr>
      <w:t>06_10</w:t>
    </w:r>
    <w:r w:rsidRPr="00964B30">
      <w:rPr>
        <w:rFonts w:ascii="Times" w:hAnsi="Times"/>
        <w:sz w:val="20"/>
        <w:szCs w:val="20"/>
        <w:highlight w:val="yellow"/>
      </w:rPr>
      <w:t>_CO]</w:t>
    </w:r>
    <w:r w:rsidRPr="00964B30">
      <w:rPr>
        <w:rFonts w:ascii="Times" w:hAnsi="Times"/>
        <w:sz w:val="20"/>
        <w:szCs w:val="20"/>
      </w:rPr>
      <w:t xml:space="preserve"> Guion 1. </w:t>
    </w:r>
    <w:r>
      <w:rPr>
        <w:rFonts w:ascii="Times" w:hAnsi="Times"/>
        <w:b/>
        <w:sz w:val="20"/>
        <w:szCs w:val="20"/>
      </w:rPr>
      <w:t>El átomo</w:t>
    </w:r>
  </w:p>
  <w:p w14:paraId="799A4EC1" w14:textId="77777777" w:rsidR="002C19E6" w:rsidRDefault="002C19E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81088"/>
    <w:multiLevelType w:val="multilevel"/>
    <w:tmpl w:val="A4503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742EF7"/>
    <w:multiLevelType w:val="multilevel"/>
    <w:tmpl w:val="D4B83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38F6416"/>
    <w:multiLevelType w:val="multilevel"/>
    <w:tmpl w:val="DBF4C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643015E"/>
    <w:multiLevelType w:val="hybridMultilevel"/>
    <w:tmpl w:val="2E1436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F15748D"/>
    <w:multiLevelType w:val="hybridMultilevel"/>
    <w:tmpl w:val="315C0230"/>
    <w:lvl w:ilvl="0" w:tplc="240A0001">
      <w:start w:val="1"/>
      <w:numFmt w:val="bullet"/>
      <w:lvlText w:val=""/>
      <w:lvlJc w:val="left"/>
      <w:pPr>
        <w:ind w:left="1020" w:hanging="360"/>
      </w:pPr>
      <w:rPr>
        <w:rFonts w:ascii="Symbol" w:hAnsi="Symbol" w:hint="default"/>
      </w:rPr>
    </w:lvl>
    <w:lvl w:ilvl="1" w:tplc="240A0003" w:tentative="1">
      <w:start w:val="1"/>
      <w:numFmt w:val="bullet"/>
      <w:lvlText w:val="o"/>
      <w:lvlJc w:val="left"/>
      <w:pPr>
        <w:ind w:left="1740" w:hanging="360"/>
      </w:pPr>
      <w:rPr>
        <w:rFonts w:ascii="Courier New" w:hAnsi="Courier New" w:cs="Courier New" w:hint="default"/>
      </w:rPr>
    </w:lvl>
    <w:lvl w:ilvl="2" w:tplc="240A0005" w:tentative="1">
      <w:start w:val="1"/>
      <w:numFmt w:val="bullet"/>
      <w:lvlText w:val=""/>
      <w:lvlJc w:val="left"/>
      <w:pPr>
        <w:ind w:left="2460" w:hanging="360"/>
      </w:pPr>
      <w:rPr>
        <w:rFonts w:ascii="Wingdings" w:hAnsi="Wingdings" w:hint="default"/>
      </w:rPr>
    </w:lvl>
    <w:lvl w:ilvl="3" w:tplc="240A0001" w:tentative="1">
      <w:start w:val="1"/>
      <w:numFmt w:val="bullet"/>
      <w:lvlText w:val=""/>
      <w:lvlJc w:val="left"/>
      <w:pPr>
        <w:ind w:left="3180" w:hanging="360"/>
      </w:pPr>
      <w:rPr>
        <w:rFonts w:ascii="Symbol" w:hAnsi="Symbol" w:hint="default"/>
      </w:rPr>
    </w:lvl>
    <w:lvl w:ilvl="4" w:tplc="240A0003" w:tentative="1">
      <w:start w:val="1"/>
      <w:numFmt w:val="bullet"/>
      <w:lvlText w:val="o"/>
      <w:lvlJc w:val="left"/>
      <w:pPr>
        <w:ind w:left="3900" w:hanging="360"/>
      </w:pPr>
      <w:rPr>
        <w:rFonts w:ascii="Courier New" w:hAnsi="Courier New" w:cs="Courier New" w:hint="default"/>
      </w:rPr>
    </w:lvl>
    <w:lvl w:ilvl="5" w:tplc="240A0005" w:tentative="1">
      <w:start w:val="1"/>
      <w:numFmt w:val="bullet"/>
      <w:lvlText w:val=""/>
      <w:lvlJc w:val="left"/>
      <w:pPr>
        <w:ind w:left="4620" w:hanging="360"/>
      </w:pPr>
      <w:rPr>
        <w:rFonts w:ascii="Wingdings" w:hAnsi="Wingdings" w:hint="default"/>
      </w:rPr>
    </w:lvl>
    <w:lvl w:ilvl="6" w:tplc="240A0001" w:tentative="1">
      <w:start w:val="1"/>
      <w:numFmt w:val="bullet"/>
      <w:lvlText w:val=""/>
      <w:lvlJc w:val="left"/>
      <w:pPr>
        <w:ind w:left="5340" w:hanging="360"/>
      </w:pPr>
      <w:rPr>
        <w:rFonts w:ascii="Symbol" w:hAnsi="Symbol" w:hint="default"/>
      </w:rPr>
    </w:lvl>
    <w:lvl w:ilvl="7" w:tplc="240A0003" w:tentative="1">
      <w:start w:val="1"/>
      <w:numFmt w:val="bullet"/>
      <w:lvlText w:val="o"/>
      <w:lvlJc w:val="left"/>
      <w:pPr>
        <w:ind w:left="6060" w:hanging="360"/>
      </w:pPr>
      <w:rPr>
        <w:rFonts w:ascii="Courier New" w:hAnsi="Courier New" w:cs="Courier New" w:hint="default"/>
      </w:rPr>
    </w:lvl>
    <w:lvl w:ilvl="8" w:tplc="240A0005" w:tentative="1">
      <w:start w:val="1"/>
      <w:numFmt w:val="bullet"/>
      <w:lvlText w:val=""/>
      <w:lvlJc w:val="left"/>
      <w:pPr>
        <w:ind w:left="6780" w:hanging="360"/>
      </w:pPr>
      <w:rPr>
        <w:rFonts w:ascii="Wingdings" w:hAnsi="Wingdings" w:hint="default"/>
      </w:rPr>
    </w:lvl>
  </w:abstractNum>
  <w:abstractNum w:abstractNumId="5">
    <w:nsid w:val="435859CD"/>
    <w:multiLevelType w:val="multilevel"/>
    <w:tmpl w:val="A51CB9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nsid w:val="45E51CD4"/>
    <w:multiLevelType w:val="multilevel"/>
    <w:tmpl w:val="6D7EE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74142A0"/>
    <w:multiLevelType w:val="multilevel"/>
    <w:tmpl w:val="64601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8F5315A"/>
    <w:multiLevelType w:val="multilevel"/>
    <w:tmpl w:val="F272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DFE5AFC"/>
    <w:multiLevelType w:val="multilevel"/>
    <w:tmpl w:val="86ACE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E236D76"/>
    <w:multiLevelType w:val="hybridMultilevel"/>
    <w:tmpl w:val="40C2A3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5A6C32A3"/>
    <w:multiLevelType w:val="hybridMultilevel"/>
    <w:tmpl w:val="AA3A2768"/>
    <w:lvl w:ilvl="0" w:tplc="41223B0C">
      <w:start w:val="3"/>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5B226030"/>
    <w:multiLevelType w:val="hybridMultilevel"/>
    <w:tmpl w:val="7FC40E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6E3B0AC2"/>
    <w:multiLevelType w:val="hybridMultilevel"/>
    <w:tmpl w:val="72D0FF5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7168055A"/>
    <w:multiLevelType w:val="multilevel"/>
    <w:tmpl w:val="E6526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7296377A"/>
    <w:multiLevelType w:val="multilevel"/>
    <w:tmpl w:val="2A7E7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73A8470A"/>
    <w:multiLevelType w:val="multilevel"/>
    <w:tmpl w:val="F7588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783F6154"/>
    <w:multiLevelType w:val="multilevel"/>
    <w:tmpl w:val="3DAAF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7C0B73B1"/>
    <w:multiLevelType w:val="hybridMultilevel"/>
    <w:tmpl w:val="2C9A77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4"/>
  </w:num>
  <w:num w:numId="4">
    <w:abstractNumId w:val="10"/>
  </w:num>
  <w:num w:numId="5">
    <w:abstractNumId w:val="5"/>
  </w:num>
  <w:num w:numId="6">
    <w:abstractNumId w:val="3"/>
  </w:num>
  <w:num w:numId="7">
    <w:abstractNumId w:val="7"/>
  </w:num>
  <w:num w:numId="8">
    <w:abstractNumId w:val="14"/>
  </w:num>
  <w:num w:numId="9">
    <w:abstractNumId w:val="13"/>
  </w:num>
  <w:num w:numId="10">
    <w:abstractNumId w:val="8"/>
  </w:num>
  <w:num w:numId="11">
    <w:abstractNumId w:val="11"/>
  </w:num>
  <w:num w:numId="12">
    <w:abstractNumId w:val="16"/>
  </w:num>
  <w:num w:numId="13">
    <w:abstractNumId w:val="17"/>
  </w:num>
  <w:num w:numId="14">
    <w:abstractNumId w:val="2"/>
  </w:num>
  <w:num w:numId="15">
    <w:abstractNumId w:val="15"/>
  </w:num>
  <w:num w:numId="16">
    <w:abstractNumId w:val="6"/>
  </w:num>
  <w:num w:numId="17">
    <w:abstractNumId w:val="18"/>
  </w:num>
  <w:num w:numId="18">
    <w:abstractNumId w:val="12"/>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trackRevisions/>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A6C"/>
    <w:rsid w:val="00002163"/>
    <w:rsid w:val="00010E48"/>
    <w:rsid w:val="00030A80"/>
    <w:rsid w:val="00030D3A"/>
    <w:rsid w:val="00042AB7"/>
    <w:rsid w:val="00092191"/>
    <w:rsid w:val="000B3D50"/>
    <w:rsid w:val="000F441C"/>
    <w:rsid w:val="00104AF6"/>
    <w:rsid w:val="00106419"/>
    <w:rsid w:val="00132647"/>
    <w:rsid w:val="00141AB5"/>
    <w:rsid w:val="001937D7"/>
    <w:rsid w:val="001A1F9C"/>
    <w:rsid w:val="0020315C"/>
    <w:rsid w:val="0020716F"/>
    <w:rsid w:val="00225C24"/>
    <w:rsid w:val="0023097B"/>
    <w:rsid w:val="00261FF0"/>
    <w:rsid w:val="002867C2"/>
    <w:rsid w:val="00293C88"/>
    <w:rsid w:val="002C19E6"/>
    <w:rsid w:val="002F77D6"/>
    <w:rsid w:val="00322ED3"/>
    <w:rsid w:val="00325C89"/>
    <w:rsid w:val="00360B2D"/>
    <w:rsid w:val="00371E2C"/>
    <w:rsid w:val="0039612F"/>
    <w:rsid w:val="0045368D"/>
    <w:rsid w:val="00497668"/>
    <w:rsid w:val="004E04A9"/>
    <w:rsid w:val="0050530F"/>
    <w:rsid w:val="0056316D"/>
    <w:rsid w:val="00581389"/>
    <w:rsid w:val="005B2EC8"/>
    <w:rsid w:val="00624161"/>
    <w:rsid w:val="00631C01"/>
    <w:rsid w:val="0063359C"/>
    <w:rsid w:val="00682480"/>
    <w:rsid w:val="0068417E"/>
    <w:rsid w:val="006A1AE3"/>
    <w:rsid w:val="006B1267"/>
    <w:rsid w:val="006E294E"/>
    <w:rsid w:val="00711617"/>
    <w:rsid w:val="00713479"/>
    <w:rsid w:val="007526BD"/>
    <w:rsid w:val="007B4C51"/>
    <w:rsid w:val="007D3629"/>
    <w:rsid w:val="007F65B5"/>
    <w:rsid w:val="008079E8"/>
    <w:rsid w:val="0088036B"/>
    <w:rsid w:val="008856D4"/>
    <w:rsid w:val="00902DF8"/>
    <w:rsid w:val="00961490"/>
    <w:rsid w:val="00974459"/>
    <w:rsid w:val="00982340"/>
    <w:rsid w:val="009A06A3"/>
    <w:rsid w:val="00A11777"/>
    <w:rsid w:val="00A44C6D"/>
    <w:rsid w:val="00A470FE"/>
    <w:rsid w:val="00A57D3F"/>
    <w:rsid w:val="00A65688"/>
    <w:rsid w:val="00A9620B"/>
    <w:rsid w:val="00AC6843"/>
    <w:rsid w:val="00AD01E6"/>
    <w:rsid w:val="00AF1FD3"/>
    <w:rsid w:val="00B0783B"/>
    <w:rsid w:val="00B134F8"/>
    <w:rsid w:val="00B213DC"/>
    <w:rsid w:val="00B24689"/>
    <w:rsid w:val="00B52B49"/>
    <w:rsid w:val="00B76EB8"/>
    <w:rsid w:val="00B81E83"/>
    <w:rsid w:val="00BA505A"/>
    <w:rsid w:val="00BA7978"/>
    <w:rsid w:val="00BC0A6C"/>
    <w:rsid w:val="00BD10B0"/>
    <w:rsid w:val="00BE7BA5"/>
    <w:rsid w:val="00BF1BE3"/>
    <w:rsid w:val="00C11270"/>
    <w:rsid w:val="00C21D16"/>
    <w:rsid w:val="00C37793"/>
    <w:rsid w:val="00C40553"/>
    <w:rsid w:val="00C46F33"/>
    <w:rsid w:val="00C64BD2"/>
    <w:rsid w:val="00C7525C"/>
    <w:rsid w:val="00C90313"/>
    <w:rsid w:val="00CD1E62"/>
    <w:rsid w:val="00D124F5"/>
    <w:rsid w:val="00D20C2B"/>
    <w:rsid w:val="00D47BAC"/>
    <w:rsid w:val="00D64FD9"/>
    <w:rsid w:val="00D907F3"/>
    <w:rsid w:val="00D95D75"/>
    <w:rsid w:val="00DA029F"/>
    <w:rsid w:val="00DB3057"/>
    <w:rsid w:val="00DD29E2"/>
    <w:rsid w:val="00DF0D39"/>
    <w:rsid w:val="00DF3531"/>
    <w:rsid w:val="00E01CD3"/>
    <w:rsid w:val="00E05E28"/>
    <w:rsid w:val="00E10F0D"/>
    <w:rsid w:val="00E331D6"/>
    <w:rsid w:val="00E339F1"/>
    <w:rsid w:val="00E3577D"/>
    <w:rsid w:val="00E3610B"/>
    <w:rsid w:val="00E379C1"/>
    <w:rsid w:val="00E4417E"/>
    <w:rsid w:val="00E54534"/>
    <w:rsid w:val="00E71D4F"/>
    <w:rsid w:val="00E926A9"/>
    <w:rsid w:val="00EB1453"/>
    <w:rsid w:val="00EC5726"/>
    <w:rsid w:val="00EF26E7"/>
    <w:rsid w:val="00EF4859"/>
    <w:rsid w:val="00EF726A"/>
    <w:rsid w:val="00F37E29"/>
    <w:rsid w:val="00F44788"/>
    <w:rsid w:val="00F53A2C"/>
    <w:rsid w:val="00F8767C"/>
    <w:rsid w:val="00FB1AA5"/>
    <w:rsid w:val="00FB780C"/>
    <w:rsid w:val="00FB7E44"/>
    <w:rsid w:val="00FD0B6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66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0"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A6C"/>
    <w:pPr>
      <w:spacing w:line="240" w:lineRule="auto"/>
    </w:pPr>
    <w:rPr>
      <w:sz w:val="24"/>
      <w:szCs w:val="24"/>
      <w:lang w:val="es-ES_tradnl"/>
    </w:rPr>
  </w:style>
  <w:style w:type="paragraph" w:styleId="Ttulo1">
    <w:name w:val="heading 1"/>
    <w:basedOn w:val="Normal"/>
    <w:link w:val="Ttulo1Car"/>
    <w:uiPriority w:val="9"/>
    <w:rsid w:val="00BC0A6C"/>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C0A6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qFormat/>
    <w:rsid w:val="00BC0A6C"/>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rsid w:val="00BC0A6C"/>
    <w:pPr>
      <w:keepNext/>
      <w:keepLines/>
      <w:spacing w:before="200" w:after="0"/>
      <w:outlineLvl w:val="4"/>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qFormat/>
    <w:rsid w:val="00BC0A6C"/>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C0A6C"/>
    <w:rPr>
      <w:rFonts w:ascii="Times" w:hAnsi="Times"/>
      <w:b/>
      <w:kern w:val="36"/>
      <w:sz w:val="48"/>
      <w:szCs w:val="20"/>
      <w:lang w:val="es-ES_tradnl" w:eastAsia="es-ES_tradnl"/>
    </w:rPr>
  </w:style>
  <w:style w:type="character" w:customStyle="1" w:styleId="Ttulo3Car">
    <w:name w:val="Título 3 Car"/>
    <w:basedOn w:val="Fuentedeprrafopredeter"/>
    <w:link w:val="Ttulo3"/>
    <w:rsid w:val="00BC0A6C"/>
    <w:rPr>
      <w:rFonts w:asciiTheme="majorHAnsi" w:eastAsiaTheme="majorEastAsia" w:hAnsiTheme="majorHAnsi" w:cstheme="majorBidi"/>
      <w:b/>
      <w:bCs/>
      <w:color w:val="4F81BD" w:themeColor="accent1"/>
      <w:sz w:val="24"/>
      <w:szCs w:val="24"/>
      <w:lang w:val="es-ES_tradnl"/>
    </w:rPr>
  </w:style>
  <w:style w:type="character" w:customStyle="1" w:styleId="Ttulo4Car">
    <w:name w:val="Título 4 Car"/>
    <w:basedOn w:val="Fuentedeprrafopredeter"/>
    <w:link w:val="Ttulo4"/>
    <w:rsid w:val="00BC0A6C"/>
    <w:rPr>
      <w:rFonts w:asciiTheme="majorHAnsi" w:eastAsiaTheme="majorEastAsia" w:hAnsiTheme="majorHAnsi" w:cstheme="majorBidi"/>
      <w:i/>
      <w:iCs/>
      <w:color w:val="365F91" w:themeColor="accent1" w:themeShade="BF"/>
      <w:sz w:val="24"/>
      <w:szCs w:val="24"/>
      <w:lang w:val="es-ES_tradnl"/>
    </w:rPr>
  </w:style>
  <w:style w:type="character" w:customStyle="1" w:styleId="Ttulo5Car">
    <w:name w:val="Título 5 Car"/>
    <w:basedOn w:val="Fuentedeprrafopredeter"/>
    <w:link w:val="Ttulo5"/>
    <w:rsid w:val="00BC0A6C"/>
    <w:rPr>
      <w:rFonts w:asciiTheme="majorHAnsi" w:eastAsiaTheme="majorEastAsia" w:hAnsiTheme="majorHAnsi" w:cstheme="majorBidi"/>
      <w:color w:val="243F60" w:themeColor="accent1" w:themeShade="7F"/>
      <w:sz w:val="24"/>
      <w:szCs w:val="24"/>
      <w:lang w:val="es-ES_tradnl"/>
    </w:rPr>
  </w:style>
  <w:style w:type="character" w:customStyle="1" w:styleId="Ttulo7Car">
    <w:name w:val="Título 7 Car"/>
    <w:basedOn w:val="Fuentedeprrafopredeter"/>
    <w:link w:val="Ttulo7"/>
    <w:rsid w:val="00BC0A6C"/>
    <w:rPr>
      <w:rFonts w:asciiTheme="majorHAnsi" w:eastAsiaTheme="majorEastAsia" w:hAnsiTheme="majorHAnsi" w:cstheme="majorBidi"/>
      <w:i/>
      <w:iCs/>
      <w:color w:val="243F60" w:themeColor="accent1" w:themeShade="7F"/>
      <w:sz w:val="24"/>
      <w:szCs w:val="24"/>
      <w:lang w:val="es-ES_tradnl"/>
    </w:rPr>
  </w:style>
  <w:style w:type="paragraph" w:styleId="Encabezado">
    <w:name w:val="header"/>
    <w:basedOn w:val="Normal"/>
    <w:link w:val="EncabezadoCar"/>
    <w:uiPriority w:val="99"/>
    <w:unhideWhenUsed/>
    <w:rsid w:val="00BC0A6C"/>
    <w:pPr>
      <w:tabs>
        <w:tab w:val="center" w:pos="4252"/>
        <w:tab w:val="right" w:pos="8504"/>
      </w:tabs>
      <w:spacing w:after="0"/>
    </w:pPr>
  </w:style>
  <w:style w:type="character" w:customStyle="1" w:styleId="EncabezadoCar">
    <w:name w:val="Encabezado Car"/>
    <w:basedOn w:val="Fuentedeprrafopredeter"/>
    <w:link w:val="Encabezado"/>
    <w:uiPriority w:val="99"/>
    <w:rsid w:val="00BC0A6C"/>
    <w:rPr>
      <w:sz w:val="24"/>
      <w:szCs w:val="24"/>
      <w:lang w:val="es-ES_tradnl"/>
    </w:rPr>
  </w:style>
  <w:style w:type="paragraph" w:styleId="Piedepgina">
    <w:name w:val="footer"/>
    <w:basedOn w:val="Normal"/>
    <w:link w:val="PiedepginaCar"/>
    <w:uiPriority w:val="99"/>
    <w:unhideWhenUsed/>
    <w:rsid w:val="00BC0A6C"/>
    <w:pPr>
      <w:tabs>
        <w:tab w:val="center" w:pos="4252"/>
        <w:tab w:val="right" w:pos="8504"/>
      </w:tabs>
      <w:spacing w:after="0"/>
    </w:pPr>
  </w:style>
  <w:style w:type="character" w:customStyle="1" w:styleId="PiedepginaCar">
    <w:name w:val="Pie de página Car"/>
    <w:basedOn w:val="Fuentedeprrafopredeter"/>
    <w:link w:val="Piedepgina"/>
    <w:uiPriority w:val="99"/>
    <w:rsid w:val="00BC0A6C"/>
    <w:rPr>
      <w:sz w:val="24"/>
      <w:szCs w:val="24"/>
      <w:lang w:val="es-ES_tradnl"/>
    </w:rPr>
  </w:style>
  <w:style w:type="paragraph" w:styleId="Textocomentario">
    <w:name w:val="annotation text"/>
    <w:basedOn w:val="Normal"/>
    <w:link w:val="TextocomentarioCar"/>
    <w:uiPriority w:val="99"/>
    <w:unhideWhenUsed/>
    <w:rsid w:val="00BC0A6C"/>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BC0A6C"/>
    <w:rPr>
      <w:rFonts w:ascii="Calibri" w:eastAsia="Calibri" w:hAnsi="Calibri" w:cs="Times New Roman"/>
      <w:sz w:val="20"/>
      <w:szCs w:val="20"/>
      <w:lang w:val="es-MX"/>
    </w:rPr>
  </w:style>
  <w:style w:type="character" w:customStyle="1" w:styleId="ilad">
    <w:name w:val="il_ad"/>
    <w:basedOn w:val="Fuentedeprrafopredeter"/>
    <w:rsid w:val="00BC0A6C"/>
  </w:style>
  <w:style w:type="paragraph" w:styleId="NormalWeb">
    <w:name w:val="Normal (Web)"/>
    <w:basedOn w:val="Normal"/>
    <w:uiPriority w:val="99"/>
    <w:rsid w:val="00BC0A6C"/>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BC0A6C"/>
    <w:rPr>
      <w:b/>
    </w:rPr>
  </w:style>
  <w:style w:type="character" w:styleId="nfasis">
    <w:name w:val="Emphasis"/>
    <w:basedOn w:val="Fuentedeprrafopredeter"/>
    <w:uiPriority w:val="20"/>
    <w:qFormat/>
    <w:rsid w:val="00BC0A6C"/>
    <w:rPr>
      <w:i/>
    </w:rPr>
  </w:style>
  <w:style w:type="character" w:customStyle="1" w:styleId="contenido">
    <w:name w:val="contenido"/>
    <w:basedOn w:val="Fuentedeprrafopredeter"/>
    <w:rsid w:val="00BC0A6C"/>
  </w:style>
  <w:style w:type="character" w:styleId="Hipervnculo">
    <w:name w:val="Hyperlink"/>
    <w:basedOn w:val="Fuentedeprrafopredeter"/>
    <w:uiPriority w:val="99"/>
    <w:rsid w:val="00BC0A6C"/>
    <w:rPr>
      <w:color w:val="0000FF"/>
      <w:u w:val="single"/>
    </w:rPr>
  </w:style>
  <w:style w:type="table" w:styleId="Tablaconcuadrcula">
    <w:name w:val="Table Grid"/>
    <w:basedOn w:val="Tablanormal"/>
    <w:rsid w:val="00BC0A6C"/>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BC0A6C"/>
    <w:pPr>
      <w:ind w:left="720"/>
      <w:contextualSpacing/>
    </w:pPr>
  </w:style>
  <w:style w:type="character" w:customStyle="1" w:styleId="contenidoprinciapl">
    <w:name w:val="contenido_princiapl"/>
    <w:basedOn w:val="Fuentedeprrafopredeter"/>
    <w:rsid w:val="00BC0A6C"/>
  </w:style>
  <w:style w:type="character" w:customStyle="1" w:styleId="st">
    <w:name w:val="st"/>
    <w:basedOn w:val="Fuentedeprrafopredeter"/>
    <w:rsid w:val="00BC0A6C"/>
  </w:style>
  <w:style w:type="character" w:customStyle="1" w:styleId="kno-fvld">
    <w:name w:val="kno-fv _ld"/>
    <w:basedOn w:val="Fuentedeprrafopredeter"/>
    <w:rsid w:val="00BC0A6C"/>
  </w:style>
  <w:style w:type="paragraph" w:styleId="Textodeglobo">
    <w:name w:val="Balloon Text"/>
    <w:basedOn w:val="Normal"/>
    <w:link w:val="TextodegloboCar"/>
    <w:rsid w:val="00BC0A6C"/>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BC0A6C"/>
    <w:rPr>
      <w:rFonts w:ascii="Lucida Grande" w:hAnsi="Lucida Grande" w:cs="Lucida Grande"/>
      <w:sz w:val="18"/>
      <w:szCs w:val="18"/>
      <w:lang w:val="es-ES_tradnl"/>
    </w:rPr>
  </w:style>
  <w:style w:type="character" w:styleId="Nmerodepgina">
    <w:name w:val="page number"/>
    <w:basedOn w:val="Fuentedeprrafopredeter"/>
    <w:rsid w:val="00BC0A6C"/>
  </w:style>
  <w:style w:type="character" w:styleId="Refdecomentario">
    <w:name w:val="annotation reference"/>
    <w:basedOn w:val="Fuentedeprrafopredeter"/>
    <w:rsid w:val="00BC0A6C"/>
    <w:rPr>
      <w:sz w:val="18"/>
      <w:szCs w:val="18"/>
    </w:rPr>
  </w:style>
  <w:style w:type="paragraph" w:styleId="Asuntodelcomentario">
    <w:name w:val="annotation subject"/>
    <w:basedOn w:val="Textocomentario"/>
    <w:next w:val="Textocomentario"/>
    <w:link w:val="AsuntodelcomentarioCar"/>
    <w:rsid w:val="00BC0A6C"/>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BC0A6C"/>
    <w:rPr>
      <w:rFonts w:ascii="Calibri" w:eastAsia="Calibri" w:hAnsi="Calibri" w:cs="Times New Roman"/>
      <w:b/>
      <w:bCs/>
      <w:sz w:val="20"/>
      <w:szCs w:val="20"/>
      <w:lang w:val="es-ES_tradnl"/>
    </w:rPr>
  </w:style>
  <w:style w:type="character" w:customStyle="1" w:styleId="apple-converted-space">
    <w:name w:val="apple-converted-space"/>
    <w:basedOn w:val="Fuentedeprrafopredeter"/>
    <w:rsid w:val="00BC0A6C"/>
  </w:style>
  <w:style w:type="table" w:customStyle="1" w:styleId="Tablaconcuadrcula1">
    <w:name w:val="Tabla con cuadrícula1"/>
    <w:basedOn w:val="Tablanormal"/>
    <w:next w:val="Tablaconcuadrcula"/>
    <w:rsid w:val="00BC0A6C"/>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BC0A6C"/>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BC0A6C"/>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n">
    <w:name w:val="un"/>
    <w:basedOn w:val="Fuentedeprrafopredeter"/>
    <w:rsid w:val="00BC0A6C"/>
  </w:style>
  <w:style w:type="paragraph" w:customStyle="1" w:styleId="u">
    <w:name w:val="u"/>
    <w:basedOn w:val="Normal"/>
    <w:rsid w:val="00BC0A6C"/>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rsid w:val="00BC0A6C"/>
    <w:rPr>
      <w:color w:val="800080" w:themeColor="followedHyperlink"/>
      <w:u w:val="single"/>
    </w:rPr>
  </w:style>
  <w:style w:type="paragraph" w:customStyle="1" w:styleId="cabecera1">
    <w:name w:val="cabecera1"/>
    <w:basedOn w:val="Normal"/>
    <w:rsid w:val="00BC0A6C"/>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BC0A6C"/>
    <w:pPr>
      <w:spacing w:before="100" w:beforeAutospacing="1" w:after="100" w:afterAutospacing="1"/>
    </w:pPr>
    <w:rPr>
      <w:rFonts w:ascii="Times New Roman" w:eastAsia="Times New Roman" w:hAnsi="Times New Roman" w:cs="Times New Roman"/>
      <w:lang w:val="es-CO" w:eastAsia="es-CO"/>
    </w:rPr>
  </w:style>
  <w:style w:type="paragraph" w:customStyle="1" w:styleId="cabecera2">
    <w:name w:val="cabecera2"/>
    <w:basedOn w:val="Normal"/>
    <w:rsid w:val="00BC0A6C"/>
    <w:pPr>
      <w:spacing w:before="100" w:beforeAutospacing="1" w:after="100" w:afterAutospacing="1"/>
    </w:pPr>
    <w:rPr>
      <w:rFonts w:ascii="Times New Roman" w:eastAsia="Times New Roman" w:hAnsi="Times New Roman" w:cs="Times New Roman"/>
      <w:lang w:val="es-CO" w:eastAsia="es-CO"/>
    </w:rPr>
  </w:style>
  <w:style w:type="paragraph" w:customStyle="1" w:styleId="tab1">
    <w:name w:val="tab1"/>
    <w:basedOn w:val="Normal"/>
    <w:rsid w:val="00BC0A6C"/>
    <w:pPr>
      <w:spacing w:before="100" w:beforeAutospacing="1" w:after="100" w:afterAutospacing="1"/>
    </w:pPr>
    <w:rPr>
      <w:rFonts w:ascii="Times New Roman" w:eastAsia="Times New Roman" w:hAnsi="Times New Roman" w:cs="Times New Roman"/>
      <w:lang w:val="es-CO" w:eastAsia="es-CO"/>
    </w:rPr>
  </w:style>
  <w:style w:type="paragraph" w:customStyle="1" w:styleId="tab2">
    <w:name w:val="tab2"/>
    <w:basedOn w:val="Normal"/>
    <w:rsid w:val="00BC0A6C"/>
    <w:pPr>
      <w:spacing w:before="100" w:beforeAutospacing="1" w:after="100" w:afterAutospacing="1"/>
    </w:pPr>
    <w:rPr>
      <w:rFonts w:ascii="Times New Roman" w:eastAsia="Times New Roman" w:hAnsi="Times New Roman" w:cs="Times New Roman"/>
      <w:lang w:val="es-CO" w:eastAsia="es-CO"/>
    </w:rPr>
  </w:style>
  <w:style w:type="character" w:customStyle="1" w:styleId="negrita">
    <w:name w:val="negrita"/>
    <w:basedOn w:val="Fuentedeprrafopredeter"/>
    <w:rsid w:val="00BC0A6C"/>
  </w:style>
  <w:style w:type="paragraph" w:customStyle="1" w:styleId="cabecera3">
    <w:name w:val="cabecera3"/>
    <w:basedOn w:val="Normal"/>
    <w:rsid w:val="00BC0A6C"/>
    <w:pPr>
      <w:spacing w:before="100" w:beforeAutospacing="1" w:after="100" w:afterAutospacing="1"/>
    </w:pPr>
    <w:rPr>
      <w:rFonts w:ascii="Times New Roman" w:eastAsia="Times New Roman" w:hAnsi="Times New Roman" w:cs="Times New Roman"/>
      <w:lang w:val="es-CO" w:eastAsia="es-CO"/>
    </w:rPr>
  </w:style>
  <w:style w:type="paragraph" w:customStyle="1" w:styleId="Normal2">
    <w:name w:val="Normal2"/>
    <w:basedOn w:val="Normal"/>
    <w:rsid w:val="00BC0A6C"/>
    <w:pPr>
      <w:spacing w:before="100" w:beforeAutospacing="1" w:after="100" w:afterAutospacing="1"/>
    </w:pPr>
    <w:rPr>
      <w:rFonts w:ascii="Times New Roman" w:eastAsia="Times New Roman" w:hAnsi="Times New Roman" w:cs="Times New Roman"/>
      <w:lang w:val="es-CO" w:eastAsia="es-CO"/>
    </w:rPr>
  </w:style>
  <w:style w:type="character" w:customStyle="1" w:styleId="superindice">
    <w:name w:val="superindice"/>
    <w:basedOn w:val="Fuentedeprrafopredeter"/>
    <w:rsid w:val="00BC0A6C"/>
  </w:style>
  <w:style w:type="paragraph" w:customStyle="1" w:styleId="Normal3">
    <w:name w:val="Normal3"/>
    <w:basedOn w:val="Normal"/>
    <w:rsid w:val="00BC0A6C"/>
    <w:pPr>
      <w:spacing w:before="100" w:beforeAutospacing="1" w:after="100" w:afterAutospacing="1"/>
    </w:pPr>
    <w:rPr>
      <w:rFonts w:ascii="Times New Roman" w:eastAsia="Times New Roman" w:hAnsi="Times New Roman" w:cs="Times New Roman"/>
      <w:lang w:val="es-CO" w:eastAsia="es-CO"/>
    </w:rPr>
  </w:style>
  <w:style w:type="paragraph" w:customStyle="1" w:styleId="Normal4">
    <w:name w:val="Normal4"/>
    <w:basedOn w:val="Normal"/>
    <w:rsid w:val="00BC0A6C"/>
    <w:pPr>
      <w:spacing w:before="100" w:beforeAutospacing="1" w:after="100" w:afterAutospacing="1"/>
    </w:pPr>
    <w:rPr>
      <w:rFonts w:ascii="Times New Roman" w:eastAsia="Times New Roman" w:hAnsi="Times New Roman" w:cs="Times New Roman"/>
      <w:lang w:val="es-CO" w:eastAsia="es-CO"/>
    </w:rPr>
  </w:style>
  <w:style w:type="paragraph" w:customStyle="1" w:styleId="Normal5">
    <w:name w:val="Normal5"/>
    <w:basedOn w:val="Normal"/>
    <w:rsid w:val="00BC0A6C"/>
    <w:pPr>
      <w:spacing w:before="100" w:beforeAutospacing="1" w:after="100" w:afterAutospacing="1"/>
    </w:pPr>
    <w:rPr>
      <w:rFonts w:ascii="Times New Roman" w:eastAsia="Times New Roman" w:hAnsi="Times New Roman" w:cs="Times New Roman"/>
      <w:lang w:val="es-CO" w:eastAsia="es-CO"/>
    </w:rPr>
  </w:style>
  <w:style w:type="paragraph" w:customStyle="1" w:styleId="Normal6">
    <w:name w:val="Normal6"/>
    <w:basedOn w:val="Normal"/>
    <w:rsid w:val="00BC0A6C"/>
    <w:pPr>
      <w:spacing w:before="100" w:beforeAutospacing="1" w:after="100" w:afterAutospacing="1"/>
    </w:pPr>
    <w:rPr>
      <w:rFonts w:ascii="Times New Roman" w:eastAsia="Times New Roman" w:hAnsi="Times New Roman" w:cs="Times New Roman"/>
      <w:lang w:val="es-CO" w:eastAsia="es-CO"/>
    </w:rPr>
  </w:style>
  <w:style w:type="paragraph" w:customStyle="1" w:styleId="Normal7">
    <w:name w:val="Normal7"/>
    <w:basedOn w:val="Normal"/>
    <w:rsid w:val="00BC0A6C"/>
    <w:pPr>
      <w:spacing w:before="100" w:beforeAutospacing="1" w:after="100" w:afterAutospacing="1"/>
    </w:pPr>
    <w:rPr>
      <w:rFonts w:ascii="Times New Roman" w:eastAsia="Times New Roman" w:hAnsi="Times New Roman" w:cs="Times New Roman"/>
      <w:lang w:val="es-CO" w:eastAsia="es-CO"/>
    </w:rPr>
  </w:style>
  <w:style w:type="paragraph" w:customStyle="1" w:styleId="Normal8">
    <w:name w:val="Normal8"/>
    <w:basedOn w:val="Normal"/>
    <w:rsid w:val="00BC0A6C"/>
    <w:pPr>
      <w:spacing w:before="100" w:beforeAutospacing="1" w:after="100" w:afterAutospacing="1"/>
    </w:pPr>
    <w:rPr>
      <w:rFonts w:ascii="Times New Roman" w:eastAsia="Times New Roman" w:hAnsi="Times New Roman" w:cs="Times New Roman"/>
      <w:lang w:val="es-CO" w:eastAsia="es-CO"/>
    </w:rPr>
  </w:style>
  <w:style w:type="character" w:customStyle="1" w:styleId="cursiva">
    <w:name w:val="cursiva"/>
    <w:basedOn w:val="Fuentedeprrafopredeter"/>
    <w:rsid w:val="00BC0A6C"/>
  </w:style>
  <w:style w:type="character" w:customStyle="1" w:styleId="estilo14">
    <w:name w:val="estilo14"/>
    <w:basedOn w:val="Fuentedeprrafopredeter"/>
    <w:rsid w:val="00BC0A6C"/>
  </w:style>
  <w:style w:type="character" w:customStyle="1" w:styleId="estilo26">
    <w:name w:val="estilo26"/>
    <w:basedOn w:val="Fuentedeprrafopredeter"/>
    <w:rsid w:val="00BC0A6C"/>
  </w:style>
  <w:style w:type="paragraph" w:customStyle="1" w:styleId="Normal9">
    <w:name w:val="Normal9"/>
    <w:basedOn w:val="Normal"/>
    <w:rsid w:val="00BC0A6C"/>
    <w:pPr>
      <w:spacing w:before="100" w:beforeAutospacing="1" w:after="100" w:afterAutospacing="1"/>
    </w:pPr>
    <w:rPr>
      <w:rFonts w:ascii="Times New Roman" w:eastAsia="Times New Roman" w:hAnsi="Times New Roman" w:cs="Times New Roman"/>
      <w:lang w:val="es-CO" w:eastAsia="es-CO"/>
    </w:rPr>
  </w:style>
  <w:style w:type="paragraph" w:customStyle="1" w:styleId="Normal10">
    <w:name w:val="Normal10"/>
    <w:basedOn w:val="Normal"/>
    <w:rsid w:val="00BC0A6C"/>
    <w:pPr>
      <w:spacing w:before="100" w:beforeAutospacing="1" w:after="100" w:afterAutospacing="1"/>
    </w:pPr>
    <w:rPr>
      <w:rFonts w:ascii="Times New Roman" w:eastAsia="Times New Roman" w:hAnsi="Times New Roman" w:cs="Times New Roman"/>
      <w:lang w:val="es-CO" w:eastAsia="es-CO"/>
    </w:rPr>
  </w:style>
  <w:style w:type="paragraph" w:customStyle="1" w:styleId="Normal11">
    <w:name w:val="Normal11"/>
    <w:basedOn w:val="Normal"/>
    <w:rsid w:val="00BC0A6C"/>
    <w:pPr>
      <w:spacing w:before="100" w:beforeAutospacing="1" w:after="100" w:afterAutospacing="1"/>
    </w:pPr>
    <w:rPr>
      <w:rFonts w:ascii="Times New Roman" w:eastAsia="Times New Roman" w:hAnsi="Times New Roman" w:cs="Times New Roman"/>
      <w:lang w:val="es-CO"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0"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A6C"/>
    <w:pPr>
      <w:spacing w:line="240" w:lineRule="auto"/>
    </w:pPr>
    <w:rPr>
      <w:sz w:val="24"/>
      <w:szCs w:val="24"/>
      <w:lang w:val="es-ES_tradnl"/>
    </w:rPr>
  </w:style>
  <w:style w:type="paragraph" w:styleId="Ttulo1">
    <w:name w:val="heading 1"/>
    <w:basedOn w:val="Normal"/>
    <w:link w:val="Ttulo1Car"/>
    <w:uiPriority w:val="9"/>
    <w:rsid w:val="00BC0A6C"/>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C0A6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qFormat/>
    <w:rsid w:val="00BC0A6C"/>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rsid w:val="00BC0A6C"/>
    <w:pPr>
      <w:keepNext/>
      <w:keepLines/>
      <w:spacing w:before="200" w:after="0"/>
      <w:outlineLvl w:val="4"/>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qFormat/>
    <w:rsid w:val="00BC0A6C"/>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C0A6C"/>
    <w:rPr>
      <w:rFonts w:ascii="Times" w:hAnsi="Times"/>
      <w:b/>
      <w:kern w:val="36"/>
      <w:sz w:val="48"/>
      <w:szCs w:val="20"/>
      <w:lang w:val="es-ES_tradnl" w:eastAsia="es-ES_tradnl"/>
    </w:rPr>
  </w:style>
  <w:style w:type="character" w:customStyle="1" w:styleId="Ttulo3Car">
    <w:name w:val="Título 3 Car"/>
    <w:basedOn w:val="Fuentedeprrafopredeter"/>
    <w:link w:val="Ttulo3"/>
    <w:rsid w:val="00BC0A6C"/>
    <w:rPr>
      <w:rFonts w:asciiTheme="majorHAnsi" w:eastAsiaTheme="majorEastAsia" w:hAnsiTheme="majorHAnsi" w:cstheme="majorBidi"/>
      <w:b/>
      <w:bCs/>
      <w:color w:val="4F81BD" w:themeColor="accent1"/>
      <w:sz w:val="24"/>
      <w:szCs w:val="24"/>
      <w:lang w:val="es-ES_tradnl"/>
    </w:rPr>
  </w:style>
  <w:style w:type="character" w:customStyle="1" w:styleId="Ttulo4Car">
    <w:name w:val="Título 4 Car"/>
    <w:basedOn w:val="Fuentedeprrafopredeter"/>
    <w:link w:val="Ttulo4"/>
    <w:rsid w:val="00BC0A6C"/>
    <w:rPr>
      <w:rFonts w:asciiTheme="majorHAnsi" w:eastAsiaTheme="majorEastAsia" w:hAnsiTheme="majorHAnsi" w:cstheme="majorBidi"/>
      <w:i/>
      <w:iCs/>
      <w:color w:val="365F91" w:themeColor="accent1" w:themeShade="BF"/>
      <w:sz w:val="24"/>
      <w:szCs w:val="24"/>
      <w:lang w:val="es-ES_tradnl"/>
    </w:rPr>
  </w:style>
  <w:style w:type="character" w:customStyle="1" w:styleId="Ttulo5Car">
    <w:name w:val="Título 5 Car"/>
    <w:basedOn w:val="Fuentedeprrafopredeter"/>
    <w:link w:val="Ttulo5"/>
    <w:rsid w:val="00BC0A6C"/>
    <w:rPr>
      <w:rFonts w:asciiTheme="majorHAnsi" w:eastAsiaTheme="majorEastAsia" w:hAnsiTheme="majorHAnsi" w:cstheme="majorBidi"/>
      <w:color w:val="243F60" w:themeColor="accent1" w:themeShade="7F"/>
      <w:sz w:val="24"/>
      <w:szCs w:val="24"/>
      <w:lang w:val="es-ES_tradnl"/>
    </w:rPr>
  </w:style>
  <w:style w:type="character" w:customStyle="1" w:styleId="Ttulo7Car">
    <w:name w:val="Título 7 Car"/>
    <w:basedOn w:val="Fuentedeprrafopredeter"/>
    <w:link w:val="Ttulo7"/>
    <w:rsid w:val="00BC0A6C"/>
    <w:rPr>
      <w:rFonts w:asciiTheme="majorHAnsi" w:eastAsiaTheme="majorEastAsia" w:hAnsiTheme="majorHAnsi" w:cstheme="majorBidi"/>
      <w:i/>
      <w:iCs/>
      <w:color w:val="243F60" w:themeColor="accent1" w:themeShade="7F"/>
      <w:sz w:val="24"/>
      <w:szCs w:val="24"/>
      <w:lang w:val="es-ES_tradnl"/>
    </w:rPr>
  </w:style>
  <w:style w:type="paragraph" w:styleId="Encabezado">
    <w:name w:val="header"/>
    <w:basedOn w:val="Normal"/>
    <w:link w:val="EncabezadoCar"/>
    <w:uiPriority w:val="99"/>
    <w:unhideWhenUsed/>
    <w:rsid w:val="00BC0A6C"/>
    <w:pPr>
      <w:tabs>
        <w:tab w:val="center" w:pos="4252"/>
        <w:tab w:val="right" w:pos="8504"/>
      </w:tabs>
      <w:spacing w:after="0"/>
    </w:pPr>
  </w:style>
  <w:style w:type="character" w:customStyle="1" w:styleId="EncabezadoCar">
    <w:name w:val="Encabezado Car"/>
    <w:basedOn w:val="Fuentedeprrafopredeter"/>
    <w:link w:val="Encabezado"/>
    <w:uiPriority w:val="99"/>
    <w:rsid w:val="00BC0A6C"/>
    <w:rPr>
      <w:sz w:val="24"/>
      <w:szCs w:val="24"/>
      <w:lang w:val="es-ES_tradnl"/>
    </w:rPr>
  </w:style>
  <w:style w:type="paragraph" w:styleId="Piedepgina">
    <w:name w:val="footer"/>
    <w:basedOn w:val="Normal"/>
    <w:link w:val="PiedepginaCar"/>
    <w:uiPriority w:val="99"/>
    <w:unhideWhenUsed/>
    <w:rsid w:val="00BC0A6C"/>
    <w:pPr>
      <w:tabs>
        <w:tab w:val="center" w:pos="4252"/>
        <w:tab w:val="right" w:pos="8504"/>
      </w:tabs>
      <w:spacing w:after="0"/>
    </w:pPr>
  </w:style>
  <w:style w:type="character" w:customStyle="1" w:styleId="PiedepginaCar">
    <w:name w:val="Pie de página Car"/>
    <w:basedOn w:val="Fuentedeprrafopredeter"/>
    <w:link w:val="Piedepgina"/>
    <w:uiPriority w:val="99"/>
    <w:rsid w:val="00BC0A6C"/>
    <w:rPr>
      <w:sz w:val="24"/>
      <w:szCs w:val="24"/>
      <w:lang w:val="es-ES_tradnl"/>
    </w:rPr>
  </w:style>
  <w:style w:type="paragraph" w:styleId="Textocomentario">
    <w:name w:val="annotation text"/>
    <w:basedOn w:val="Normal"/>
    <w:link w:val="TextocomentarioCar"/>
    <w:uiPriority w:val="99"/>
    <w:unhideWhenUsed/>
    <w:rsid w:val="00BC0A6C"/>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BC0A6C"/>
    <w:rPr>
      <w:rFonts w:ascii="Calibri" w:eastAsia="Calibri" w:hAnsi="Calibri" w:cs="Times New Roman"/>
      <w:sz w:val="20"/>
      <w:szCs w:val="20"/>
      <w:lang w:val="es-MX"/>
    </w:rPr>
  </w:style>
  <w:style w:type="character" w:customStyle="1" w:styleId="ilad">
    <w:name w:val="il_ad"/>
    <w:basedOn w:val="Fuentedeprrafopredeter"/>
    <w:rsid w:val="00BC0A6C"/>
  </w:style>
  <w:style w:type="paragraph" w:styleId="NormalWeb">
    <w:name w:val="Normal (Web)"/>
    <w:basedOn w:val="Normal"/>
    <w:uiPriority w:val="99"/>
    <w:rsid w:val="00BC0A6C"/>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BC0A6C"/>
    <w:rPr>
      <w:b/>
    </w:rPr>
  </w:style>
  <w:style w:type="character" w:styleId="nfasis">
    <w:name w:val="Emphasis"/>
    <w:basedOn w:val="Fuentedeprrafopredeter"/>
    <w:uiPriority w:val="20"/>
    <w:qFormat/>
    <w:rsid w:val="00BC0A6C"/>
    <w:rPr>
      <w:i/>
    </w:rPr>
  </w:style>
  <w:style w:type="character" w:customStyle="1" w:styleId="contenido">
    <w:name w:val="contenido"/>
    <w:basedOn w:val="Fuentedeprrafopredeter"/>
    <w:rsid w:val="00BC0A6C"/>
  </w:style>
  <w:style w:type="character" w:styleId="Hipervnculo">
    <w:name w:val="Hyperlink"/>
    <w:basedOn w:val="Fuentedeprrafopredeter"/>
    <w:uiPriority w:val="99"/>
    <w:rsid w:val="00BC0A6C"/>
    <w:rPr>
      <w:color w:val="0000FF"/>
      <w:u w:val="single"/>
    </w:rPr>
  </w:style>
  <w:style w:type="table" w:styleId="Tablaconcuadrcula">
    <w:name w:val="Table Grid"/>
    <w:basedOn w:val="Tablanormal"/>
    <w:rsid w:val="00BC0A6C"/>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BC0A6C"/>
    <w:pPr>
      <w:ind w:left="720"/>
      <w:contextualSpacing/>
    </w:pPr>
  </w:style>
  <w:style w:type="character" w:customStyle="1" w:styleId="contenidoprinciapl">
    <w:name w:val="contenido_princiapl"/>
    <w:basedOn w:val="Fuentedeprrafopredeter"/>
    <w:rsid w:val="00BC0A6C"/>
  </w:style>
  <w:style w:type="character" w:customStyle="1" w:styleId="st">
    <w:name w:val="st"/>
    <w:basedOn w:val="Fuentedeprrafopredeter"/>
    <w:rsid w:val="00BC0A6C"/>
  </w:style>
  <w:style w:type="character" w:customStyle="1" w:styleId="kno-fvld">
    <w:name w:val="kno-fv _ld"/>
    <w:basedOn w:val="Fuentedeprrafopredeter"/>
    <w:rsid w:val="00BC0A6C"/>
  </w:style>
  <w:style w:type="paragraph" w:styleId="Textodeglobo">
    <w:name w:val="Balloon Text"/>
    <w:basedOn w:val="Normal"/>
    <w:link w:val="TextodegloboCar"/>
    <w:rsid w:val="00BC0A6C"/>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BC0A6C"/>
    <w:rPr>
      <w:rFonts w:ascii="Lucida Grande" w:hAnsi="Lucida Grande" w:cs="Lucida Grande"/>
      <w:sz w:val="18"/>
      <w:szCs w:val="18"/>
      <w:lang w:val="es-ES_tradnl"/>
    </w:rPr>
  </w:style>
  <w:style w:type="character" w:styleId="Nmerodepgina">
    <w:name w:val="page number"/>
    <w:basedOn w:val="Fuentedeprrafopredeter"/>
    <w:rsid w:val="00BC0A6C"/>
  </w:style>
  <w:style w:type="character" w:styleId="Refdecomentario">
    <w:name w:val="annotation reference"/>
    <w:basedOn w:val="Fuentedeprrafopredeter"/>
    <w:rsid w:val="00BC0A6C"/>
    <w:rPr>
      <w:sz w:val="18"/>
      <w:szCs w:val="18"/>
    </w:rPr>
  </w:style>
  <w:style w:type="paragraph" w:styleId="Asuntodelcomentario">
    <w:name w:val="annotation subject"/>
    <w:basedOn w:val="Textocomentario"/>
    <w:next w:val="Textocomentario"/>
    <w:link w:val="AsuntodelcomentarioCar"/>
    <w:rsid w:val="00BC0A6C"/>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BC0A6C"/>
    <w:rPr>
      <w:rFonts w:ascii="Calibri" w:eastAsia="Calibri" w:hAnsi="Calibri" w:cs="Times New Roman"/>
      <w:b/>
      <w:bCs/>
      <w:sz w:val="20"/>
      <w:szCs w:val="20"/>
      <w:lang w:val="es-ES_tradnl"/>
    </w:rPr>
  </w:style>
  <w:style w:type="character" w:customStyle="1" w:styleId="apple-converted-space">
    <w:name w:val="apple-converted-space"/>
    <w:basedOn w:val="Fuentedeprrafopredeter"/>
    <w:rsid w:val="00BC0A6C"/>
  </w:style>
  <w:style w:type="table" w:customStyle="1" w:styleId="Tablaconcuadrcula1">
    <w:name w:val="Tabla con cuadrícula1"/>
    <w:basedOn w:val="Tablanormal"/>
    <w:next w:val="Tablaconcuadrcula"/>
    <w:rsid w:val="00BC0A6C"/>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BC0A6C"/>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BC0A6C"/>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n">
    <w:name w:val="un"/>
    <w:basedOn w:val="Fuentedeprrafopredeter"/>
    <w:rsid w:val="00BC0A6C"/>
  </w:style>
  <w:style w:type="paragraph" w:customStyle="1" w:styleId="u">
    <w:name w:val="u"/>
    <w:basedOn w:val="Normal"/>
    <w:rsid w:val="00BC0A6C"/>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rsid w:val="00BC0A6C"/>
    <w:rPr>
      <w:color w:val="800080" w:themeColor="followedHyperlink"/>
      <w:u w:val="single"/>
    </w:rPr>
  </w:style>
  <w:style w:type="paragraph" w:customStyle="1" w:styleId="cabecera1">
    <w:name w:val="cabecera1"/>
    <w:basedOn w:val="Normal"/>
    <w:rsid w:val="00BC0A6C"/>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BC0A6C"/>
    <w:pPr>
      <w:spacing w:before="100" w:beforeAutospacing="1" w:after="100" w:afterAutospacing="1"/>
    </w:pPr>
    <w:rPr>
      <w:rFonts w:ascii="Times New Roman" w:eastAsia="Times New Roman" w:hAnsi="Times New Roman" w:cs="Times New Roman"/>
      <w:lang w:val="es-CO" w:eastAsia="es-CO"/>
    </w:rPr>
  </w:style>
  <w:style w:type="paragraph" w:customStyle="1" w:styleId="cabecera2">
    <w:name w:val="cabecera2"/>
    <w:basedOn w:val="Normal"/>
    <w:rsid w:val="00BC0A6C"/>
    <w:pPr>
      <w:spacing w:before="100" w:beforeAutospacing="1" w:after="100" w:afterAutospacing="1"/>
    </w:pPr>
    <w:rPr>
      <w:rFonts w:ascii="Times New Roman" w:eastAsia="Times New Roman" w:hAnsi="Times New Roman" w:cs="Times New Roman"/>
      <w:lang w:val="es-CO" w:eastAsia="es-CO"/>
    </w:rPr>
  </w:style>
  <w:style w:type="paragraph" w:customStyle="1" w:styleId="tab1">
    <w:name w:val="tab1"/>
    <w:basedOn w:val="Normal"/>
    <w:rsid w:val="00BC0A6C"/>
    <w:pPr>
      <w:spacing w:before="100" w:beforeAutospacing="1" w:after="100" w:afterAutospacing="1"/>
    </w:pPr>
    <w:rPr>
      <w:rFonts w:ascii="Times New Roman" w:eastAsia="Times New Roman" w:hAnsi="Times New Roman" w:cs="Times New Roman"/>
      <w:lang w:val="es-CO" w:eastAsia="es-CO"/>
    </w:rPr>
  </w:style>
  <w:style w:type="paragraph" w:customStyle="1" w:styleId="tab2">
    <w:name w:val="tab2"/>
    <w:basedOn w:val="Normal"/>
    <w:rsid w:val="00BC0A6C"/>
    <w:pPr>
      <w:spacing w:before="100" w:beforeAutospacing="1" w:after="100" w:afterAutospacing="1"/>
    </w:pPr>
    <w:rPr>
      <w:rFonts w:ascii="Times New Roman" w:eastAsia="Times New Roman" w:hAnsi="Times New Roman" w:cs="Times New Roman"/>
      <w:lang w:val="es-CO" w:eastAsia="es-CO"/>
    </w:rPr>
  </w:style>
  <w:style w:type="character" w:customStyle="1" w:styleId="negrita">
    <w:name w:val="negrita"/>
    <w:basedOn w:val="Fuentedeprrafopredeter"/>
    <w:rsid w:val="00BC0A6C"/>
  </w:style>
  <w:style w:type="paragraph" w:customStyle="1" w:styleId="cabecera3">
    <w:name w:val="cabecera3"/>
    <w:basedOn w:val="Normal"/>
    <w:rsid w:val="00BC0A6C"/>
    <w:pPr>
      <w:spacing w:before="100" w:beforeAutospacing="1" w:after="100" w:afterAutospacing="1"/>
    </w:pPr>
    <w:rPr>
      <w:rFonts w:ascii="Times New Roman" w:eastAsia="Times New Roman" w:hAnsi="Times New Roman" w:cs="Times New Roman"/>
      <w:lang w:val="es-CO" w:eastAsia="es-CO"/>
    </w:rPr>
  </w:style>
  <w:style w:type="paragraph" w:customStyle="1" w:styleId="Normal2">
    <w:name w:val="Normal2"/>
    <w:basedOn w:val="Normal"/>
    <w:rsid w:val="00BC0A6C"/>
    <w:pPr>
      <w:spacing w:before="100" w:beforeAutospacing="1" w:after="100" w:afterAutospacing="1"/>
    </w:pPr>
    <w:rPr>
      <w:rFonts w:ascii="Times New Roman" w:eastAsia="Times New Roman" w:hAnsi="Times New Roman" w:cs="Times New Roman"/>
      <w:lang w:val="es-CO" w:eastAsia="es-CO"/>
    </w:rPr>
  </w:style>
  <w:style w:type="character" w:customStyle="1" w:styleId="superindice">
    <w:name w:val="superindice"/>
    <w:basedOn w:val="Fuentedeprrafopredeter"/>
    <w:rsid w:val="00BC0A6C"/>
  </w:style>
  <w:style w:type="paragraph" w:customStyle="1" w:styleId="Normal3">
    <w:name w:val="Normal3"/>
    <w:basedOn w:val="Normal"/>
    <w:rsid w:val="00BC0A6C"/>
    <w:pPr>
      <w:spacing w:before="100" w:beforeAutospacing="1" w:after="100" w:afterAutospacing="1"/>
    </w:pPr>
    <w:rPr>
      <w:rFonts w:ascii="Times New Roman" w:eastAsia="Times New Roman" w:hAnsi="Times New Roman" w:cs="Times New Roman"/>
      <w:lang w:val="es-CO" w:eastAsia="es-CO"/>
    </w:rPr>
  </w:style>
  <w:style w:type="paragraph" w:customStyle="1" w:styleId="Normal4">
    <w:name w:val="Normal4"/>
    <w:basedOn w:val="Normal"/>
    <w:rsid w:val="00BC0A6C"/>
    <w:pPr>
      <w:spacing w:before="100" w:beforeAutospacing="1" w:after="100" w:afterAutospacing="1"/>
    </w:pPr>
    <w:rPr>
      <w:rFonts w:ascii="Times New Roman" w:eastAsia="Times New Roman" w:hAnsi="Times New Roman" w:cs="Times New Roman"/>
      <w:lang w:val="es-CO" w:eastAsia="es-CO"/>
    </w:rPr>
  </w:style>
  <w:style w:type="paragraph" w:customStyle="1" w:styleId="Normal5">
    <w:name w:val="Normal5"/>
    <w:basedOn w:val="Normal"/>
    <w:rsid w:val="00BC0A6C"/>
    <w:pPr>
      <w:spacing w:before="100" w:beforeAutospacing="1" w:after="100" w:afterAutospacing="1"/>
    </w:pPr>
    <w:rPr>
      <w:rFonts w:ascii="Times New Roman" w:eastAsia="Times New Roman" w:hAnsi="Times New Roman" w:cs="Times New Roman"/>
      <w:lang w:val="es-CO" w:eastAsia="es-CO"/>
    </w:rPr>
  </w:style>
  <w:style w:type="paragraph" w:customStyle="1" w:styleId="Normal6">
    <w:name w:val="Normal6"/>
    <w:basedOn w:val="Normal"/>
    <w:rsid w:val="00BC0A6C"/>
    <w:pPr>
      <w:spacing w:before="100" w:beforeAutospacing="1" w:after="100" w:afterAutospacing="1"/>
    </w:pPr>
    <w:rPr>
      <w:rFonts w:ascii="Times New Roman" w:eastAsia="Times New Roman" w:hAnsi="Times New Roman" w:cs="Times New Roman"/>
      <w:lang w:val="es-CO" w:eastAsia="es-CO"/>
    </w:rPr>
  </w:style>
  <w:style w:type="paragraph" w:customStyle="1" w:styleId="Normal7">
    <w:name w:val="Normal7"/>
    <w:basedOn w:val="Normal"/>
    <w:rsid w:val="00BC0A6C"/>
    <w:pPr>
      <w:spacing w:before="100" w:beforeAutospacing="1" w:after="100" w:afterAutospacing="1"/>
    </w:pPr>
    <w:rPr>
      <w:rFonts w:ascii="Times New Roman" w:eastAsia="Times New Roman" w:hAnsi="Times New Roman" w:cs="Times New Roman"/>
      <w:lang w:val="es-CO" w:eastAsia="es-CO"/>
    </w:rPr>
  </w:style>
  <w:style w:type="paragraph" w:customStyle="1" w:styleId="Normal8">
    <w:name w:val="Normal8"/>
    <w:basedOn w:val="Normal"/>
    <w:rsid w:val="00BC0A6C"/>
    <w:pPr>
      <w:spacing w:before="100" w:beforeAutospacing="1" w:after="100" w:afterAutospacing="1"/>
    </w:pPr>
    <w:rPr>
      <w:rFonts w:ascii="Times New Roman" w:eastAsia="Times New Roman" w:hAnsi="Times New Roman" w:cs="Times New Roman"/>
      <w:lang w:val="es-CO" w:eastAsia="es-CO"/>
    </w:rPr>
  </w:style>
  <w:style w:type="character" w:customStyle="1" w:styleId="cursiva">
    <w:name w:val="cursiva"/>
    <w:basedOn w:val="Fuentedeprrafopredeter"/>
    <w:rsid w:val="00BC0A6C"/>
  </w:style>
  <w:style w:type="character" w:customStyle="1" w:styleId="estilo14">
    <w:name w:val="estilo14"/>
    <w:basedOn w:val="Fuentedeprrafopredeter"/>
    <w:rsid w:val="00BC0A6C"/>
  </w:style>
  <w:style w:type="character" w:customStyle="1" w:styleId="estilo26">
    <w:name w:val="estilo26"/>
    <w:basedOn w:val="Fuentedeprrafopredeter"/>
    <w:rsid w:val="00BC0A6C"/>
  </w:style>
  <w:style w:type="paragraph" w:customStyle="1" w:styleId="Normal9">
    <w:name w:val="Normal9"/>
    <w:basedOn w:val="Normal"/>
    <w:rsid w:val="00BC0A6C"/>
    <w:pPr>
      <w:spacing w:before="100" w:beforeAutospacing="1" w:after="100" w:afterAutospacing="1"/>
    </w:pPr>
    <w:rPr>
      <w:rFonts w:ascii="Times New Roman" w:eastAsia="Times New Roman" w:hAnsi="Times New Roman" w:cs="Times New Roman"/>
      <w:lang w:val="es-CO" w:eastAsia="es-CO"/>
    </w:rPr>
  </w:style>
  <w:style w:type="paragraph" w:customStyle="1" w:styleId="Normal10">
    <w:name w:val="Normal10"/>
    <w:basedOn w:val="Normal"/>
    <w:rsid w:val="00BC0A6C"/>
    <w:pPr>
      <w:spacing w:before="100" w:beforeAutospacing="1" w:after="100" w:afterAutospacing="1"/>
    </w:pPr>
    <w:rPr>
      <w:rFonts w:ascii="Times New Roman" w:eastAsia="Times New Roman" w:hAnsi="Times New Roman" w:cs="Times New Roman"/>
      <w:lang w:val="es-CO" w:eastAsia="es-CO"/>
    </w:rPr>
  </w:style>
  <w:style w:type="paragraph" w:customStyle="1" w:styleId="Normal11">
    <w:name w:val="Normal11"/>
    <w:basedOn w:val="Normal"/>
    <w:rsid w:val="00BC0A6C"/>
    <w:pPr>
      <w:spacing w:before="100" w:beforeAutospacing="1" w:after="100" w:afterAutospacing="1"/>
    </w:pPr>
    <w:rPr>
      <w:rFonts w:ascii="Times New Roman" w:eastAsia="Times New Roman" w:hAnsi="Times New Roman" w:cs="Times New Roman"/>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6717010">
      <w:bodyDiv w:val="1"/>
      <w:marLeft w:val="0"/>
      <w:marRight w:val="0"/>
      <w:marTop w:val="0"/>
      <w:marBottom w:val="0"/>
      <w:divBdr>
        <w:top w:val="none" w:sz="0" w:space="0" w:color="auto"/>
        <w:left w:val="none" w:sz="0" w:space="0" w:color="auto"/>
        <w:bottom w:val="none" w:sz="0" w:space="0" w:color="auto"/>
        <w:right w:val="none" w:sz="0" w:space="0" w:color="auto"/>
      </w:divBdr>
    </w:div>
    <w:div w:id="2063944484">
      <w:bodyDiv w:val="1"/>
      <w:marLeft w:val="0"/>
      <w:marRight w:val="0"/>
      <w:marTop w:val="0"/>
      <w:marBottom w:val="0"/>
      <w:divBdr>
        <w:top w:val="none" w:sz="0" w:space="0" w:color="auto"/>
        <w:left w:val="none" w:sz="0" w:space="0" w:color="auto"/>
        <w:bottom w:val="none" w:sz="0" w:space="0" w:color="auto"/>
        <w:right w:val="none" w:sz="0" w:space="0" w:color="auto"/>
      </w:divBdr>
    </w:div>
    <w:div w:id="2139686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hyperlink" Target="http://www.shutterstock.com/pic-198383537/stock-photo-planetary-model-of-the-atom-by-ernest-rutherford-illustration-isolated-on-white.html?src=xb9PxRP-20l4XmGM23MLyw-1-5" TargetMode="External"/><Relationship Id="rId39" Type="http://schemas.openxmlformats.org/officeDocument/2006/relationships/hyperlink" Target="http://newton.cnice.mec.es/materiales_didacticos/el_atomo/zya.htm?4" TargetMode="Externa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hyperlink" Target="http://concurso.cnice.mec.es/cnice2005/93_iniciacion_interactiva_materia/curso/materiales/atomo/modelos.htm"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hyperlink" Target="http://concurso.cnice.mec.es/cnice2005/93_iniciacion_interactiva_materia/curso/materiales/atomo/modelos.htm" TargetMode="External"/><Relationship Id="rId25" Type="http://schemas.openxmlformats.org/officeDocument/2006/relationships/image" Target="media/image9.jpeg"/><Relationship Id="rId33" Type="http://schemas.openxmlformats.org/officeDocument/2006/relationships/image" Target="media/image14.jpeg"/><Relationship Id="rId38" Type="http://schemas.openxmlformats.org/officeDocument/2006/relationships/hyperlink" Target="http://www.areaciencias.com/quimica/modelos-atomicos.htm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gobiernodecanarias.org/educacion/3/usrn/lentiscal/1-cdquimica-tic/FlashQ/1-Estructura%20A/ExperienciaRutherford/fundamento-Thomson-Rutherford.htm" TargetMode="External"/><Relationship Id="rId29" Type="http://schemas.openxmlformats.org/officeDocument/2006/relationships/hyperlink" Target="http://concurso.cnice.mec.es/cnice2005/93_iniciacion_interactiva_materia/curso/materiales/atomo/modelos.htm"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hutterstock.com/pic-75288838/stock-photo-sulfuric-acid-molecule.html?src=M7faMkrMnPpe-OMM6d8YiQ-2-36" TargetMode="External"/><Relationship Id="rId24" Type="http://schemas.openxmlformats.org/officeDocument/2006/relationships/hyperlink" Target="http://www.youtube.com/watch?v=sft5xx3mltM" TargetMode="External"/><Relationship Id="rId32" Type="http://schemas.openxmlformats.org/officeDocument/2006/relationships/image" Target="media/image13.jpeg"/><Relationship Id="rId37" Type="http://schemas.openxmlformats.org/officeDocument/2006/relationships/hyperlink" Target="http://recursostic.educacion.es/secundaria/edad/4esofisicaquimica/4quincena8/4q8_index.htm" TargetMode="External"/><Relationship Id="rId40" Type="http://schemas.openxmlformats.org/officeDocument/2006/relationships/hyperlink" Target="https://sites.google.com/site/quimicapara1erodebachillerato/modelo-atomico-a"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jpeg"/><Relationship Id="rId28" Type="http://schemas.openxmlformats.org/officeDocument/2006/relationships/hyperlink" Target="http://recursostic.educacion.es/secundaria/edad/3esofisicaquimica/3quincena5/3q5_contenidos_2d.htm" TargetMode="External"/><Relationship Id="rId36" Type="http://schemas.openxmlformats.org/officeDocument/2006/relationships/image" Target="media/image15.png"/><Relationship Id="rId10" Type="http://schemas.openxmlformats.org/officeDocument/2006/relationships/hyperlink" Target="http://web.educastur.princast.es/proyectos/jimena/pj_franciscga/3eso/3esotema4.htm" TargetMode="External"/><Relationship Id="rId19" Type="http://schemas.openxmlformats.org/officeDocument/2006/relationships/hyperlink" Target="http://www.sc.ehu.es/sbweb/fisica_/elecmagnet/historia/historia2.html" TargetMode="External"/><Relationship Id="rId31" Type="http://schemas.openxmlformats.org/officeDocument/2006/relationships/image" Target="media/image12.gif"/><Relationship Id="rId44"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yperlink" Target="http://corinto.pucp.edu.pe/quimicageneral/contenido/13-estructura-del-atomo.html" TargetMode="External"/><Relationship Id="rId14" Type="http://schemas.openxmlformats.org/officeDocument/2006/relationships/image" Target="media/image3.png"/><Relationship Id="rId22" Type="http://schemas.openxmlformats.org/officeDocument/2006/relationships/hyperlink" Target="http://concurso.cnice.mec.es/cnice2005/93_iniciacion_interactiva_materia/curso/materiales/atomo/catodicos.htm" TargetMode="External"/><Relationship Id="rId27" Type="http://schemas.openxmlformats.org/officeDocument/2006/relationships/image" Target="media/image10.jpeg"/><Relationship Id="rId30" Type="http://schemas.openxmlformats.org/officeDocument/2006/relationships/image" Target="media/image11.png"/><Relationship Id="rId35" Type="http://schemas.openxmlformats.org/officeDocument/2006/relationships/hyperlink" Target="http://recursostic.educacion.es/secundaria/edad/4esofisicaquimica/4quincena8/4q8_contenidos_2h.htm" TargetMode="External"/><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A8B699-426C-44DF-8E45-3B11D82F0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43</Pages>
  <Words>6983</Words>
  <Characters>38410</Characters>
  <Application>Microsoft Office Word</Application>
  <DocSecurity>0</DocSecurity>
  <Lines>320</Lines>
  <Paragraphs>90</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45303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DIANA GARCIA</dc:creator>
  <cp:lastModifiedBy>ASISTENTE ALEJO</cp:lastModifiedBy>
  <cp:revision>3</cp:revision>
  <dcterms:created xsi:type="dcterms:W3CDTF">2016-01-19T05:20:00Z</dcterms:created>
  <dcterms:modified xsi:type="dcterms:W3CDTF">2016-01-19T06:37:00Z</dcterms:modified>
</cp:coreProperties>
</file>