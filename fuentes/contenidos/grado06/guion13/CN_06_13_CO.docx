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9A0404" w:rsidRPr="00323FE2" w:rsidTr="00355C52">
        <w:tc>
          <w:tcPr>
            <w:tcW w:w="1951" w:type="dxa"/>
            <w:shd w:val="clear" w:color="auto" w:fill="000000"/>
          </w:tcPr>
          <w:p w:rsidR="009A0404" w:rsidRPr="00323FE2" w:rsidRDefault="009A0404" w:rsidP="009A0404">
            <w:pPr>
              <w:pStyle w:val="Sinespaciado"/>
              <w:jc w:val="both"/>
            </w:pPr>
            <w:r w:rsidRPr="00323FE2">
              <w:t>Título del guion</w:t>
            </w:r>
          </w:p>
        </w:tc>
        <w:tc>
          <w:tcPr>
            <w:tcW w:w="7027" w:type="dxa"/>
          </w:tcPr>
          <w:p w:rsidR="009A0404" w:rsidRPr="00323FE2" w:rsidRDefault="009A0404" w:rsidP="009A0404">
            <w:pPr>
              <w:pStyle w:val="Sinespaciado"/>
              <w:jc w:val="both"/>
              <w:rPr>
                <w:highlight w:val="yellow"/>
              </w:rPr>
            </w:pPr>
            <w:r w:rsidRPr="00323FE2">
              <w:rPr>
                <w:rFonts w:eastAsia="Cambria"/>
              </w:rPr>
              <w:t xml:space="preserve">El uso de los recursos naturales </w:t>
            </w:r>
          </w:p>
        </w:tc>
      </w:tr>
      <w:tr w:rsidR="009A0404" w:rsidRPr="00323FE2" w:rsidTr="00355C52">
        <w:tc>
          <w:tcPr>
            <w:tcW w:w="1951" w:type="dxa"/>
            <w:shd w:val="clear" w:color="auto" w:fill="000000"/>
          </w:tcPr>
          <w:p w:rsidR="009A0404" w:rsidRPr="00323FE2" w:rsidRDefault="009A0404" w:rsidP="009A0404">
            <w:pPr>
              <w:pStyle w:val="Sinespaciado"/>
              <w:jc w:val="both"/>
            </w:pPr>
            <w:r w:rsidRPr="00323FE2">
              <w:t>Código del guion</w:t>
            </w:r>
          </w:p>
        </w:tc>
        <w:tc>
          <w:tcPr>
            <w:tcW w:w="7027" w:type="dxa"/>
          </w:tcPr>
          <w:p w:rsidR="009A0404" w:rsidRPr="00323FE2" w:rsidRDefault="009A0404" w:rsidP="009A0404">
            <w:pPr>
              <w:pStyle w:val="Sinespaciado"/>
              <w:jc w:val="both"/>
              <w:rPr>
                <w:highlight w:val="yellow"/>
              </w:rPr>
            </w:pPr>
            <w:r w:rsidRPr="00323FE2">
              <w:rPr>
                <w:rFonts w:eastAsia="Cambria"/>
              </w:rPr>
              <w:t>CN_06_13_CO</w:t>
            </w:r>
          </w:p>
        </w:tc>
      </w:tr>
      <w:tr w:rsidR="009A0404" w:rsidRPr="00323FE2" w:rsidTr="00355C52">
        <w:tc>
          <w:tcPr>
            <w:tcW w:w="1951" w:type="dxa"/>
            <w:shd w:val="clear" w:color="auto" w:fill="000000"/>
          </w:tcPr>
          <w:p w:rsidR="009A0404" w:rsidRPr="00323FE2" w:rsidRDefault="009A0404" w:rsidP="009A0404">
            <w:pPr>
              <w:pStyle w:val="Sinespaciado"/>
              <w:jc w:val="both"/>
            </w:pPr>
            <w:r w:rsidRPr="00323FE2">
              <w:t>Descripción</w:t>
            </w:r>
          </w:p>
        </w:tc>
        <w:tc>
          <w:tcPr>
            <w:tcW w:w="7027" w:type="dxa"/>
          </w:tcPr>
          <w:p w:rsidR="009A0404" w:rsidRPr="00323FE2" w:rsidRDefault="009A0404" w:rsidP="009A0404">
            <w:pPr>
              <w:pStyle w:val="Sinespaciado"/>
              <w:jc w:val="both"/>
              <w:rPr>
                <w:highlight w:val="yellow"/>
              </w:rPr>
            </w:pPr>
            <w:r w:rsidRPr="00323FE2">
              <w:t xml:space="preserve">A través de la historia el hombre ha </w:t>
            </w:r>
            <w:r>
              <w:t xml:space="preserve">usado, de muchas formas, </w:t>
            </w:r>
            <w:r w:rsidRPr="00323FE2">
              <w:t xml:space="preserve">los recursos naturales. </w:t>
            </w:r>
            <w:r>
              <w:t xml:space="preserve">En este tema </w:t>
            </w:r>
            <w:r w:rsidRPr="00323FE2">
              <w:t>aprenderás c</w:t>
            </w:r>
            <w:r>
              <w:t>ó</w:t>
            </w:r>
            <w:r w:rsidRPr="00323FE2">
              <w:t xml:space="preserve">mo su uso ha impactado el desarrollo de la civilización humana y </w:t>
            </w:r>
            <w:r>
              <w:t xml:space="preserve">cómo </w:t>
            </w:r>
            <w:r w:rsidRPr="00323FE2">
              <w:t xml:space="preserve">el hombre juega un papel </w:t>
            </w:r>
            <w:r>
              <w:t>preponderante</w:t>
            </w:r>
            <w:r w:rsidRPr="00323FE2">
              <w:t xml:space="preserve"> en su conservación</w:t>
            </w:r>
            <w:r>
              <w:t>.</w:t>
            </w:r>
          </w:p>
        </w:tc>
      </w:tr>
    </w:tbl>
    <w:p w:rsidR="009A0404" w:rsidRPr="00DA6ACC" w:rsidRDefault="009A0404" w:rsidP="009A0404">
      <w:pPr>
        <w:pStyle w:val="Sinespaciado"/>
        <w:jc w:val="both"/>
        <w:rPr>
          <w:b/>
          <w:highlight w:val="yellow"/>
        </w:rPr>
      </w:pPr>
    </w:p>
    <w:p w:rsidR="009A0404" w:rsidRPr="00DA6ACC" w:rsidRDefault="009A0404" w:rsidP="009A0404">
      <w:pPr>
        <w:pStyle w:val="Sinespaciado"/>
        <w:jc w:val="both"/>
        <w:rPr>
          <w:b/>
        </w:rPr>
      </w:pPr>
      <w:r w:rsidRPr="00DA6ACC">
        <w:rPr>
          <w:b/>
          <w:highlight w:val="yellow"/>
        </w:rPr>
        <w:t>[SECCIÓN 1]</w:t>
      </w:r>
      <w:r w:rsidRPr="00DA6ACC">
        <w:rPr>
          <w:b/>
        </w:rPr>
        <w:t>1 Los recursos naturales</w:t>
      </w:r>
    </w:p>
    <w:p w:rsidR="009A0404" w:rsidRPr="00323FE2" w:rsidRDefault="009A0404" w:rsidP="009A0404">
      <w:pPr>
        <w:pStyle w:val="Sinespaciado"/>
        <w:jc w:val="both"/>
      </w:pPr>
    </w:p>
    <w:p w:rsidR="009A0404" w:rsidRPr="00323FE2" w:rsidRDefault="009A0404" w:rsidP="009A0404">
      <w:pPr>
        <w:pStyle w:val="Sinespaciado"/>
        <w:jc w:val="both"/>
      </w:pPr>
      <w:r>
        <w:t>Los elementos</w:t>
      </w:r>
      <w:r w:rsidRPr="00323FE2">
        <w:t xml:space="preserve"> que requiere el ser humano para llevar a cabo sus actividades y desarrollar </w:t>
      </w:r>
      <w:r>
        <w:t>la</w:t>
      </w:r>
      <w:r w:rsidRPr="00323FE2">
        <w:t xml:space="preserve"> sociedad </w:t>
      </w:r>
      <w:r>
        <w:t xml:space="preserve">en la que vive, </w:t>
      </w:r>
      <w:r w:rsidRPr="00323FE2">
        <w:t xml:space="preserve">se denominan </w:t>
      </w:r>
      <w:r w:rsidRPr="009A0404">
        <w:rPr>
          <w:b/>
        </w:rPr>
        <w:t>recursos</w:t>
      </w:r>
      <w:r w:rsidRPr="00323FE2">
        <w:t xml:space="preserve">. </w:t>
      </w:r>
      <w:r>
        <w:t>Son recursos, por ejemplo, l</w:t>
      </w:r>
      <w:r w:rsidRPr="00323FE2">
        <w:t xml:space="preserve">os materiales que usa para construir, los alimentos que consume, </w:t>
      </w:r>
      <w:r>
        <w:t>las fuentes de energía o</w:t>
      </w:r>
      <w:r w:rsidRPr="00323FE2">
        <w:t xml:space="preserve"> el agua que bebe. </w:t>
      </w:r>
    </w:p>
    <w:p w:rsidR="009A0404" w:rsidRPr="00323FE2" w:rsidRDefault="009A0404" w:rsidP="009A0404">
      <w:pPr>
        <w:pStyle w:val="Sinespaciado"/>
        <w:jc w:val="both"/>
      </w:pPr>
    </w:p>
    <w:p w:rsidR="009A0404" w:rsidRDefault="009A0404" w:rsidP="009A0404">
      <w:pPr>
        <w:pStyle w:val="Sinespaciado"/>
        <w:jc w:val="both"/>
      </w:pPr>
      <w:r>
        <w:t>Todos</w:t>
      </w:r>
      <w:r w:rsidRPr="00323FE2">
        <w:t xml:space="preserve"> los recursos provienen de la naturaleza</w:t>
      </w:r>
      <w:r>
        <w:t xml:space="preserve">, </w:t>
      </w:r>
      <w:r w:rsidRPr="00E0736B">
        <w:rPr>
          <w:bCs/>
        </w:rPr>
        <w:t>por lo cual se les denomina</w:t>
      </w:r>
      <w:r w:rsidRPr="00323FE2">
        <w:t xml:space="preserve"> </w:t>
      </w:r>
      <w:r w:rsidRPr="009A0404">
        <w:rPr>
          <w:b/>
        </w:rPr>
        <w:t>recursos</w:t>
      </w:r>
      <w:r w:rsidRPr="00323FE2">
        <w:t xml:space="preserve"> </w:t>
      </w:r>
      <w:r w:rsidRPr="009A0404">
        <w:rPr>
          <w:b/>
        </w:rPr>
        <w:t>naturales</w:t>
      </w:r>
      <w:r w:rsidRPr="00323FE2">
        <w:t>.</w:t>
      </w:r>
      <w:r w:rsidRPr="00E0736B">
        <w:t xml:space="preserve"> </w:t>
      </w:r>
      <w:r w:rsidRPr="00323FE2">
        <w:t xml:space="preserve">Dentro </w:t>
      </w:r>
      <w:r>
        <w:t>de estos, algunos se agotan definitivamente a medida que se utilizan; mientras que</w:t>
      </w:r>
      <w:r w:rsidRPr="00323FE2">
        <w:t xml:space="preserve"> otros</w:t>
      </w:r>
      <w:r>
        <w:t>,</w:t>
      </w:r>
      <w:r w:rsidRPr="00323FE2">
        <w:t xml:space="preserve"> </w:t>
      </w:r>
      <w:r>
        <w:t xml:space="preserve">a pesar de su uso, </w:t>
      </w:r>
      <w:r w:rsidRPr="00323FE2">
        <w:t>se recuperan</w:t>
      </w:r>
      <w:r>
        <w:t xml:space="preserve"> de forma natural con el tiempo; estos últimos, </w:t>
      </w:r>
      <w:r w:rsidRPr="00323FE2">
        <w:t xml:space="preserve">reciben el nombre de </w:t>
      </w:r>
      <w:r w:rsidRPr="009A0404">
        <w:rPr>
          <w:b/>
        </w:rPr>
        <w:t>recursos naturales renovables</w:t>
      </w:r>
      <w:r w:rsidRPr="00323FE2">
        <w:t xml:space="preserve">, mientras que los </w:t>
      </w:r>
      <w:r>
        <w:t>primeros se denominan</w:t>
      </w:r>
      <w:r w:rsidRPr="00323FE2">
        <w:t xml:space="preserve"> </w:t>
      </w:r>
      <w:r w:rsidRPr="009A0404">
        <w:rPr>
          <w:b/>
        </w:rPr>
        <w:t>recursos naturales no renovables</w:t>
      </w:r>
      <w:r>
        <w:t>.</w:t>
      </w:r>
    </w:p>
    <w:p w:rsidR="009A0404" w:rsidRDefault="009A0404" w:rsidP="009A0404">
      <w:pPr>
        <w:pStyle w:val="Sinespaciado"/>
        <w:jc w:val="both"/>
      </w:pPr>
    </w:p>
    <w:p w:rsidR="009A0404" w:rsidRPr="00323FE2" w:rsidRDefault="009A0404" w:rsidP="009A0404">
      <w:pPr>
        <w:pStyle w:val="Sinespaciado"/>
        <w:jc w:val="both"/>
      </w:pPr>
      <w:r w:rsidRPr="00811665">
        <w:t xml:space="preserve">También hay recursos que no se agotarán sin importar el uso que se haga de ellos; estos son los </w:t>
      </w:r>
      <w:r w:rsidRPr="009A0404">
        <w:rPr>
          <w:b/>
        </w:rPr>
        <w:t>recursos naturales inagotables</w:t>
      </w:r>
      <w:r w:rsidRPr="00811665">
        <w:t>. En realidad ningún recurso es realmente inagotable, pero algunos tendrán una duración tal que, en términos prácticos, es válido considerarlos así.</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804CE9">
            <w:pPr>
              <w:pStyle w:val="Sinespaciado"/>
              <w:jc w:val="center"/>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CN_06_13_CO_IMG01</w:t>
            </w:r>
          </w:p>
        </w:tc>
      </w:tr>
      <w:tr w:rsidR="009A0404" w:rsidRPr="00323FE2" w:rsidTr="00355C52">
        <w:trPr>
          <w:trHeight w:val="1293"/>
        </w:trPr>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Imagen con diferentes tipos de recursos naturales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rPr>
                <w:color w:val="000000"/>
              </w:rPr>
            </w:pPr>
            <w:r>
              <w:rPr>
                <w:color w:val="333333"/>
                <w:shd w:val="clear" w:color="auto" w:fill="FFFFFF"/>
              </w:rPr>
              <w:t>Hacer una ilustración en la que se vea el sol, un barril de petróleo y una palmera con cocos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 Pie de imagen</w:t>
            </w:r>
          </w:p>
        </w:tc>
        <w:tc>
          <w:tcPr>
            <w:tcW w:w="6515" w:type="dxa"/>
          </w:tcPr>
          <w:p w:rsidR="009A0404" w:rsidRPr="00323FE2" w:rsidRDefault="009A0404" w:rsidP="009A0404">
            <w:pPr>
              <w:pStyle w:val="Sinespaciado"/>
              <w:jc w:val="both"/>
              <w:rPr>
                <w:color w:val="000000"/>
              </w:rPr>
            </w:pPr>
            <w:r>
              <w:rPr>
                <w:color w:val="000000"/>
              </w:rPr>
              <w:t>El petróleo es un ejemplo de recurso natural no renovable, mientras que los cocos que producen las palmeras constituyen un recurso renovable. La energía del sol se considera un recurso inagotable, pues el uso que hagamos de ella no afecta su duración.</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B0CA8" w:rsidRPr="00323FE2" w:rsidTr="00355C52">
        <w:tc>
          <w:tcPr>
            <w:tcW w:w="9033" w:type="dxa"/>
            <w:gridSpan w:val="2"/>
            <w:shd w:val="clear" w:color="auto" w:fill="000000"/>
          </w:tcPr>
          <w:p w:rsidR="000B0CA8" w:rsidRPr="00323FE2" w:rsidRDefault="000B0CA8" w:rsidP="00804CE9">
            <w:pPr>
              <w:pStyle w:val="Sinespaciado"/>
              <w:jc w:val="center"/>
              <w:rPr>
                <w:color w:val="FFFFFF"/>
              </w:rPr>
            </w:pPr>
            <w:r w:rsidRPr="00323FE2">
              <w:rPr>
                <w:color w:val="FFFFFF"/>
              </w:rPr>
              <w:t>Profundiza: recurso nuevo</w:t>
            </w:r>
          </w:p>
        </w:tc>
      </w:tr>
      <w:tr w:rsidR="000B0CA8" w:rsidRPr="00323FE2" w:rsidTr="00355C52">
        <w:tc>
          <w:tcPr>
            <w:tcW w:w="2518" w:type="dxa"/>
          </w:tcPr>
          <w:p w:rsidR="000B0CA8" w:rsidRPr="000B0CA8" w:rsidRDefault="000B0CA8" w:rsidP="00355C52">
            <w:pPr>
              <w:pStyle w:val="Sinespaciado"/>
              <w:jc w:val="both"/>
              <w:rPr>
                <w:color w:val="000000"/>
              </w:rPr>
            </w:pPr>
            <w:r w:rsidRPr="000B0CA8">
              <w:rPr>
                <w:color w:val="000000"/>
              </w:rPr>
              <w:t>Código</w:t>
            </w:r>
          </w:p>
        </w:tc>
        <w:tc>
          <w:tcPr>
            <w:tcW w:w="6515" w:type="dxa"/>
          </w:tcPr>
          <w:p w:rsidR="000B0CA8" w:rsidRPr="000B0CA8" w:rsidRDefault="00800B54" w:rsidP="00355C52">
            <w:pPr>
              <w:pStyle w:val="Sinespaciado"/>
              <w:jc w:val="both"/>
              <w:rPr>
                <w:color w:val="000000"/>
              </w:rPr>
            </w:pPr>
            <w:r>
              <w:rPr>
                <w:color w:val="000000"/>
              </w:rPr>
              <w:t>CN_06_13_CO_REC10</w:t>
            </w:r>
          </w:p>
        </w:tc>
      </w:tr>
      <w:tr w:rsidR="000B0CA8" w:rsidRPr="00323FE2" w:rsidTr="00355C52">
        <w:tc>
          <w:tcPr>
            <w:tcW w:w="2518" w:type="dxa"/>
          </w:tcPr>
          <w:p w:rsidR="000B0CA8" w:rsidRPr="000B0CA8" w:rsidRDefault="000B0CA8" w:rsidP="00355C52">
            <w:pPr>
              <w:pStyle w:val="Sinespaciado"/>
              <w:jc w:val="both"/>
              <w:rPr>
                <w:color w:val="000000"/>
              </w:rPr>
            </w:pPr>
            <w:r w:rsidRPr="000B0CA8">
              <w:rPr>
                <w:color w:val="000000"/>
              </w:rPr>
              <w:lastRenderedPageBreak/>
              <w:t>Título</w:t>
            </w:r>
          </w:p>
        </w:tc>
        <w:tc>
          <w:tcPr>
            <w:tcW w:w="6515" w:type="dxa"/>
          </w:tcPr>
          <w:p w:rsidR="000B0CA8" w:rsidRPr="000B0CA8" w:rsidRDefault="00800B54" w:rsidP="00355C52">
            <w:pPr>
              <w:pStyle w:val="Sinespaciado"/>
              <w:jc w:val="both"/>
              <w:rPr>
                <w:color w:val="000000"/>
              </w:rPr>
            </w:pPr>
            <w:r>
              <w:rPr>
                <w:color w:val="000000"/>
              </w:rPr>
              <w:t>Los recursos naturales renovables, no renovables e inagotables</w:t>
            </w:r>
          </w:p>
        </w:tc>
      </w:tr>
      <w:tr w:rsidR="000B0CA8" w:rsidRPr="00323FE2" w:rsidTr="00355C52">
        <w:tc>
          <w:tcPr>
            <w:tcW w:w="2518" w:type="dxa"/>
          </w:tcPr>
          <w:p w:rsidR="000B0CA8" w:rsidRPr="000B0CA8" w:rsidRDefault="000B0CA8" w:rsidP="00355C52">
            <w:pPr>
              <w:pStyle w:val="Sinespaciado"/>
              <w:jc w:val="both"/>
              <w:rPr>
                <w:color w:val="000000"/>
              </w:rPr>
            </w:pPr>
            <w:r w:rsidRPr="000B0CA8">
              <w:rPr>
                <w:color w:val="000000"/>
              </w:rPr>
              <w:t>Descripción</w:t>
            </w:r>
          </w:p>
        </w:tc>
        <w:tc>
          <w:tcPr>
            <w:tcW w:w="6515" w:type="dxa"/>
          </w:tcPr>
          <w:p w:rsidR="000B0CA8" w:rsidRPr="000B0CA8" w:rsidRDefault="001C4095" w:rsidP="00355C52">
            <w:pPr>
              <w:pStyle w:val="Sinespaciado"/>
              <w:jc w:val="both"/>
              <w:rPr>
                <w:color w:val="000000"/>
              </w:rPr>
            </w:pPr>
            <w:r>
              <w:rPr>
                <w:color w:val="000000"/>
              </w:rPr>
              <w:t>Interactivo acerca de los distintos tipos de recursos naturales</w:t>
            </w:r>
          </w:p>
        </w:tc>
      </w:tr>
    </w:tbl>
    <w:p w:rsidR="000B0CA8" w:rsidRPr="00323FE2" w:rsidRDefault="000B0CA8" w:rsidP="009A0404">
      <w:pPr>
        <w:pStyle w:val="Sinespaciado"/>
        <w:jc w:val="both"/>
      </w:pPr>
    </w:p>
    <w:p w:rsidR="009A0404" w:rsidRPr="00DA6ACC" w:rsidRDefault="009A0404" w:rsidP="00355C52">
      <w:pPr>
        <w:pStyle w:val="Sinespaciado"/>
        <w:ind w:left="708" w:hanging="708"/>
        <w:jc w:val="both"/>
        <w:rPr>
          <w:b/>
          <w:bCs/>
        </w:rPr>
      </w:pPr>
      <w:r w:rsidRPr="00DA6ACC">
        <w:rPr>
          <w:b/>
          <w:highlight w:val="yellow"/>
        </w:rPr>
        <w:t>[SECCIÓN 2]</w:t>
      </w:r>
      <w:r w:rsidRPr="00DA6ACC">
        <w:rPr>
          <w:b/>
        </w:rPr>
        <w:t xml:space="preserve"> </w:t>
      </w:r>
      <w:r w:rsidRPr="00DA6ACC">
        <w:rPr>
          <w:b/>
          <w:bCs/>
        </w:rPr>
        <w:t>1.1 Consolidación</w:t>
      </w:r>
    </w:p>
    <w:p w:rsidR="009A0404" w:rsidRDefault="009A0404" w:rsidP="009A0404">
      <w:pPr>
        <w:pStyle w:val="Sinespaciado"/>
        <w:jc w:val="both"/>
        <w:rPr>
          <w:bCs/>
        </w:rPr>
      </w:pPr>
    </w:p>
    <w:p w:rsidR="009A0404" w:rsidRDefault="009A0404" w:rsidP="009A0404">
      <w:pPr>
        <w:pStyle w:val="Sinespaciado"/>
        <w:jc w:val="both"/>
      </w:pPr>
      <w:r>
        <w:t>Actividad</w:t>
      </w:r>
      <w:r w:rsidRPr="00797CF4">
        <w:t xml:space="preserve"> para consolidar lo que has aprendido en esta sección.</w:t>
      </w:r>
    </w:p>
    <w:p w:rsidR="00DA6ACC" w:rsidRDefault="00DA6ACC"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00000"/>
          </w:tcPr>
          <w:p w:rsidR="009A0404" w:rsidRPr="00323FE2" w:rsidRDefault="009A0404" w:rsidP="00804CE9">
            <w:pPr>
              <w:pStyle w:val="Sinespaciado"/>
              <w:jc w:val="center"/>
              <w:rPr>
                <w:color w:val="FFFFFF"/>
              </w:rPr>
            </w:pPr>
            <w:r w:rsidRPr="00323FE2">
              <w:rPr>
                <w:color w:val="FFFFFF"/>
              </w:rPr>
              <w:t>Practica: recurso nuevo</w:t>
            </w:r>
          </w:p>
        </w:tc>
      </w:tr>
      <w:tr w:rsidR="009A0404" w:rsidRPr="00323FE2" w:rsidTr="00355C52">
        <w:tc>
          <w:tcPr>
            <w:tcW w:w="2518" w:type="dxa"/>
          </w:tcPr>
          <w:p w:rsidR="009A0404" w:rsidRPr="00804CE9" w:rsidRDefault="009A0404" w:rsidP="009A0404">
            <w:pPr>
              <w:pStyle w:val="Sinespaciado"/>
              <w:jc w:val="both"/>
              <w:rPr>
                <w:color w:val="000000"/>
              </w:rPr>
            </w:pPr>
            <w:r w:rsidRPr="00804CE9">
              <w:rPr>
                <w:color w:val="000000"/>
              </w:rPr>
              <w:t>Código</w:t>
            </w:r>
          </w:p>
        </w:tc>
        <w:tc>
          <w:tcPr>
            <w:tcW w:w="6515" w:type="dxa"/>
          </w:tcPr>
          <w:p w:rsidR="009A0404" w:rsidRPr="00804CE9" w:rsidRDefault="00800B54" w:rsidP="009A0404">
            <w:pPr>
              <w:pStyle w:val="Sinespaciado"/>
              <w:jc w:val="both"/>
              <w:rPr>
                <w:color w:val="FF0000"/>
              </w:rPr>
            </w:pPr>
            <w:r>
              <w:rPr>
                <w:color w:val="000000"/>
              </w:rPr>
              <w:t>CN_06_13_CO_REC2</w:t>
            </w:r>
            <w:r w:rsidR="009A0404" w:rsidRPr="00804CE9">
              <w:rPr>
                <w:color w:val="000000"/>
              </w:rPr>
              <w:t>0</w:t>
            </w:r>
          </w:p>
        </w:tc>
      </w:tr>
      <w:tr w:rsidR="009A0404" w:rsidRPr="00323FE2" w:rsidTr="00355C52">
        <w:tc>
          <w:tcPr>
            <w:tcW w:w="2518" w:type="dxa"/>
          </w:tcPr>
          <w:p w:rsidR="009A0404" w:rsidRPr="00F618D6" w:rsidRDefault="009A0404" w:rsidP="009A0404">
            <w:pPr>
              <w:pStyle w:val="Sinespaciado"/>
              <w:jc w:val="both"/>
              <w:rPr>
                <w:color w:val="000000"/>
              </w:rPr>
            </w:pPr>
            <w:r w:rsidRPr="00F618D6">
              <w:rPr>
                <w:color w:val="000000"/>
              </w:rPr>
              <w:t>Título</w:t>
            </w:r>
          </w:p>
        </w:tc>
        <w:tc>
          <w:tcPr>
            <w:tcW w:w="6515" w:type="dxa"/>
          </w:tcPr>
          <w:p w:rsidR="009A0404" w:rsidRPr="00F618D6" w:rsidRDefault="004E67D9" w:rsidP="009A0404">
            <w:pPr>
              <w:pStyle w:val="Sinespaciado"/>
              <w:jc w:val="both"/>
              <w:rPr>
                <w:color w:val="000000"/>
              </w:rPr>
            </w:pPr>
            <w:r>
              <w:rPr>
                <w:color w:val="000000"/>
              </w:rPr>
              <w:t xml:space="preserve">Refuerza tu aprendizaje: </w:t>
            </w:r>
            <w:r w:rsidR="009A0404">
              <w:rPr>
                <w:color w:val="000000"/>
              </w:rPr>
              <w:t>Los distintos tipos de recursos naturales</w:t>
            </w:r>
          </w:p>
        </w:tc>
      </w:tr>
      <w:tr w:rsidR="009A0404" w:rsidRPr="00323FE2" w:rsidTr="004E67D9">
        <w:trPr>
          <w:trHeight w:val="684"/>
        </w:trPr>
        <w:tc>
          <w:tcPr>
            <w:tcW w:w="2518" w:type="dxa"/>
          </w:tcPr>
          <w:p w:rsidR="009A0404" w:rsidRPr="00F618D6" w:rsidRDefault="009A0404" w:rsidP="009A0404">
            <w:pPr>
              <w:pStyle w:val="Sinespaciado"/>
              <w:jc w:val="both"/>
              <w:rPr>
                <w:color w:val="000000"/>
              </w:rPr>
            </w:pPr>
            <w:r w:rsidRPr="00F618D6">
              <w:rPr>
                <w:color w:val="000000"/>
              </w:rPr>
              <w:t>Descripción</w:t>
            </w:r>
          </w:p>
        </w:tc>
        <w:tc>
          <w:tcPr>
            <w:tcW w:w="6515" w:type="dxa"/>
          </w:tcPr>
          <w:p w:rsidR="009A0404" w:rsidRPr="00F618D6" w:rsidRDefault="009A0404" w:rsidP="009A0404">
            <w:pPr>
              <w:pStyle w:val="Sinespaciado"/>
              <w:jc w:val="both"/>
              <w:rPr>
                <w:color w:val="000000"/>
              </w:rPr>
            </w:pPr>
            <w:r>
              <w:rPr>
                <w:color w:val="000000"/>
              </w:rPr>
              <w:t>Actividad sobre recursos naturales renovables, no renovables e i</w:t>
            </w:r>
            <w:r w:rsidR="004E67D9">
              <w:rPr>
                <w:color w:val="000000"/>
              </w:rPr>
              <w:t>nagotables</w:t>
            </w:r>
          </w:p>
        </w:tc>
      </w:tr>
    </w:tbl>
    <w:p w:rsidR="009A0404" w:rsidRDefault="009A0404" w:rsidP="009A0404">
      <w:pPr>
        <w:pStyle w:val="Sinespaciado"/>
        <w:jc w:val="both"/>
        <w:rPr>
          <w:bCs/>
        </w:rPr>
      </w:pPr>
    </w:p>
    <w:p w:rsidR="009A0404" w:rsidRPr="00DA6ACC" w:rsidRDefault="009A0404" w:rsidP="009A0404">
      <w:pPr>
        <w:pStyle w:val="Sinespaciado"/>
        <w:jc w:val="both"/>
        <w:rPr>
          <w:b/>
        </w:rPr>
      </w:pPr>
      <w:r w:rsidRPr="00DA6ACC">
        <w:rPr>
          <w:b/>
          <w:highlight w:val="yellow"/>
        </w:rPr>
        <w:t>[SECCIÓN 1]</w:t>
      </w:r>
      <w:r w:rsidRPr="00DA6ACC">
        <w:rPr>
          <w:b/>
        </w:rPr>
        <w:t>2 Los recursos naturales renovables</w:t>
      </w:r>
    </w:p>
    <w:p w:rsidR="009A0404" w:rsidRDefault="009A0404" w:rsidP="009A0404">
      <w:pPr>
        <w:pStyle w:val="Sinespaciado"/>
        <w:jc w:val="both"/>
      </w:pPr>
    </w:p>
    <w:p w:rsidR="009A0404" w:rsidRPr="00357101" w:rsidRDefault="009A0404" w:rsidP="009A0404">
      <w:pPr>
        <w:pStyle w:val="Sinespaciado"/>
        <w:jc w:val="both"/>
      </w:pPr>
      <w:r w:rsidRPr="00357101">
        <w:t xml:space="preserve">Pese a que todos los tipos de recursos son importantes para la Humanidad de una u otra forma, son los </w:t>
      </w:r>
      <w:r w:rsidRPr="00196D39">
        <w:rPr>
          <w:b/>
        </w:rPr>
        <w:t>recursos naturales renovables</w:t>
      </w:r>
      <w:r w:rsidRPr="00357101">
        <w:t xml:space="preserve"> los que primero se necesitan y que nunca deben faltar en n</w:t>
      </w:r>
      <w:r>
        <w:t xml:space="preserve">inguna sociedad, sin importar que tan avanzada o primitiva </w:t>
      </w:r>
      <w:r w:rsidRPr="00357101">
        <w:t>sea.</w:t>
      </w:r>
    </w:p>
    <w:p w:rsidR="009A0404" w:rsidRPr="00357101" w:rsidRDefault="009A0404" w:rsidP="009A0404">
      <w:pPr>
        <w:pStyle w:val="Sinespaciado"/>
        <w:jc w:val="both"/>
      </w:pPr>
    </w:p>
    <w:p w:rsidR="009A0404" w:rsidRPr="00357101" w:rsidRDefault="009A0404" w:rsidP="009A0404">
      <w:pPr>
        <w:pStyle w:val="Sinespaciado"/>
        <w:jc w:val="both"/>
      </w:pPr>
      <w:r w:rsidRPr="00357101">
        <w:t>Debido a nuestras necesidades biológicas, como comer y beber, el hombre siempre ha</w:t>
      </w:r>
      <w:r>
        <w:t xml:space="preserve"> necesitado y siempre necesitará poder acceder a</w:t>
      </w:r>
      <w:r w:rsidRPr="00357101">
        <w:t xml:space="preserve"> recursos naturales renovables. Sin el acceso a los otros tipos de recursos</w:t>
      </w:r>
      <w:r w:rsidR="00196D39">
        <w:t>,</w:t>
      </w:r>
      <w:r w:rsidRPr="00357101">
        <w:t xml:space="preserve"> el avance de la civilización se detendría, pero sin acceso a los recursos renovables </w:t>
      </w:r>
      <w:r w:rsidRPr="003C1C6C">
        <w:t>la vida misma</w:t>
      </w:r>
      <w:r w:rsidRPr="00357101">
        <w:t xml:space="preserve"> es imposible.</w:t>
      </w:r>
    </w:p>
    <w:p w:rsidR="009A0404" w:rsidRDefault="009A0404" w:rsidP="009A0404">
      <w:pPr>
        <w:pStyle w:val="Sinespaciado"/>
        <w:jc w:val="both"/>
      </w:pPr>
    </w:p>
    <w:p w:rsidR="0096758B" w:rsidRDefault="00196D39" w:rsidP="009A0404">
      <w:pPr>
        <w:pStyle w:val="Sinespaciado"/>
        <w:jc w:val="both"/>
        <w:rPr>
          <w:bCs/>
        </w:rPr>
      </w:pPr>
      <w:r w:rsidRPr="00196D39">
        <w:rPr>
          <w:bCs/>
        </w:rPr>
        <w:t xml:space="preserve">Repasemos entonces algunos de los recursos naturales renovables más importantes, y veamos su relación con el desarrollo humano. </w:t>
      </w:r>
    </w:p>
    <w:p w:rsidR="0096758B" w:rsidRDefault="0096758B" w:rsidP="009A0404">
      <w:pPr>
        <w:pStyle w:val="Sinespaciado"/>
        <w:jc w:val="both"/>
        <w:rPr>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6758B" w:rsidRPr="00323FE2" w:rsidTr="000D6F91">
        <w:tc>
          <w:tcPr>
            <w:tcW w:w="9033" w:type="dxa"/>
            <w:gridSpan w:val="2"/>
            <w:shd w:val="clear" w:color="auto" w:fill="000000"/>
          </w:tcPr>
          <w:p w:rsidR="0096758B" w:rsidRPr="00323FE2" w:rsidRDefault="0096758B" w:rsidP="000D6F91">
            <w:pPr>
              <w:pStyle w:val="Sinespaciado"/>
              <w:jc w:val="center"/>
              <w:rPr>
                <w:color w:val="FFFFFF"/>
              </w:rPr>
            </w:pPr>
            <w:r w:rsidRPr="00323FE2">
              <w:rPr>
                <w:color w:val="FFFFFF"/>
              </w:rPr>
              <w:t>Profundiza: recurso nuevo</w:t>
            </w:r>
          </w:p>
        </w:tc>
      </w:tr>
      <w:tr w:rsidR="0096758B" w:rsidRPr="00323FE2" w:rsidTr="000D6F91">
        <w:tc>
          <w:tcPr>
            <w:tcW w:w="2518" w:type="dxa"/>
          </w:tcPr>
          <w:p w:rsidR="0096758B" w:rsidRPr="000B0CA8" w:rsidRDefault="0096758B" w:rsidP="000D6F91">
            <w:pPr>
              <w:pStyle w:val="Sinespaciado"/>
              <w:jc w:val="both"/>
              <w:rPr>
                <w:color w:val="000000"/>
              </w:rPr>
            </w:pPr>
            <w:r w:rsidRPr="000B0CA8">
              <w:rPr>
                <w:color w:val="000000"/>
              </w:rPr>
              <w:t>Código</w:t>
            </w:r>
          </w:p>
        </w:tc>
        <w:tc>
          <w:tcPr>
            <w:tcW w:w="6515" w:type="dxa"/>
          </w:tcPr>
          <w:p w:rsidR="0096758B" w:rsidRPr="000B0CA8" w:rsidRDefault="0096758B" w:rsidP="000D6F91">
            <w:pPr>
              <w:pStyle w:val="Sinespaciado"/>
              <w:jc w:val="both"/>
              <w:rPr>
                <w:color w:val="000000"/>
              </w:rPr>
            </w:pPr>
            <w:r>
              <w:rPr>
                <w:color w:val="000000"/>
              </w:rPr>
              <w:t>CN_06_13_CO_REC3</w:t>
            </w:r>
            <w:r>
              <w:rPr>
                <w:color w:val="000000"/>
              </w:rPr>
              <w:t>0</w:t>
            </w:r>
          </w:p>
        </w:tc>
      </w:tr>
      <w:tr w:rsidR="0096758B" w:rsidRPr="00323FE2" w:rsidTr="000D6F91">
        <w:tc>
          <w:tcPr>
            <w:tcW w:w="2518" w:type="dxa"/>
          </w:tcPr>
          <w:p w:rsidR="0096758B" w:rsidRPr="000B0CA8" w:rsidRDefault="0096758B" w:rsidP="000D6F91">
            <w:pPr>
              <w:pStyle w:val="Sinespaciado"/>
              <w:jc w:val="both"/>
              <w:rPr>
                <w:color w:val="000000"/>
              </w:rPr>
            </w:pPr>
            <w:r w:rsidRPr="000B0CA8">
              <w:rPr>
                <w:color w:val="000000"/>
              </w:rPr>
              <w:t>Título</w:t>
            </w:r>
          </w:p>
        </w:tc>
        <w:tc>
          <w:tcPr>
            <w:tcW w:w="6515" w:type="dxa"/>
          </w:tcPr>
          <w:p w:rsidR="0096758B" w:rsidRPr="000B0CA8" w:rsidRDefault="00857401" w:rsidP="000D6F91">
            <w:pPr>
              <w:pStyle w:val="Sinespaciado"/>
              <w:jc w:val="both"/>
              <w:rPr>
                <w:color w:val="000000"/>
              </w:rPr>
            </w:pPr>
            <w:r w:rsidRPr="00857401">
              <w:rPr>
                <w:color w:val="000000"/>
              </w:rPr>
              <w:t>La tecnología para aprovechar los recursos naturales renovables</w:t>
            </w:r>
          </w:p>
        </w:tc>
      </w:tr>
      <w:tr w:rsidR="0096758B" w:rsidRPr="00323FE2" w:rsidTr="000D6F91">
        <w:tc>
          <w:tcPr>
            <w:tcW w:w="2518" w:type="dxa"/>
          </w:tcPr>
          <w:p w:rsidR="0096758B" w:rsidRPr="000B0CA8" w:rsidRDefault="0096758B" w:rsidP="000D6F91">
            <w:pPr>
              <w:pStyle w:val="Sinespaciado"/>
              <w:jc w:val="both"/>
              <w:rPr>
                <w:color w:val="000000"/>
              </w:rPr>
            </w:pPr>
            <w:r w:rsidRPr="000B0CA8">
              <w:rPr>
                <w:color w:val="000000"/>
              </w:rPr>
              <w:t>Descripción</w:t>
            </w:r>
          </w:p>
        </w:tc>
        <w:tc>
          <w:tcPr>
            <w:tcW w:w="6515" w:type="dxa"/>
          </w:tcPr>
          <w:p w:rsidR="0096758B" w:rsidRPr="000B0CA8" w:rsidRDefault="00D6503D" w:rsidP="000D6F91">
            <w:pPr>
              <w:pStyle w:val="Sinespaciado"/>
              <w:jc w:val="both"/>
              <w:rPr>
                <w:color w:val="000000"/>
              </w:rPr>
            </w:pPr>
            <w:r w:rsidRPr="00D6503D">
              <w:rPr>
                <w:color w:val="000000"/>
              </w:rPr>
              <w:t>Actividad acerca de algunos los recursos naturales renovables más importantes</w:t>
            </w:r>
          </w:p>
        </w:tc>
      </w:tr>
    </w:tbl>
    <w:p w:rsidR="00196D39" w:rsidRPr="0096758B" w:rsidRDefault="00196D39" w:rsidP="009A0404">
      <w:pPr>
        <w:pStyle w:val="Sinespaciado"/>
        <w:jc w:val="both"/>
        <w:rPr>
          <w:bCs/>
        </w:rPr>
      </w:pPr>
      <w:r w:rsidRPr="00196D39">
        <w:rPr>
          <w:bCs/>
        </w:rPr>
        <w:t xml:space="preserve">  </w:t>
      </w:r>
    </w:p>
    <w:p w:rsidR="009A0404" w:rsidRPr="00DA6ACC" w:rsidRDefault="009A0404" w:rsidP="009A0404">
      <w:pPr>
        <w:pStyle w:val="Sinespaciado"/>
        <w:jc w:val="both"/>
        <w:rPr>
          <w:b/>
        </w:rPr>
      </w:pPr>
      <w:r w:rsidRPr="00DA6ACC">
        <w:rPr>
          <w:b/>
          <w:highlight w:val="yellow"/>
        </w:rPr>
        <w:t>[SECCIÓN 2]</w:t>
      </w:r>
      <w:r w:rsidRPr="00DA6ACC">
        <w:rPr>
          <w:b/>
        </w:rPr>
        <w:t xml:space="preserve">2.1 El agua y su importancia en el desarrollo humano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El </w:t>
      </w:r>
      <w:r w:rsidRPr="002454CD">
        <w:rPr>
          <w:b/>
        </w:rPr>
        <w:t>agua</w:t>
      </w:r>
      <w:r w:rsidRPr="00323FE2">
        <w:t xml:space="preserve"> es un recurso</w:t>
      </w:r>
      <w:r w:rsidR="005247FC">
        <w:t xml:space="preserve"> fundamental para el ser humano</w:t>
      </w:r>
      <w:r w:rsidR="00196D39">
        <w:t xml:space="preserve"> y para toda la vida en el planeta, pues las células requieren agua para llevar a cabo </w:t>
      </w:r>
      <w:r w:rsidR="00205EF1">
        <w:t xml:space="preserve">todas </w:t>
      </w:r>
      <w:r w:rsidR="005247FC">
        <w:t>su</w:t>
      </w:r>
      <w:r w:rsidR="00196D39">
        <w:t>s reacciones qu</w:t>
      </w:r>
      <w:r w:rsidR="00205EF1">
        <w:t>ímicas</w:t>
      </w:r>
      <w:r w:rsidRPr="00323FE2">
        <w:t>. Por tanto,</w:t>
      </w:r>
      <w:r>
        <w:t xml:space="preserve"> es </w:t>
      </w:r>
      <w:r w:rsidRPr="00323FE2">
        <w:t>lógico</w:t>
      </w:r>
      <w:r>
        <w:t xml:space="preserve"> suponer</w:t>
      </w:r>
      <w:r w:rsidRPr="00323FE2">
        <w:t xml:space="preserve"> que la presencia o ausencia de fuentes aprovechables de agua</w:t>
      </w:r>
      <w:r w:rsidR="00F77B64">
        <w:t xml:space="preserve"> afecte</w:t>
      </w:r>
      <w:r w:rsidRPr="00323FE2">
        <w:t xml:space="preserve"> </w:t>
      </w:r>
      <w:r>
        <w:t>el desarrollo de</w:t>
      </w:r>
      <w:r w:rsidRPr="00323FE2">
        <w:t xml:space="preserve"> la</w:t>
      </w:r>
      <w:r w:rsidR="00F77B64">
        <w:t>s</w:t>
      </w:r>
      <w:r w:rsidRPr="00323FE2">
        <w:t xml:space="preserve"> sociedad</w:t>
      </w:r>
      <w:r w:rsidR="00F77B64">
        <w:t>es humanas, que a través de la historia se han establecido en</w:t>
      </w:r>
      <w:r w:rsidRPr="00323FE2">
        <w:t xml:space="preserve"> </w:t>
      </w:r>
      <w:r w:rsidR="00F77B64" w:rsidRPr="00323FE2">
        <w:t xml:space="preserve">zonas </w:t>
      </w:r>
      <w:r w:rsidR="00F77B64">
        <w:t>cercanas a fuentes de agua potable</w:t>
      </w:r>
      <w:r w:rsidR="00F77B64" w:rsidRPr="00323FE2">
        <w:t>,</w:t>
      </w:r>
      <w:r w:rsidR="00F77B64">
        <w:t xml:space="preserve"> o </w:t>
      </w:r>
      <w:r w:rsidR="00F77B64">
        <w:t>han desarrollado formas de transportarla</w:t>
      </w:r>
      <w:r w:rsidR="00F77B64" w:rsidRPr="00323FE2">
        <w:t xml:space="preserve"> </w:t>
      </w:r>
      <w:r w:rsidR="00F77B64">
        <w:t xml:space="preserve">de manera </w:t>
      </w:r>
      <w:r w:rsidR="00F77B64" w:rsidRPr="00323FE2">
        <w:t>eficiente</w:t>
      </w:r>
      <w:r w:rsidR="00F77B64">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lastRenderedPageBreak/>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F77B64" w:rsidRDefault="002324AE" w:rsidP="009A0404">
            <w:pPr>
              <w:pStyle w:val="Sinespaciado"/>
              <w:jc w:val="both"/>
              <w:rPr>
                <w:color w:val="000000"/>
                <w:lang w:val="es-CO"/>
              </w:rPr>
            </w:pPr>
            <w:r>
              <w:rPr>
                <w:color w:val="000000"/>
                <w:lang w:val="es-CO"/>
              </w:rPr>
              <w:t>CN_06_13_CO_IMG02</w:t>
            </w:r>
          </w:p>
        </w:tc>
      </w:tr>
      <w:tr w:rsidR="009A0404" w:rsidRPr="00323FE2" w:rsidTr="00355C52">
        <w:trPr>
          <w:trHeight w:val="368"/>
        </w:trPr>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Las ciudades y las fuentes de agua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275275433</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2AB9F217" wp14:editId="3A892809">
                  <wp:extent cx="1466850" cy="1111546"/>
                  <wp:effectExtent l="0" t="0" r="0" b="0"/>
                  <wp:docPr id="2" name="Imagen 2" descr="City and surroundings bird's-eye view. Vecto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 and surroundings bird's-eye view. Vector">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6737" cy="1119038"/>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 Pie de imagen</w:t>
            </w:r>
          </w:p>
        </w:tc>
        <w:tc>
          <w:tcPr>
            <w:tcW w:w="6515" w:type="dxa"/>
          </w:tcPr>
          <w:p w:rsidR="009A0404" w:rsidRPr="00323FE2" w:rsidRDefault="009A0404" w:rsidP="009A0404">
            <w:pPr>
              <w:pStyle w:val="Sinespaciado"/>
              <w:jc w:val="both"/>
              <w:rPr>
                <w:color w:val="000000"/>
              </w:rPr>
            </w:pPr>
            <w:r w:rsidRPr="00323FE2">
              <w:rPr>
                <w:color w:val="000000"/>
              </w:rPr>
              <w:t xml:space="preserve">Además de </w:t>
            </w:r>
            <w:r w:rsidR="00F77B64">
              <w:rPr>
                <w:color w:val="000000"/>
              </w:rPr>
              <w:t>usar el agua como bebida</w:t>
            </w:r>
            <w:r>
              <w:rPr>
                <w:color w:val="000000"/>
              </w:rPr>
              <w:t xml:space="preserve">, la utilizamos, entre otras cosas, </w:t>
            </w:r>
            <w:r w:rsidRPr="00323FE2">
              <w:rPr>
                <w:color w:val="000000"/>
              </w:rPr>
              <w:t xml:space="preserve">para </w:t>
            </w:r>
            <w:r>
              <w:rPr>
                <w:color w:val="000000"/>
              </w:rPr>
              <w:t>asear nuestro</w:t>
            </w:r>
            <w:r w:rsidRPr="00323FE2">
              <w:rPr>
                <w:color w:val="000000"/>
              </w:rPr>
              <w:t xml:space="preserve"> cuerpo, </w:t>
            </w:r>
            <w:r>
              <w:rPr>
                <w:color w:val="000000"/>
              </w:rPr>
              <w:t>lavar la ropa, limpiar las casas</w:t>
            </w:r>
            <w:r w:rsidRPr="00323FE2">
              <w:rPr>
                <w:color w:val="000000"/>
              </w:rPr>
              <w:t xml:space="preserve">, o para </w:t>
            </w:r>
            <w:r>
              <w:rPr>
                <w:color w:val="000000"/>
              </w:rPr>
              <w:t>regar los cultivos y dar de beber a nuestros animales</w:t>
            </w:r>
            <w:r w:rsidRPr="00323FE2">
              <w:rPr>
                <w:color w:val="000000"/>
              </w:rPr>
              <w:t>.</w:t>
            </w:r>
          </w:p>
        </w:tc>
      </w:tr>
    </w:tbl>
    <w:p w:rsidR="009A0404" w:rsidRPr="00323FE2" w:rsidRDefault="009A0404" w:rsidP="009A0404">
      <w:pPr>
        <w:pStyle w:val="Sinespaciado"/>
        <w:jc w:val="both"/>
      </w:pPr>
    </w:p>
    <w:p w:rsidR="009A0404" w:rsidRPr="00323FE2" w:rsidRDefault="009A0404" w:rsidP="009A0404">
      <w:pPr>
        <w:pStyle w:val="Sinespaciado"/>
        <w:jc w:val="both"/>
      </w:pPr>
      <w:r w:rsidRPr="00323FE2">
        <w:t>¿</w:t>
      </w:r>
      <w:r>
        <w:t>Por</w:t>
      </w:r>
      <w:r w:rsidRPr="00323FE2">
        <w:t xml:space="preserve"> qué el agua </w:t>
      </w:r>
      <w:r>
        <w:t xml:space="preserve">es </w:t>
      </w:r>
      <w:r w:rsidRPr="00323FE2">
        <w:t xml:space="preserve">un recurso </w:t>
      </w:r>
      <w:r w:rsidRPr="002454CD">
        <w:rPr>
          <w:b/>
        </w:rPr>
        <w:t>renovable</w:t>
      </w:r>
      <w:r w:rsidRPr="00323FE2">
        <w:t xml:space="preserve">? Porque aunque </w:t>
      </w:r>
      <w:r>
        <w:t>la utilicemos de muchas formas</w:t>
      </w:r>
      <w:r w:rsidRPr="00323FE2">
        <w:t xml:space="preserve">, </w:t>
      </w:r>
      <w:r>
        <w:t>esta</w:t>
      </w:r>
      <w:r w:rsidRPr="00323FE2">
        <w:t xml:space="preserve"> no desaparece, </w:t>
      </w:r>
      <w:r>
        <w:t>debido a que cumple un ciclo</w:t>
      </w:r>
      <w:r w:rsidRPr="00323FE2">
        <w:t xml:space="preserve"> </w:t>
      </w:r>
      <w:r>
        <w:t xml:space="preserve">que la purifica y la redistribuye a lo largo y ancho de nuestro planeta. Este se conoce como el </w:t>
      </w:r>
      <w:r w:rsidRPr="00F14614">
        <w:rPr>
          <w:bCs/>
        </w:rPr>
        <w:t>ciclo hidrológico</w:t>
      </w:r>
      <w:r>
        <w:t xml:space="preserve"> o </w:t>
      </w:r>
      <w:r w:rsidRPr="00323FE2">
        <w:t>ciclo del agua.</w:t>
      </w:r>
    </w:p>
    <w:p w:rsidR="009A0404" w:rsidRPr="00323FE2" w:rsidRDefault="009A0404" w:rsidP="009A0404">
      <w:pPr>
        <w:pStyle w:val="Sinespaciado"/>
        <w:jc w:val="both"/>
      </w:pPr>
    </w:p>
    <w:tbl>
      <w:tblPr>
        <w:tblpPr w:leftFromText="141" w:rightFromText="141"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Recuerda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rPr>
                <w:color w:val="000000"/>
              </w:rPr>
            </w:pPr>
            <w:r>
              <w:t>El ciclo hidrológico se mantiene gracias a la energía proporcionada por el Sol. En este ciclo, el agua</w:t>
            </w:r>
            <w:r w:rsidRPr="00323FE2">
              <w:t xml:space="preserve"> se evapora de los mares, lagos, ríos y lagunas, y asciende a la atmósfera </w:t>
            </w:r>
            <w:r>
              <w:t>como</w:t>
            </w:r>
            <w:r w:rsidRPr="00323FE2">
              <w:t xml:space="preserve"> vapor</w:t>
            </w:r>
            <w:r>
              <w:t>, formando nubes</w:t>
            </w:r>
            <w:r w:rsidRPr="00323FE2">
              <w:t>. Al enfriarse</w:t>
            </w:r>
            <w:r>
              <w:t>, en las capas elevadas de la atmósfera</w:t>
            </w:r>
            <w:r w:rsidRPr="00323FE2">
              <w:t xml:space="preserve"> se condensa </w:t>
            </w:r>
            <w:r>
              <w:t>y se precipita</w:t>
            </w:r>
            <w:r w:rsidRPr="00323FE2">
              <w:t xml:space="preserve"> en forma de lluvia, nieve o granizo. Así, el agua </w:t>
            </w:r>
            <w:r>
              <w:t>que cae sobre la superficie terrestre alimenta</w:t>
            </w:r>
            <w:r w:rsidRPr="00323FE2">
              <w:t xml:space="preserve"> l</w:t>
            </w:r>
            <w:r>
              <w:t>os distintos cuerpos de agua, de los cuales se evapora</w:t>
            </w:r>
            <w:r w:rsidRPr="00323FE2">
              <w:t xml:space="preserve"> </w:t>
            </w:r>
            <w:r>
              <w:t>para iniciar otra vez el ciclo</w:t>
            </w:r>
            <w:r w:rsidRPr="00323FE2">
              <w:t>.</w:t>
            </w:r>
            <w:r>
              <w:t xml:space="preserve"> </w:t>
            </w:r>
          </w:p>
        </w:tc>
      </w:tr>
    </w:tbl>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9A0404" w:rsidRPr="00323FE2" w:rsidTr="00355C52">
        <w:tc>
          <w:tcPr>
            <w:tcW w:w="9054"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t>Código</w:t>
            </w:r>
          </w:p>
        </w:tc>
        <w:tc>
          <w:tcPr>
            <w:tcW w:w="7103" w:type="dxa"/>
          </w:tcPr>
          <w:p w:rsidR="009A0404" w:rsidRPr="00323FE2" w:rsidRDefault="002324AE" w:rsidP="009A0404">
            <w:pPr>
              <w:pStyle w:val="Sinespaciado"/>
              <w:jc w:val="both"/>
              <w:rPr>
                <w:color w:val="000000"/>
                <w:lang w:val="es-CO"/>
              </w:rPr>
            </w:pPr>
            <w:r>
              <w:rPr>
                <w:color w:val="000000"/>
                <w:lang w:val="es-CO"/>
              </w:rPr>
              <w:t>CN_06_13_CO_IMG03</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t>Descripción</w:t>
            </w:r>
          </w:p>
        </w:tc>
        <w:tc>
          <w:tcPr>
            <w:tcW w:w="7103" w:type="dxa"/>
          </w:tcPr>
          <w:p w:rsidR="009A0404" w:rsidRPr="00323FE2" w:rsidRDefault="009A0404" w:rsidP="009A0404">
            <w:pPr>
              <w:pStyle w:val="Sinespaciado"/>
              <w:jc w:val="both"/>
              <w:rPr>
                <w:color w:val="000000"/>
              </w:rPr>
            </w:pPr>
            <w:r w:rsidRPr="00323FE2">
              <w:rPr>
                <w:color w:val="000000"/>
              </w:rPr>
              <w:t>Distribución del agua en el planeta</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7103" w:type="dxa"/>
          </w:tcPr>
          <w:p w:rsidR="009A0404" w:rsidRDefault="009A0404" w:rsidP="009A0404">
            <w:pPr>
              <w:pStyle w:val="Sinespaciado"/>
              <w:jc w:val="both"/>
              <w:rPr>
                <w:color w:val="333333"/>
                <w:shd w:val="clear" w:color="auto" w:fill="FFFFFF"/>
              </w:rPr>
            </w:pPr>
            <w:r>
              <w:rPr>
                <w:color w:val="333333"/>
                <w:shd w:val="clear" w:color="auto" w:fill="FFFFFF"/>
              </w:rPr>
              <w:t>Elaborar una ilustración más clara y esquemática fundamentada en la siguiente imagen:</w:t>
            </w:r>
          </w:p>
          <w:p w:rsidR="009A0404" w:rsidRDefault="009A0404" w:rsidP="009A0404">
            <w:pPr>
              <w:pStyle w:val="Sinespaciado"/>
              <w:jc w:val="both"/>
              <w:rPr>
                <w:color w:val="333333"/>
                <w:shd w:val="clear" w:color="auto" w:fill="FFFFFF"/>
              </w:rPr>
            </w:pPr>
            <w:r>
              <w:rPr>
                <w:noProof/>
                <w:lang w:val="es-CO" w:eastAsia="es-CO"/>
              </w:rPr>
              <w:drawing>
                <wp:inline distT="0" distB="0" distL="0" distR="0" wp14:anchorId="3AD1BD48" wp14:editId="1B574F19">
                  <wp:extent cx="2007208" cy="1590675"/>
                  <wp:effectExtent l="0" t="0" r="0" b="0"/>
                  <wp:docPr id="3" name="Imagen 3" descr="http://pendientedemigracion.ucm.es/info/diciex/proyectos/agua/imagenes/imagenes_web/depositos_agua_tie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ndientedemigracion.ucm.es/info/diciex/proyectos/agua/imagenes/imagenes_web/depositos_agua_tier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1703" cy="1594237"/>
                          </a:xfrm>
                          <a:prstGeom prst="rect">
                            <a:avLst/>
                          </a:prstGeom>
                          <a:noFill/>
                          <a:ln>
                            <a:noFill/>
                          </a:ln>
                        </pic:spPr>
                      </pic:pic>
                    </a:graphicData>
                  </a:graphic>
                </wp:inline>
              </w:drawing>
            </w:r>
          </w:p>
          <w:p w:rsidR="009A0404" w:rsidRPr="00323FE2" w:rsidRDefault="009A0404" w:rsidP="009A0404">
            <w:pPr>
              <w:pStyle w:val="Sinespaciado"/>
              <w:jc w:val="both"/>
              <w:rPr>
                <w:color w:val="333333"/>
                <w:shd w:val="clear" w:color="auto" w:fill="FFFFFF"/>
              </w:rPr>
            </w:pPr>
            <w:r w:rsidRPr="00323FE2">
              <w:rPr>
                <w:color w:val="333333"/>
                <w:shd w:val="clear" w:color="auto" w:fill="FFFFFF"/>
              </w:rPr>
              <w:lastRenderedPageBreak/>
              <w:t xml:space="preserve">Cambiar el % de </w:t>
            </w:r>
            <w:r>
              <w:rPr>
                <w:color w:val="333333"/>
                <w:shd w:val="clear" w:color="auto" w:fill="FFFFFF"/>
              </w:rPr>
              <w:t>océanos y mares de 97,46 a 96,</w:t>
            </w:r>
            <w:r w:rsidRPr="00323FE2">
              <w:rPr>
                <w:color w:val="333333"/>
                <w:shd w:val="clear" w:color="auto" w:fill="FFFFFF"/>
              </w:rPr>
              <w:t xml:space="preserve">5, </w:t>
            </w:r>
            <w:r>
              <w:rPr>
                <w:color w:val="333333"/>
                <w:shd w:val="clear" w:color="auto" w:fill="FFFFFF"/>
              </w:rPr>
              <w:t>y el de aguas subterráneas de 0,76 a 1,</w:t>
            </w:r>
            <w:r w:rsidRPr="00323FE2">
              <w:rPr>
                <w:color w:val="333333"/>
                <w:shd w:val="clear" w:color="auto" w:fill="FFFFFF"/>
              </w:rPr>
              <w:t>7.</w:t>
            </w:r>
            <w:r>
              <w:rPr>
                <w:color w:val="333333"/>
                <w:shd w:val="clear" w:color="auto" w:fill="FFFFFF"/>
              </w:rPr>
              <w:t xml:space="preserve"> Los decimales deben escribirse con comas, no con puntos.</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7103" w:type="dxa"/>
          </w:tcPr>
          <w:p w:rsidR="009A0404" w:rsidRPr="00323FE2" w:rsidRDefault="008E10A1" w:rsidP="009A0404">
            <w:pPr>
              <w:pStyle w:val="Sinespaciado"/>
              <w:jc w:val="both"/>
              <w:rPr>
                <w:color w:val="000000"/>
              </w:rPr>
            </w:pPr>
            <w:r>
              <w:rPr>
                <w:color w:val="000000"/>
              </w:rPr>
              <w:t>L</w:t>
            </w:r>
            <w:r w:rsidR="009A0404" w:rsidRPr="00644452">
              <w:rPr>
                <w:color w:val="000000"/>
              </w:rPr>
              <w:t xml:space="preserve">a mayor cantidad está en los mares y océanos. Hay otra parte en casquetes polares y glaciares, y en depósitos  subterráneos. El agua de los lagos y ríos representa sólo una pequeña parte </w:t>
            </w:r>
            <w:r w:rsidR="009A0404">
              <w:rPr>
                <w:color w:val="000000"/>
              </w:rPr>
              <w:t>del agua que hay en la Tierra.</w:t>
            </w:r>
          </w:p>
        </w:tc>
      </w:tr>
    </w:tbl>
    <w:p w:rsidR="009A0404" w:rsidRPr="00323FE2" w:rsidRDefault="009A0404" w:rsidP="009A0404">
      <w:pPr>
        <w:pStyle w:val="Sinespaciado"/>
        <w:jc w:val="both"/>
      </w:pPr>
    </w:p>
    <w:p w:rsidR="0087528C" w:rsidRDefault="009A0404" w:rsidP="0087528C">
      <w:pPr>
        <w:pStyle w:val="Sinespaciado"/>
        <w:jc w:val="both"/>
      </w:pPr>
      <w:r w:rsidRPr="00323FE2">
        <w:t>Uno de los primeros retos</w:t>
      </w:r>
      <w:r w:rsidR="002454CD">
        <w:t xml:space="preserve"> tecnológicos</w:t>
      </w:r>
      <w:r w:rsidRPr="00323FE2">
        <w:t xml:space="preserve"> con respecto al manejo del agua fue </w:t>
      </w:r>
      <w:r>
        <w:t>su</w:t>
      </w:r>
      <w:r w:rsidR="0087528C">
        <w:t xml:space="preserve"> </w:t>
      </w:r>
      <w:r w:rsidR="0087528C" w:rsidRPr="0087528C">
        <w:rPr>
          <w:b/>
        </w:rPr>
        <w:t>recolección</w:t>
      </w:r>
      <w:r w:rsidR="0087528C">
        <w:t>, la cual también ha evolucionado con el tiempo. Así, hemos</w:t>
      </w:r>
      <w:r w:rsidR="0087528C">
        <w:t xml:space="preserve"> pasado del uso de </w:t>
      </w:r>
      <w:r w:rsidR="0087528C" w:rsidRPr="00EB7CA1">
        <w:rPr>
          <w:b/>
        </w:rPr>
        <w:t>pozos</w:t>
      </w:r>
      <w:r w:rsidR="0087528C">
        <w:t xml:space="preserve"> elaborados en</w:t>
      </w:r>
      <w:r w:rsidR="0087528C" w:rsidRPr="00323FE2">
        <w:t xml:space="preserve"> piedra, de los cuales se sacaba </w:t>
      </w:r>
      <w:r w:rsidR="0087528C">
        <w:t xml:space="preserve">el agua con un </w:t>
      </w:r>
      <w:r w:rsidR="0087528C" w:rsidRPr="00323FE2">
        <w:t xml:space="preserve">simple balde </w:t>
      </w:r>
      <w:r w:rsidR="0087528C">
        <w:t xml:space="preserve">atado a una cuerda que se desplazaba por una polea, hasta el uso de </w:t>
      </w:r>
      <w:r w:rsidR="0087528C" w:rsidRPr="00EB7CA1">
        <w:rPr>
          <w:b/>
        </w:rPr>
        <w:t>bombas eléctricas</w:t>
      </w:r>
      <w:r w:rsidR="0087528C">
        <w:t xml:space="preserve"> o accionadas por </w:t>
      </w:r>
      <w:r w:rsidR="0087528C" w:rsidRPr="00EB7CA1">
        <w:rPr>
          <w:b/>
        </w:rPr>
        <w:t>combustibles</w:t>
      </w:r>
      <w:r w:rsidR="0087528C">
        <w:t>, que se encargan de succionarla.</w:t>
      </w:r>
    </w:p>
    <w:p w:rsidR="0087528C" w:rsidRDefault="0087528C" w:rsidP="009A0404">
      <w:pPr>
        <w:pStyle w:val="Sinespaciado"/>
        <w:jc w:val="both"/>
      </w:pPr>
    </w:p>
    <w:p w:rsidR="009A0404" w:rsidRDefault="00EB7CA1" w:rsidP="009A0404">
      <w:pPr>
        <w:pStyle w:val="Sinespaciado"/>
        <w:jc w:val="both"/>
      </w:pPr>
      <w:r>
        <w:t>Con</w:t>
      </w:r>
      <w:r w:rsidR="0087528C">
        <w:t xml:space="preserve"> el crecimiento de los centros urbanos</w:t>
      </w:r>
      <w:r>
        <w:t>, además de recoger agua se</w:t>
      </w:r>
      <w:r w:rsidR="0087528C">
        <w:t xml:space="preserve"> fue haciendo cada vez más importante su</w:t>
      </w:r>
      <w:r w:rsidR="009A0404">
        <w:t xml:space="preserve"> </w:t>
      </w:r>
      <w:r w:rsidR="009A0404" w:rsidRPr="0087528C">
        <w:rPr>
          <w:b/>
        </w:rPr>
        <w:t>transporte</w:t>
      </w:r>
      <w:r w:rsidR="009A0404" w:rsidRPr="00323FE2">
        <w:t>. La prim</w:t>
      </w:r>
      <w:r w:rsidR="009A0404">
        <w:t xml:space="preserve">era respuesta tecnológica a este reto fue la invención de </w:t>
      </w:r>
      <w:r w:rsidR="009A0404" w:rsidRPr="0087528C">
        <w:rPr>
          <w:b/>
        </w:rPr>
        <w:t>recipientes</w:t>
      </w:r>
      <w:r w:rsidR="009A0404">
        <w:t xml:space="preserve"> elaborados en diversos materiales.</w:t>
      </w:r>
    </w:p>
    <w:p w:rsidR="009A0404" w:rsidRDefault="009A0404" w:rsidP="009A0404">
      <w:pPr>
        <w:pStyle w:val="Sinespaciado"/>
        <w:jc w:val="both"/>
      </w:pPr>
    </w:p>
    <w:p w:rsidR="009A0404" w:rsidRDefault="009A0404" w:rsidP="009A0404">
      <w:pPr>
        <w:pStyle w:val="Sinespaciado"/>
        <w:jc w:val="both"/>
      </w:pPr>
      <w:r>
        <w:t>Con el tiempo,</w:t>
      </w:r>
      <w:r w:rsidRPr="00323FE2">
        <w:t xml:space="preserve"> fue n</w:t>
      </w:r>
      <w:r>
        <w:t xml:space="preserve">ecesaria la creación de estructuras </w:t>
      </w:r>
      <w:r w:rsidRPr="00323FE2">
        <w:t xml:space="preserve">complejas </w:t>
      </w:r>
      <w:r>
        <w:t>que permitieran abastecer</w:t>
      </w:r>
      <w:r w:rsidRPr="00323FE2">
        <w:t xml:space="preserve"> de manera constante </w:t>
      </w:r>
      <w:r>
        <w:t xml:space="preserve">a </w:t>
      </w:r>
      <w:r w:rsidRPr="00323FE2">
        <w:t xml:space="preserve">los centros </w:t>
      </w:r>
      <w:r>
        <w:t xml:space="preserve">poblacionales </w:t>
      </w:r>
      <w:r w:rsidRPr="00323FE2">
        <w:t xml:space="preserve">alejados de las fuentes de agua: </w:t>
      </w:r>
      <w:r>
        <w:t>así</w:t>
      </w:r>
      <w:r w:rsidRPr="00323FE2">
        <w:t xml:space="preserve"> nacieron los </w:t>
      </w:r>
      <w:r w:rsidRPr="0087528C">
        <w:rPr>
          <w:b/>
        </w:rPr>
        <w:t>acueductos</w:t>
      </w:r>
      <w:r>
        <w:t>.</w:t>
      </w:r>
    </w:p>
    <w:p w:rsidR="009A0404" w:rsidRDefault="009A0404" w:rsidP="009A0404">
      <w:pPr>
        <w:pStyle w:val="Sinespaciado"/>
        <w:jc w:val="both"/>
      </w:pPr>
    </w:p>
    <w:p w:rsidR="009A0404" w:rsidRDefault="009A0404" w:rsidP="009A0404">
      <w:pPr>
        <w:pStyle w:val="Sinespaciado"/>
        <w:jc w:val="both"/>
      </w:pPr>
      <w:r>
        <w:t xml:space="preserve">Los acueductos han evolucionado, </w:t>
      </w:r>
      <w:r w:rsidRPr="00323FE2">
        <w:t>desde los sencillos puentes de piedra usados por los asirios, pasando por los canales elevados y subterráneos de los romanos, hasta llegar a los modernos acueductos que a</w:t>
      </w:r>
      <w:r>
        <w:t>bastecen de agua de buena calidad a millones de personas.</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A0014" w:rsidRPr="00323FE2" w:rsidTr="000D6F91">
        <w:tc>
          <w:tcPr>
            <w:tcW w:w="9033" w:type="dxa"/>
            <w:gridSpan w:val="2"/>
            <w:shd w:val="clear" w:color="auto" w:fill="0D0D0D"/>
          </w:tcPr>
          <w:p w:rsidR="00CA0014" w:rsidRPr="00323FE2" w:rsidRDefault="00CA0014" w:rsidP="000D6F91">
            <w:pPr>
              <w:pStyle w:val="Sinespaciado"/>
              <w:jc w:val="both"/>
              <w:rPr>
                <w:color w:val="FFFFFF"/>
              </w:rPr>
            </w:pPr>
            <w:r w:rsidRPr="00323FE2">
              <w:rPr>
                <w:color w:val="FFFFFF"/>
              </w:rPr>
              <w:t>Imagen (fotografía, gráfica o ilustración)</w:t>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Código</w:t>
            </w:r>
          </w:p>
        </w:tc>
        <w:tc>
          <w:tcPr>
            <w:tcW w:w="6515" w:type="dxa"/>
          </w:tcPr>
          <w:p w:rsidR="00CA0014" w:rsidRPr="00323FE2" w:rsidRDefault="002324AE" w:rsidP="000D6F91">
            <w:pPr>
              <w:pStyle w:val="Sinespaciado"/>
              <w:jc w:val="both"/>
              <w:rPr>
                <w:color w:val="000000"/>
                <w:lang w:val="en-US"/>
              </w:rPr>
            </w:pPr>
            <w:r>
              <w:rPr>
                <w:color w:val="000000"/>
                <w:lang w:val="en-US"/>
              </w:rPr>
              <w:t>CN_06_13_CO_IMG04</w:t>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Descripción</w:t>
            </w:r>
          </w:p>
        </w:tc>
        <w:tc>
          <w:tcPr>
            <w:tcW w:w="6515" w:type="dxa"/>
          </w:tcPr>
          <w:p w:rsidR="00CA0014" w:rsidRPr="00323FE2" w:rsidRDefault="00CA0014" w:rsidP="000D6F91">
            <w:pPr>
              <w:pStyle w:val="Sinespaciado"/>
              <w:jc w:val="both"/>
              <w:rPr>
                <w:color w:val="000000"/>
              </w:rPr>
            </w:pPr>
            <w:r w:rsidRPr="00323FE2">
              <w:rPr>
                <w:color w:val="000000"/>
              </w:rPr>
              <w:t>Acueducto romano</w:t>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CA0014" w:rsidRDefault="00CA0014" w:rsidP="000D6F91">
            <w:pPr>
              <w:pStyle w:val="Sinespaciado"/>
              <w:jc w:val="both"/>
              <w:rPr>
                <w:color w:val="333333"/>
                <w:shd w:val="clear" w:color="auto" w:fill="FFFFFF"/>
              </w:rPr>
            </w:pPr>
            <w:r w:rsidRPr="00323FE2">
              <w:rPr>
                <w:color w:val="333333"/>
                <w:shd w:val="clear" w:color="auto" w:fill="FFFFFF"/>
              </w:rPr>
              <w:t xml:space="preserve">141998932 </w:t>
            </w:r>
          </w:p>
          <w:p w:rsidR="00CA0014" w:rsidRPr="00323FE2" w:rsidRDefault="00CA0014" w:rsidP="000D6F91">
            <w:pPr>
              <w:pStyle w:val="Sinespaciado"/>
              <w:jc w:val="both"/>
              <w:rPr>
                <w:color w:val="333333"/>
                <w:shd w:val="clear" w:color="auto" w:fill="FFFFFF"/>
              </w:rPr>
            </w:pPr>
            <w:r>
              <w:rPr>
                <w:noProof/>
                <w:color w:val="298AAE"/>
                <w:sz w:val="18"/>
                <w:szCs w:val="18"/>
                <w:lang w:val="es-CO" w:eastAsia="es-CO"/>
              </w:rPr>
              <w:drawing>
                <wp:inline distT="0" distB="0" distL="0" distR="0" wp14:anchorId="76D2E331" wp14:editId="1362D3F4">
                  <wp:extent cx="1276350" cy="1333077"/>
                  <wp:effectExtent l="0" t="0" r="0" b="635"/>
                  <wp:docPr id="4" name="Imagen 4" descr="The famous ancient aqueduct in Segovia, Castilla y Leon, Spai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amous ancient aqueduct in Segovia, Castilla y Leon, Spain">
                            <a:hlinkClick r:id="rId9"/>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8214" cy="1335024"/>
                          </a:xfrm>
                          <a:prstGeom prst="rect">
                            <a:avLst/>
                          </a:prstGeom>
                          <a:noFill/>
                          <a:ln>
                            <a:noFill/>
                          </a:ln>
                        </pic:spPr>
                      </pic:pic>
                    </a:graphicData>
                  </a:graphic>
                </wp:inline>
              </w:drawing>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Pie de imagen</w:t>
            </w:r>
          </w:p>
        </w:tc>
        <w:tc>
          <w:tcPr>
            <w:tcW w:w="6515" w:type="dxa"/>
          </w:tcPr>
          <w:p w:rsidR="00CA0014" w:rsidRPr="00323FE2" w:rsidRDefault="00CA0014" w:rsidP="000D6F91">
            <w:pPr>
              <w:pStyle w:val="Sinespaciado"/>
              <w:jc w:val="both"/>
              <w:rPr>
                <w:color w:val="000000"/>
              </w:rPr>
            </w:pPr>
            <w:r>
              <w:rPr>
                <w:color w:val="000000"/>
              </w:rPr>
              <w:t>Se</w:t>
            </w:r>
            <w:r w:rsidRPr="00323FE2">
              <w:rPr>
                <w:color w:val="000000"/>
              </w:rPr>
              <w:t xml:space="preserve"> conocen acueductos </w:t>
            </w:r>
            <w:r>
              <w:rPr>
                <w:color w:val="000000"/>
              </w:rPr>
              <w:t>construidos desde el</w:t>
            </w:r>
            <w:r w:rsidRPr="00323FE2">
              <w:rPr>
                <w:color w:val="000000"/>
              </w:rPr>
              <w:t xml:space="preserve"> siglo VII </w:t>
            </w:r>
            <w:r>
              <w:rPr>
                <w:color w:val="000000"/>
              </w:rPr>
              <w:t>a.C. Sin embargo,</w:t>
            </w:r>
            <w:r w:rsidRPr="00323FE2">
              <w:rPr>
                <w:color w:val="000000"/>
              </w:rPr>
              <w:t xml:space="preserve"> los más famosos del mundo antiguo son los</w:t>
            </w:r>
            <w:r>
              <w:rPr>
                <w:color w:val="000000"/>
              </w:rPr>
              <w:t xml:space="preserve"> romanos, conformados por</w:t>
            </w:r>
            <w:r w:rsidRPr="00323FE2">
              <w:rPr>
                <w:color w:val="000000"/>
              </w:rPr>
              <w:t xml:space="preserve"> canales subterráneos o </w:t>
            </w:r>
            <w:r>
              <w:rPr>
                <w:color w:val="000000"/>
              </w:rPr>
              <w:t>canales sobre puentes.</w:t>
            </w:r>
          </w:p>
        </w:tc>
      </w:tr>
    </w:tbl>
    <w:p w:rsidR="00CA0014" w:rsidRDefault="00CA0014" w:rsidP="009A0404">
      <w:pPr>
        <w:pStyle w:val="Sinespaciado"/>
        <w:jc w:val="both"/>
      </w:pPr>
    </w:p>
    <w:p w:rsidR="009A0404" w:rsidRDefault="009A0404" w:rsidP="009A0404">
      <w:pPr>
        <w:pStyle w:val="Sinespaciado"/>
        <w:jc w:val="both"/>
      </w:pPr>
      <w:r>
        <w:lastRenderedPageBreak/>
        <w:t>La invención de sistemas de conducción de agua llevó a</w:t>
      </w:r>
      <w:r w:rsidRPr="00323FE2">
        <w:t xml:space="preserve"> la creación de </w:t>
      </w:r>
      <w:r w:rsidRPr="0087528C">
        <w:rPr>
          <w:b/>
        </w:rPr>
        <w:t>redes de alcantarillado</w:t>
      </w:r>
      <w:r>
        <w:t>, encargadas de</w:t>
      </w:r>
      <w:r w:rsidRPr="00323FE2">
        <w:t xml:space="preserve"> </w:t>
      </w:r>
      <w:r>
        <w:t xml:space="preserve">transportar los </w:t>
      </w:r>
      <w:r w:rsidRPr="00323FE2">
        <w:t>desechos</w:t>
      </w:r>
      <w:r>
        <w:t xml:space="preserve"> producidos por los habitantes de las ciudades,</w:t>
      </w:r>
      <w:r w:rsidRPr="00323FE2">
        <w:t xml:space="preserve"> hasta </w:t>
      </w:r>
      <w:r>
        <w:t>cuerpos de agua alejados, como los mares o los ríos</w:t>
      </w:r>
      <w:r w:rsidRPr="00323FE2">
        <w:t>.</w:t>
      </w:r>
    </w:p>
    <w:p w:rsidR="009A0404" w:rsidRDefault="009A0404" w:rsidP="009A0404">
      <w:pPr>
        <w:pStyle w:val="Sinespaciado"/>
        <w:jc w:val="both"/>
      </w:pPr>
      <w:r>
        <w:t xml:space="preserve"> </w:t>
      </w:r>
    </w:p>
    <w:p w:rsidR="009A0404" w:rsidRDefault="009009AB" w:rsidP="009A0404">
      <w:pPr>
        <w:pStyle w:val="Sinespaciado"/>
        <w:jc w:val="both"/>
      </w:pPr>
      <w:r>
        <w:t>Eventualmente se entendió</w:t>
      </w:r>
      <w:r w:rsidR="009A0404">
        <w:t xml:space="preserve"> la necesidad de </w:t>
      </w:r>
      <w:r w:rsidR="009A0404" w:rsidRPr="009009AB">
        <w:rPr>
          <w:b/>
        </w:rPr>
        <w:t>purificar</w:t>
      </w:r>
      <w:r w:rsidR="009A0404">
        <w:t xml:space="preserve"> el agua contaminada, ya sea la procedente de fuentes naturales o aquella que ya ha sido utilizada por el ser humano.</w:t>
      </w:r>
    </w:p>
    <w:p w:rsidR="009A0404" w:rsidRDefault="009A0404" w:rsidP="009A0404">
      <w:pPr>
        <w:pStyle w:val="Sinespaciado"/>
        <w:jc w:val="both"/>
      </w:pPr>
    </w:p>
    <w:p w:rsidR="009A0404" w:rsidRPr="00323FE2" w:rsidRDefault="009A0404" w:rsidP="009A0404">
      <w:pPr>
        <w:pStyle w:val="Sinespaciado"/>
        <w:jc w:val="both"/>
      </w:pPr>
      <w:r w:rsidRPr="00323FE2">
        <w:t xml:space="preserve">Para </w:t>
      </w:r>
      <w:r>
        <w:t>purificar el agua se han ideado distinto</w:t>
      </w:r>
      <w:r w:rsidRPr="00323FE2">
        <w:t xml:space="preserve">s métodos, muchos de los cuales se utilizan en </w:t>
      </w:r>
      <w:r>
        <w:t>instalaciones denominadas</w:t>
      </w:r>
      <w:r w:rsidRPr="00323FE2">
        <w:t xml:space="preserve"> </w:t>
      </w:r>
      <w:r w:rsidRPr="00BD0DE2">
        <w:rPr>
          <w:bCs/>
        </w:rPr>
        <w:t>plantas de purificación</w:t>
      </w:r>
      <w:r>
        <w:rPr>
          <w:bCs/>
        </w:rPr>
        <w:t xml:space="preserve"> </w:t>
      </w:r>
      <w:r w:rsidRPr="00F618D6">
        <w:rPr>
          <w:bCs/>
        </w:rPr>
        <w:t xml:space="preserve">o de </w:t>
      </w:r>
      <w:r>
        <w:rPr>
          <w:bCs/>
        </w:rPr>
        <w:t>tratamiento</w:t>
      </w:r>
      <w:r w:rsidRPr="00323FE2">
        <w:t xml:space="preserve">. En estas, </w:t>
      </w:r>
      <w:r>
        <w:t>el agua se filtra</w:t>
      </w:r>
      <w:r w:rsidRPr="00323FE2">
        <w:t xml:space="preserve"> para </w:t>
      </w:r>
      <w:r>
        <w:t>separarla de los desechos sólidos y luego</w:t>
      </w:r>
      <w:r w:rsidRPr="00323FE2">
        <w:t xml:space="preserve"> se somete a procesos químicos que retiran materiales peligrosos</w:t>
      </w:r>
      <w:r>
        <w:t>,</w:t>
      </w:r>
      <w:r w:rsidRPr="00323FE2">
        <w:t xml:space="preserve"> como metales</w:t>
      </w:r>
      <w:r>
        <w:t xml:space="preserve"> pesados, </w:t>
      </w:r>
      <w:r w:rsidRPr="00323FE2">
        <w:t xml:space="preserve">y </w:t>
      </w:r>
      <w:r>
        <w:t>la liberan de</w:t>
      </w:r>
      <w:r w:rsidRPr="00323FE2">
        <w:t xml:space="preserve"> microorganismos </w:t>
      </w:r>
      <w:r>
        <w:t>patógenos</w:t>
      </w:r>
      <w:r w:rsidRPr="00323FE2">
        <w:t>.</w:t>
      </w:r>
    </w:p>
    <w:p w:rsidR="009A0404" w:rsidRPr="00323FE2" w:rsidRDefault="009A0404" w:rsidP="009A0404">
      <w:pPr>
        <w:pStyle w:val="Sinespaciado"/>
        <w:jc w:val="both"/>
      </w:pPr>
      <w:r w:rsidRPr="00323FE2">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Planta de tratamiento de agua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rPr>
                <w:color w:val="333333"/>
                <w:shd w:val="clear" w:color="auto" w:fill="FFFFFF"/>
              </w:rPr>
            </w:pPr>
            <w:r w:rsidRPr="00323FE2">
              <w:rPr>
                <w:color w:val="333333"/>
                <w:shd w:val="clear" w:color="auto" w:fill="FFFFFF"/>
              </w:rPr>
              <w:t>280231067</w:t>
            </w:r>
          </w:p>
          <w:p w:rsidR="009A0404" w:rsidRPr="00323FE2" w:rsidRDefault="009A0404" w:rsidP="009A0404">
            <w:pPr>
              <w:pStyle w:val="Sinespaciado"/>
              <w:jc w:val="both"/>
              <w:rPr>
                <w:color w:val="333333"/>
                <w:shd w:val="clear" w:color="auto" w:fill="FFFFFF"/>
              </w:rPr>
            </w:pPr>
            <w:r w:rsidRPr="00323FE2">
              <w:rPr>
                <w:color w:val="333333"/>
                <w:shd w:val="clear" w:color="auto" w:fill="FFFFFF"/>
              </w:rPr>
              <w:t xml:space="preserve"> </w:t>
            </w:r>
            <w:r>
              <w:rPr>
                <w:noProof/>
                <w:color w:val="298AAE"/>
                <w:sz w:val="18"/>
                <w:szCs w:val="18"/>
                <w:lang w:val="es-CO" w:eastAsia="es-CO"/>
              </w:rPr>
              <w:drawing>
                <wp:inline distT="0" distB="0" distL="0" distR="0" wp14:anchorId="598EBA55" wp14:editId="538F3215">
                  <wp:extent cx="1724025" cy="1206818"/>
                  <wp:effectExtent l="0" t="0" r="0" b="0"/>
                  <wp:docPr id="6" name="Imagen 6" descr="Water Treatment Plan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er Treatment Plant">
                            <a:hlinkClick r:id="rId9"/>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991" cy="120749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009AB">
            <w:pPr>
              <w:pStyle w:val="Sinespaciado"/>
              <w:jc w:val="both"/>
              <w:rPr>
                <w:color w:val="000000"/>
              </w:rPr>
            </w:pPr>
            <w:r>
              <w:rPr>
                <w:color w:val="000000"/>
              </w:rPr>
              <w:t xml:space="preserve">En las </w:t>
            </w:r>
            <w:r w:rsidRPr="00323FE2">
              <w:rPr>
                <w:color w:val="000000"/>
              </w:rPr>
              <w:t>plantas de tratamiento de agua</w:t>
            </w:r>
            <w:r>
              <w:rPr>
                <w:color w:val="000000"/>
              </w:rPr>
              <w:t xml:space="preserve"> </w:t>
            </w:r>
            <w:r w:rsidRPr="00323FE2">
              <w:rPr>
                <w:color w:val="000000"/>
              </w:rPr>
              <w:t>se remueven contaminantes</w:t>
            </w:r>
            <w:r>
              <w:rPr>
                <w:color w:val="000000"/>
              </w:rPr>
              <w:t xml:space="preserve"> de todo tipo y</w:t>
            </w:r>
            <w:r w:rsidRPr="00323FE2">
              <w:rPr>
                <w:color w:val="000000"/>
              </w:rPr>
              <w:t xml:space="preserve"> </w:t>
            </w:r>
            <w:r>
              <w:rPr>
                <w:color w:val="000000"/>
              </w:rPr>
              <w:t xml:space="preserve">se </w:t>
            </w:r>
            <w:r w:rsidRPr="00323FE2">
              <w:rPr>
                <w:color w:val="000000"/>
              </w:rPr>
              <w:t>agregan pequeñas cantidades de cloro, un desinfectante</w:t>
            </w:r>
            <w:r>
              <w:rPr>
                <w:color w:val="000000"/>
              </w:rPr>
              <w:t xml:space="preserve"> que </w:t>
            </w:r>
            <w:r w:rsidRPr="00323FE2">
              <w:rPr>
                <w:color w:val="000000"/>
              </w:rPr>
              <w:t xml:space="preserve">evita que </w:t>
            </w:r>
            <w:r>
              <w:rPr>
                <w:color w:val="000000"/>
              </w:rPr>
              <w:t xml:space="preserve">en ella </w:t>
            </w:r>
            <w:r w:rsidRPr="00323FE2">
              <w:rPr>
                <w:color w:val="000000"/>
              </w:rPr>
              <w:t xml:space="preserve">prosperen los microorganismos </w:t>
            </w:r>
            <w:r>
              <w:rPr>
                <w:color w:val="000000"/>
              </w:rPr>
              <w:t>patógenos, causantes de</w:t>
            </w:r>
            <w:r w:rsidRPr="00323FE2">
              <w:rPr>
                <w:color w:val="000000"/>
              </w:rPr>
              <w:t xml:space="preserve"> enfermedades.</w:t>
            </w:r>
          </w:p>
        </w:tc>
      </w:tr>
    </w:tbl>
    <w:p w:rsidR="009A0404" w:rsidRPr="00323FE2" w:rsidRDefault="009A0404" w:rsidP="009A0404">
      <w:pPr>
        <w:pStyle w:val="Sinespaciado"/>
        <w:jc w:val="both"/>
      </w:pPr>
    </w:p>
    <w:p w:rsidR="009A0404" w:rsidRDefault="009A0404" w:rsidP="009A0404">
      <w:pPr>
        <w:pStyle w:val="Sinespaciado"/>
        <w:jc w:val="both"/>
      </w:pPr>
      <w:r w:rsidRPr="00323FE2">
        <w:t xml:space="preserve">A medida que la demanda de </w:t>
      </w:r>
      <w:r w:rsidR="00583AA3">
        <w:t>agua</w:t>
      </w:r>
      <w:r w:rsidRPr="00323FE2" w:rsidDel="0090160A">
        <w:t xml:space="preserve"> </w:t>
      </w:r>
      <w:r w:rsidR="00583AA3">
        <w:t>crece</w:t>
      </w:r>
      <w:r w:rsidRPr="00323FE2">
        <w:t xml:space="preserve"> y que las fuentes de agua se contaminan, se hace evidente que este es un </w:t>
      </w:r>
      <w:r w:rsidRPr="00074526">
        <w:rPr>
          <w:b/>
        </w:rPr>
        <w:t>recurso limitado</w:t>
      </w:r>
      <w:r w:rsidR="00583AA3">
        <w:t>,</w:t>
      </w:r>
      <w:r w:rsidRPr="00323FE2">
        <w:t xml:space="preserve"> que con el tiempo va a </w:t>
      </w:r>
      <w:r>
        <w:t>ser cada vez más escaso.</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rsidRPr="00323FE2">
        <w:t xml:space="preserve">Es </w:t>
      </w:r>
      <w:r>
        <w:t>importante entender que, a nivel planetario, el agua</w:t>
      </w:r>
      <w:r w:rsidRPr="00323FE2">
        <w:t xml:space="preserve"> no</w:t>
      </w:r>
      <w:r w:rsidR="00583AA3">
        <w:t xml:space="preserve"> se agota, pero</w:t>
      </w:r>
      <w:r w:rsidRPr="00323FE2">
        <w:t xml:space="preserve"> el </w:t>
      </w:r>
      <w:r w:rsidRPr="00074526">
        <w:rPr>
          <w:b/>
        </w:rPr>
        <w:t>agua potable</w:t>
      </w:r>
      <w:r>
        <w:t xml:space="preserve"> </w:t>
      </w:r>
      <w:r w:rsidRPr="008660AC">
        <w:rPr>
          <w:bCs/>
        </w:rPr>
        <w:t>sí</w:t>
      </w:r>
      <w:r w:rsidRPr="00323FE2">
        <w:t xml:space="preserve">. </w:t>
      </w:r>
      <w:r w:rsidR="00583AA3">
        <w:t xml:space="preserve">Además, puede </w:t>
      </w:r>
      <w:r w:rsidR="00583AA3" w:rsidRPr="00074526">
        <w:rPr>
          <w:b/>
        </w:rPr>
        <w:t>agotarse a nivel local</w:t>
      </w:r>
      <w:r w:rsidR="00583AA3">
        <w:t>: p</w:t>
      </w:r>
      <w:r>
        <w:t>or e</w:t>
      </w:r>
      <w:r w:rsidR="00583AA3">
        <w:t>jemplo, en una zona determinada</w:t>
      </w:r>
      <w:r w:rsidRPr="00323FE2">
        <w:t xml:space="preserve"> pueden agotarse </w:t>
      </w:r>
      <w:r>
        <w:t xml:space="preserve">las fuentes de agua potable al </w:t>
      </w:r>
      <w:r w:rsidRPr="00323FE2">
        <w:t>seca</w:t>
      </w:r>
      <w:r w:rsidR="00074526">
        <w:t>rse un río o agotar las reservas de</w:t>
      </w:r>
      <w:r>
        <w:t xml:space="preserve"> agua subterránea. La disponibilidad de agua potable depende, entonces, del manejo y la utilización que los seres humanos hagamos de ella.</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La riqueza hídrica colombiana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130F6F">
              <w:t xml:space="preserve">Colombia es uno de los países con mayor riqueza hídrica del planeta, no solo por tener dos océanos, sino por su gran número de ríos, lagos y depósitos de agua subterránea. En gran medida, la riqueza hídrica de Colombia se debe a sus </w:t>
            </w:r>
            <w:r w:rsidRPr="00130F6F">
              <w:lastRenderedPageBreak/>
              <w:t xml:space="preserve">abundantes lluvias; aun así, problemas como la deforestación, la </w:t>
            </w:r>
            <w:r>
              <w:t>desaparición</w:t>
            </w:r>
            <w:r w:rsidRPr="00130F6F">
              <w:t xml:space="preserve"> de los páramos o la contaminación, contribuyen a la escasez de agua apta para el consumo y uso por parte de los colombianos.</w:t>
            </w:r>
            <w:r>
              <w:t xml:space="preserve"> </w:t>
            </w:r>
          </w:p>
        </w:tc>
      </w:tr>
    </w:tbl>
    <w:p w:rsidR="009A0404" w:rsidRDefault="009A0404" w:rsidP="009A0404">
      <w:pPr>
        <w:pStyle w:val="Sinespaciado"/>
        <w:jc w:val="both"/>
        <w:rPr>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97D38" w:rsidRPr="00323FE2" w:rsidTr="000D6F91">
        <w:tc>
          <w:tcPr>
            <w:tcW w:w="9033" w:type="dxa"/>
            <w:gridSpan w:val="2"/>
            <w:shd w:val="clear" w:color="auto" w:fill="000000"/>
          </w:tcPr>
          <w:p w:rsidR="00897D38" w:rsidRPr="00323FE2" w:rsidRDefault="00897D38" w:rsidP="000D6F91">
            <w:pPr>
              <w:pStyle w:val="Sinespaciado"/>
              <w:jc w:val="center"/>
              <w:rPr>
                <w:color w:val="FFFFFF"/>
              </w:rPr>
            </w:pPr>
            <w:r w:rsidRPr="00323FE2">
              <w:rPr>
                <w:color w:val="FFFFFF"/>
              </w:rPr>
              <w:t>Practica: recurso nuevo</w:t>
            </w:r>
          </w:p>
        </w:tc>
      </w:tr>
      <w:tr w:rsidR="00897D38" w:rsidRPr="00323FE2" w:rsidTr="000D6F91">
        <w:tc>
          <w:tcPr>
            <w:tcW w:w="2518" w:type="dxa"/>
          </w:tcPr>
          <w:p w:rsidR="00897D38" w:rsidRPr="00804CE9" w:rsidRDefault="00897D38" w:rsidP="000D6F91">
            <w:pPr>
              <w:pStyle w:val="Sinespaciado"/>
              <w:jc w:val="both"/>
              <w:rPr>
                <w:color w:val="000000"/>
              </w:rPr>
            </w:pPr>
            <w:r w:rsidRPr="00804CE9">
              <w:rPr>
                <w:color w:val="000000"/>
              </w:rPr>
              <w:t>Código</w:t>
            </w:r>
          </w:p>
        </w:tc>
        <w:tc>
          <w:tcPr>
            <w:tcW w:w="6515" w:type="dxa"/>
          </w:tcPr>
          <w:p w:rsidR="00897D38" w:rsidRPr="00804CE9" w:rsidRDefault="00897D38" w:rsidP="000D6F91">
            <w:pPr>
              <w:pStyle w:val="Sinespaciado"/>
              <w:jc w:val="both"/>
              <w:rPr>
                <w:color w:val="FF0000"/>
              </w:rPr>
            </w:pPr>
            <w:r>
              <w:rPr>
                <w:color w:val="000000"/>
              </w:rPr>
              <w:t>CN_06_13_CO_REC40</w:t>
            </w:r>
          </w:p>
        </w:tc>
      </w:tr>
      <w:tr w:rsidR="00897D38" w:rsidRPr="00323FE2" w:rsidTr="000D6F91">
        <w:tc>
          <w:tcPr>
            <w:tcW w:w="2518" w:type="dxa"/>
          </w:tcPr>
          <w:p w:rsidR="00897D38" w:rsidRPr="00F618D6" w:rsidRDefault="00897D38" w:rsidP="000D6F91">
            <w:pPr>
              <w:pStyle w:val="Sinespaciado"/>
              <w:jc w:val="both"/>
              <w:rPr>
                <w:color w:val="000000"/>
              </w:rPr>
            </w:pPr>
            <w:r w:rsidRPr="00F618D6">
              <w:rPr>
                <w:color w:val="000000"/>
              </w:rPr>
              <w:t>Título</w:t>
            </w:r>
          </w:p>
        </w:tc>
        <w:tc>
          <w:tcPr>
            <w:tcW w:w="6515" w:type="dxa"/>
          </w:tcPr>
          <w:p w:rsidR="00897D38" w:rsidRPr="00F618D6" w:rsidRDefault="00897D38" w:rsidP="00897D38">
            <w:pPr>
              <w:pStyle w:val="Sinespaciado"/>
              <w:jc w:val="both"/>
              <w:rPr>
                <w:color w:val="000000"/>
              </w:rPr>
            </w:pPr>
            <w:r w:rsidRPr="00897D38">
              <w:rPr>
                <w:color w:val="000000"/>
              </w:rPr>
              <w:t>El uso del agua</w:t>
            </w:r>
          </w:p>
        </w:tc>
      </w:tr>
      <w:tr w:rsidR="00897D38" w:rsidRPr="00323FE2" w:rsidTr="00897D38">
        <w:trPr>
          <w:trHeight w:val="444"/>
        </w:trPr>
        <w:tc>
          <w:tcPr>
            <w:tcW w:w="2518" w:type="dxa"/>
          </w:tcPr>
          <w:p w:rsidR="00897D38" w:rsidRPr="00F618D6" w:rsidRDefault="00897D38" w:rsidP="000D6F91">
            <w:pPr>
              <w:pStyle w:val="Sinespaciado"/>
              <w:jc w:val="both"/>
              <w:rPr>
                <w:color w:val="000000"/>
              </w:rPr>
            </w:pPr>
            <w:r w:rsidRPr="00F618D6">
              <w:rPr>
                <w:color w:val="000000"/>
              </w:rPr>
              <w:t>Descripción</w:t>
            </w:r>
          </w:p>
        </w:tc>
        <w:tc>
          <w:tcPr>
            <w:tcW w:w="6515" w:type="dxa"/>
          </w:tcPr>
          <w:p w:rsidR="00897D38" w:rsidRPr="00F618D6" w:rsidRDefault="00897D38" w:rsidP="000D6F91">
            <w:pPr>
              <w:pStyle w:val="Sinespaciado"/>
              <w:jc w:val="both"/>
              <w:rPr>
                <w:color w:val="000000"/>
              </w:rPr>
            </w:pPr>
            <w:r w:rsidRPr="00897D38">
              <w:rPr>
                <w:color w:val="000000"/>
              </w:rPr>
              <w:t>Actividad acerca de las tecnologías asociadas al uso del agua</w:t>
            </w:r>
          </w:p>
        </w:tc>
      </w:tr>
    </w:tbl>
    <w:p w:rsidR="00897D38" w:rsidRPr="00323FE2" w:rsidRDefault="00897D38" w:rsidP="009A0404">
      <w:pPr>
        <w:pStyle w:val="Sinespaciado"/>
        <w:jc w:val="both"/>
        <w:rPr>
          <w:highlight w:val="yellow"/>
        </w:rPr>
      </w:pPr>
    </w:p>
    <w:p w:rsidR="009A0404" w:rsidRPr="00DA6ACC" w:rsidRDefault="009A0404" w:rsidP="009A0404">
      <w:pPr>
        <w:pStyle w:val="Sinespaciado"/>
        <w:jc w:val="both"/>
        <w:rPr>
          <w:b/>
        </w:rPr>
      </w:pPr>
      <w:r w:rsidRPr="00DA6ACC">
        <w:rPr>
          <w:b/>
          <w:highlight w:val="yellow"/>
        </w:rPr>
        <w:t>[SECCIÓN 2]</w:t>
      </w:r>
      <w:r w:rsidRPr="00DA6ACC">
        <w:rPr>
          <w:b/>
        </w:rPr>
        <w:t>2.2 La flora y la fauna</w:t>
      </w:r>
    </w:p>
    <w:p w:rsidR="009A0404" w:rsidRPr="00323FE2" w:rsidRDefault="009A0404" w:rsidP="009A0404">
      <w:pPr>
        <w:pStyle w:val="Sinespaciado"/>
        <w:jc w:val="both"/>
      </w:pPr>
    </w:p>
    <w:p w:rsidR="009A0404" w:rsidRPr="00323FE2" w:rsidRDefault="009A0404" w:rsidP="009A0404">
      <w:pPr>
        <w:pStyle w:val="Sinespaciado"/>
        <w:jc w:val="both"/>
      </w:pPr>
      <w:r>
        <w:t>Los</w:t>
      </w:r>
      <w:r w:rsidRPr="00323FE2">
        <w:t xml:space="preserve"> animales </w:t>
      </w:r>
      <w:r>
        <w:t>y</w:t>
      </w:r>
      <w:r w:rsidRPr="00323FE2">
        <w:t xml:space="preserve"> las plantas representan un recurso </w:t>
      </w:r>
      <w:r>
        <w:t>valioso</w:t>
      </w:r>
      <w:r w:rsidRPr="00323FE2">
        <w:t>, pues de ellos obtenemos alimentos</w:t>
      </w:r>
      <w:r>
        <w:t>, medicinas, aceites o cuero</w:t>
      </w:r>
      <w:r w:rsidR="00074526">
        <w:t>, entre otros.</w:t>
      </w:r>
      <w:r w:rsidRPr="00323FE2">
        <w:t xml:space="preserve"> Antes de que </w:t>
      </w:r>
      <w:r>
        <w:t>los seres humanos</w:t>
      </w:r>
      <w:r w:rsidRPr="00323FE2">
        <w:t xml:space="preserve"> aprendieran a </w:t>
      </w:r>
      <w:r>
        <w:t>cultivar</w:t>
      </w:r>
      <w:r w:rsidRPr="00323FE2">
        <w:t xml:space="preserve"> para obtener alimento, se movilizaban en grupos pequeños que </w:t>
      </w:r>
      <w:r>
        <w:t xml:space="preserve">solo aprovechaban los </w:t>
      </w:r>
      <w:r w:rsidRPr="00323FE2">
        <w:t>recursos</w:t>
      </w:r>
      <w:r>
        <w:t xml:space="preserve"> a su alcance. Estos grupos permanecían poco tiempo en un mismo lugar;</w:t>
      </w:r>
      <w:r w:rsidRPr="00323FE2">
        <w:t xml:space="preserve"> se movían </w:t>
      </w:r>
      <w:r>
        <w:t>permanentemente en busca de nuevos</w:t>
      </w:r>
      <w:r w:rsidRPr="00323FE2">
        <w:t xml:space="preserve"> recursos</w:t>
      </w:r>
      <w:r>
        <w:t>. La forma de vida de estos grupos se conoce</w:t>
      </w:r>
      <w:r w:rsidRPr="00323FE2">
        <w:t xml:space="preserve"> como n</w:t>
      </w:r>
      <w:r>
        <w:t>o</w:t>
      </w:r>
      <w:r w:rsidRPr="00323FE2">
        <w:t>ma</w:t>
      </w:r>
      <w:r>
        <w:t>dismo</w:t>
      </w:r>
      <w:r w:rsidRPr="00323FE2">
        <w:t>.</w:t>
      </w:r>
    </w:p>
    <w:p w:rsidR="009A0404" w:rsidRPr="00323FE2" w:rsidRDefault="009A0404" w:rsidP="009A0404">
      <w:pPr>
        <w:pStyle w:val="Sinespaciado"/>
        <w:jc w:val="both"/>
      </w:pPr>
    </w:p>
    <w:tbl>
      <w:tblPr>
        <w:tblpPr w:leftFromText="141" w:rightFromText="141" w:vertAnchor="text" w:horzAnchor="margin" w:tblpY="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CN_06_13_CO_IMG06</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 xml:space="preserve">Nómadas </w:t>
            </w:r>
            <w:r>
              <w:rPr>
                <w:color w:val="000000"/>
              </w:rPr>
              <w:t>africanos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222422665</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37813C5A" wp14:editId="73F511AC">
                  <wp:extent cx="1366242" cy="971550"/>
                  <wp:effectExtent l="0" t="0" r="5715" b="0"/>
                  <wp:docPr id="7" name="Imagen 7" descr="MARIENTAL, NAMIBIA - AUGUST 19: san bushmen family show people how they live in the kalahari desert in Namibia august 19, 2013 in Mariental, Nami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IENTAL, NAMIBIA - AUGUST 19: san bushmen family show people how they live in the kalahari desert in Namibia august 19, 2013 in Mariental, Namibia">
                            <a:hlinkClick r:id="rId9"/>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0137" cy="974320"/>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En algunos lugares del mundo,</w:t>
            </w:r>
            <w:del w:id="0" w:author="María" w:date="2015-09-08T08:08:00Z">
              <w:r w:rsidRPr="00323FE2" w:rsidDel="006C1ECD">
                <w:rPr>
                  <w:color w:val="000000"/>
                </w:rPr>
                <w:delText xml:space="preserve"> </w:delText>
              </w:r>
            </w:del>
            <w:r>
              <w:rPr>
                <w:color w:val="000000"/>
              </w:rPr>
              <w:t xml:space="preserve"> como</w:t>
            </w:r>
            <w:r w:rsidRPr="00323FE2">
              <w:rPr>
                <w:color w:val="000000"/>
              </w:rPr>
              <w:t xml:space="preserve"> África</w:t>
            </w:r>
            <w:r>
              <w:rPr>
                <w:color w:val="000000"/>
              </w:rPr>
              <w:t>, aún existen comunidades nómadas,</w:t>
            </w:r>
            <w:r w:rsidRPr="00323FE2">
              <w:rPr>
                <w:color w:val="000000"/>
              </w:rPr>
              <w:t xml:space="preserve"> </w:t>
            </w:r>
            <w:r>
              <w:rPr>
                <w:color w:val="000000"/>
              </w:rPr>
              <w:t>las cuales deben desplazarse</w:t>
            </w:r>
            <w:r w:rsidRPr="00323FE2">
              <w:rPr>
                <w:color w:val="000000"/>
              </w:rPr>
              <w:t xml:space="preserve"> continuamen</w:t>
            </w:r>
            <w:r>
              <w:rPr>
                <w:color w:val="000000"/>
              </w:rPr>
              <w:t>te en busca de nuevos recursos</w:t>
            </w:r>
            <w:r w:rsidRPr="00323FE2">
              <w:rPr>
                <w:color w:val="000000"/>
              </w:rPr>
              <w:t>.</w:t>
            </w:r>
            <w:r>
              <w:rPr>
                <w:color w:val="000000"/>
              </w:rPr>
              <w:t xml:space="preserve"> Sin embargo, estas son cada vez más escasas.</w:t>
            </w:r>
          </w:p>
        </w:tc>
      </w:tr>
    </w:tbl>
    <w:p w:rsidR="009A0404" w:rsidRPr="00323FE2" w:rsidRDefault="009A0404" w:rsidP="009A0404">
      <w:pPr>
        <w:pStyle w:val="Sinespaciado"/>
        <w:jc w:val="both"/>
      </w:pPr>
    </w:p>
    <w:p w:rsidR="009A0404" w:rsidRDefault="009A0404" w:rsidP="009A0404">
      <w:pPr>
        <w:pStyle w:val="Sinespaciado"/>
        <w:jc w:val="both"/>
      </w:pPr>
      <w:r>
        <w:t>Los nómadas recolecta</w:t>
      </w:r>
      <w:r w:rsidRPr="00323FE2">
        <w:t xml:space="preserve">n alimentos </w:t>
      </w:r>
      <w:r>
        <w:t xml:space="preserve">de origen vegetal </w:t>
      </w:r>
      <w:r w:rsidRPr="00323FE2">
        <w:t xml:space="preserve">como </w:t>
      </w:r>
      <w:r>
        <w:t xml:space="preserve">semillas, frutos </w:t>
      </w:r>
      <w:r w:rsidRPr="00323FE2">
        <w:t>y raíces</w:t>
      </w:r>
      <w:r>
        <w:t xml:space="preserve">, siguiendo </w:t>
      </w:r>
      <w:r w:rsidRPr="00323FE2">
        <w:t xml:space="preserve">los ciclos y </w:t>
      </w:r>
      <w:r>
        <w:t xml:space="preserve">las </w:t>
      </w:r>
      <w:r w:rsidRPr="00323FE2">
        <w:t xml:space="preserve">temporadas de las diferentes </w:t>
      </w:r>
      <w:r>
        <w:t xml:space="preserve">plantas. También usan </w:t>
      </w:r>
      <w:r w:rsidRPr="00323FE2">
        <w:t>madera para producir</w:t>
      </w:r>
      <w:r>
        <w:t xml:space="preserve"> fuego y calor. </w:t>
      </w:r>
    </w:p>
    <w:p w:rsidR="009A0404" w:rsidRDefault="009A0404" w:rsidP="009A0404">
      <w:pPr>
        <w:pStyle w:val="Sinespaciado"/>
        <w:jc w:val="both"/>
      </w:pPr>
    </w:p>
    <w:p w:rsidR="009A0404" w:rsidRPr="00323FE2" w:rsidRDefault="009A0404" w:rsidP="009A0404">
      <w:pPr>
        <w:pStyle w:val="Sinespaciado"/>
        <w:jc w:val="both"/>
      </w:pPr>
      <w:r w:rsidRPr="00E777A5">
        <w:t>Los animales que caza</w:t>
      </w:r>
      <w:r w:rsidRPr="00F51821">
        <w:t>n les prov</w:t>
      </w:r>
      <w:r w:rsidRPr="00E777A5">
        <w:t>een, no</w:t>
      </w:r>
      <w:r w:rsidRPr="00323FE2">
        <w:t xml:space="preserve"> </w:t>
      </w:r>
      <w:r>
        <w:t>solo</w:t>
      </w:r>
      <w:r w:rsidRPr="00323FE2">
        <w:t xml:space="preserve"> </w:t>
      </w:r>
      <w:r>
        <w:t xml:space="preserve">de </w:t>
      </w:r>
      <w:r w:rsidRPr="00323FE2">
        <w:t xml:space="preserve">alimento rico en proteínas, sino </w:t>
      </w:r>
      <w:r>
        <w:t xml:space="preserve">de </w:t>
      </w:r>
      <w:r w:rsidRPr="00323FE2">
        <w:t>materias primas</w:t>
      </w:r>
      <w:r>
        <w:t xml:space="preserve"> como</w:t>
      </w:r>
      <w:r w:rsidRPr="00323FE2">
        <w:t xml:space="preserve"> </w:t>
      </w:r>
      <w:r>
        <w:t>cuero, huesos o cuernos, que utilizan para la</w:t>
      </w:r>
      <w:r w:rsidRPr="00323FE2">
        <w:t xml:space="preserve"> elaboración de ropa o herramienta</w:t>
      </w:r>
      <w:r>
        <w:t>s</w:t>
      </w:r>
      <w:r w:rsidRPr="00323FE2">
        <w:t>.</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1951" w:type="dxa"/>
          </w:tcPr>
          <w:p w:rsidR="009A0404" w:rsidRPr="00323FE2" w:rsidRDefault="009A0404" w:rsidP="009A0404">
            <w:pPr>
              <w:pStyle w:val="Sinespaciado"/>
              <w:jc w:val="both"/>
            </w:pPr>
            <w:r w:rsidRPr="00323FE2">
              <w:lastRenderedPageBreak/>
              <w:t>Título</w:t>
            </w:r>
          </w:p>
        </w:tc>
        <w:tc>
          <w:tcPr>
            <w:tcW w:w="7027" w:type="dxa"/>
          </w:tcPr>
          <w:p w:rsidR="009A0404" w:rsidRPr="00323FE2" w:rsidRDefault="009A0404" w:rsidP="009A0404">
            <w:pPr>
              <w:pStyle w:val="Sinespaciado"/>
              <w:jc w:val="both"/>
            </w:pPr>
            <w:r w:rsidRPr="00323FE2">
              <w:t>El hombre nómada</w:t>
            </w:r>
          </w:p>
        </w:tc>
      </w:tr>
      <w:tr w:rsidR="009A0404" w:rsidRPr="00323FE2" w:rsidTr="00355C52">
        <w:tc>
          <w:tcPr>
            <w:tcW w:w="1951" w:type="dxa"/>
          </w:tcPr>
          <w:p w:rsidR="009A0404" w:rsidRPr="00323FE2" w:rsidRDefault="009A0404" w:rsidP="009A0404">
            <w:pPr>
              <w:pStyle w:val="Sinespaciado"/>
              <w:jc w:val="both"/>
            </w:pPr>
            <w:r w:rsidRPr="00323FE2">
              <w:t>Contenido</w:t>
            </w:r>
          </w:p>
        </w:tc>
        <w:tc>
          <w:tcPr>
            <w:tcW w:w="7027" w:type="dxa"/>
          </w:tcPr>
          <w:p w:rsidR="009A0404" w:rsidRPr="00323FE2" w:rsidRDefault="009A0404" w:rsidP="009A0404">
            <w:pPr>
              <w:pStyle w:val="Sinespaciado"/>
              <w:jc w:val="both"/>
            </w:pPr>
            <w:r w:rsidRPr="00323FE2">
              <w:t>Se considera que el hombre fue exclusivamente nómada</w:t>
            </w:r>
            <w:r>
              <w:t>,</w:t>
            </w:r>
            <w:r w:rsidRPr="00323FE2">
              <w:t xml:space="preserve"> </w:t>
            </w:r>
            <w:r>
              <w:t>hasta la aparición de</w:t>
            </w:r>
            <w:r w:rsidRPr="00323FE2">
              <w:t xml:space="preserve"> las primeras grandes ciudades,</w:t>
            </w:r>
            <w:r>
              <w:t xml:space="preserve"> hace unos</w:t>
            </w:r>
            <w:r w:rsidRPr="00323FE2">
              <w:t xml:space="preserve"> 10.000 años.</w:t>
            </w:r>
          </w:p>
          <w:p w:rsidR="009A0404" w:rsidRPr="00323FE2" w:rsidRDefault="009A0404" w:rsidP="009A0404">
            <w:pPr>
              <w:pStyle w:val="Sinespaciado"/>
              <w:jc w:val="both"/>
            </w:pPr>
            <w:r>
              <w:t>Debido a</w:t>
            </w:r>
            <w:r w:rsidRPr="00323FE2">
              <w:t xml:space="preserve"> que en </w:t>
            </w:r>
            <w:r>
              <w:t xml:space="preserve">el </w:t>
            </w:r>
            <w:r w:rsidRPr="00E75960">
              <w:rPr>
                <w:bCs/>
              </w:rPr>
              <w:t>nomadismo</w:t>
            </w:r>
            <w:r w:rsidRPr="00323FE2">
              <w:t xml:space="preserve"> las persona</w:t>
            </w:r>
            <w:r>
              <w:t xml:space="preserve">s se mueven hacia los recursos, </w:t>
            </w:r>
            <w:r w:rsidRPr="00323FE2">
              <w:t>y no los recursos hacia las personas</w:t>
            </w:r>
            <w:r>
              <w:t>, tal y como</w:t>
            </w:r>
            <w:r w:rsidRPr="00323FE2">
              <w:t xml:space="preserve"> sucede actualmente</w:t>
            </w:r>
            <w:r>
              <w:t>,</w:t>
            </w:r>
            <w:r w:rsidRPr="00323FE2">
              <w:t xml:space="preserve"> se considera </w:t>
            </w:r>
            <w:r>
              <w:t xml:space="preserve">que los nómadas usan los recursos de forma más sostenible. Sin embargo, cuando una población nómada </w:t>
            </w:r>
            <w:r w:rsidRPr="00323FE2">
              <w:t>es demasiado grande</w:t>
            </w:r>
            <w:r>
              <w:t>, su estilo de vida afecta negativamente los recursos de aquellos lugares que transitan</w:t>
            </w:r>
            <w:r w:rsidRPr="00323FE2">
              <w:t>.</w:t>
            </w:r>
            <w:r>
              <w:t xml:space="preserve"> </w:t>
            </w:r>
          </w:p>
        </w:tc>
      </w:tr>
    </w:tbl>
    <w:p w:rsidR="009A0404" w:rsidRPr="00323FE2" w:rsidRDefault="009A0404" w:rsidP="009A0404">
      <w:pPr>
        <w:pStyle w:val="Sinespaciado"/>
        <w:jc w:val="both"/>
      </w:pPr>
    </w:p>
    <w:p w:rsidR="009A0404" w:rsidRDefault="009A0404" w:rsidP="009A0404">
      <w:pPr>
        <w:pStyle w:val="Sinespaciado"/>
        <w:jc w:val="both"/>
      </w:pPr>
      <w:r w:rsidRPr="00323FE2">
        <w:t xml:space="preserve">Con el paso del tiempo, el ser humano aprendió </w:t>
      </w:r>
      <w:r>
        <w:t>a manejar de manera controlada los</w:t>
      </w:r>
      <w:r w:rsidRPr="00323FE2">
        <w:t xml:space="preserve"> recur</w:t>
      </w:r>
      <w:r>
        <w:t xml:space="preserve">sos provenientes </w:t>
      </w:r>
      <w:r w:rsidRPr="00323FE2">
        <w:t xml:space="preserve">de </w:t>
      </w:r>
      <w:r>
        <w:t xml:space="preserve">la </w:t>
      </w:r>
      <w:r w:rsidRPr="00323FE2">
        <w:t>fauna</w:t>
      </w:r>
      <w:r>
        <w:t xml:space="preserve"> y la</w:t>
      </w:r>
      <w:r w:rsidRPr="00323FE2">
        <w:t xml:space="preserve"> flora</w:t>
      </w:r>
      <w:r>
        <w:t xml:space="preserve">, mediante el desarrollo de </w:t>
      </w:r>
      <w:r w:rsidRPr="00323FE2">
        <w:t xml:space="preserve">técnicas </w:t>
      </w:r>
      <w:r>
        <w:t xml:space="preserve">cada vez más refinadas, como </w:t>
      </w:r>
      <w:r w:rsidRPr="00323FE2">
        <w:t xml:space="preserve">la agricultura, la ganadería, la pesca y la silvicultura. </w:t>
      </w:r>
      <w:r>
        <w:t>Estas</w:t>
      </w:r>
      <w:r w:rsidRPr="00323FE2">
        <w:t xml:space="preserve"> tecnologías le permitieron contar con más recursos, </w:t>
      </w:r>
      <w:r>
        <w:t>pero a costa de abandonar paulatinamente sus hábitos nómadas, debido a la necesidad de permanecer largos periodos en un mismo lugar.</w:t>
      </w:r>
    </w:p>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2.2.1 La agricultura</w:t>
      </w:r>
    </w:p>
    <w:p w:rsidR="009A0404" w:rsidRPr="00323FE2" w:rsidRDefault="009A0404" w:rsidP="009A0404">
      <w:pPr>
        <w:pStyle w:val="Sinespaciado"/>
        <w:jc w:val="both"/>
      </w:pPr>
    </w:p>
    <w:p w:rsidR="009A0404" w:rsidRDefault="009A0404" w:rsidP="009A0404">
      <w:pPr>
        <w:pStyle w:val="Sinespaciado"/>
        <w:jc w:val="both"/>
      </w:pPr>
      <w:r>
        <w:t>La</w:t>
      </w:r>
      <w:r w:rsidRPr="00323FE2">
        <w:t xml:space="preserve"> agricultura</w:t>
      </w:r>
      <w:r>
        <w:t xml:space="preserve"> </w:t>
      </w:r>
      <w:r w:rsidRPr="00323FE2">
        <w:t>es el conjunto de técnicas usadas para cultivar la tierra, es decir, para sembrar, cuida</w:t>
      </w:r>
      <w:r>
        <w:t xml:space="preserve">r </w:t>
      </w:r>
      <w:r w:rsidRPr="00323FE2">
        <w:t>y cosechar</w:t>
      </w:r>
      <w:r>
        <w:t xml:space="preserve"> determinadas plantas, en espera de algún </w:t>
      </w:r>
      <w:r w:rsidRPr="00323FE2">
        <w:t xml:space="preserve">beneficio, en especial </w:t>
      </w:r>
      <w:r>
        <w:t xml:space="preserve">la obtención de </w:t>
      </w:r>
      <w:r w:rsidRPr="00323FE2">
        <w:t>alimento</w:t>
      </w:r>
      <w:r>
        <w:t>s</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t xml:space="preserve">La agricultura creó la necesidad de </w:t>
      </w:r>
      <w:r w:rsidRPr="00323FE2">
        <w:t xml:space="preserve">domesticar las plantas, </w:t>
      </w:r>
      <w:r>
        <w:t>es decir,</w:t>
      </w:r>
      <w:r w:rsidRPr="00323FE2">
        <w:t xml:space="preserve"> adaptarlas </w:t>
      </w:r>
      <w:r>
        <w:t>para que</w:t>
      </w:r>
      <w:r w:rsidRPr="00323FE2">
        <w:t xml:space="preserve"> sean útiles y productivas en los cultivos; </w:t>
      </w:r>
      <w:r>
        <w:t>esto</w:t>
      </w:r>
      <w:r w:rsidRPr="00323FE2">
        <w:t xml:space="preserve"> incluye aumentar </w:t>
      </w:r>
      <w:r>
        <w:t>su productividad</w:t>
      </w:r>
      <w:r w:rsidRPr="00323FE2">
        <w:t>, hacerlas más</w:t>
      </w:r>
      <w:r>
        <w:t xml:space="preserve"> resistentes a las enfermedades</w:t>
      </w:r>
      <w:r w:rsidRPr="00323FE2">
        <w:t xml:space="preserve"> o </w:t>
      </w:r>
      <w:r>
        <w:t>adaptarlas</w:t>
      </w:r>
      <w:r w:rsidRPr="00323FE2">
        <w:t xml:space="preserve"> a u</w:t>
      </w:r>
      <w:r>
        <w:t>n clima determinado</w:t>
      </w:r>
      <w:r w:rsidRPr="00323FE2">
        <w:t>.</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t>El i</w:t>
            </w:r>
            <w:r w:rsidRPr="00323FE2">
              <w:t>nicio de la agricultura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323FE2">
              <w:t xml:space="preserve">Hace alrededor de 8.000 años, en </w:t>
            </w:r>
            <w:r>
              <w:t xml:space="preserve">el </w:t>
            </w:r>
            <w:r w:rsidRPr="00323FE2">
              <w:t xml:space="preserve">medio oriente, los seres humanos </w:t>
            </w:r>
            <w:r>
              <w:t>comenzaron</w:t>
            </w:r>
            <w:r w:rsidRPr="00323FE2">
              <w:t xml:space="preserve"> a plan</w:t>
            </w:r>
            <w:r>
              <w:t xml:space="preserve">tar deliberadamente </w:t>
            </w:r>
            <w:r w:rsidRPr="00323FE2">
              <w:t>trigo silvestre</w:t>
            </w:r>
            <w:r>
              <w:t>; esto creó la necesidad, no solo de cuidar los cultivos, sino de regarlo</w:t>
            </w:r>
            <w:r w:rsidRPr="00323FE2">
              <w:t>s y prote</w:t>
            </w:r>
            <w:r>
              <w:t>gerlos de otros organismos. P</w:t>
            </w:r>
            <w:r w:rsidRPr="00323FE2">
              <w:t xml:space="preserve">robablemente </w:t>
            </w:r>
            <w:r>
              <w:t xml:space="preserve">así comenzó la agricultura, no solo en medio oriente, sino en otras regiones el mundo. </w:t>
            </w:r>
          </w:p>
        </w:tc>
      </w:tr>
    </w:tbl>
    <w:p w:rsidR="009A0404" w:rsidRPr="00323FE2" w:rsidRDefault="009A0404" w:rsidP="009A0404">
      <w:pPr>
        <w:pStyle w:val="Sinespaciado"/>
        <w:jc w:val="both"/>
        <w:rPr>
          <w:i/>
          <w:color w:val="000000"/>
        </w:rPr>
      </w:pPr>
    </w:p>
    <w:p w:rsidR="009A0404" w:rsidRPr="00323FE2" w:rsidRDefault="009A0404" w:rsidP="009A0404">
      <w:pPr>
        <w:pStyle w:val="Sinespaciado"/>
        <w:jc w:val="both"/>
      </w:pPr>
      <w:r w:rsidRPr="00323FE2">
        <w:t>Con el desarrollo de la agricultura, el hombre pasó de recolectar alimento,</w:t>
      </w:r>
      <w:r>
        <w:t xml:space="preserve"> </w:t>
      </w:r>
      <w:r w:rsidRPr="00126EA8">
        <w:rPr>
          <w:bCs/>
        </w:rPr>
        <w:t xml:space="preserve">a </w:t>
      </w:r>
      <w:r w:rsidRPr="00126EA8">
        <w:t>p</w:t>
      </w:r>
      <w:r w:rsidRPr="00323FE2">
        <w:t xml:space="preserve">roducirlo, almacenarlo y transformarlo en productos más duraderos.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A pesar de ser una tarea compleja, </w:t>
      </w:r>
      <w:r>
        <w:t>la siembra de alimentos</w:t>
      </w:r>
      <w:r w:rsidRPr="00323FE2">
        <w:t xml:space="preserve"> </w:t>
      </w:r>
      <w:r>
        <w:t>asegura un</w:t>
      </w:r>
      <w:r w:rsidRPr="00323FE2">
        <w:t xml:space="preserve"> </w:t>
      </w:r>
      <w:r>
        <w:t>mayor suministro que el proporcionado a partir de las prácticas nómadas.</w:t>
      </w:r>
      <w:r w:rsidRPr="00323FE2">
        <w:t xml:space="preserve"> </w:t>
      </w:r>
      <w:r>
        <w:t>La agricultura</w:t>
      </w:r>
      <w:r w:rsidRPr="00323FE2">
        <w:t xml:space="preserve"> llevó</w:t>
      </w:r>
      <w:r>
        <w:t xml:space="preserve"> al asentamiento del ser humano </w:t>
      </w:r>
      <w:r w:rsidRPr="00323FE2">
        <w:t xml:space="preserve">en territorios, </w:t>
      </w:r>
      <w:r>
        <w:t>en los que</w:t>
      </w:r>
      <w:r w:rsidRPr="00323FE2">
        <w:t xml:space="preserve"> cobró aún más importancia la presencia de</w:t>
      </w:r>
      <w:r>
        <w:t>l</w:t>
      </w:r>
      <w:r w:rsidRPr="00323FE2">
        <w:t xml:space="preserve"> agua, pues de esta dependen</w:t>
      </w:r>
      <w:r>
        <w:t>, en gran medida,</w:t>
      </w:r>
      <w:r w:rsidRPr="00323FE2">
        <w:t xml:space="preserve"> lo</w:t>
      </w:r>
      <w:r>
        <w:t>s cultivos. De esta manera</w:t>
      </w:r>
      <w:r w:rsidRPr="00323FE2">
        <w:t>, el ser humano pasó de ser nómada</w:t>
      </w:r>
      <w:r>
        <w:t>,</w:t>
      </w:r>
      <w:r w:rsidRPr="00323FE2">
        <w:t xml:space="preserve"> a ser sedentario, es decir, </w:t>
      </w:r>
      <w:r>
        <w:t>a tener un</w:t>
      </w:r>
      <w:r w:rsidRPr="00323FE2">
        <w:t xml:space="preserve"> hogar.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CN_06_13_CO_IMG07</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Dibujo de paisaje rural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115654510</w:t>
            </w:r>
          </w:p>
          <w:p w:rsidR="009A0404" w:rsidRPr="00323FE2" w:rsidRDefault="009A0404" w:rsidP="009A0404">
            <w:pPr>
              <w:pStyle w:val="Sinespaciado"/>
              <w:jc w:val="both"/>
              <w:rPr>
                <w:color w:val="000000"/>
              </w:rPr>
            </w:pPr>
            <w:r>
              <w:rPr>
                <w:noProof/>
                <w:lang w:val="es-CO" w:eastAsia="es-CO"/>
              </w:rPr>
              <w:drawing>
                <wp:inline distT="0" distB="0" distL="0" distR="0" wp14:anchorId="1BB3F08B" wp14:editId="611FBE1D">
                  <wp:extent cx="1650662" cy="1724025"/>
                  <wp:effectExtent l="0" t="0" r="6985" b="0"/>
                  <wp:docPr id="8" name="Imagen 8" descr="rural landscape, agriculture,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ral landscape, agriculture, farm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7762" cy="173144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El desarrollo de la agricultura permitió al hombre </w:t>
            </w:r>
            <w:r>
              <w:rPr>
                <w:color w:val="000000"/>
              </w:rPr>
              <w:t>almacenar</w:t>
            </w:r>
            <w:r w:rsidRPr="00323FE2">
              <w:rPr>
                <w:color w:val="000000"/>
              </w:rPr>
              <w:t xml:space="preserve"> alimento</w:t>
            </w:r>
            <w:r>
              <w:rPr>
                <w:color w:val="000000"/>
              </w:rPr>
              <w:t xml:space="preserve">; esto </w:t>
            </w:r>
            <w:r w:rsidRPr="00323FE2">
              <w:rPr>
                <w:color w:val="000000"/>
              </w:rPr>
              <w:t>llev</w:t>
            </w:r>
            <w:r>
              <w:rPr>
                <w:color w:val="000000"/>
              </w:rPr>
              <w:t>ó</w:t>
            </w:r>
            <w:r w:rsidRPr="00323FE2">
              <w:rPr>
                <w:color w:val="000000"/>
              </w:rPr>
              <w:t xml:space="preserve"> </w:t>
            </w:r>
            <w:r>
              <w:rPr>
                <w:color w:val="000000"/>
              </w:rPr>
              <w:t>a la creación</w:t>
            </w:r>
            <w:r w:rsidRPr="00323FE2">
              <w:rPr>
                <w:color w:val="000000"/>
              </w:rPr>
              <w:t xml:space="preserve"> de centros </w:t>
            </w:r>
            <w:r>
              <w:rPr>
                <w:color w:val="000000"/>
              </w:rPr>
              <w:t xml:space="preserve">urbanos y a la necesidad de intercambiar recursos y </w:t>
            </w:r>
            <w:r w:rsidRPr="00323FE2">
              <w:rPr>
                <w:color w:val="000000"/>
              </w:rPr>
              <w:t>mercancías</w:t>
            </w:r>
            <w:r>
              <w:rPr>
                <w:color w:val="000000"/>
              </w:rPr>
              <w:t xml:space="preserve"> con otros grupos humanos. Así nació el comercio.</w:t>
            </w:r>
          </w:p>
        </w:tc>
      </w:tr>
    </w:tbl>
    <w:p w:rsidR="009A0404" w:rsidRPr="00323FE2" w:rsidRDefault="009A0404" w:rsidP="009A0404">
      <w:pPr>
        <w:pStyle w:val="Sinespaciado"/>
        <w:jc w:val="both"/>
      </w:pPr>
    </w:p>
    <w:p w:rsidR="009A0404" w:rsidRPr="00323FE2" w:rsidRDefault="009A0404" w:rsidP="009A0404">
      <w:pPr>
        <w:pStyle w:val="Sinespaciado"/>
        <w:jc w:val="both"/>
      </w:pPr>
      <w:r>
        <w:t>Hacia</w:t>
      </w:r>
      <w:r w:rsidRPr="00323FE2">
        <w:t xml:space="preserve"> el</w:t>
      </w:r>
      <w:r>
        <w:t xml:space="preserve"> año 1100 a</w:t>
      </w:r>
      <w:r w:rsidRPr="00323FE2">
        <w:t>.C.</w:t>
      </w:r>
      <w:r>
        <w:t>,</w:t>
      </w:r>
      <w:r w:rsidRPr="00323FE2">
        <w:t xml:space="preserve"> se </w:t>
      </w:r>
      <w:r>
        <w:t>inventó</w:t>
      </w:r>
      <w:r w:rsidRPr="00323FE2">
        <w:t xml:space="preserve"> el arado con rejas de hierro, </w:t>
      </w:r>
      <w:r>
        <w:t>el cual facilitó</w:t>
      </w:r>
      <w:r w:rsidRPr="00323FE2">
        <w:t xml:space="preserve"> la tarea de arar, es decir, </w:t>
      </w:r>
      <w:r>
        <w:t>de elaborar</w:t>
      </w:r>
      <w:r w:rsidRPr="00323FE2">
        <w:t xml:space="preserve"> surcos</w:t>
      </w:r>
      <w:r>
        <w:t xml:space="preserve"> en la tierra</w:t>
      </w:r>
      <w:r w:rsidRPr="00323FE2">
        <w:t xml:space="preserve"> para sembrar las semillas. </w:t>
      </w:r>
    </w:p>
    <w:p w:rsidR="009A0404" w:rsidRPr="00323FE2" w:rsidRDefault="009A0404" w:rsidP="009A0404">
      <w:pPr>
        <w:pStyle w:val="Sinespaciado"/>
        <w:jc w:val="both"/>
      </w:pPr>
    </w:p>
    <w:p w:rsidR="009A0404" w:rsidRPr="00323FE2" w:rsidRDefault="009A0404" w:rsidP="009A0404">
      <w:pPr>
        <w:pStyle w:val="Sinespaciado"/>
        <w:jc w:val="both"/>
      </w:pPr>
      <w:r>
        <w:t>En esta época,</w:t>
      </w:r>
      <w:r w:rsidRPr="00323FE2">
        <w:t xml:space="preserve"> l</w:t>
      </w:r>
      <w:r>
        <w:t xml:space="preserve">a agricultura </w:t>
      </w:r>
      <w:r w:rsidRPr="00323FE2">
        <w:t>era</w:t>
      </w:r>
      <w:r>
        <w:t xml:space="preserve"> ya</w:t>
      </w:r>
      <w:r w:rsidRPr="00323FE2">
        <w:t xml:space="preserve"> la base de la economía. Las ciudades crecían </w:t>
      </w:r>
      <w:r>
        <w:t xml:space="preserve">en la medida en que hubiese </w:t>
      </w:r>
      <w:r w:rsidRPr="00323FE2">
        <w:t xml:space="preserve">desarrollo agrícola </w:t>
      </w:r>
      <w:r>
        <w:t>en sus cercanías</w:t>
      </w:r>
      <w:r w:rsidRPr="00323FE2">
        <w:t xml:space="preserve">. En general, </w:t>
      </w:r>
      <w:r>
        <w:t>un terreno se cultivaba solamente durante un año y</w:t>
      </w:r>
      <w:r w:rsidRPr="00323FE2">
        <w:t xml:space="preserve"> después se dejaba descansar</w:t>
      </w:r>
      <w:r>
        <w:t>. Los nuevos terrenos de cultivo se obtenían de zonas boscosas, con la tala de sus árboles.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t>Hace</w:t>
      </w:r>
      <w:r w:rsidRPr="00323FE2">
        <w:t xml:space="preserve"> menos de 200 años</w:t>
      </w:r>
      <w:r>
        <w:t>,</w:t>
      </w:r>
      <w:r w:rsidRPr="00323FE2">
        <w:t xml:space="preserve"> el desarrollo de fertilizantes químicos</w:t>
      </w:r>
      <w:r w:rsidRPr="007F3B86">
        <w:t>,</w:t>
      </w:r>
      <w:r w:rsidRPr="00323FE2">
        <w:t xml:space="preserve"> a partir minerales </w:t>
      </w:r>
      <w:r>
        <w:t xml:space="preserve">extraídos </w:t>
      </w:r>
      <w:r w:rsidRPr="00323FE2">
        <w:t>de las rocas</w:t>
      </w:r>
      <w:r>
        <w:t xml:space="preserve">, </w:t>
      </w:r>
      <w:r w:rsidRPr="00323FE2">
        <w:t xml:space="preserve">permitió, junto con la invención del tractor, </w:t>
      </w:r>
      <w:r>
        <w:t>el surgimiento</w:t>
      </w:r>
      <w:r w:rsidRPr="00323FE2">
        <w:t xml:space="preserve"> de la agricultura mecanizada o intensiva</w:t>
      </w:r>
      <w:r>
        <w:t>, la cual permite obtener</w:t>
      </w:r>
      <w:r w:rsidRPr="00323FE2">
        <w:t xml:space="preserve"> m</w:t>
      </w:r>
      <w:r>
        <w:t>ayores</w:t>
      </w:r>
      <w:r w:rsidRPr="00323FE2">
        <w:t xml:space="preserve"> </w:t>
      </w:r>
      <w:r>
        <w:t>rendimientos</w:t>
      </w:r>
      <w:r w:rsidRPr="00323FE2">
        <w:t xml:space="preserve"> del terreno cultivado.</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w:t>
            </w:r>
            <w:r w:rsidR="002324AE">
              <w:rPr>
                <w:color w:val="000000"/>
                <w:lang w:val="en-US"/>
              </w:rPr>
              <w:t>6_13_CO_IMG08</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El tractor</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174976199</w:t>
            </w:r>
          </w:p>
          <w:p w:rsidR="009A0404" w:rsidRPr="00323FE2" w:rsidRDefault="009A0404" w:rsidP="009A0404">
            <w:pPr>
              <w:pStyle w:val="Sinespaciado"/>
              <w:jc w:val="both"/>
              <w:rPr>
                <w:color w:val="000000"/>
              </w:rPr>
            </w:pPr>
            <w:r>
              <w:rPr>
                <w:noProof/>
                <w:lang w:val="es-CO" w:eastAsia="es-CO"/>
              </w:rPr>
              <w:drawing>
                <wp:inline distT="0" distB="0" distL="0" distR="0" wp14:anchorId="19CD5287" wp14:editId="74E3BF69">
                  <wp:extent cx="1190625" cy="846667"/>
                  <wp:effectExtent l="0" t="0" r="0" b="0"/>
                  <wp:docPr id="10" name="Imagen 10" descr="tractor spraying pesticides on soy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ctor spraying pesticides on soy be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4039" cy="849095"/>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Después del tractor, se han creado diferentes m</w:t>
            </w:r>
            <w:r>
              <w:rPr>
                <w:color w:val="000000"/>
              </w:rPr>
              <w:t>á</w:t>
            </w:r>
            <w:r w:rsidRPr="00323FE2">
              <w:rPr>
                <w:color w:val="000000"/>
              </w:rPr>
              <w:t>quinas e implementos para la adecuación del suelo, siembra de semillas, cosecha y transporte</w:t>
            </w:r>
            <w:r>
              <w:rPr>
                <w:color w:val="000000"/>
              </w:rPr>
              <w:t xml:space="preserve"> de alimentos</w:t>
            </w:r>
            <w:r w:rsidRPr="00323FE2">
              <w:rPr>
                <w:color w:val="000000"/>
              </w:rPr>
              <w:t xml:space="preserve">. En la </w:t>
            </w:r>
            <w:r>
              <w:rPr>
                <w:color w:val="000000"/>
              </w:rPr>
              <w:t>imagen se muestra</w:t>
            </w:r>
            <w:r w:rsidRPr="00323FE2">
              <w:rPr>
                <w:color w:val="000000"/>
              </w:rPr>
              <w:t xml:space="preserve"> un </w:t>
            </w:r>
            <w:r w:rsidRPr="00323FE2">
              <w:rPr>
                <w:color w:val="000000"/>
              </w:rPr>
              <w:lastRenderedPageBreak/>
              <w:t>tractor adecuado para rociar pesticidas en un cultivo de soja.</w:t>
            </w:r>
          </w:p>
        </w:tc>
      </w:tr>
    </w:tbl>
    <w:p w:rsidR="009A0404" w:rsidRPr="00323FE2" w:rsidRDefault="009A0404" w:rsidP="009A0404">
      <w:pPr>
        <w:pStyle w:val="Sinespaciado"/>
        <w:jc w:val="both"/>
      </w:pPr>
    </w:p>
    <w:p w:rsidR="009A0404" w:rsidRPr="00323FE2" w:rsidRDefault="009A0404" w:rsidP="009A0404">
      <w:pPr>
        <w:pStyle w:val="Sinespaciado"/>
        <w:jc w:val="both"/>
      </w:pPr>
      <w:r>
        <w:t>Debido a que los insectos o los hongos se alimentan de los cultivos, y a que otras</w:t>
      </w:r>
      <w:r w:rsidRPr="00323FE2">
        <w:t xml:space="preserve"> plantas </w:t>
      </w:r>
      <w:r>
        <w:t>compiten</w:t>
      </w:r>
      <w:r w:rsidRPr="00323FE2">
        <w:t xml:space="preserve"> </w:t>
      </w:r>
      <w:r>
        <w:t xml:space="preserve">con ellos </w:t>
      </w:r>
      <w:r w:rsidRPr="00323FE2">
        <w:t xml:space="preserve">por los nutrientes, se desarrollaron </w:t>
      </w:r>
      <w:r>
        <w:t xml:space="preserve">los </w:t>
      </w:r>
      <w:r w:rsidRPr="00323FE2">
        <w:t>plaguicidas</w:t>
      </w:r>
      <w:r w:rsidRPr="007F3B86">
        <w:t>,</w:t>
      </w:r>
      <w:r>
        <w:t xml:space="preserve"> herbicidas</w:t>
      </w:r>
      <w:r w:rsidRPr="00323FE2">
        <w:t xml:space="preserve"> </w:t>
      </w:r>
      <w:r>
        <w:t xml:space="preserve">y fungicidas </w:t>
      </w:r>
      <w:r w:rsidRPr="00323FE2">
        <w:t xml:space="preserve">químicos. </w:t>
      </w:r>
      <w:r>
        <w:t>Esto</w:t>
      </w:r>
      <w:r w:rsidRPr="00323FE2">
        <w:t>s son sustancias que eliminan los organismos</w:t>
      </w:r>
      <w:r>
        <w:t xml:space="preserve"> indeseados; pero</w:t>
      </w:r>
      <w:r w:rsidRPr="00323FE2">
        <w:t xml:space="preserve"> tienen el inconveniente de ser </w:t>
      </w:r>
      <w:r w:rsidRPr="00830774">
        <w:rPr>
          <w:bCs/>
        </w:rPr>
        <w:t>costosos</w:t>
      </w:r>
      <w:r w:rsidRPr="00323FE2">
        <w:t xml:space="preserve"> y </w:t>
      </w:r>
      <w:r>
        <w:t xml:space="preserve">altamente </w:t>
      </w:r>
      <w:r w:rsidRPr="00830774">
        <w:rPr>
          <w:bCs/>
        </w:rPr>
        <w:t>contaminantes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Puedes profundizar en la historia de la agricultura </w:t>
      </w:r>
      <w:r>
        <w:t>en</w:t>
      </w:r>
      <w:r w:rsidRPr="00323FE2">
        <w:t xml:space="preserve"> el siguiente enlace: [</w:t>
      </w:r>
      <w:hyperlink r:id="rId17" w:history="1">
        <w:r w:rsidRPr="00323FE2">
          <w:rPr>
            <w:rStyle w:val="Hipervnculo"/>
            <w:rFonts w:ascii="Arial" w:hAnsi="Arial" w:cs="Arial"/>
          </w:rPr>
          <w:t>VER</w:t>
        </w:r>
      </w:hyperlink>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CN_06_13_CO_IMG09</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Las e</w:t>
            </w:r>
            <w:r w:rsidRPr="00323FE2">
              <w:rPr>
                <w:color w:val="000000"/>
              </w:rPr>
              <w:t xml:space="preserve">xplotaciones agrícolas industriales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000000"/>
              </w:rPr>
            </w:pPr>
            <w:r w:rsidRPr="00323FE2">
              <w:rPr>
                <w:noProof/>
                <w:lang w:val="es-CO" w:eastAsia="es-CO"/>
              </w:rPr>
              <w:drawing>
                <wp:inline distT="0" distB="0" distL="0" distR="0" wp14:anchorId="60330C17" wp14:editId="2163AC65">
                  <wp:extent cx="3133725" cy="2228427"/>
                  <wp:effectExtent l="19050" t="0" r="9525" b="0"/>
                  <wp:docPr id="5" name="Imagen 4" descr="http://thumb101.shutterstock.com/display_pic_with_logo/68804/68804,1186119060,3/stock-photo-aerial-photo-of-farmland-43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68804/68804,1186119060,3/stock-photo-aerial-photo-of-farmland-4308721.jpg"/>
                          <pic:cNvPicPr>
                            <a:picLocks noChangeAspect="1" noChangeArrowheads="1"/>
                          </pic:cNvPicPr>
                        </pic:nvPicPr>
                        <pic:blipFill>
                          <a:blip r:embed="rId18"/>
                          <a:srcRect/>
                          <a:stretch>
                            <a:fillRect/>
                          </a:stretch>
                        </pic:blipFill>
                        <pic:spPr bwMode="auto">
                          <a:xfrm>
                            <a:off x="0" y="0"/>
                            <a:ext cx="3133725" cy="2228427"/>
                          </a:xfrm>
                          <a:prstGeom prst="rect">
                            <a:avLst/>
                          </a:prstGeom>
                          <a:noFill/>
                          <a:ln w="9525">
                            <a:noFill/>
                            <a:miter lim="800000"/>
                            <a:headEnd/>
                            <a:tailEnd/>
                          </a:ln>
                        </pic:spPr>
                      </pic:pic>
                    </a:graphicData>
                  </a:graphic>
                </wp:inline>
              </w:drawing>
            </w:r>
          </w:p>
          <w:p w:rsidR="009A0404" w:rsidRPr="00323FE2" w:rsidRDefault="009A0404" w:rsidP="009A0404">
            <w:pPr>
              <w:pStyle w:val="Sinespaciado"/>
              <w:jc w:val="both"/>
              <w:rPr>
                <w:color w:val="000000"/>
              </w:rPr>
            </w:pPr>
            <w:r>
              <w:rPr>
                <w:color w:val="000000"/>
              </w:rPr>
              <w:t>4308721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Las granjas agrícolas modernas cubren grandes extensiones de terreno</w:t>
            </w:r>
            <w:r>
              <w:rPr>
                <w:color w:val="000000"/>
              </w:rPr>
              <w:t>;</w:t>
            </w:r>
            <w:r w:rsidRPr="00323FE2">
              <w:rPr>
                <w:color w:val="000000"/>
              </w:rPr>
              <w:t xml:space="preserve"> normalmente</w:t>
            </w:r>
            <w:r>
              <w:rPr>
                <w:color w:val="000000"/>
              </w:rPr>
              <w:t>,</w:t>
            </w:r>
            <w:r w:rsidRPr="00323FE2">
              <w:rPr>
                <w:color w:val="000000"/>
              </w:rPr>
              <w:t xml:space="preserve"> suplen las demandas de</w:t>
            </w:r>
            <w:r>
              <w:rPr>
                <w:color w:val="000000"/>
              </w:rPr>
              <w:t xml:space="preserve"> l</w:t>
            </w:r>
            <w:r w:rsidRPr="00323FE2">
              <w:rPr>
                <w:color w:val="000000"/>
              </w:rPr>
              <w:t>a industria agrícola</w:t>
            </w:r>
            <w:r>
              <w:rPr>
                <w:color w:val="000000"/>
              </w:rPr>
              <w:t>,</w:t>
            </w:r>
            <w:r w:rsidRPr="00323FE2">
              <w:rPr>
                <w:color w:val="000000"/>
              </w:rPr>
              <w:t xml:space="preserve"> </w:t>
            </w:r>
            <w:r>
              <w:rPr>
                <w:color w:val="000000"/>
              </w:rPr>
              <w:t>la cual</w:t>
            </w:r>
            <w:r w:rsidRPr="00323FE2">
              <w:rPr>
                <w:color w:val="000000"/>
              </w:rPr>
              <w:t xml:space="preserve"> organiza y comercializa </w:t>
            </w:r>
            <w:r>
              <w:rPr>
                <w:color w:val="000000"/>
              </w:rPr>
              <w:t>su</w:t>
            </w:r>
            <w:r w:rsidRPr="00323FE2">
              <w:rPr>
                <w:color w:val="000000"/>
              </w:rPr>
              <w:t xml:space="preserve">s productos. </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2.2.2 La ganadería</w:t>
      </w:r>
    </w:p>
    <w:p w:rsidR="009A0404" w:rsidRPr="00323FE2" w:rsidRDefault="009A0404" w:rsidP="009A0404">
      <w:pPr>
        <w:pStyle w:val="Sinespaciado"/>
        <w:jc w:val="both"/>
      </w:pPr>
    </w:p>
    <w:p w:rsidR="009A0404" w:rsidRPr="00323FE2" w:rsidRDefault="009A0404" w:rsidP="009A0404">
      <w:pPr>
        <w:pStyle w:val="Sinespaciado"/>
        <w:jc w:val="both"/>
        <w:rPr>
          <w:color w:val="FF0000"/>
        </w:rPr>
      </w:pPr>
      <w:r w:rsidRPr="00323FE2">
        <w:t xml:space="preserve">Cuando </w:t>
      </w:r>
      <w:r>
        <w:t>el ser humano se asentó,</w:t>
      </w:r>
      <w:r w:rsidRPr="00323FE2">
        <w:t xml:space="preserve"> gracias a la agricultura, privilegió las zonas con agua aprovechabl</w:t>
      </w:r>
      <w:r>
        <w:t>e y recursos naturales posibles de ser</w:t>
      </w:r>
      <w:r w:rsidRPr="00323FE2">
        <w:t xml:space="preserve"> explotados. Al contar con reservas de granos y otros alimentos </w:t>
      </w:r>
      <w:r>
        <w:t xml:space="preserve">provenientes de </w:t>
      </w:r>
      <w:r w:rsidRPr="00323FE2">
        <w:t xml:space="preserve">la agricultura, la gente </w:t>
      </w:r>
      <w:r>
        <w:t>estuvo</w:t>
      </w:r>
      <w:r w:rsidRPr="00323FE2">
        <w:t xml:space="preserve"> en capacidad de aumentar el número de animales domésticos, </w:t>
      </w:r>
      <w:r>
        <w:t xml:space="preserve">dándose así </w:t>
      </w:r>
      <w:r w:rsidRPr="00323FE2">
        <w:t>inicio a la ganadería.</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La ganadería es el manejo y cuidado de </w:t>
      </w:r>
      <w:r>
        <w:t xml:space="preserve">los </w:t>
      </w:r>
      <w:r w:rsidRPr="00323FE2">
        <w:t xml:space="preserve">animales domésticos, con el fin </w:t>
      </w:r>
      <w:r>
        <w:t>de aprovechar los</w:t>
      </w:r>
      <w:r w:rsidRPr="00323FE2">
        <w:t xml:space="preserve"> rec</w:t>
      </w:r>
      <w:r>
        <w:t>ursos que estos pueden brindar; estos incluyen alimento, materias primas</w:t>
      </w:r>
      <w:r w:rsidRPr="00323FE2">
        <w:t xml:space="preserve"> y energía en forma de trabajo</w:t>
      </w:r>
      <w:r>
        <w:t xml:space="preserve">; </w:t>
      </w:r>
      <w:r w:rsidRPr="00323FE2">
        <w:t xml:space="preserve">por ejemplo, </w:t>
      </w:r>
      <w:r>
        <w:t>el uso del</w:t>
      </w:r>
      <w:r w:rsidRPr="00323FE2">
        <w:t xml:space="preserve"> c</w:t>
      </w:r>
      <w:r>
        <w:t>aballo como medio de transporte o del buey para arar la tierra</w:t>
      </w:r>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 xml:space="preserve">Yunta de bueyes </w:t>
            </w:r>
            <w:r>
              <w:rPr>
                <w:color w:val="000000"/>
              </w:rPr>
              <w:t>arando la tierra</w:t>
            </w:r>
            <w:r w:rsidRPr="00323FE2">
              <w:rPr>
                <w:color w:val="000000"/>
              </w:rPr>
              <w:t xml:space="preserve">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145590730</w:t>
            </w:r>
          </w:p>
          <w:p w:rsidR="009A0404" w:rsidRPr="00323FE2" w:rsidRDefault="009A0404" w:rsidP="009A0404">
            <w:pPr>
              <w:pStyle w:val="Sinespaciado"/>
              <w:jc w:val="both"/>
              <w:rPr>
                <w:color w:val="000000"/>
              </w:rPr>
            </w:pPr>
            <w:r>
              <w:rPr>
                <w:noProof/>
                <w:lang w:val="es-CO" w:eastAsia="es-CO"/>
              </w:rPr>
              <w:drawing>
                <wp:inline distT="0" distB="0" distL="0" distR="0" wp14:anchorId="07D95099" wp14:editId="36F5B002">
                  <wp:extent cx="1205507" cy="857250"/>
                  <wp:effectExtent l="0" t="0" r="0" b="0"/>
                  <wp:docPr id="11" name="Imagen 11" descr="bullocks with yoke to pull the plow - old agricultural work in the Italian country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llocks with yoke to pull the plow - old agricultural work in the Italian countrys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1216" cy="861310"/>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Antes de la invención de</w:t>
            </w:r>
            <w:r w:rsidRPr="00323FE2">
              <w:rPr>
                <w:color w:val="000000"/>
              </w:rPr>
              <w:t xml:space="preserve"> los tractores, </w:t>
            </w:r>
            <w:r>
              <w:rPr>
                <w:color w:val="000000"/>
              </w:rPr>
              <w:t>las labores de arado</w:t>
            </w:r>
            <w:r w:rsidRPr="00323FE2">
              <w:rPr>
                <w:color w:val="000000"/>
              </w:rPr>
              <w:t xml:space="preserve"> y otras tareas pesadas </w:t>
            </w:r>
            <w:r>
              <w:rPr>
                <w:color w:val="000000"/>
              </w:rPr>
              <w:t>se asignaban a</w:t>
            </w:r>
            <w:r w:rsidRPr="00323FE2">
              <w:rPr>
                <w:color w:val="000000"/>
              </w:rPr>
              <w:t xml:space="preserve"> animales domésticos como toros, bueyes o caballos. </w:t>
            </w:r>
            <w:r>
              <w:rPr>
                <w:color w:val="000000"/>
              </w:rPr>
              <w:t>Todavía,</w:t>
            </w:r>
            <w:r w:rsidRPr="00323FE2">
              <w:rPr>
                <w:color w:val="000000"/>
              </w:rPr>
              <w:t xml:space="preserve"> hoy en día</w:t>
            </w:r>
            <w:r>
              <w:rPr>
                <w:color w:val="000000"/>
              </w:rPr>
              <w:t>,</w:t>
            </w:r>
            <w:r w:rsidRPr="00323FE2">
              <w:rPr>
                <w:color w:val="000000"/>
              </w:rPr>
              <w:t xml:space="preserve"> se usan</w:t>
            </w:r>
            <w:r>
              <w:rPr>
                <w:color w:val="000000"/>
              </w:rPr>
              <w:t xml:space="preserve"> animales para facilitar </w:t>
            </w:r>
            <w:r w:rsidRPr="00323FE2">
              <w:rPr>
                <w:color w:val="000000"/>
              </w:rPr>
              <w:t xml:space="preserve">labores </w:t>
            </w:r>
            <w:r>
              <w:rPr>
                <w:color w:val="000000"/>
              </w:rPr>
              <w:t>agrícolas, en especial, en aquellos países en los que el uso de las técnicas agrícolas modernas no está</w:t>
            </w:r>
            <w:r w:rsidRPr="00323FE2">
              <w:rPr>
                <w:color w:val="000000"/>
              </w:rPr>
              <w:t xml:space="preserve"> </w:t>
            </w:r>
            <w:r>
              <w:rPr>
                <w:color w:val="000000"/>
              </w:rPr>
              <w:t xml:space="preserve">completamente </w:t>
            </w:r>
            <w:r w:rsidRPr="00323FE2">
              <w:rPr>
                <w:color w:val="000000"/>
              </w:rPr>
              <w:t xml:space="preserve">extendido en </w:t>
            </w:r>
            <w:r>
              <w:rPr>
                <w:color w:val="000000"/>
              </w:rPr>
              <w:t>el campo, como es</w:t>
            </w:r>
            <w:r w:rsidRPr="00323FE2">
              <w:rPr>
                <w:color w:val="000000"/>
              </w:rPr>
              <w:t xml:space="preserve"> el caso de Colombia.</w:t>
            </w:r>
            <w:r>
              <w:rPr>
                <w:color w:val="000000"/>
              </w:rPr>
              <w:t xml:space="preserve"> </w:t>
            </w:r>
          </w:p>
        </w:tc>
      </w:tr>
    </w:tbl>
    <w:p w:rsidR="009A0404" w:rsidRDefault="009A0404" w:rsidP="009A0404">
      <w:pPr>
        <w:pStyle w:val="Sinespaciado"/>
        <w:jc w:val="both"/>
      </w:pPr>
    </w:p>
    <w:p w:rsidR="009A0404" w:rsidRPr="00323FE2" w:rsidRDefault="009A0404" w:rsidP="009A0404">
      <w:pPr>
        <w:pStyle w:val="Sinespaciado"/>
        <w:jc w:val="both"/>
      </w:pPr>
      <w:r>
        <w:t>La</w:t>
      </w:r>
      <w:r w:rsidRPr="00323FE2">
        <w:t xml:space="preserve"> domesticación</w:t>
      </w:r>
      <w:r>
        <w:t xml:space="preserve"> de plantas y animales ha ido de la mano en</w:t>
      </w:r>
      <w:r w:rsidRPr="00323FE2">
        <w:t xml:space="preserve"> la historia. </w:t>
      </w:r>
      <w:r>
        <w:t xml:space="preserve">Por ejemplo, los </w:t>
      </w:r>
      <w:r w:rsidRPr="00323FE2">
        <w:t xml:space="preserve">cultivos mejorados </w:t>
      </w:r>
      <w:r>
        <w:t>han permitido obtener</w:t>
      </w:r>
      <w:r w:rsidRPr="00323FE2">
        <w:t xml:space="preserve"> recursos aliment</w:t>
      </w:r>
      <w:r>
        <w:t xml:space="preserve">icios suficientes para mantener animales, </w:t>
      </w:r>
      <w:r w:rsidRPr="00323FE2">
        <w:t xml:space="preserve">con </w:t>
      </w:r>
      <w:r>
        <w:t>cuya</w:t>
      </w:r>
      <w:r w:rsidRPr="00323FE2">
        <w:t xml:space="preserve"> ayuda </w:t>
      </w:r>
      <w:r>
        <w:t>ha aumentado</w:t>
      </w:r>
      <w:r w:rsidRPr="00323FE2">
        <w:t xml:space="preserve"> la eficie</w:t>
      </w:r>
      <w:r>
        <w:t>ncia del trabajo del campesino; este, a su vez,</w:t>
      </w:r>
      <w:r w:rsidRPr="00323FE2">
        <w:t xml:space="preserve"> </w:t>
      </w:r>
      <w:r>
        <w:t xml:space="preserve">le ha permitido </w:t>
      </w:r>
      <w:r w:rsidRPr="00323FE2">
        <w:t>implementar nuevos tipos de cultivos.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7817"/>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s-CO"/>
              </w:rPr>
            </w:pPr>
            <w:r>
              <w:rPr>
                <w:color w:val="000000"/>
                <w:lang w:val="es-CO"/>
              </w:rPr>
              <w:t>CN_06_13_CO_IMG11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Algunos</w:t>
            </w:r>
            <w:r w:rsidRPr="00323FE2">
              <w:rPr>
                <w:color w:val="000000"/>
              </w:rPr>
              <w:t xml:space="preserve"> animales y pla</w:t>
            </w:r>
            <w:r>
              <w:rPr>
                <w:color w:val="000000"/>
              </w:rPr>
              <w:t>ntas domesticados por el hombre</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pPr>
            <w:r w:rsidRPr="00323FE2">
              <w:rPr>
                <w:noProof/>
                <w:lang w:val="es-CO" w:eastAsia="es-CO"/>
              </w:rPr>
              <w:drawing>
                <wp:inline distT="0" distB="0" distL="0" distR="0" wp14:anchorId="0A6E1FEF" wp14:editId="3DCBDA2F">
                  <wp:extent cx="1209675" cy="1585151"/>
                  <wp:effectExtent l="0" t="0" r="0" b="0"/>
                  <wp:docPr id="1" name="Imagen 1" descr="15d938772736cb03f4259e49911c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d938772736cb03f4259e49911c6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9843" cy="1598475"/>
                          </a:xfrm>
                          <a:prstGeom prst="rect">
                            <a:avLst/>
                          </a:prstGeom>
                          <a:noFill/>
                          <a:ln>
                            <a:noFill/>
                          </a:ln>
                        </pic:spPr>
                      </pic:pic>
                    </a:graphicData>
                  </a:graphic>
                </wp:inline>
              </w:drawing>
            </w:r>
            <w:hyperlink r:id="rId21" w:anchor="Historia_de_la_domesticaci.C3.B3n" w:history="1">
              <w:r w:rsidRPr="00625E44">
                <w:rPr>
                  <w:rStyle w:val="Hipervnculo"/>
                  <w:rFonts w:ascii="Arial" w:hAnsi="Arial" w:cs="Arial"/>
                </w:rPr>
                <w:t>http://es.wikipedia.org/wiki/Domesticaci%C3%B3n#Historia_de_la_domesticaci.C3.B3n</w:t>
              </w:r>
            </w:hyperlink>
            <w:r>
              <w:t xml:space="preserve"> </w:t>
            </w:r>
            <w:r w:rsidRPr="004D317D">
              <w:rPr>
                <w:color w:val="FF0000"/>
              </w:rPr>
              <w:t>Elaborar una ilustración a partir de este cuadro.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En este </w:t>
            </w:r>
            <w:r>
              <w:rPr>
                <w:color w:val="000000"/>
              </w:rPr>
              <w:t>cuadro</w:t>
            </w:r>
            <w:r w:rsidRPr="00323FE2">
              <w:rPr>
                <w:color w:val="000000"/>
              </w:rPr>
              <w:t xml:space="preserve"> encontrarás</w:t>
            </w:r>
            <w:r>
              <w:rPr>
                <w:color w:val="000000"/>
              </w:rPr>
              <w:t xml:space="preserve"> algunos </w:t>
            </w:r>
            <w:r w:rsidRPr="00323FE2">
              <w:rPr>
                <w:color w:val="000000"/>
              </w:rPr>
              <w:t xml:space="preserve">animales y plantas </w:t>
            </w:r>
            <w:r>
              <w:rPr>
                <w:color w:val="000000"/>
              </w:rPr>
              <w:t>domesticados por el hombre, la fecha probable de su domesticación y la r</w:t>
            </w:r>
            <w:r w:rsidRPr="00323FE2">
              <w:rPr>
                <w:color w:val="000000"/>
              </w:rPr>
              <w:t xml:space="preserve">egión en </w:t>
            </w:r>
            <w:r>
              <w:rPr>
                <w:color w:val="000000"/>
              </w:rPr>
              <w:t>la que esta</w:t>
            </w:r>
            <w:r w:rsidRPr="00323FE2">
              <w:rPr>
                <w:color w:val="000000"/>
              </w:rPr>
              <w:t xml:space="preserve"> </w:t>
            </w:r>
            <w:r>
              <w:rPr>
                <w:color w:val="000000"/>
              </w:rPr>
              <w:t>se llevó a cabo.</w:t>
            </w:r>
          </w:p>
        </w:tc>
      </w:tr>
    </w:tbl>
    <w:p w:rsidR="009A0404" w:rsidRPr="00323FE2" w:rsidRDefault="009A0404" w:rsidP="009A0404">
      <w:pPr>
        <w:pStyle w:val="Sinespaciado"/>
        <w:jc w:val="both"/>
        <w:rPr>
          <w:i/>
          <w:color w:val="000000"/>
        </w:rPr>
      </w:pPr>
    </w:p>
    <w:p w:rsidR="009A0404" w:rsidRPr="00323FE2" w:rsidRDefault="009A0404" w:rsidP="009A0404">
      <w:pPr>
        <w:pStyle w:val="Sinespaciado"/>
        <w:jc w:val="both"/>
      </w:pPr>
      <w:r>
        <w:t>Hoy en día, l</w:t>
      </w:r>
      <w:r w:rsidRPr="00323FE2">
        <w:t xml:space="preserve">a </w:t>
      </w:r>
      <w:r>
        <w:t xml:space="preserve">agricultura mecanizada </w:t>
      </w:r>
      <w:r w:rsidRPr="00323FE2">
        <w:t xml:space="preserve">permite que la ganadería </w:t>
      </w:r>
      <w:r>
        <w:t>se realice de manera intensiva de tal manera que, en general,</w:t>
      </w:r>
      <w:r w:rsidRPr="00323FE2">
        <w:t xml:space="preserve"> los animales</w:t>
      </w:r>
      <w:r>
        <w:t xml:space="preserve"> no pastan; estos </w:t>
      </w:r>
      <w:r w:rsidRPr="00323FE2">
        <w:t xml:space="preserve">son confinados y </w:t>
      </w:r>
      <w:r>
        <w:t>su alimento le es</w:t>
      </w:r>
      <w:r w:rsidRPr="00323FE2">
        <w:t xml:space="preserve"> </w:t>
      </w:r>
      <w:r>
        <w:t>suministrado</w:t>
      </w:r>
      <w:r w:rsidRPr="00323FE2">
        <w:t xml:space="preserve"> por el hombre. Esta técnica </w:t>
      </w:r>
      <w:r>
        <w:t>se denomina</w:t>
      </w:r>
      <w:r w:rsidRPr="00323FE2">
        <w:t xml:space="preserve"> estabulación</w:t>
      </w:r>
      <w:r>
        <w:t xml:space="preserve">, la cual aumenta </w:t>
      </w:r>
      <w:r w:rsidRPr="00323FE2">
        <w:t xml:space="preserve">la productividad de una granja; sin embargo, </w:t>
      </w:r>
      <w:r>
        <w:t xml:space="preserve">algunos especialistas argumentan que esta tecnología afecta el </w:t>
      </w:r>
      <w:r w:rsidRPr="00323FE2">
        <w:t xml:space="preserve">bienestar de los animales.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lastRenderedPageBreak/>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CN_06_13_CO_IMG12</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 xml:space="preserve">Explotaciones ganaderas industriales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191856230</w:t>
            </w:r>
          </w:p>
          <w:p w:rsidR="009A0404" w:rsidRPr="00323FE2" w:rsidRDefault="009A0404" w:rsidP="009A0404">
            <w:pPr>
              <w:pStyle w:val="Sinespaciado"/>
              <w:jc w:val="both"/>
              <w:rPr>
                <w:color w:val="000000"/>
              </w:rPr>
            </w:pPr>
            <w:r>
              <w:rPr>
                <w:noProof/>
                <w:lang w:val="es-CO" w:eastAsia="es-CO"/>
              </w:rPr>
              <w:drawing>
                <wp:inline distT="0" distB="0" distL="0" distR="0" wp14:anchorId="507E060E" wp14:editId="0DBB1DC8">
                  <wp:extent cx="923925" cy="1452324"/>
                  <wp:effectExtent l="0" t="0" r="0" b="0"/>
                  <wp:docPr id="12" name="Imagen 12" descr="c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w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5541" cy="145486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Las </w:t>
            </w:r>
            <w:r>
              <w:rPr>
                <w:color w:val="000000"/>
              </w:rPr>
              <w:t>explotaciones</w:t>
            </w:r>
            <w:r w:rsidRPr="00323FE2">
              <w:rPr>
                <w:color w:val="000000"/>
              </w:rPr>
              <w:t xml:space="preserve"> ganaderas modernas buscan mantener</w:t>
            </w:r>
            <w:r>
              <w:rPr>
                <w:color w:val="000000"/>
              </w:rPr>
              <w:t>,</w:t>
            </w:r>
            <w:r w:rsidRPr="00323FE2">
              <w:rPr>
                <w:color w:val="000000"/>
              </w:rPr>
              <w:t xml:space="preserve"> en </w:t>
            </w:r>
            <w:r>
              <w:rPr>
                <w:color w:val="000000"/>
              </w:rPr>
              <w:t xml:space="preserve">un </w:t>
            </w:r>
            <w:r w:rsidRPr="00323FE2">
              <w:rPr>
                <w:color w:val="000000"/>
              </w:rPr>
              <w:t xml:space="preserve">área </w:t>
            </w:r>
            <w:r>
              <w:rPr>
                <w:color w:val="000000"/>
              </w:rPr>
              <w:t xml:space="preserve">lo más pequeña </w:t>
            </w:r>
            <w:r w:rsidRPr="00323FE2">
              <w:rPr>
                <w:color w:val="000000"/>
              </w:rPr>
              <w:t>posible</w:t>
            </w:r>
            <w:r>
              <w:rPr>
                <w:color w:val="000000"/>
              </w:rPr>
              <w:t>,</w:t>
            </w:r>
            <w:r w:rsidRPr="00323FE2">
              <w:rPr>
                <w:color w:val="000000"/>
              </w:rPr>
              <w:t xml:space="preserve"> la mayor cantidad </w:t>
            </w:r>
            <w:r>
              <w:rPr>
                <w:color w:val="000000"/>
              </w:rPr>
              <w:t>de reses</w:t>
            </w:r>
            <w:r w:rsidRPr="00323FE2">
              <w:rPr>
                <w:color w:val="000000"/>
              </w:rPr>
              <w:t xml:space="preserve">. </w:t>
            </w:r>
            <w:r>
              <w:rPr>
                <w:color w:val="000000"/>
              </w:rPr>
              <w:t>Para esto</w:t>
            </w:r>
            <w:r w:rsidRPr="00323FE2">
              <w:rPr>
                <w:color w:val="000000"/>
              </w:rPr>
              <w:t xml:space="preserve"> mantienen a los animales </w:t>
            </w:r>
            <w:r>
              <w:rPr>
                <w:color w:val="000000"/>
              </w:rPr>
              <w:t>encerrados en un establo la mayor parte de su vida, esto facilita a quien se encarga de ellos, el</w:t>
            </w:r>
            <w:r w:rsidRPr="00323FE2">
              <w:rPr>
                <w:color w:val="000000"/>
              </w:rPr>
              <w:t xml:space="preserve"> alimentarlos y </w:t>
            </w:r>
            <w:r>
              <w:rPr>
                <w:color w:val="000000"/>
              </w:rPr>
              <w:t>mantenerlos limpi</w:t>
            </w:r>
            <w:r w:rsidRPr="00323FE2">
              <w:rPr>
                <w:color w:val="000000"/>
              </w:rPr>
              <w:t>os.</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97D38" w:rsidRPr="00323FE2" w:rsidTr="000D6F91">
        <w:tc>
          <w:tcPr>
            <w:tcW w:w="9033" w:type="dxa"/>
            <w:gridSpan w:val="2"/>
            <w:shd w:val="clear" w:color="auto" w:fill="000000"/>
          </w:tcPr>
          <w:p w:rsidR="00897D38" w:rsidRPr="00323FE2" w:rsidRDefault="00897D38" w:rsidP="000D6F91">
            <w:pPr>
              <w:pStyle w:val="Sinespaciado"/>
              <w:jc w:val="center"/>
              <w:rPr>
                <w:color w:val="FFFFFF"/>
              </w:rPr>
            </w:pPr>
            <w:r w:rsidRPr="00323FE2">
              <w:rPr>
                <w:color w:val="FFFFFF"/>
              </w:rPr>
              <w:t>Practica: recurso nuevo</w:t>
            </w:r>
          </w:p>
        </w:tc>
      </w:tr>
      <w:tr w:rsidR="00897D38" w:rsidRPr="00323FE2" w:rsidTr="000D6F91">
        <w:tc>
          <w:tcPr>
            <w:tcW w:w="2518" w:type="dxa"/>
          </w:tcPr>
          <w:p w:rsidR="00897D38" w:rsidRPr="00804CE9" w:rsidRDefault="00897D38" w:rsidP="000D6F91">
            <w:pPr>
              <w:pStyle w:val="Sinespaciado"/>
              <w:jc w:val="both"/>
              <w:rPr>
                <w:color w:val="000000"/>
              </w:rPr>
            </w:pPr>
            <w:r w:rsidRPr="00804CE9">
              <w:rPr>
                <w:color w:val="000000"/>
              </w:rPr>
              <w:t>Código</w:t>
            </w:r>
          </w:p>
        </w:tc>
        <w:tc>
          <w:tcPr>
            <w:tcW w:w="6515" w:type="dxa"/>
          </w:tcPr>
          <w:p w:rsidR="00897D38" w:rsidRPr="00804CE9" w:rsidRDefault="00897D38" w:rsidP="000D6F91">
            <w:pPr>
              <w:pStyle w:val="Sinespaciado"/>
              <w:jc w:val="both"/>
              <w:rPr>
                <w:color w:val="FF0000"/>
              </w:rPr>
            </w:pPr>
            <w:r>
              <w:rPr>
                <w:color w:val="000000"/>
              </w:rPr>
              <w:t>CN_06_13_CO_REC</w:t>
            </w:r>
            <w:r>
              <w:rPr>
                <w:color w:val="000000"/>
              </w:rPr>
              <w:t>5</w:t>
            </w:r>
            <w:r>
              <w:rPr>
                <w:color w:val="000000"/>
              </w:rPr>
              <w:t>0</w:t>
            </w:r>
          </w:p>
        </w:tc>
      </w:tr>
      <w:tr w:rsidR="00897D38" w:rsidRPr="00323FE2" w:rsidTr="000D6F91">
        <w:tc>
          <w:tcPr>
            <w:tcW w:w="2518" w:type="dxa"/>
          </w:tcPr>
          <w:p w:rsidR="00897D38" w:rsidRPr="00F618D6" w:rsidRDefault="00897D38" w:rsidP="000D6F91">
            <w:pPr>
              <w:pStyle w:val="Sinespaciado"/>
              <w:jc w:val="both"/>
              <w:rPr>
                <w:color w:val="000000"/>
              </w:rPr>
            </w:pPr>
            <w:r w:rsidRPr="00F618D6">
              <w:rPr>
                <w:color w:val="000000"/>
              </w:rPr>
              <w:t>Título</w:t>
            </w:r>
          </w:p>
        </w:tc>
        <w:tc>
          <w:tcPr>
            <w:tcW w:w="6515" w:type="dxa"/>
          </w:tcPr>
          <w:p w:rsidR="00897D38" w:rsidRPr="00F618D6" w:rsidRDefault="00897D38" w:rsidP="000D6F91">
            <w:pPr>
              <w:pStyle w:val="Sinespaciado"/>
              <w:jc w:val="both"/>
              <w:rPr>
                <w:color w:val="000000"/>
              </w:rPr>
            </w:pPr>
            <w:r w:rsidRPr="00897D38">
              <w:rPr>
                <w:color w:val="000000"/>
              </w:rPr>
              <w:t>La domesticación de las plantas y los animales</w:t>
            </w:r>
          </w:p>
        </w:tc>
      </w:tr>
      <w:tr w:rsidR="00897D38" w:rsidRPr="00323FE2" w:rsidTr="000D6F91">
        <w:trPr>
          <w:trHeight w:val="444"/>
        </w:trPr>
        <w:tc>
          <w:tcPr>
            <w:tcW w:w="2518" w:type="dxa"/>
          </w:tcPr>
          <w:p w:rsidR="00897D38" w:rsidRPr="00F618D6" w:rsidRDefault="00897D38" w:rsidP="000D6F91">
            <w:pPr>
              <w:pStyle w:val="Sinespaciado"/>
              <w:jc w:val="both"/>
              <w:rPr>
                <w:color w:val="000000"/>
              </w:rPr>
            </w:pPr>
            <w:r w:rsidRPr="00F618D6">
              <w:rPr>
                <w:color w:val="000000"/>
              </w:rPr>
              <w:t>Descripción</w:t>
            </w:r>
          </w:p>
        </w:tc>
        <w:tc>
          <w:tcPr>
            <w:tcW w:w="6515" w:type="dxa"/>
          </w:tcPr>
          <w:p w:rsidR="00897D38" w:rsidRPr="00F618D6" w:rsidRDefault="00897D38" w:rsidP="000D6F91">
            <w:pPr>
              <w:pStyle w:val="Sinespaciado"/>
              <w:jc w:val="both"/>
              <w:rPr>
                <w:color w:val="000000"/>
              </w:rPr>
            </w:pPr>
            <w:r w:rsidRPr="00897D38">
              <w:rPr>
                <w:color w:val="000000"/>
              </w:rPr>
              <w:t>Actividad acerca de la ganadería y la agricultura y algunas de sus tecnologías asociadas</w:t>
            </w:r>
          </w:p>
        </w:tc>
      </w:tr>
    </w:tbl>
    <w:p w:rsidR="00897D38" w:rsidRPr="00323FE2" w:rsidRDefault="00897D38"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2.2.3 La pesca</w:t>
      </w:r>
      <w:r w:rsidR="00FE495F">
        <w:rPr>
          <w:b/>
        </w:rPr>
        <w:t xml:space="preserve"> y la acuicultura</w:t>
      </w:r>
    </w:p>
    <w:p w:rsidR="009A0404" w:rsidRPr="00323FE2" w:rsidRDefault="009A0404" w:rsidP="009A0404">
      <w:pPr>
        <w:pStyle w:val="Sinespaciado"/>
        <w:jc w:val="both"/>
      </w:pPr>
    </w:p>
    <w:p w:rsidR="009A0404" w:rsidRPr="00323FE2" w:rsidRDefault="009A0404" w:rsidP="009A0404">
      <w:pPr>
        <w:pStyle w:val="Sinespaciado"/>
        <w:jc w:val="both"/>
      </w:pPr>
      <w:r>
        <w:t xml:space="preserve">Los </w:t>
      </w:r>
      <w:r w:rsidRPr="00323FE2">
        <w:t xml:space="preserve">ríos, lagos, mares y océanos </w:t>
      </w:r>
      <w:r>
        <w:t>son abundantes en</w:t>
      </w:r>
      <w:r w:rsidRPr="00323FE2">
        <w:t xml:space="preserve"> animales acuáticos</w:t>
      </w:r>
      <w:r>
        <w:t>.</w:t>
      </w:r>
      <w:r w:rsidRPr="00323FE2">
        <w:t xml:space="preserve"> Estos </w:t>
      </w:r>
      <w:r>
        <w:t>han sido</w:t>
      </w:r>
      <w:r w:rsidRPr="00323FE2">
        <w:t xml:space="preserve"> aprovechados, principalmente</w:t>
      </w:r>
      <w:r>
        <w:t>,</w:t>
      </w:r>
      <w:r w:rsidRPr="00323FE2">
        <w:t xml:space="preserve"> por su carne</w:t>
      </w:r>
      <w:r>
        <w:t>;</w:t>
      </w:r>
      <w:r w:rsidRPr="00323FE2">
        <w:t xml:space="preserve"> aunque </w:t>
      </w:r>
      <w:r>
        <w:t>también, por</w:t>
      </w:r>
      <w:r w:rsidRPr="00323FE2">
        <w:t xml:space="preserve"> otros productos. Sin embargo,</w:t>
      </w:r>
      <w:r>
        <w:t xml:space="preserve"> </w:t>
      </w:r>
      <w:r w:rsidRPr="00323FE2">
        <w:t>en un principio</w:t>
      </w:r>
      <w:r>
        <w:t>,</w:t>
      </w:r>
      <w:r w:rsidRPr="00323FE2">
        <w:t xml:space="preserve"> </w:t>
      </w:r>
      <w:r>
        <w:t xml:space="preserve">los seres humanos </w:t>
      </w:r>
      <w:r w:rsidRPr="00323FE2">
        <w:t>solo podían pescar</w:t>
      </w:r>
      <w:r>
        <w:t xml:space="preserve"> en zonas costeras o</w:t>
      </w:r>
      <w:r w:rsidRPr="00323FE2">
        <w:t xml:space="preserve"> ríos y lagunas poco profundas, </w:t>
      </w:r>
      <w:r>
        <w:t xml:space="preserve">debido a que </w:t>
      </w:r>
      <w:r w:rsidRPr="00323FE2">
        <w:t xml:space="preserve">las técnicas de navegación eran rudimentarias.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CN_06_13_CO_IMG13</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Hombre pescando con red</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103735529</w:t>
            </w:r>
          </w:p>
          <w:p w:rsidR="009A0404" w:rsidRPr="00323FE2" w:rsidRDefault="009A0404" w:rsidP="009A0404">
            <w:pPr>
              <w:pStyle w:val="Sinespaciado"/>
              <w:jc w:val="both"/>
              <w:rPr>
                <w:color w:val="000000"/>
              </w:rPr>
            </w:pPr>
            <w:r>
              <w:rPr>
                <w:noProof/>
                <w:lang w:val="es-CO" w:eastAsia="es-CO"/>
              </w:rPr>
              <w:drawing>
                <wp:inline distT="0" distB="0" distL="0" distR="0" wp14:anchorId="5E723B33" wp14:editId="5F56008C">
                  <wp:extent cx="1245691" cy="885825"/>
                  <wp:effectExtent l="0" t="0" r="0" b="0"/>
                  <wp:docPr id="13" name="Imagen 13" descr="throwing fishing net during sunrise, Thai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rowing fishing net during sunrise, Thaila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4050" cy="891769"/>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L</w:t>
            </w:r>
            <w:r w:rsidRPr="00323FE2">
              <w:rPr>
                <w:color w:val="000000"/>
              </w:rPr>
              <w:t>a pesca</w:t>
            </w:r>
            <w:r>
              <w:rPr>
                <w:color w:val="000000"/>
              </w:rPr>
              <w:t xml:space="preserve"> s</w:t>
            </w:r>
            <w:r w:rsidRPr="00323FE2">
              <w:rPr>
                <w:color w:val="000000"/>
              </w:rPr>
              <w:t xml:space="preserve">e puede considerar </w:t>
            </w:r>
            <w:r>
              <w:rPr>
                <w:color w:val="000000"/>
              </w:rPr>
              <w:t>como</w:t>
            </w:r>
            <w:r w:rsidRPr="00323FE2">
              <w:rPr>
                <w:color w:val="000000"/>
              </w:rPr>
              <w:t xml:space="preserve"> una forma de cacería</w:t>
            </w:r>
            <w:r>
              <w:rPr>
                <w:color w:val="000000"/>
              </w:rPr>
              <w:t xml:space="preserve"> orientada a los</w:t>
            </w:r>
            <w:r w:rsidRPr="00323FE2">
              <w:rPr>
                <w:color w:val="000000"/>
              </w:rPr>
              <w:t xml:space="preserve"> animales acuáticos</w:t>
            </w:r>
            <w:r>
              <w:rPr>
                <w:color w:val="000000"/>
              </w:rPr>
              <w:t>, principalmente a los peces</w:t>
            </w:r>
            <w:r w:rsidRPr="00323FE2">
              <w:rPr>
                <w:color w:val="000000"/>
              </w:rPr>
              <w:t xml:space="preserve">. </w:t>
            </w:r>
            <w:r>
              <w:rPr>
                <w:color w:val="000000"/>
              </w:rPr>
              <w:t>La pesca provee al hombre de carne de buena calidad en</w:t>
            </w:r>
            <w:r w:rsidRPr="00323FE2">
              <w:rPr>
                <w:color w:val="000000"/>
              </w:rPr>
              <w:t xml:space="preserve"> abundan</w:t>
            </w:r>
            <w:r>
              <w:rPr>
                <w:color w:val="000000"/>
              </w:rPr>
              <w:t>cia.</w:t>
            </w:r>
            <w:r w:rsidRPr="00323FE2">
              <w:rPr>
                <w:color w:val="000000"/>
              </w:rPr>
              <w:t xml:space="preserve"> </w:t>
            </w:r>
            <w:r>
              <w:rPr>
                <w:color w:val="000000"/>
              </w:rPr>
              <w:t>Con el desarrollo de las</w:t>
            </w:r>
            <w:r w:rsidRPr="00323FE2">
              <w:rPr>
                <w:color w:val="000000"/>
              </w:rPr>
              <w:t xml:space="preserve"> técnicas de crianza</w:t>
            </w:r>
            <w:r>
              <w:rPr>
                <w:color w:val="000000"/>
              </w:rPr>
              <w:t xml:space="preserve"> de </w:t>
            </w:r>
            <w:r>
              <w:rPr>
                <w:color w:val="000000"/>
              </w:rPr>
              <w:lastRenderedPageBreak/>
              <w:t>peces,</w:t>
            </w:r>
            <w:r w:rsidRPr="00323FE2">
              <w:rPr>
                <w:color w:val="000000"/>
              </w:rPr>
              <w:t xml:space="preserve"> la </w:t>
            </w:r>
            <w:r>
              <w:rPr>
                <w:color w:val="000000"/>
              </w:rPr>
              <w:t>obtención de pescado se ha hecho</w:t>
            </w:r>
            <w:r w:rsidRPr="00323FE2">
              <w:rPr>
                <w:color w:val="000000"/>
              </w:rPr>
              <w:t xml:space="preserve"> más eficiente, </w:t>
            </w:r>
            <w:r>
              <w:rPr>
                <w:color w:val="000000"/>
              </w:rPr>
              <w:t xml:space="preserve">aumentando así </w:t>
            </w:r>
            <w:r w:rsidRPr="00323FE2">
              <w:rPr>
                <w:color w:val="000000"/>
              </w:rPr>
              <w:t>la</w:t>
            </w:r>
            <w:r>
              <w:rPr>
                <w:color w:val="000000"/>
              </w:rPr>
              <w:t xml:space="preserve"> calidad y el volumen de la</w:t>
            </w:r>
            <w:r w:rsidRPr="00323FE2">
              <w:rPr>
                <w:color w:val="000000"/>
              </w:rPr>
              <w:t xml:space="preserve"> </w:t>
            </w:r>
            <w:r>
              <w:rPr>
                <w:color w:val="000000"/>
              </w:rPr>
              <w:t>producción.</w:t>
            </w:r>
            <w:r w:rsidRPr="00323FE2">
              <w:rPr>
                <w:color w:val="000000"/>
              </w:rPr>
              <w:t xml:space="preserve"> </w:t>
            </w:r>
          </w:p>
        </w:tc>
      </w:tr>
    </w:tbl>
    <w:p w:rsidR="009A0404" w:rsidRPr="00323FE2" w:rsidRDefault="009A0404" w:rsidP="009A0404">
      <w:pPr>
        <w:pStyle w:val="Sinespaciado"/>
        <w:jc w:val="both"/>
      </w:pPr>
    </w:p>
    <w:p w:rsidR="009A0404" w:rsidRPr="00323FE2" w:rsidRDefault="009A0404" w:rsidP="009A0404">
      <w:pPr>
        <w:pStyle w:val="Sinespaciado"/>
        <w:jc w:val="both"/>
      </w:pPr>
      <w:r>
        <w:t>Hace unos 6000 años se desarrolló</w:t>
      </w:r>
      <w:r w:rsidRPr="00323FE2">
        <w:t xml:space="preserve"> la cría de peces, mariscos como la langosta y m</w:t>
      </w:r>
      <w:r>
        <w:t xml:space="preserve">oluscos </w:t>
      </w:r>
      <w:r w:rsidRPr="00323FE2">
        <w:t xml:space="preserve">como la ostra. La cría de animales acuáticos </w:t>
      </w:r>
      <w:r>
        <w:t xml:space="preserve">como estos y otros, </w:t>
      </w:r>
      <w:r w:rsidRPr="00323FE2">
        <w:t>por parte del hombre</w:t>
      </w:r>
      <w:r>
        <w:t>,</w:t>
      </w:r>
      <w:r w:rsidRPr="00323FE2">
        <w:t xml:space="preserve"> recibe el nombre de acuicultura.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Si bien la acuicultura </w:t>
      </w:r>
      <w:r>
        <w:t>se puede llevar a cabo en cualquier cuerpo de agua con las condiciones mínimas necesarias, es posible realizarla en mejores condiciones. Por eso, a</w:t>
      </w:r>
      <w:r w:rsidRPr="00323FE2">
        <w:t xml:space="preserve"> comienzos del siglo XX</w:t>
      </w:r>
      <w:r>
        <w:t>,</w:t>
      </w:r>
      <w:r w:rsidRPr="00323FE2">
        <w:t xml:space="preserve"> se </w:t>
      </w:r>
      <w:r>
        <w:t>llevaron a cabo</w:t>
      </w:r>
      <w:r w:rsidRPr="00323FE2">
        <w:t xml:space="preserve"> investigaciones y pruebas </w:t>
      </w:r>
      <w:r>
        <w:t>encaminadas</w:t>
      </w:r>
      <w:r w:rsidRPr="00323FE2">
        <w:t xml:space="preserve"> a controlar los ci</w:t>
      </w:r>
      <w:r>
        <w:t xml:space="preserve">clos reproductivos de los peces. Este conocimiento </w:t>
      </w:r>
      <w:r w:rsidRPr="00323FE2">
        <w:t xml:space="preserve">aumentó </w:t>
      </w:r>
      <w:r>
        <w:t>la eficiencia en</w:t>
      </w:r>
      <w:r w:rsidRPr="00323FE2">
        <w:t xml:space="preserve"> la cría de estos animales. </w:t>
      </w:r>
      <w:r>
        <w:t xml:space="preserve">Posteriormente, se desarrollaron </w:t>
      </w:r>
      <w:r w:rsidRPr="00323FE2">
        <w:t xml:space="preserve">máquinas y </w:t>
      </w:r>
      <w:r>
        <w:t>técnicas que aumentaron aún más la producción en</w:t>
      </w:r>
      <w:r w:rsidRPr="00323FE2">
        <w:t xml:space="preserve"> los criaderos de peces.</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Las herramientas de la acuicultura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323FE2">
              <w:t>Existen diferentes tipos de acuicultura, cada uno con sus requerimientos y herramientas particulares. Los cultivos de</w:t>
            </w:r>
            <w:r>
              <w:t xml:space="preserve"> almejas</w:t>
            </w:r>
            <w:r w:rsidRPr="00323FE2">
              <w:t xml:space="preserve">, por ejemplo, se </w:t>
            </w:r>
            <w:r>
              <w:t>hacen directamente en el mar;</w:t>
            </w:r>
            <w:r w:rsidRPr="00323FE2">
              <w:t xml:space="preserve"> </w:t>
            </w:r>
            <w:r>
              <w:t>para esto se construyen estructuras dentro de las cuales se siembran y crecen los animales.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t>Para</w:t>
            </w:r>
            <w:r w:rsidRPr="00323FE2">
              <w:t xml:space="preserve"> otras especies</w:t>
            </w:r>
            <w:r>
              <w:t>,</w:t>
            </w:r>
            <w:r w:rsidRPr="00323FE2">
              <w:t xml:space="preserve"> se suelen usar tanques de concreto o plástico, </w:t>
            </w:r>
            <w:r>
              <w:t>instalados en</w:t>
            </w:r>
            <w:r w:rsidRPr="00323FE2">
              <w:t xml:space="preserve"> tierra</w:t>
            </w:r>
            <w:r>
              <w:t>; e</w:t>
            </w:r>
            <w:r w:rsidRPr="00323FE2">
              <w:t xml:space="preserve">n estos </w:t>
            </w:r>
            <w:r>
              <w:t>se provee</w:t>
            </w:r>
            <w:r w:rsidRPr="00323FE2">
              <w:t xml:space="preserve"> a los animales de los recursos que necesitan para vivir y crecer. Por ejemplo</w:t>
            </w:r>
            <w:r>
              <w:t>, se les da</w:t>
            </w:r>
            <w:r w:rsidRPr="00323FE2">
              <w:t xml:space="preserve"> alimento, </w:t>
            </w:r>
            <w:r>
              <w:t>el cual varía según la especie; asimismo, a veces se utilizan</w:t>
            </w:r>
            <w:r w:rsidRPr="00323FE2">
              <w:t xml:space="preserve"> productos químicos qu</w:t>
            </w:r>
            <w:r>
              <w:t>e ayuda</w:t>
            </w:r>
            <w:r w:rsidRPr="00323FE2">
              <w:t xml:space="preserve">n a mantener el agua libre de microorganismos </w:t>
            </w:r>
            <w:r>
              <w:t>patógenos</w:t>
            </w:r>
            <w:r w:rsidRPr="00323FE2">
              <w:t xml:space="preserve">. </w:t>
            </w:r>
            <w:r>
              <w:t>P</w:t>
            </w:r>
            <w:r w:rsidRPr="00323FE2">
              <w:t xml:space="preserve">ara eliminar </w:t>
            </w:r>
            <w:r>
              <w:t xml:space="preserve">ciertos </w:t>
            </w:r>
            <w:r w:rsidRPr="00323FE2">
              <w:t>contaminantes</w:t>
            </w:r>
            <w:r>
              <w:t xml:space="preserve"> </w:t>
            </w:r>
            <w:r w:rsidRPr="00323FE2">
              <w:t>se usan redes y filtros</w:t>
            </w:r>
            <w:r>
              <w:t>,</w:t>
            </w:r>
            <w:r w:rsidRPr="00323FE2">
              <w:t xml:space="preserve"> </w:t>
            </w:r>
            <w:r>
              <w:t xml:space="preserve">y </w:t>
            </w:r>
            <w:r w:rsidRPr="00323FE2">
              <w:t xml:space="preserve">se emplean bombas para hacer </w:t>
            </w:r>
            <w:r>
              <w:t xml:space="preserve">circular el agua y </w:t>
            </w:r>
            <w:r w:rsidRPr="00323FE2">
              <w:t xml:space="preserve">oxigenarla. </w:t>
            </w:r>
          </w:p>
          <w:p w:rsidR="009A0404" w:rsidRPr="00323FE2" w:rsidRDefault="009A0404" w:rsidP="009A0404">
            <w:pPr>
              <w:pStyle w:val="Sinespaciado"/>
              <w:jc w:val="both"/>
            </w:pPr>
          </w:p>
          <w:p w:rsidR="009A0404" w:rsidRPr="00323FE2" w:rsidRDefault="009A0404" w:rsidP="009A0404">
            <w:pPr>
              <w:pStyle w:val="Sinespaciado"/>
              <w:jc w:val="both"/>
            </w:pPr>
            <w:r w:rsidRPr="00323FE2">
              <w:t>En los cultivos más grandes y tecnificados, se controlan estrictament</w:t>
            </w:r>
            <w:r>
              <w:t>e</w:t>
            </w:r>
            <w:r w:rsidRPr="00323FE2">
              <w:t xml:space="preserve"> las condiciones en las </w:t>
            </w:r>
            <w:r>
              <w:t>que se encuentran</w:t>
            </w:r>
            <w:r w:rsidRPr="00323FE2">
              <w:t xml:space="preserve"> los animales. </w:t>
            </w:r>
            <w:r>
              <w:t>Para esto</w:t>
            </w:r>
            <w:r w:rsidRPr="00323FE2">
              <w:t>, se usan</w:t>
            </w:r>
            <w:r>
              <w:t xml:space="preserve"> aparatos que </w:t>
            </w:r>
            <w:r w:rsidRPr="00323FE2">
              <w:t>analiza</w:t>
            </w:r>
            <w:r>
              <w:t xml:space="preserve">n ciertas condiciones del agua, tales </w:t>
            </w:r>
            <w:r w:rsidRPr="00323FE2">
              <w:t xml:space="preserve">como </w:t>
            </w:r>
            <w:r>
              <w:t xml:space="preserve">la </w:t>
            </w:r>
            <w:r w:rsidRPr="00323FE2">
              <w:t xml:space="preserve">salinidad o </w:t>
            </w:r>
            <w:r>
              <w:t xml:space="preserve">la </w:t>
            </w:r>
            <w:r w:rsidRPr="00323FE2">
              <w:t>acidez</w:t>
            </w:r>
            <w:r>
              <w:t>. Se utilizan también</w:t>
            </w:r>
            <w:r w:rsidRPr="00323FE2">
              <w:t xml:space="preserve"> medi</w:t>
            </w:r>
            <w:r>
              <w:t xml:space="preserve">dores de velocidad del agua y </w:t>
            </w:r>
            <w:r w:rsidRPr="00323FE2">
              <w:t>c</w:t>
            </w:r>
            <w:r>
              <w:t>alentadores para mantenerla a una</w:t>
            </w:r>
            <w:r w:rsidRPr="00323FE2">
              <w:t xml:space="preserve"> temperatura </w:t>
            </w:r>
            <w:r>
              <w:t>ideal</w:t>
            </w:r>
            <w:r w:rsidRPr="00323FE2">
              <w:t xml:space="preserve">. </w:t>
            </w:r>
          </w:p>
        </w:tc>
      </w:tr>
    </w:tbl>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s-CO"/>
              </w:rPr>
            </w:pPr>
            <w:r>
              <w:rPr>
                <w:color w:val="000000"/>
                <w:lang w:val="es-CO"/>
              </w:rPr>
              <w:t>CN_06_13_CO_IMG14</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Tanque con peces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116523550</w:t>
            </w:r>
          </w:p>
          <w:p w:rsidR="009A0404" w:rsidRPr="00323FE2" w:rsidRDefault="009A0404" w:rsidP="009A0404">
            <w:pPr>
              <w:pStyle w:val="Sinespaciado"/>
              <w:jc w:val="both"/>
              <w:rPr>
                <w:color w:val="000000"/>
              </w:rPr>
            </w:pPr>
            <w:r>
              <w:rPr>
                <w:noProof/>
                <w:lang w:val="es-CO" w:eastAsia="es-CO"/>
              </w:rPr>
              <w:lastRenderedPageBreak/>
              <w:drawing>
                <wp:inline distT="0" distB="0" distL="0" distR="0" wp14:anchorId="015FDFB8" wp14:editId="561635B0">
                  <wp:extent cx="1181100" cy="839893"/>
                  <wp:effectExtent l="0" t="0" r="0" b="0"/>
                  <wp:docPr id="14" name="Imagen 14" descr="Fish farm located in thai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sh farm located in thai count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5840" cy="84326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La acuicultura permite </w:t>
            </w:r>
            <w:r>
              <w:rPr>
                <w:color w:val="000000"/>
              </w:rPr>
              <w:t>obtener</w:t>
            </w:r>
            <w:r w:rsidRPr="00323FE2">
              <w:rPr>
                <w:color w:val="000000"/>
              </w:rPr>
              <w:t xml:space="preserve"> peces y otros animales acuáticos sin necesidad de </w:t>
            </w:r>
            <w:r>
              <w:rPr>
                <w:color w:val="000000"/>
              </w:rPr>
              <w:t>acudir</w:t>
            </w:r>
            <w:r w:rsidRPr="00323FE2">
              <w:rPr>
                <w:color w:val="000000"/>
              </w:rPr>
              <w:t xml:space="preserve"> a su hábitat natural</w:t>
            </w:r>
            <w:r>
              <w:rPr>
                <w:color w:val="000000"/>
              </w:rPr>
              <w:t xml:space="preserve"> para pescarlos. Esto conlleva </w:t>
            </w:r>
            <w:r w:rsidRPr="00323FE2">
              <w:rPr>
                <w:color w:val="000000"/>
              </w:rPr>
              <w:t>un mayor control sobre el tipo y la cantidad de individuos que se obtienen, además de ayudar a conservar las especies al no ser necesario re</w:t>
            </w:r>
            <w:r>
              <w:rPr>
                <w:color w:val="000000"/>
              </w:rPr>
              <w:t>moverla</w:t>
            </w:r>
            <w:r w:rsidRPr="00323FE2">
              <w:rPr>
                <w:color w:val="000000"/>
              </w:rPr>
              <w:t>s de su hábitat.</w:t>
            </w:r>
          </w:p>
          <w:p w:rsidR="009A0404" w:rsidRPr="00323FE2" w:rsidRDefault="009A0404" w:rsidP="009A0404">
            <w:pPr>
              <w:pStyle w:val="Sinespaciado"/>
              <w:jc w:val="both"/>
              <w:rPr>
                <w:color w:val="000000"/>
              </w:rPr>
            </w:pPr>
            <w:r>
              <w:rPr>
                <w:color w:val="000000"/>
              </w:rPr>
              <w:t xml:space="preserve">Sin embargo, </w:t>
            </w:r>
            <w:r w:rsidRPr="00323FE2">
              <w:rPr>
                <w:color w:val="000000"/>
              </w:rPr>
              <w:t xml:space="preserve">un mal manejo </w:t>
            </w:r>
            <w:r>
              <w:rPr>
                <w:color w:val="000000"/>
              </w:rPr>
              <w:t xml:space="preserve">de </w:t>
            </w:r>
            <w:r w:rsidRPr="00323FE2">
              <w:rPr>
                <w:color w:val="000000"/>
              </w:rPr>
              <w:t xml:space="preserve">la </w:t>
            </w:r>
            <w:r>
              <w:rPr>
                <w:color w:val="000000"/>
              </w:rPr>
              <w:t xml:space="preserve">acuicultura </w:t>
            </w:r>
            <w:r w:rsidRPr="00323FE2">
              <w:rPr>
                <w:color w:val="000000"/>
              </w:rPr>
              <w:t>puede tener efectos ambientales negativos. Por ejemplo, en los estanques se pueden incubar parásitos</w:t>
            </w:r>
            <w:r>
              <w:rPr>
                <w:color w:val="000000"/>
              </w:rPr>
              <w:t xml:space="preserve"> y organismos </w:t>
            </w:r>
            <w:r w:rsidRPr="009065D5">
              <w:rPr>
                <w:color w:val="000000"/>
              </w:rPr>
              <w:t>patógenos, que al escapar de estos, infecten las poblaciones naturales de peces. También puede ocurrir que los residuos como restos de comida, heces y sustancias químicas, contaminen las fuentes naturales de agua o el suelo, al ser liberados por accidente o irresponsablemente de los estanques.</w:t>
            </w:r>
          </w:p>
        </w:tc>
      </w:tr>
    </w:tbl>
    <w:p w:rsidR="009A0404" w:rsidRPr="00323FE2" w:rsidRDefault="009A0404" w:rsidP="009A0404">
      <w:pPr>
        <w:pStyle w:val="Sinespaciado"/>
        <w:jc w:val="both"/>
      </w:pPr>
    </w:p>
    <w:p w:rsidR="009A0404" w:rsidRPr="00323FE2" w:rsidRDefault="009A0404" w:rsidP="009A0404">
      <w:pPr>
        <w:pStyle w:val="Sinespaciado"/>
        <w:jc w:val="both"/>
      </w:pPr>
      <w:r>
        <w:t>Gran parte</w:t>
      </w:r>
      <w:r w:rsidRPr="00323FE2">
        <w:t xml:space="preserve"> de la superficie terrestre está cubierta por agua,</w:t>
      </w:r>
      <w:r>
        <w:t xml:space="preserve"> no obstante,</w:t>
      </w:r>
      <w:r w:rsidRPr="00323FE2">
        <w:t xml:space="preserve"> las zonas con condiciones adecuadas para la pesca comercial son pocas en c</w:t>
      </w:r>
      <w:r>
        <w:t>omparación con la extensión de los</w:t>
      </w:r>
      <w:r w:rsidRPr="00323FE2">
        <w:t xml:space="preserve"> </w:t>
      </w:r>
      <w:r>
        <w:t>cuerpos de agua</w:t>
      </w:r>
      <w:r w:rsidRPr="00323FE2">
        <w:t>. E</w:t>
      </w:r>
      <w:r>
        <w:t>s más, las especies marinas y de agua dulce de interés comercial son pocas con relación al gran número de</w:t>
      </w:r>
      <w:r w:rsidRPr="00323FE2">
        <w:t xml:space="preserve"> especies </w:t>
      </w:r>
      <w:r>
        <w:t>que existen. Por ejemplo, las especies de peces que más se consumen hoy en día son pocas; están e</w:t>
      </w:r>
      <w:r w:rsidRPr="00323FE2">
        <w:t xml:space="preserve">l atún y las sardinas, </w:t>
      </w:r>
      <w:r>
        <w:t>originarios de los mares</w:t>
      </w:r>
      <w:r w:rsidRPr="00323FE2">
        <w:t xml:space="preserve">, y el salmón y la </w:t>
      </w:r>
      <w:r>
        <w:t>trucha, provenientes de los</w:t>
      </w:r>
      <w:r w:rsidRPr="00323FE2">
        <w:t xml:space="preserve"> río</w:t>
      </w:r>
      <w:r>
        <w:t>s</w:t>
      </w:r>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La riqueza hídrica colombiana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323FE2">
              <w:t xml:space="preserve">Colombia cuenta con </w:t>
            </w:r>
            <w:r>
              <w:t>dos mares: e</w:t>
            </w:r>
            <w:r w:rsidRPr="00323FE2">
              <w:t>l océano</w:t>
            </w:r>
            <w:r>
              <w:t xml:space="preserve"> Pacífico</w:t>
            </w:r>
            <w:r w:rsidRPr="00323FE2">
              <w:t xml:space="preserve"> </w:t>
            </w:r>
            <w:r>
              <w:t>y</w:t>
            </w:r>
            <w:r w:rsidRPr="00323FE2">
              <w:t xml:space="preserve"> el océa</w:t>
            </w:r>
            <w:r>
              <w:t xml:space="preserve">no Atlántico; </w:t>
            </w:r>
            <w:r w:rsidRPr="00323FE2">
              <w:t xml:space="preserve">si bien en ambos se </w:t>
            </w:r>
            <w:r>
              <w:t>realizan labores de pesca, es</w:t>
            </w:r>
            <w:r w:rsidRPr="00323FE2">
              <w:t xml:space="preserve"> el Pac</w:t>
            </w:r>
            <w:r>
              <w:t>í</w:t>
            </w:r>
            <w:r w:rsidRPr="00323FE2">
              <w:t xml:space="preserve">fico </w:t>
            </w:r>
            <w:r>
              <w:t>el que brinda</w:t>
            </w:r>
            <w:r w:rsidRPr="00323FE2">
              <w:t xml:space="preserve"> las mejores condicio</w:t>
            </w:r>
            <w:r>
              <w:t>nes para la pesca industrial. Nuestro</w:t>
            </w:r>
            <w:r w:rsidRPr="00323FE2">
              <w:t xml:space="preserve"> país también cuenta con ríos y lagunas </w:t>
            </w:r>
            <w:r>
              <w:t>en los que se</w:t>
            </w:r>
            <w:r w:rsidRPr="00323FE2">
              <w:t xml:space="preserve"> pesca</w:t>
            </w:r>
            <w:r>
              <w:t>,</w:t>
            </w:r>
            <w:r w:rsidRPr="00323FE2">
              <w:t xml:space="preserve"> y cultivos comerciales de </w:t>
            </w:r>
            <w:r>
              <w:t>especies como mojarra, bagre, cachama,</w:t>
            </w:r>
            <w:r w:rsidRPr="00323FE2">
              <w:t xml:space="preserve"> trucha</w:t>
            </w:r>
            <w:r>
              <w:t>, entre otras.</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2.2.4 La silvicultura</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Con la conformación de centros urbanos, se hizo necesario obtener madera </w:t>
      </w:r>
      <w:r>
        <w:t>para generar</w:t>
      </w:r>
      <w:r w:rsidRPr="00323FE2">
        <w:t xml:space="preserve"> calor</w:t>
      </w:r>
      <w:r>
        <w:t xml:space="preserve"> y </w:t>
      </w:r>
      <w:r w:rsidRPr="00323FE2">
        <w:t>para la fabricación de casas y herramientas de cultivo. También</w:t>
      </w:r>
      <w:r>
        <w:t>,</w:t>
      </w:r>
      <w:r w:rsidRPr="00323FE2">
        <w:t xml:space="preserve"> </w:t>
      </w:r>
      <w:r>
        <w:t>para la fabricación de</w:t>
      </w:r>
      <w:r w:rsidRPr="00323FE2">
        <w:t xml:space="preserve"> armas </w:t>
      </w:r>
      <w:r>
        <w:t>destinadas a</w:t>
      </w:r>
      <w:r w:rsidRPr="00323FE2">
        <w:t xml:space="preserve"> defender las provisiones</w:t>
      </w:r>
      <w:r>
        <w:t xml:space="preserve"> acumuladas. A fin de</w:t>
      </w:r>
      <w:r w:rsidRPr="00323FE2">
        <w:t xml:space="preserve"> satisfacer estas necesidades, el hombre </w:t>
      </w:r>
      <w:r>
        <w:t>utilizó</w:t>
      </w:r>
      <w:r w:rsidRPr="00323FE2">
        <w:t xml:space="preserve"> los árboles, y</w:t>
      </w:r>
      <w:r>
        <w:t>,</w:t>
      </w:r>
      <w:r w:rsidRPr="00323FE2">
        <w:t xml:space="preserve"> </w:t>
      </w:r>
      <w:r>
        <w:t xml:space="preserve">con el tiempo, </w:t>
      </w:r>
      <w:r w:rsidRPr="00323FE2">
        <w:t>identific</w:t>
      </w:r>
      <w:r>
        <w:t>ó</w:t>
      </w:r>
      <w:r w:rsidRPr="00323FE2">
        <w:t xml:space="preserve"> qué tipo de </w:t>
      </w:r>
      <w:r>
        <w:t>madera</w:t>
      </w:r>
      <w:r w:rsidRPr="00323FE2">
        <w:t xml:space="preserve"> </w:t>
      </w:r>
      <w:r>
        <w:t>era mejor</w:t>
      </w:r>
      <w:r w:rsidRPr="00323FE2">
        <w:t xml:space="preserve"> para cada situación. </w:t>
      </w:r>
    </w:p>
    <w:p w:rsidR="009A0404" w:rsidRPr="00323FE2" w:rsidRDefault="009A0404" w:rsidP="009A0404">
      <w:pPr>
        <w:pStyle w:val="Sinespaciado"/>
        <w:jc w:val="both"/>
      </w:pPr>
    </w:p>
    <w:p w:rsidR="009A0404" w:rsidRDefault="009A0404" w:rsidP="009A0404">
      <w:pPr>
        <w:pStyle w:val="Sinespaciado"/>
        <w:jc w:val="both"/>
      </w:pPr>
      <w:r>
        <w:lastRenderedPageBreak/>
        <w:t>Durante largo</w:t>
      </w:r>
      <w:r w:rsidRPr="00323FE2">
        <w:t xml:space="preserve"> tiempo, </w:t>
      </w:r>
      <w:r>
        <w:t>se talaron</w:t>
      </w:r>
      <w:r w:rsidRPr="00323FE2">
        <w:t xml:space="preserve"> árboles sin </w:t>
      </w:r>
      <w:r>
        <w:t xml:space="preserve">que hubiera </w:t>
      </w:r>
      <w:r w:rsidRPr="00323FE2">
        <w:t>preocupa</w:t>
      </w:r>
      <w:r>
        <w:t>ción</w:t>
      </w:r>
      <w:r w:rsidRPr="00323FE2">
        <w:t xml:space="preserve"> por la conservación de los bosques</w:t>
      </w:r>
      <w:r>
        <w:t xml:space="preserve"> de donde provenían</w:t>
      </w:r>
      <w:r w:rsidRPr="00323FE2">
        <w:t xml:space="preserve">, </w:t>
      </w:r>
      <w:r>
        <w:t>debido a que</w:t>
      </w:r>
      <w:r w:rsidRPr="00323FE2">
        <w:t xml:space="preserve"> estos eran</w:t>
      </w:r>
      <w:r>
        <w:t>, todavía,</w:t>
      </w:r>
      <w:r w:rsidRPr="00323FE2">
        <w:t xml:space="preserve"> muy abundantes.</w:t>
      </w:r>
      <w:r>
        <w:t xml:space="preserve"> </w:t>
      </w:r>
    </w:p>
    <w:p w:rsidR="009A0404" w:rsidRDefault="009A0404" w:rsidP="009A0404">
      <w:pPr>
        <w:pStyle w:val="Sinespaciado"/>
        <w:jc w:val="both"/>
      </w:pPr>
    </w:p>
    <w:p w:rsidR="009A0404" w:rsidRDefault="009A0404" w:rsidP="009A0404">
      <w:pPr>
        <w:pStyle w:val="Sinespaciado"/>
        <w:jc w:val="both"/>
      </w:pPr>
      <w:r>
        <w:t>A</w:t>
      </w:r>
      <w:r w:rsidRPr="00323FE2">
        <w:t xml:space="preserve"> medida que las poblaciones crecieron, los recursos </w:t>
      </w:r>
      <w:r>
        <w:t>forestales dejaron de ser tan abundantes,</w:t>
      </w:r>
      <w:r w:rsidRPr="00323FE2">
        <w:t xml:space="preserve"> y se hizo </w:t>
      </w:r>
      <w:r>
        <w:t>necesario proteger</w:t>
      </w:r>
      <w:r w:rsidRPr="00323FE2">
        <w:t xml:space="preserve"> los bosques</w:t>
      </w:r>
      <w:r>
        <w:t xml:space="preserve"> y explotarlos de manera sostenible.</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rsidRPr="00323FE2">
        <w:t>El cuidado y manejo de los bosques</w:t>
      </w:r>
      <w:r>
        <w:t>, de tal manera</w:t>
      </w:r>
      <w:r w:rsidRPr="00323FE2">
        <w:t xml:space="preserve"> que su explotación sea</w:t>
      </w:r>
      <w:r>
        <w:t xml:space="preserve"> sostenible,</w:t>
      </w:r>
      <w:r w:rsidRPr="00323FE2">
        <w:t xml:space="preserve"> se conoce como silvicultura</w:t>
      </w:r>
      <w:r>
        <w:t xml:space="preserve">. Esta práctica es </w:t>
      </w:r>
      <w:r w:rsidRPr="00323FE2">
        <w:t>reciente</w:t>
      </w:r>
      <w:r>
        <w:t>, en comparación con</w:t>
      </w:r>
      <w:r w:rsidRPr="00323FE2">
        <w:t xml:space="preserve"> la agricultura o la ganadería. De hecho, mientras que la agricultura comenzó en la prehistoria, la silvicultura nació a finales del siglo XVII en Alemania, como una medida para </w:t>
      </w:r>
      <w:r>
        <w:t>asegurar el abastecimiento de</w:t>
      </w:r>
      <w:r w:rsidRPr="00323FE2">
        <w:t xml:space="preserve"> madera necesaria para</w:t>
      </w:r>
      <w:r>
        <w:t xml:space="preserve"> la construcción y</w:t>
      </w:r>
      <w:r w:rsidRPr="00323FE2">
        <w:t xml:space="preserve"> </w:t>
      </w:r>
      <w:r>
        <w:t xml:space="preserve">el </w:t>
      </w:r>
      <w:r w:rsidRPr="00323FE2">
        <w:t>manten</w:t>
      </w:r>
      <w:r>
        <w:t>imiento de</w:t>
      </w:r>
      <w:r w:rsidRPr="00323FE2">
        <w:t xml:space="preserve"> </w:t>
      </w:r>
      <w:r>
        <w:t>los barcos</w:t>
      </w:r>
      <w:r w:rsidRPr="00323FE2">
        <w:t xml:space="preserve"> de sus fuerzas navales.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Explotación</w:t>
            </w:r>
            <w:r w:rsidRPr="00323FE2">
              <w:rPr>
                <w:color w:val="000000"/>
              </w:rPr>
              <w:t xml:space="preserve"> forestal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noProof/>
                <w:lang w:val="es-CO" w:eastAsia="es-CO" w:bidi="he-IL"/>
              </w:rPr>
            </w:pPr>
            <w:r>
              <w:rPr>
                <w:noProof/>
                <w:lang w:val="es-CO" w:eastAsia="es-CO" w:bidi="he-IL"/>
              </w:rPr>
              <w:t>121481950</w:t>
            </w:r>
          </w:p>
          <w:p w:rsidR="009A0404" w:rsidRPr="00323FE2" w:rsidRDefault="009A0404" w:rsidP="009A0404">
            <w:pPr>
              <w:pStyle w:val="Sinespaciado"/>
              <w:jc w:val="both"/>
              <w:rPr>
                <w:color w:val="000000"/>
              </w:rPr>
            </w:pPr>
            <w:r w:rsidRPr="00323FE2">
              <w:rPr>
                <w:noProof/>
                <w:lang w:val="es-CO" w:eastAsia="es-CO"/>
              </w:rPr>
              <w:drawing>
                <wp:inline distT="0" distB="0" distL="0" distR="0" wp14:anchorId="2D168259" wp14:editId="5393545E">
                  <wp:extent cx="1247775" cy="856806"/>
                  <wp:effectExtent l="0" t="0" r="0" b="635"/>
                  <wp:docPr id="19" name="Imagen 19" descr="http://thumb1.shutterstock.com/display_pic_with_logo/630808/121481950/stock-photo-forestry-plantations-aerials-12148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630808/121481950/stock-photo-forestry-plantations-aerials-121481950.jpg"/>
                          <pic:cNvPicPr>
                            <a:picLocks noChangeAspect="1" noChangeArrowheads="1"/>
                          </pic:cNvPicPr>
                        </pic:nvPicPr>
                        <pic:blipFill>
                          <a:blip r:embed="rId25"/>
                          <a:srcRect/>
                          <a:stretch>
                            <a:fillRect/>
                          </a:stretch>
                        </pic:blipFill>
                        <pic:spPr bwMode="auto">
                          <a:xfrm>
                            <a:off x="0" y="0"/>
                            <a:ext cx="1265699" cy="869114"/>
                          </a:xfrm>
                          <a:prstGeom prst="rect">
                            <a:avLst/>
                          </a:prstGeom>
                          <a:noFill/>
                          <a:ln w="9525">
                            <a:noFill/>
                            <a:miter lim="800000"/>
                            <a:headEnd/>
                            <a:tailEnd/>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E</w:t>
            </w:r>
            <w:r w:rsidRPr="00323FE2">
              <w:rPr>
                <w:color w:val="000000"/>
              </w:rPr>
              <w:t>n Colombia</w:t>
            </w:r>
            <w:r>
              <w:rPr>
                <w:color w:val="000000"/>
              </w:rPr>
              <w:t>,</w:t>
            </w:r>
            <w:r w:rsidRPr="00323FE2">
              <w:rPr>
                <w:color w:val="000000"/>
              </w:rPr>
              <w:t xml:space="preserve"> existen </w:t>
            </w:r>
            <w:r>
              <w:rPr>
                <w:color w:val="000000"/>
              </w:rPr>
              <w:t>p</w:t>
            </w:r>
            <w:r w:rsidRPr="00323FE2">
              <w:rPr>
                <w:color w:val="000000"/>
              </w:rPr>
              <w:t>lantaciones</w:t>
            </w:r>
            <w:r>
              <w:rPr>
                <w:color w:val="000000"/>
              </w:rPr>
              <w:t xml:space="preserve"> forestales similares a la que </w:t>
            </w:r>
            <w:r w:rsidRPr="00323FE2">
              <w:rPr>
                <w:color w:val="000000"/>
              </w:rPr>
              <w:t xml:space="preserve">se muestra en la </w:t>
            </w:r>
            <w:r>
              <w:rPr>
                <w:color w:val="000000"/>
              </w:rPr>
              <w:t>imagen</w:t>
            </w:r>
            <w:r w:rsidRPr="00323FE2">
              <w:rPr>
                <w:color w:val="000000"/>
              </w:rPr>
              <w:t xml:space="preserve">. </w:t>
            </w:r>
            <w:r>
              <w:rPr>
                <w:color w:val="000000"/>
              </w:rPr>
              <w:t>Infortunadamente, las especies de árboles que se utilizan en silvicultura</w:t>
            </w:r>
            <w:r w:rsidRPr="00323FE2">
              <w:rPr>
                <w:color w:val="000000"/>
              </w:rPr>
              <w:t xml:space="preserve"> no </w:t>
            </w:r>
            <w:r>
              <w:rPr>
                <w:color w:val="000000"/>
              </w:rPr>
              <w:t xml:space="preserve">son nativas; </w:t>
            </w:r>
            <w:r w:rsidRPr="00323FE2">
              <w:rPr>
                <w:color w:val="000000"/>
              </w:rPr>
              <w:t>es decir,</w:t>
            </w:r>
            <w:r>
              <w:rPr>
                <w:color w:val="000000"/>
              </w:rPr>
              <w:t xml:space="preserve"> no son especies propia</w:t>
            </w:r>
            <w:r w:rsidRPr="00323FE2">
              <w:rPr>
                <w:color w:val="000000"/>
              </w:rPr>
              <w:t>s de los ecosistemas col</w:t>
            </w:r>
            <w:r>
              <w:rPr>
                <w:color w:val="000000"/>
              </w:rPr>
              <w:t>ombianos. En su mayoría, se siembran pinos o eucaliptos, que son árboles originarios de países como Australia o México</w:t>
            </w:r>
            <w:r w:rsidRPr="00323FE2">
              <w:rPr>
                <w:color w:val="000000"/>
              </w:rPr>
              <w:t>.</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97D38" w:rsidRPr="00323FE2" w:rsidTr="000D6F91">
        <w:tc>
          <w:tcPr>
            <w:tcW w:w="9033" w:type="dxa"/>
            <w:gridSpan w:val="2"/>
            <w:shd w:val="clear" w:color="auto" w:fill="000000"/>
          </w:tcPr>
          <w:p w:rsidR="00897D38" w:rsidRPr="00323FE2" w:rsidRDefault="00897D38" w:rsidP="000D6F91">
            <w:pPr>
              <w:pStyle w:val="Sinespaciado"/>
              <w:jc w:val="center"/>
              <w:rPr>
                <w:color w:val="FFFFFF"/>
              </w:rPr>
            </w:pPr>
            <w:r w:rsidRPr="00323FE2">
              <w:rPr>
                <w:color w:val="FFFFFF"/>
              </w:rPr>
              <w:t>Practica: recurso nuevo</w:t>
            </w:r>
          </w:p>
        </w:tc>
      </w:tr>
      <w:tr w:rsidR="00897D38" w:rsidRPr="00323FE2" w:rsidTr="000D6F91">
        <w:tc>
          <w:tcPr>
            <w:tcW w:w="2518" w:type="dxa"/>
          </w:tcPr>
          <w:p w:rsidR="00897D38" w:rsidRPr="00804CE9" w:rsidRDefault="00897D38" w:rsidP="000D6F91">
            <w:pPr>
              <w:pStyle w:val="Sinespaciado"/>
              <w:jc w:val="both"/>
              <w:rPr>
                <w:color w:val="000000"/>
              </w:rPr>
            </w:pPr>
            <w:r w:rsidRPr="00804CE9">
              <w:rPr>
                <w:color w:val="000000"/>
              </w:rPr>
              <w:t>Código</w:t>
            </w:r>
          </w:p>
        </w:tc>
        <w:tc>
          <w:tcPr>
            <w:tcW w:w="6515" w:type="dxa"/>
          </w:tcPr>
          <w:p w:rsidR="00897D38" w:rsidRPr="00804CE9" w:rsidRDefault="00897D38" w:rsidP="000D6F91">
            <w:pPr>
              <w:pStyle w:val="Sinespaciado"/>
              <w:jc w:val="both"/>
              <w:rPr>
                <w:color w:val="FF0000"/>
              </w:rPr>
            </w:pPr>
            <w:r>
              <w:rPr>
                <w:color w:val="000000"/>
              </w:rPr>
              <w:t>CN_06_13_CO_REC</w:t>
            </w:r>
            <w:r>
              <w:rPr>
                <w:color w:val="000000"/>
              </w:rPr>
              <w:t>6</w:t>
            </w:r>
            <w:r>
              <w:rPr>
                <w:color w:val="000000"/>
              </w:rPr>
              <w:t>0</w:t>
            </w:r>
          </w:p>
        </w:tc>
      </w:tr>
      <w:tr w:rsidR="00897D38" w:rsidRPr="00323FE2" w:rsidTr="000D6F91">
        <w:tc>
          <w:tcPr>
            <w:tcW w:w="2518" w:type="dxa"/>
          </w:tcPr>
          <w:p w:rsidR="00897D38" w:rsidRPr="00F618D6" w:rsidRDefault="00897D38" w:rsidP="000D6F91">
            <w:pPr>
              <w:pStyle w:val="Sinespaciado"/>
              <w:jc w:val="both"/>
              <w:rPr>
                <w:color w:val="000000"/>
              </w:rPr>
            </w:pPr>
            <w:r w:rsidRPr="00F618D6">
              <w:rPr>
                <w:color w:val="000000"/>
              </w:rPr>
              <w:t>Título</w:t>
            </w:r>
          </w:p>
        </w:tc>
        <w:tc>
          <w:tcPr>
            <w:tcW w:w="6515" w:type="dxa"/>
          </w:tcPr>
          <w:p w:rsidR="00897D38" w:rsidRPr="00F618D6" w:rsidRDefault="006357EF" w:rsidP="00897D38">
            <w:pPr>
              <w:pStyle w:val="Sinespaciado"/>
              <w:jc w:val="both"/>
              <w:rPr>
                <w:color w:val="000000"/>
              </w:rPr>
            </w:pPr>
            <w:r w:rsidRPr="006357EF">
              <w:rPr>
                <w:color w:val="000000"/>
              </w:rPr>
              <w:t>Pesca, acuicultura y silvicultura</w:t>
            </w:r>
          </w:p>
        </w:tc>
      </w:tr>
      <w:tr w:rsidR="00897D38" w:rsidRPr="00323FE2" w:rsidTr="000D6F91">
        <w:trPr>
          <w:trHeight w:val="444"/>
        </w:trPr>
        <w:tc>
          <w:tcPr>
            <w:tcW w:w="2518" w:type="dxa"/>
          </w:tcPr>
          <w:p w:rsidR="00897D38" w:rsidRPr="00F618D6" w:rsidRDefault="00897D38" w:rsidP="000D6F91">
            <w:pPr>
              <w:pStyle w:val="Sinespaciado"/>
              <w:jc w:val="both"/>
              <w:rPr>
                <w:color w:val="000000"/>
              </w:rPr>
            </w:pPr>
            <w:r w:rsidRPr="00F618D6">
              <w:rPr>
                <w:color w:val="000000"/>
              </w:rPr>
              <w:t>Descripción</w:t>
            </w:r>
          </w:p>
        </w:tc>
        <w:tc>
          <w:tcPr>
            <w:tcW w:w="6515" w:type="dxa"/>
          </w:tcPr>
          <w:p w:rsidR="00897D38" w:rsidRPr="00F618D6" w:rsidRDefault="006357EF" w:rsidP="000D6F91">
            <w:pPr>
              <w:pStyle w:val="Sinespaciado"/>
              <w:jc w:val="both"/>
              <w:rPr>
                <w:color w:val="000000"/>
              </w:rPr>
            </w:pPr>
            <w:r w:rsidRPr="006357EF">
              <w:rPr>
                <w:color w:val="000000"/>
              </w:rPr>
              <w:t>Actividad que trata sobre el manejo de los bosques y los animales acuáticos entendidos como recursos naturales</w:t>
            </w:r>
          </w:p>
        </w:tc>
      </w:tr>
    </w:tbl>
    <w:p w:rsidR="00897D38" w:rsidRDefault="00897D38"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w:t>
            </w:r>
            <w:r>
              <w:rPr>
                <w:color w:val="000000"/>
              </w:rPr>
              <w:t>7</w:t>
            </w:r>
            <w:r>
              <w:rPr>
                <w:color w:val="000000"/>
              </w:rPr>
              <w:t>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0D6F91">
            <w:pPr>
              <w:pStyle w:val="Sinespaciado"/>
              <w:jc w:val="both"/>
              <w:rPr>
                <w:color w:val="000000"/>
              </w:rPr>
            </w:pPr>
            <w:r w:rsidRPr="006357EF">
              <w:rPr>
                <w:color w:val="000000"/>
              </w:rPr>
              <w:t>El aprovechamiento de los recursos naturales renovables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que trata sobre algunos de los principales recursos naturales renovables</w:t>
            </w:r>
          </w:p>
        </w:tc>
      </w:tr>
    </w:tbl>
    <w:p w:rsidR="006357EF" w:rsidRPr="00DE10F1" w:rsidRDefault="006357EF" w:rsidP="009A0404">
      <w:pPr>
        <w:pStyle w:val="Sinespaciado"/>
        <w:jc w:val="both"/>
      </w:pPr>
    </w:p>
    <w:p w:rsidR="009A0404" w:rsidRPr="00DA6ACC" w:rsidRDefault="009A0404" w:rsidP="009A0404">
      <w:pPr>
        <w:pStyle w:val="Sinespaciado"/>
        <w:jc w:val="both"/>
        <w:rPr>
          <w:b/>
        </w:rPr>
      </w:pPr>
      <w:r w:rsidRPr="006357EF">
        <w:rPr>
          <w:b/>
          <w:highlight w:val="yellow"/>
        </w:rPr>
        <w:t>[SECCIÓN 2]</w:t>
      </w:r>
      <w:r w:rsidRPr="00DA6ACC">
        <w:rPr>
          <w:b/>
        </w:rPr>
        <w:t>2.3 Consolidación</w:t>
      </w:r>
    </w:p>
    <w:p w:rsidR="009A0404" w:rsidRPr="00DE10F1" w:rsidRDefault="009A0404" w:rsidP="009A0404">
      <w:pPr>
        <w:pStyle w:val="Sinespaciado"/>
        <w:jc w:val="both"/>
      </w:pPr>
    </w:p>
    <w:p w:rsidR="009A0404" w:rsidRDefault="009A0404" w:rsidP="009A0404">
      <w:pPr>
        <w:pStyle w:val="Sinespaciado"/>
        <w:jc w:val="both"/>
      </w:pPr>
      <w:r w:rsidRPr="00DE10F1">
        <w:lastRenderedPageBreak/>
        <w:t>Actividades para consolidar lo que has aprendido en esta sección.</w:t>
      </w:r>
    </w:p>
    <w:p w:rsidR="006357EF" w:rsidRDefault="006357EF"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w:t>
            </w:r>
            <w:r>
              <w:rPr>
                <w:color w:val="000000"/>
              </w:rPr>
              <w:t>8</w:t>
            </w:r>
            <w:r>
              <w:rPr>
                <w:color w:val="000000"/>
              </w:rPr>
              <w:t>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0D6F91">
            <w:pPr>
              <w:pStyle w:val="Sinespaciado"/>
              <w:jc w:val="both"/>
              <w:rPr>
                <w:color w:val="000000"/>
              </w:rPr>
            </w:pPr>
            <w:r w:rsidRPr="006357EF">
              <w:rPr>
                <w:color w:val="000000"/>
              </w:rPr>
              <w:t>Refuerza tu aprendizaje: El uso de los recursos naturales renovables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acerca del uso de los distintos recursos naturales renovables</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1]</w:t>
      </w:r>
      <w:r w:rsidRPr="00DA6ACC">
        <w:rPr>
          <w:b/>
        </w:rPr>
        <w:t>3 Los recursos naturales no renovables</w:t>
      </w:r>
    </w:p>
    <w:p w:rsidR="009A0404" w:rsidRPr="00323FE2" w:rsidRDefault="009A0404" w:rsidP="009A0404">
      <w:pPr>
        <w:pStyle w:val="Sinespaciado"/>
        <w:jc w:val="both"/>
      </w:pPr>
    </w:p>
    <w:p w:rsidR="009A0404" w:rsidRPr="00D763DA" w:rsidRDefault="009A0404" w:rsidP="009A0404">
      <w:pPr>
        <w:pStyle w:val="Sinespaciado"/>
        <w:jc w:val="both"/>
      </w:pPr>
      <w:r w:rsidRPr="00D763DA">
        <w:t>Los recursos que se encuentran en la naturaleza en una cantidad limitada</w:t>
      </w:r>
      <w:r w:rsidRPr="00963EA8">
        <w:t>,</w:t>
      </w:r>
      <w:r w:rsidRPr="00D763DA">
        <w:t xml:space="preserve"> y cuya disponibilidad disminuye </w:t>
      </w:r>
      <w:r>
        <w:t>de acuerdo con la cantidad que utilicemos de ellos</w:t>
      </w:r>
      <w:r w:rsidRPr="00D763DA">
        <w:t xml:space="preserve">, se denominan </w:t>
      </w:r>
      <w:r w:rsidRPr="00ED5F15">
        <w:rPr>
          <w:bCs/>
        </w:rPr>
        <w:t>recursos naturales no renovables</w:t>
      </w:r>
      <w:r w:rsidRPr="00D763DA">
        <w:t xml:space="preserve">. </w:t>
      </w:r>
      <w:r>
        <w:t>Si los consumimos en pequeñas cantidades, y lentamente, estarán disponibles por mucho tiempo; pero si los consumimos en grandes cantidades, y rápidamente, se acabarán en poco tiempo.</w:t>
      </w:r>
    </w:p>
    <w:p w:rsidR="009A0404" w:rsidRPr="00627191" w:rsidRDefault="009A0404" w:rsidP="009A0404">
      <w:pPr>
        <w:pStyle w:val="Sinespaciado"/>
        <w:jc w:val="both"/>
        <w:rPr>
          <w:highlight w:val="yellow"/>
        </w:rPr>
      </w:pPr>
    </w:p>
    <w:p w:rsidR="009A0404" w:rsidRPr="00323FE2" w:rsidRDefault="009A0404" w:rsidP="009A0404">
      <w:pPr>
        <w:pStyle w:val="Sinespaciado"/>
        <w:jc w:val="both"/>
      </w:pPr>
      <w:r>
        <w:t xml:space="preserve">En realidad, la naturaleza </w:t>
      </w:r>
      <w:r w:rsidRPr="00963EA8">
        <w:t>restaura</w:t>
      </w:r>
      <w:r w:rsidDel="00296A12">
        <w:t xml:space="preserve"> </w:t>
      </w:r>
      <w:r>
        <w:t>aquellos recursos que denominamos no renovables; pero para hacerlo tarda millones de años. En términos prácticos, para los seres humanos, que vivimos en promedio unos 80 años, este tipo de recursos no se renuevan una vez los agotamos, sencillamente porque ya no estarán a nuestra disposición durante el tiemp</w:t>
      </w:r>
      <w:r w:rsidR="00FE495F">
        <w:t>o que nos pueda restar de vida.</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Fuentes no renovables de agua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Default="009A0404" w:rsidP="009A0404">
            <w:pPr>
              <w:pStyle w:val="Sinespaciado"/>
              <w:jc w:val="both"/>
            </w:pPr>
            <w:r>
              <w:t>El</w:t>
            </w:r>
            <w:r w:rsidRPr="00323FE2">
              <w:t xml:space="preserve"> a</w:t>
            </w:r>
            <w:r>
              <w:t>gua se clasifica como</w:t>
            </w:r>
            <w:r w:rsidRPr="00323FE2">
              <w:t xml:space="preserve"> un recurso natural renovable, </w:t>
            </w:r>
            <w:r>
              <w:t>sin embargo, l</w:t>
            </w:r>
            <w:r w:rsidRPr="00323FE2">
              <w:t xml:space="preserve">os depósitos de agua subterránea, denominados acuíferos, </w:t>
            </w:r>
            <w:r>
              <w:t>que se forman debido a</w:t>
            </w:r>
            <w:r w:rsidRPr="00323FE2">
              <w:t xml:space="preserve"> </w:t>
            </w:r>
            <w:r>
              <w:t xml:space="preserve">su acumulación </w:t>
            </w:r>
            <w:r w:rsidRPr="00323FE2">
              <w:t xml:space="preserve">en grietas o </w:t>
            </w:r>
            <w:r>
              <w:t>rocas porosas en las profundidades de la tierra, s</w:t>
            </w:r>
            <w:r w:rsidRPr="00323FE2">
              <w:t xml:space="preserve">on </w:t>
            </w:r>
            <w:r>
              <w:t>de muy lenta</w:t>
            </w:r>
            <w:r w:rsidRPr="00323FE2">
              <w:t xml:space="preserve"> regeneración</w:t>
            </w:r>
            <w:r>
              <w:t>.</w:t>
            </w:r>
            <w:r w:rsidRPr="00323FE2">
              <w:t xml:space="preserve"> </w:t>
            </w:r>
            <w:r>
              <w:t>Desde este punto de vista, estos depósitos se pueden considerar como</w:t>
            </w:r>
            <w:r w:rsidRPr="00323FE2">
              <w:t xml:space="preserve"> recursos naturales no renovables.</w:t>
            </w:r>
          </w:p>
          <w:p w:rsidR="009A0404" w:rsidRPr="00323FE2" w:rsidRDefault="009A0404" w:rsidP="009A0404">
            <w:pPr>
              <w:pStyle w:val="Sinespaciado"/>
              <w:jc w:val="both"/>
            </w:pPr>
            <w:r>
              <w:t>La disponibilidad de agua subterránea depende, entonces, de cuánto consumamos y a qué ritmo lo hagamos.</w:t>
            </w:r>
          </w:p>
        </w:tc>
      </w:tr>
    </w:tbl>
    <w:p w:rsidR="00FE495F" w:rsidRDefault="00FE495F"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Profundiza: recurso nuevo</w:t>
            </w:r>
          </w:p>
        </w:tc>
      </w:tr>
      <w:tr w:rsidR="006357EF" w:rsidRPr="00323FE2" w:rsidTr="000D6F91">
        <w:tc>
          <w:tcPr>
            <w:tcW w:w="2518" w:type="dxa"/>
          </w:tcPr>
          <w:p w:rsidR="006357EF" w:rsidRPr="000B0CA8" w:rsidRDefault="006357EF" w:rsidP="000D6F91">
            <w:pPr>
              <w:pStyle w:val="Sinespaciado"/>
              <w:jc w:val="both"/>
              <w:rPr>
                <w:color w:val="000000"/>
              </w:rPr>
            </w:pPr>
            <w:r w:rsidRPr="000B0CA8">
              <w:rPr>
                <w:color w:val="000000"/>
              </w:rPr>
              <w:t>Código</w:t>
            </w:r>
          </w:p>
        </w:tc>
        <w:tc>
          <w:tcPr>
            <w:tcW w:w="6515" w:type="dxa"/>
          </w:tcPr>
          <w:p w:rsidR="006357EF" w:rsidRPr="000B0CA8" w:rsidRDefault="006357EF" w:rsidP="000D6F91">
            <w:pPr>
              <w:pStyle w:val="Sinespaciado"/>
              <w:jc w:val="both"/>
              <w:rPr>
                <w:color w:val="000000"/>
              </w:rPr>
            </w:pPr>
            <w:r>
              <w:rPr>
                <w:color w:val="000000"/>
              </w:rPr>
              <w:t>CN_06_13_CO_REC9</w:t>
            </w:r>
            <w:r>
              <w:rPr>
                <w:color w:val="000000"/>
              </w:rPr>
              <w:t>0</w:t>
            </w:r>
          </w:p>
        </w:tc>
      </w:tr>
      <w:tr w:rsidR="006357EF" w:rsidRPr="00323FE2" w:rsidTr="000D6F91">
        <w:tc>
          <w:tcPr>
            <w:tcW w:w="2518" w:type="dxa"/>
          </w:tcPr>
          <w:p w:rsidR="006357EF" w:rsidRPr="000B0CA8" w:rsidRDefault="006357EF" w:rsidP="000D6F91">
            <w:pPr>
              <w:pStyle w:val="Sinespaciado"/>
              <w:jc w:val="both"/>
              <w:rPr>
                <w:color w:val="000000"/>
              </w:rPr>
            </w:pPr>
            <w:r w:rsidRPr="000B0CA8">
              <w:rPr>
                <w:color w:val="000000"/>
              </w:rPr>
              <w:t>Título</w:t>
            </w:r>
          </w:p>
        </w:tc>
        <w:tc>
          <w:tcPr>
            <w:tcW w:w="6515" w:type="dxa"/>
          </w:tcPr>
          <w:p w:rsidR="006357EF" w:rsidRPr="000B0CA8" w:rsidRDefault="006357EF" w:rsidP="000D6F91">
            <w:pPr>
              <w:pStyle w:val="Sinespaciado"/>
              <w:jc w:val="both"/>
              <w:rPr>
                <w:color w:val="000000"/>
              </w:rPr>
            </w:pPr>
            <w:r w:rsidRPr="006357EF">
              <w:rPr>
                <w:color w:val="000000"/>
              </w:rPr>
              <w:t>La tecnología para aprovechar los recursos naturales no renovables</w:t>
            </w:r>
          </w:p>
        </w:tc>
      </w:tr>
      <w:tr w:rsidR="006357EF" w:rsidRPr="00323FE2" w:rsidTr="000D6F91">
        <w:tc>
          <w:tcPr>
            <w:tcW w:w="2518" w:type="dxa"/>
          </w:tcPr>
          <w:p w:rsidR="006357EF" w:rsidRPr="000B0CA8" w:rsidRDefault="006357EF" w:rsidP="000D6F91">
            <w:pPr>
              <w:pStyle w:val="Sinespaciado"/>
              <w:jc w:val="both"/>
              <w:rPr>
                <w:color w:val="000000"/>
              </w:rPr>
            </w:pPr>
            <w:r w:rsidRPr="000B0CA8">
              <w:rPr>
                <w:color w:val="000000"/>
              </w:rPr>
              <w:t>Descripción</w:t>
            </w:r>
          </w:p>
        </w:tc>
        <w:tc>
          <w:tcPr>
            <w:tcW w:w="6515" w:type="dxa"/>
          </w:tcPr>
          <w:p w:rsidR="006357EF" w:rsidRPr="000B0CA8" w:rsidRDefault="006357EF" w:rsidP="000D6F91">
            <w:pPr>
              <w:pStyle w:val="Sinespaciado"/>
              <w:jc w:val="both"/>
              <w:rPr>
                <w:color w:val="000000"/>
              </w:rPr>
            </w:pPr>
            <w:r w:rsidRPr="006357EF">
              <w:rPr>
                <w:color w:val="000000"/>
              </w:rPr>
              <w:t>Interactivo que explica diferentes recursos naturales no renovables y algunos de sus usos</w:t>
            </w:r>
          </w:p>
        </w:tc>
      </w:tr>
    </w:tbl>
    <w:p w:rsidR="006357EF" w:rsidRPr="00323FE2" w:rsidRDefault="006357EF"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Pr="00DA6ACC">
        <w:rPr>
          <w:b/>
        </w:rPr>
        <w:t>3.1 Los minerales</w:t>
      </w:r>
    </w:p>
    <w:p w:rsidR="009A0404" w:rsidRPr="00574992" w:rsidRDefault="009A0404" w:rsidP="009A0404">
      <w:pPr>
        <w:pStyle w:val="Sinespaciado"/>
        <w:jc w:val="both"/>
      </w:pPr>
    </w:p>
    <w:p w:rsidR="009A0404" w:rsidRDefault="009A0404" w:rsidP="009A0404">
      <w:pPr>
        <w:pStyle w:val="Sinespaciado"/>
        <w:jc w:val="both"/>
      </w:pPr>
      <w:r>
        <w:rPr>
          <w:shd w:val="clear" w:color="auto" w:fill="FFFFFF"/>
        </w:rPr>
        <w:lastRenderedPageBreak/>
        <w:t>Los m</w:t>
      </w:r>
      <w:r w:rsidRPr="00323FE2">
        <w:rPr>
          <w:shd w:val="clear" w:color="auto" w:fill="FFFFFF"/>
        </w:rPr>
        <w:t>ineral</w:t>
      </w:r>
      <w:r>
        <w:rPr>
          <w:shd w:val="clear" w:color="auto" w:fill="FFFFFF"/>
        </w:rPr>
        <w:t>es son aquellos</w:t>
      </w:r>
      <w:r w:rsidRPr="00323FE2">
        <w:t xml:space="preserve"> material</w:t>
      </w:r>
      <w:r>
        <w:t>es</w:t>
      </w:r>
      <w:r w:rsidRPr="00323FE2">
        <w:t xml:space="preserve"> de</w:t>
      </w:r>
      <w:r>
        <w:t xml:space="preserve"> </w:t>
      </w:r>
      <w:r w:rsidRPr="00323FE2">
        <w:t>l</w:t>
      </w:r>
      <w:r>
        <w:t>os</w:t>
      </w:r>
      <w:r w:rsidRPr="00323FE2">
        <w:t xml:space="preserve"> que están </w:t>
      </w:r>
      <w:r>
        <w:t>hechas</w:t>
      </w:r>
      <w:r w:rsidRPr="00323FE2">
        <w:t xml:space="preserve"> las rocas.</w:t>
      </w:r>
      <w:r>
        <w:t xml:space="preserve"> Estas se componen de uno o varios compuestos o elementos; estos, a su vez, pueden ser metales o no metales. </w:t>
      </w:r>
    </w:p>
    <w:p w:rsidR="009A0404" w:rsidRDefault="009A0404" w:rsidP="009A0404">
      <w:pPr>
        <w:pStyle w:val="Sinespaciado"/>
        <w:jc w:val="both"/>
      </w:pPr>
    </w:p>
    <w:p w:rsidR="009A0404" w:rsidRDefault="009A0404" w:rsidP="009A0404">
      <w:pPr>
        <w:pStyle w:val="Sinespaciado"/>
        <w:jc w:val="both"/>
      </w:pPr>
      <w:r w:rsidRPr="00323FE2">
        <w:t>Desde la prehistoria</w:t>
      </w:r>
      <w:r>
        <w:t>,</w:t>
      </w:r>
      <w:r w:rsidRPr="00323FE2">
        <w:t xml:space="preserve"> el ser humano ha </w:t>
      </w:r>
      <w:r>
        <w:t>usado</w:t>
      </w:r>
      <w:r w:rsidRPr="00323FE2">
        <w:t xml:space="preserve"> las </w:t>
      </w:r>
      <w:r>
        <w:t xml:space="preserve">rocas. En una época conocida como </w:t>
      </w:r>
      <w:r w:rsidRPr="00323FE2">
        <w:t xml:space="preserve">la </w:t>
      </w:r>
      <w:r>
        <w:t>E</w:t>
      </w:r>
      <w:r w:rsidRPr="00323FE2">
        <w:t xml:space="preserve">dad de </w:t>
      </w:r>
      <w:r>
        <w:t>P</w:t>
      </w:r>
      <w:r w:rsidRPr="00323FE2">
        <w:t>iedra</w:t>
      </w:r>
      <w:r>
        <w:t>, estas</w:t>
      </w:r>
      <w:r w:rsidRPr="00323FE2">
        <w:t xml:space="preserve"> fueron</w:t>
      </w:r>
      <w:r>
        <w:t xml:space="preserve"> el principal material para la construcción de viviendas y la elaboración de objetos como</w:t>
      </w:r>
      <w:r w:rsidRPr="00323FE2">
        <w:t xml:space="preserve"> armas, herramientas</w:t>
      </w:r>
      <w:r>
        <w:t xml:space="preserve"> o adornos</w:t>
      </w:r>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CN_06_13_CO_IMG16</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Herramientas elaboradas en</w:t>
            </w:r>
            <w:r w:rsidRPr="00323FE2">
              <w:rPr>
                <w:color w:val="000000"/>
              </w:rPr>
              <w:t xml:space="preserve"> la </w:t>
            </w:r>
            <w:r>
              <w:rPr>
                <w:color w:val="000000"/>
              </w:rPr>
              <w:t>E</w:t>
            </w:r>
            <w:r w:rsidRPr="00323FE2">
              <w:rPr>
                <w:color w:val="000000"/>
              </w:rPr>
              <w:t xml:space="preserve">dad de </w:t>
            </w:r>
            <w:r>
              <w:rPr>
                <w:color w:val="000000"/>
              </w:rPr>
              <w:t>P</w:t>
            </w:r>
            <w:r w:rsidRPr="00323FE2">
              <w:rPr>
                <w:color w:val="000000"/>
              </w:rPr>
              <w:t>iedra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96472349</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5618714A" wp14:editId="02BF073E">
                  <wp:extent cx="1396763" cy="1247775"/>
                  <wp:effectExtent l="0" t="0" r="0" b="0"/>
                  <wp:docPr id="9" name="Imagen 9" descr="Stone age tools collection / vintage illustration from Meyers Konversations-Lexikon 189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ne age tools collection / vintage illustration from Meyers Konversations-Lexikon 1897">
                            <a:hlinkClick r:id="rId9"/>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0683" cy="1251277"/>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La piedra fue el primer mineral usado</w:t>
            </w:r>
            <w:r>
              <w:t xml:space="preserve"> en</w:t>
            </w:r>
            <w:r w:rsidRPr="00323FE2">
              <w:t xml:space="preserve"> </w:t>
            </w:r>
            <w:r>
              <w:t xml:space="preserve">la elaboración de diversos objetos como herramientas, las cuales pudieron haber sido utilizadas </w:t>
            </w:r>
            <w:r w:rsidRPr="00323FE2">
              <w:t>para machacar frutos, cortar</w:t>
            </w:r>
            <w:r>
              <w:t xml:space="preserve"> y raspar</w:t>
            </w:r>
            <w:r w:rsidRPr="00323FE2">
              <w:t xml:space="preserve"> pieles, limpiar </w:t>
            </w:r>
            <w:r>
              <w:t>peces o</w:t>
            </w:r>
            <w:r w:rsidRPr="00323FE2">
              <w:t xml:space="preserve"> talar árboles.</w:t>
            </w:r>
          </w:p>
        </w:tc>
      </w:tr>
    </w:tbl>
    <w:p w:rsidR="009A0404" w:rsidRPr="00323FE2" w:rsidRDefault="009A0404" w:rsidP="009A0404">
      <w:pPr>
        <w:pStyle w:val="Sinespaciado"/>
        <w:jc w:val="both"/>
      </w:pPr>
    </w:p>
    <w:p w:rsidR="009A0404" w:rsidRPr="00323FE2" w:rsidRDefault="009A0404" w:rsidP="009A0404">
      <w:pPr>
        <w:pStyle w:val="Sinespaciado"/>
        <w:jc w:val="both"/>
      </w:pPr>
      <w:r>
        <w:t>D</w:t>
      </w:r>
      <w:r w:rsidRPr="00323FE2">
        <w:t>ebido a la constante evolución tecnológica</w:t>
      </w:r>
      <w:r>
        <w:t xml:space="preserve"> </w:t>
      </w:r>
      <w:r w:rsidRPr="00A368E2">
        <w:rPr>
          <w:bCs/>
        </w:rPr>
        <w:t>y</w:t>
      </w:r>
      <w:r w:rsidRPr="008143E3">
        <w:rPr>
          <w:bCs/>
        </w:rPr>
        <w:t xml:space="preserve"> organizativa</w:t>
      </w:r>
      <w:r>
        <w:t xml:space="preserve"> de sus sociedades</w:t>
      </w:r>
      <w:r w:rsidRPr="00323FE2">
        <w:t xml:space="preserve">, el </w:t>
      </w:r>
      <w:r>
        <w:t>ser humano</w:t>
      </w:r>
      <w:r w:rsidRPr="00323FE2">
        <w:t xml:space="preserve"> </w:t>
      </w:r>
      <w:r>
        <w:t>ha recurrido al uso de minerales que antes no conocía, o a una utilización diferente de los que ya le eran familiares,</w:t>
      </w:r>
      <w:r w:rsidRPr="00323FE2">
        <w:t xml:space="preserve"> </w:t>
      </w:r>
      <w:r>
        <w:t>para satisfacer las nuevas necesidades que continuamente han ido surgiendo</w:t>
      </w:r>
      <w:r w:rsidRPr="00323FE2">
        <w:t xml:space="preserve">. Con el uso del hierro, por ejemplo, </w:t>
      </w:r>
      <w:r>
        <w:t>pudo elaborar</w:t>
      </w:r>
      <w:r w:rsidRPr="00323FE2">
        <w:t xml:space="preserve"> herramientas más fuertes</w:t>
      </w:r>
      <w:r>
        <w:t xml:space="preserve"> que le permitieron ser más eficiente en las labores agrícolas que demandaban una producción creciente de alimentos.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t>Tenemos ejemplos de otros minerales como el grafito, que después de ser utilizado en el</w:t>
      </w:r>
      <w:r w:rsidRPr="00323FE2">
        <w:t xml:space="preserve"> siglo XVI, </w:t>
      </w:r>
      <w:r>
        <w:t>solamente para marcar ovejas, se utiliz</w:t>
      </w:r>
      <w:r w:rsidRPr="00323FE2">
        <w:t xml:space="preserve">ó </w:t>
      </w:r>
      <w:r>
        <w:t>años más tarde en la</w:t>
      </w:r>
      <w:r w:rsidRPr="00323FE2">
        <w:t xml:space="preserve"> </w:t>
      </w:r>
      <w:r>
        <w:t>elaboración de lápices.</w:t>
      </w:r>
    </w:p>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3.1.1 Los minerales metálicos</w:t>
      </w:r>
    </w:p>
    <w:p w:rsidR="009A0404" w:rsidRPr="00323FE2" w:rsidRDefault="009A0404" w:rsidP="009A0404">
      <w:pPr>
        <w:pStyle w:val="Sinespaciado"/>
        <w:jc w:val="both"/>
      </w:pPr>
    </w:p>
    <w:p w:rsidR="009A0404" w:rsidRDefault="009A0404" w:rsidP="009A0404">
      <w:pPr>
        <w:pStyle w:val="Sinespaciado"/>
        <w:jc w:val="both"/>
      </w:pPr>
      <w:r>
        <w:t>Probablemente, los metales comenzaron a llamar la atención de los seres humanos debido a su apariencia y dureza, muy superior a la de cualquier piedra. En un comienzo, e</w:t>
      </w:r>
      <w:r w:rsidRPr="00323FE2">
        <w:t xml:space="preserve">l hombre prehistórico </w:t>
      </w:r>
      <w:r>
        <w:t xml:space="preserve">utilizó pequeñas cantidades de metales fáciles de encontrar sobre el suelo, tales como </w:t>
      </w:r>
      <w:r w:rsidRPr="00323FE2">
        <w:t>oro</w:t>
      </w:r>
      <w:r>
        <w:t xml:space="preserve">, </w:t>
      </w:r>
      <w:r w:rsidRPr="00323FE2">
        <w:t>plata</w:t>
      </w:r>
      <w:r>
        <w:t xml:space="preserve"> o </w:t>
      </w:r>
      <w:r w:rsidRPr="00323FE2">
        <w:t>cobre</w:t>
      </w:r>
      <w:r>
        <w:t>, con los cuales fabricó objetos</w:t>
      </w:r>
      <w:r w:rsidRPr="000970B3">
        <w:t xml:space="preserve"> </w:t>
      </w:r>
      <w:r w:rsidRPr="00323FE2">
        <w:t>con fines rituales</w:t>
      </w:r>
      <w:r>
        <w:t>, o para simbolizar su estatus</w:t>
      </w:r>
      <w:r w:rsidRPr="00323FE2">
        <w:t xml:space="preserve">. </w:t>
      </w:r>
      <w:r>
        <w:t>La fabricación de esos objetos requirió técnicas de utilización del fuego (calor) para fundir los metales con los cuales estaban elaborados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lastRenderedPageBreak/>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CN_06_13_CO_IMG17</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El interior de una mina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rPr>
                <w:color w:val="000000"/>
              </w:rPr>
            </w:pPr>
            <w:r>
              <w:rPr>
                <w:noProof/>
                <w:color w:val="C2E1ED"/>
                <w:sz w:val="18"/>
                <w:szCs w:val="18"/>
                <w:lang w:val="es-CO" w:eastAsia="es-CO"/>
              </w:rPr>
              <w:drawing>
                <wp:inline distT="0" distB="0" distL="0" distR="0" wp14:anchorId="75858374" wp14:editId="1E10E03F">
                  <wp:extent cx="1838325" cy="1307253"/>
                  <wp:effectExtent l="0" t="0" r="0" b="7620"/>
                  <wp:docPr id="15" name="Imagen 15" descr="http://thumb9.shutterstock.com/display_pic_with_logo/2226356/284005976/stock-photo-long-lighten-tunnel-through-gypsum-mine-with-wooden-beams-284005976.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2226356/284005976/stock-photo-long-lighten-tunnel-through-gypsum-mine-with-wooden-beams-284005976.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2900" cy="1310506"/>
                          </a:xfrm>
                          <a:prstGeom prst="rect">
                            <a:avLst/>
                          </a:prstGeom>
                          <a:noFill/>
                          <a:ln>
                            <a:noFill/>
                          </a:ln>
                        </pic:spPr>
                      </pic:pic>
                    </a:graphicData>
                  </a:graphic>
                </wp:inline>
              </w:drawing>
            </w:r>
            <w:r>
              <w:t xml:space="preserve"> </w:t>
            </w:r>
            <w:r w:rsidRPr="001D55C2">
              <w:rPr>
                <w:color w:val="000000"/>
              </w:rPr>
              <w:t>284005976</w:t>
            </w:r>
          </w:p>
        </w:tc>
      </w:tr>
      <w:tr w:rsidR="009A0404" w:rsidRPr="00323FE2" w:rsidTr="00355C52">
        <w:tc>
          <w:tcPr>
            <w:tcW w:w="2518" w:type="dxa"/>
          </w:tcPr>
          <w:p w:rsidR="009A0404" w:rsidRPr="00323FE2" w:rsidRDefault="009A0404" w:rsidP="009A0404">
            <w:pPr>
              <w:pStyle w:val="Sinespaciado"/>
              <w:jc w:val="both"/>
              <w:rPr>
                <w:color w:val="000000"/>
              </w:rPr>
            </w:pPr>
            <w:r>
              <w:rPr>
                <w:color w:val="000000"/>
              </w:rPr>
              <w:t>*</w:t>
            </w:r>
            <w:r w:rsidRPr="00323FE2">
              <w:rPr>
                <w:color w:val="000000"/>
              </w:rPr>
              <w:t>Pie de imagen</w:t>
            </w:r>
          </w:p>
        </w:tc>
        <w:tc>
          <w:tcPr>
            <w:tcW w:w="6515" w:type="dxa"/>
          </w:tcPr>
          <w:p w:rsidR="009A0404" w:rsidRPr="00232B6E" w:rsidRDefault="009A0404" w:rsidP="009A0404">
            <w:pPr>
              <w:pStyle w:val="Sinespaciado"/>
              <w:jc w:val="both"/>
            </w:pPr>
            <w:r>
              <w:t>Las acumulac</w:t>
            </w:r>
            <w:r w:rsidR="00A970D2">
              <w:t>iones de metales sobre el suelo</w:t>
            </w:r>
            <w:r>
              <w:t xml:space="preserve"> no son suficientemente grandes como para permitir su utilización masiva</w:t>
            </w:r>
            <w:r w:rsidRPr="00323FE2">
              <w:t xml:space="preserve">. </w:t>
            </w:r>
            <w:r>
              <w:t xml:space="preserve">Sin embargo, estos también se encuentran combinados con otros elementos en depósitos, generalmente subterráneos, denominados </w:t>
            </w:r>
            <w:r w:rsidRPr="00323FE2">
              <w:t>menas</w:t>
            </w:r>
            <w:r>
              <w:rPr>
                <w:bCs/>
              </w:rPr>
              <w:t xml:space="preserve"> estos contienen cantidades relativamente grandes del metal y solo pueden ser explotados mediante la construcción de </w:t>
            </w:r>
            <w:r w:rsidRPr="00323FE2">
              <w:t>minas.</w:t>
            </w:r>
          </w:p>
        </w:tc>
      </w:tr>
    </w:tbl>
    <w:p w:rsidR="009A0404" w:rsidRDefault="009A0404" w:rsidP="009A0404">
      <w:pPr>
        <w:pStyle w:val="Sinespaciado"/>
        <w:jc w:val="both"/>
      </w:pPr>
    </w:p>
    <w:p w:rsidR="009A0404" w:rsidRDefault="009A0404" w:rsidP="009A0404">
      <w:pPr>
        <w:pStyle w:val="Sinespaciado"/>
        <w:jc w:val="both"/>
      </w:pPr>
      <w:r>
        <w:t>Con el uso frecuente del cobre, hacia el año 6000 a.</w:t>
      </w:r>
      <w:ins w:id="1" w:author="María" w:date="2015-09-08T11:48:00Z">
        <w:r>
          <w:t xml:space="preserve"> </w:t>
        </w:r>
      </w:ins>
      <w:r>
        <w:t xml:space="preserve">C., se inició una era conocida como la </w:t>
      </w:r>
      <w:r>
        <w:rPr>
          <w:bCs/>
        </w:rPr>
        <w:t>E</w:t>
      </w:r>
      <w:r w:rsidRPr="00D85C1B">
        <w:rPr>
          <w:bCs/>
        </w:rPr>
        <w:t xml:space="preserve">dad de </w:t>
      </w:r>
      <w:r>
        <w:rPr>
          <w:bCs/>
        </w:rPr>
        <w:t>C</w:t>
      </w:r>
      <w:r w:rsidRPr="00D85C1B">
        <w:rPr>
          <w:bCs/>
        </w:rPr>
        <w:t>obre</w:t>
      </w:r>
      <w:r>
        <w:t>, en la que este metal se usó para elaborar herramientas combinadas con piedra pulida y objetos como vasijas o adornos.</w:t>
      </w:r>
    </w:p>
    <w:p w:rsidR="009A0404" w:rsidRDefault="009A0404" w:rsidP="009A0404">
      <w:pPr>
        <w:pStyle w:val="Sinespaciado"/>
        <w:jc w:val="both"/>
      </w:pPr>
    </w:p>
    <w:p w:rsidR="009A0404" w:rsidRDefault="009A0404" w:rsidP="009A0404">
      <w:pPr>
        <w:pStyle w:val="Sinespaciado"/>
        <w:jc w:val="both"/>
      </w:pPr>
      <w:r>
        <w:t xml:space="preserve">Entre los </w:t>
      </w:r>
      <w:r w:rsidRPr="00323FE2">
        <w:t xml:space="preserve">años 3500 a.C. y 2000 </w:t>
      </w:r>
      <w:proofErr w:type="spellStart"/>
      <w:r w:rsidRPr="00323FE2">
        <w:t>a.C</w:t>
      </w:r>
      <w:proofErr w:type="spellEnd"/>
      <w:r>
        <w:t>,</w:t>
      </w:r>
      <w:r w:rsidRPr="00323FE2">
        <w:t xml:space="preserve"> </w:t>
      </w:r>
      <w:r>
        <w:t xml:space="preserve">en diferentes lugares del planeta </w:t>
      </w:r>
      <w:r w:rsidRPr="00323FE2">
        <w:t xml:space="preserve">comenzó </w:t>
      </w:r>
      <w:r>
        <w:t>el trabajo del</w:t>
      </w:r>
      <w:r w:rsidRPr="00323FE2">
        <w:t xml:space="preserve"> bronce, una aleación</w:t>
      </w:r>
      <w:r>
        <w:t xml:space="preserve"> de</w:t>
      </w:r>
      <w:r w:rsidRPr="00323FE2">
        <w:t xml:space="preserve"> cobre</w:t>
      </w:r>
      <w:r>
        <w:t xml:space="preserve"> y </w:t>
      </w:r>
      <w:r w:rsidRPr="00323FE2">
        <w:t>estaño. El descubrimiento de este material significó una ventaja tecnológica</w:t>
      </w:r>
      <w:r>
        <w:t xml:space="preserve"> con relación al cobre,</w:t>
      </w:r>
      <w:r w:rsidRPr="00323FE2">
        <w:t xml:space="preserve"> </w:t>
      </w:r>
      <w:r>
        <w:t xml:space="preserve">debido a </w:t>
      </w:r>
      <w:r w:rsidRPr="00323FE2">
        <w:t>que el bronce es más resistente</w:t>
      </w:r>
      <w:r>
        <w:t>; además, es</w:t>
      </w:r>
      <w:r w:rsidRPr="00323FE2">
        <w:t xml:space="preserve"> resistente a la oxidación y </w:t>
      </w:r>
      <w:r>
        <w:t xml:space="preserve">es </w:t>
      </w:r>
      <w:r w:rsidRPr="00323FE2">
        <w:t xml:space="preserve">buen conductor del calor. </w:t>
      </w:r>
    </w:p>
    <w:p w:rsidR="009A0404" w:rsidRDefault="009A0404" w:rsidP="009A0404">
      <w:pPr>
        <w:pStyle w:val="Sinespaciado"/>
        <w:jc w:val="both"/>
      </w:pPr>
    </w:p>
    <w:p w:rsidR="009A0404" w:rsidRDefault="009A0404" w:rsidP="009A0404">
      <w:pPr>
        <w:pStyle w:val="Sinespaciado"/>
        <w:jc w:val="both"/>
      </w:pPr>
      <w:r>
        <w:t>La época en la que se descubrió y utilizó prioritariamente el</w:t>
      </w:r>
      <w:r w:rsidRPr="00323FE2">
        <w:t xml:space="preserve"> bronce</w:t>
      </w:r>
      <w:r w:rsidRPr="00D80832">
        <w:t xml:space="preserve"> </w:t>
      </w:r>
      <w:r>
        <w:t>fue tan importante para la humanidad, que ha sido llamada la E</w:t>
      </w:r>
      <w:r w:rsidRPr="00323FE2">
        <w:t>dad de</w:t>
      </w:r>
      <w:r>
        <w:t xml:space="preserve"> B</w:t>
      </w:r>
      <w:r w:rsidRPr="00323FE2">
        <w:t>ronce</w:t>
      </w:r>
      <w:r>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w:t>
            </w:r>
            <w:r w:rsidR="002324AE">
              <w:rPr>
                <w:color w:val="000000"/>
                <w:lang w:val="en-US"/>
              </w:rPr>
              <w:t>6_13_CO_IMG18</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Objetos</w:t>
            </w:r>
            <w:r w:rsidRPr="00323FE2">
              <w:rPr>
                <w:color w:val="000000"/>
              </w:rPr>
              <w:t xml:space="preserve"> de la </w:t>
            </w:r>
            <w:r>
              <w:rPr>
                <w:color w:val="000000"/>
              </w:rPr>
              <w:t>E</w:t>
            </w:r>
            <w:r w:rsidRPr="00323FE2">
              <w:rPr>
                <w:color w:val="000000"/>
              </w:rPr>
              <w:t xml:space="preserve">dad de </w:t>
            </w:r>
            <w:r>
              <w:rPr>
                <w:color w:val="000000"/>
              </w:rPr>
              <w:t>B</w:t>
            </w:r>
            <w:r w:rsidRPr="00323FE2">
              <w:rPr>
                <w:color w:val="000000"/>
              </w:rPr>
              <w:t>ronce</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100498654</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0877990C" wp14:editId="6F3711C3">
                  <wp:extent cx="772761" cy="714375"/>
                  <wp:effectExtent l="0" t="0" r="8890" b="0"/>
                  <wp:docPr id="16" name="Imagen 16" descr="French Armor and Weapons During the Younger Bronze Age, vintage engraved illustration. Dictionary of Words and Things - Larive and Fleury - 189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nch Armor and Weapons During the Younger Bronze Age, vintage engraved illustration. Dictionary of Words and Things - Larive and Fleury - 1895">
                            <a:hlinkClick r:id="rId9"/>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79432" cy="720542"/>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A970D2">
            <w:pPr>
              <w:pStyle w:val="Sinespaciado"/>
              <w:jc w:val="both"/>
            </w:pPr>
            <w:r w:rsidRPr="00323FE2">
              <w:t>El bronce permitió el desarrollo</w:t>
            </w:r>
            <w:r>
              <w:t xml:space="preserve"> y la fabricación</w:t>
            </w:r>
            <w:r w:rsidRPr="00323FE2">
              <w:t xml:space="preserve"> de herramientas, </w:t>
            </w:r>
            <w:r>
              <w:t>armas y armaduras. Estos objetos eran</w:t>
            </w:r>
            <w:r w:rsidRPr="00323FE2">
              <w:t xml:space="preserve"> más duros</w:t>
            </w:r>
            <w:r>
              <w:t xml:space="preserve"> y resistentes</w:t>
            </w:r>
            <w:r w:rsidRPr="00323FE2">
              <w:t xml:space="preserve"> que los fabricados con piedra</w:t>
            </w:r>
            <w:r>
              <w:t xml:space="preserve"> o cobre; por esta razón, las </w:t>
            </w:r>
            <w:r w:rsidRPr="00323FE2">
              <w:t xml:space="preserve">sociedades que </w:t>
            </w:r>
            <w:r>
              <w:t>los usaron</w:t>
            </w:r>
            <w:r w:rsidRPr="00323FE2">
              <w:t xml:space="preserve"> </w:t>
            </w:r>
            <w:r>
              <w:t xml:space="preserve">tuvieron </w:t>
            </w:r>
            <w:r w:rsidRPr="00323FE2">
              <w:t>gran</w:t>
            </w:r>
            <w:r>
              <w:t>des</w:t>
            </w:r>
            <w:r w:rsidRPr="00323FE2">
              <w:t xml:space="preserve"> ventaja</w:t>
            </w:r>
            <w:r>
              <w:t>s</w:t>
            </w:r>
            <w:r w:rsidRPr="00323FE2">
              <w:t xml:space="preserve"> </w:t>
            </w:r>
            <w:r>
              <w:t>sobre otros grupos</w:t>
            </w:r>
            <w:r w:rsidR="00A970D2">
              <w:t>.</w:t>
            </w:r>
          </w:p>
        </w:tc>
      </w:tr>
    </w:tbl>
    <w:p w:rsidR="009A0404" w:rsidRPr="00323FE2" w:rsidRDefault="009A0404" w:rsidP="009A0404">
      <w:pPr>
        <w:pStyle w:val="Sinespaciado"/>
        <w:jc w:val="both"/>
      </w:pPr>
    </w:p>
    <w:p w:rsidR="009A0404" w:rsidRPr="00323FE2" w:rsidRDefault="009A0404" w:rsidP="009A0404">
      <w:pPr>
        <w:pStyle w:val="Sinespaciado"/>
        <w:jc w:val="both"/>
      </w:pPr>
      <w:r>
        <w:t>P</w:t>
      </w:r>
      <w:r w:rsidRPr="00323FE2">
        <w:t>osiblemente</w:t>
      </w:r>
      <w:r>
        <w:t>,</w:t>
      </w:r>
      <w:r w:rsidRPr="00323FE2">
        <w:t xml:space="preserve"> debido a la escasez de estaño</w:t>
      </w:r>
      <w:r>
        <w:t xml:space="preserve"> hacia el año 1000 a. C.</w:t>
      </w:r>
      <w:r w:rsidRPr="00323FE2">
        <w:t>, las diferentes civilizaciones aumentaron paulatinamente el uso de</w:t>
      </w:r>
      <w:r>
        <w:t>l</w:t>
      </w:r>
      <w:r w:rsidRPr="00323FE2">
        <w:t xml:space="preserve"> hierro. Aunque </w:t>
      </w:r>
      <w:r>
        <w:t>no es fácil de</w:t>
      </w:r>
      <w:r w:rsidRPr="00323FE2">
        <w:t xml:space="preserve"> </w:t>
      </w:r>
      <w:r>
        <w:t>trabajar, debido que funde a muy elevadas temperaturas</w:t>
      </w:r>
      <w:r w:rsidRPr="00323FE2">
        <w:t xml:space="preserve">, </w:t>
      </w:r>
      <w:r>
        <w:t>el hierr</w:t>
      </w:r>
      <w:r w:rsidR="0025261D">
        <w:t>o es abundante y duro; por eso</w:t>
      </w:r>
      <w:r w:rsidRPr="00323FE2">
        <w:t xml:space="preserve"> </w:t>
      </w:r>
      <w:r>
        <w:t>sustituyó al bronce como</w:t>
      </w:r>
      <w:r w:rsidRPr="00323FE2">
        <w:t xml:space="preserve"> </w:t>
      </w:r>
      <w:r>
        <w:t xml:space="preserve">el </w:t>
      </w:r>
      <w:r w:rsidRPr="00323FE2">
        <w:t xml:space="preserve">material más usado, dando lugar a la </w:t>
      </w:r>
      <w:r>
        <w:t>E</w:t>
      </w:r>
      <w:r w:rsidRPr="00323FE2">
        <w:t xml:space="preserve">dad de </w:t>
      </w:r>
      <w:r>
        <w:t>H</w:t>
      </w:r>
      <w:r w:rsidRPr="00323FE2">
        <w:t>ierro.</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19</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 o</w:t>
            </w:r>
            <w:r w:rsidRPr="00323FE2">
              <w:rPr>
                <w:color w:val="000000"/>
              </w:rPr>
              <w:t>btención de hierro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C566AC">
              <w:rPr>
                <w:color w:val="333333"/>
                <w:shd w:val="clear" w:color="auto" w:fill="FFFFFF"/>
              </w:rPr>
              <w:t>104678333</w:t>
            </w:r>
          </w:p>
          <w:p w:rsidR="009A0404" w:rsidRPr="00C566AC" w:rsidRDefault="009A0404" w:rsidP="009A0404">
            <w:pPr>
              <w:pStyle w:val="Sinespaciado"/>
              <w:jc w:val="both"/>
              <w:rPr>
                <w:color w:val="000000"/>
              </w:rPr>
            </w:pPr>
            <w:r>
              <w:rPr>
                <w:noProof/>
                <w:color w:val="298AAE"/>
                <w:sz w:val="18"/>
                <w:szCs w:val="18"/>
                <w:lang w:val="es-CO" w:eastAsia="es-CO"/>
              </w:rPr>
              <w:drawing>
                <wp:inline distT="0" distB="0" distL="0" distR="0" wp14:anchorId="2EB14CB8" wp14:editId="62D8F174">
                  <wp:extent cx="628650" cy="988179"/>
                  <wp:effectExtent l="0" t="0" r="0" b="2540"/>
                  <wp:docPr id="17" name="Imagen 17" descr="Hot steel is poured into another pa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t steel is poured into another pan">
                            <a:hlinkClick r:id="rId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350" cy="99085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 xml:space="preserve">Si bien el hierro era conocido desde el </w:t>
            </w:r>
            <w:r>
              <w:t xml:space="preserve">año </w:t>
            </w:r>
            <w:r w:rsidRPr="00323FE2">
              <w:t>1250 a.</w:t>
            </w:r>
            <w:r>
              <w:t xml:space="preserve"> </w:t>
            </w:r>
            <w:r w:rsidRPr="00323FE2">
              <w:t>C. por los griegos, quienes lo daban incluso como trofeo en</w:t>
            </w:r>
            <w:r>
              <w:t xml:space="preserve"> las</w:t>
            </w:r>
            <w:r w:rsidRPr="00323FE2">
              <w:t xml:space="preserve"> competencias deportivas, </w:t>
            </w:r>
            <w:r>
              <w:t>no fue utilizado masivamente durante esta época, debido a que su extracción</w:t>
            </w:r>
            <w:r w:rsidRPr="00323FE2">
              <w:t xml:space="preserve"> de las rocas </w:t>
            </w:r>
            <w:r>
              <w:t>requiere temperaturas</w:t>
            </w:r>
            <w:r w:rsidRPr="00323FE2">
              <w:t xml:space="preserve"> </w:t>
            </w:r>
            <w:r>
              <w:t>de alrededor de 1500 °C.</w:t>
            </w:r>
          </w:p>
        </w:tc>
      </w:tr>
    </w:tbl>
    <w:p w:rsidR="009A0404" w:rsidRPr="00323FE2" w:rsidRDefault="009A0404" w:rsidP="009A0404">
      <w:pPr>
        <w:pStyle w:val="Sinespaciado"/>
        <w:jc w:val="both"/>
      </w:pPr>
    </w:p>
    <w:p w:rsidR="009A0404" w:rsidRDefault="009A0404" w:rsidP="009A0404">
      <w:pPr>
        <w:pStyle w:val="Sinespaciado"/>
        <w:jc w:val="both"/>
      </w:pPr>
      <w:r w:rsidRPr="001F53BE">
        <w:t>Con el tiempo, se han utilizado otros metales y desarrollado aleaciones que se adaptan mejor a las nuevas exigencias tecnológicas.</w:t>
      </w:r>
      <w:r>
        <w:t xml:space="preserve"> </w:t>
      </w:r>
    </w:p>
    <w:p w:rsidR="009A0404" w:rsidRDefault="009A0404" w:rsidP="009A0404">
      <w:pPr>
        <w:pStyle w:val="Sinespaciado"/>
        <w:jc w:val="both"/>
      </w:pPr>
    </w:p>
    <w:p w:rsidR="009A0404" w:rsidRDefault="009A0404" w:rsidP="009A0404">
      <w:pPr>
        <w:pStyle w:val="Sinespaciado"/>
        <w:jc w:val="both"/>
      </w:pPr>
      <w:r>
        <w:t>El acero, que es una aleación de hierro y carbono, ha sido el metal más utilizado durante los últimos 300 años; aunque su descubrimiento es casi tan antiguo como el del hierro. Esta aleación es más fuerte que el hierro mismo o el bronce, lo cual la hace muy versátil. Hoy en día con acero se fabrican, desde herramientas y objetos muy pequeños de alta precisión, hasta inmensos puentes elevados y altos rascacielos.</w:t>
      </w:r>
    </w:p>
    <w:p w:rsidR="009A0404" w:rsidRDefault="009A0404" w:rsidP="009A0404">
      <w:pPr>
        <w:pStyle w:val="Sinespaciado"/>
        <w:jc w:val="both"/>
      </w:pPr>
    </w:p>
    <w:p w:rsidR="009A0404" w:rsidRDefault="009A0404" w:rsidP="009A0404">
      <w:pPr>
        <w:pStyle w:val="Sinespaciado"/>
        <w:jc w:val="both"/>
      </w:pPr>
      <w:r>
        <w:t>En los últimos</w:t>
      </w:r>
      <w:r w:rsidRPr="00323FE2">
        <w:t xml:space="preserve"> </w:t>
      </w:r>
      <w:r>
        <w:t>150 años, el cobre ha adquirido usos muy diferentes a los que tuvo durante la Edad de Cobre; hoy es un metal indispensable en la industria electrónica y eléctrica.</w:t>
      </w:r>
      <w:r w:rsidRPr="00323FE2">
        <w:t xml:space="preserve"> </w:t>
      </w:r>
      <w:r>
        <w:t>Por otra parte, el bronce se usa en la fabricación de cerraduras, rodamientos y piezas especiales para máquinas.</w:t>
      </w:r>
    </w:p>
    <w:p w:rsidR="009A0404" w:rsidRDefault="009A0404" w:rsidP="009A0404">
      <w:pPr>
        <w:pStyle w:val="Sinespaciado"/>
        <w:jc w:val="both"/>
      </w:pPr>
    </w:p>
    <w:p w:rsidR="009A0404" w:rsidRDefault="009A0404" w:rsidP="009A0404">
      <w:pPr>
        <w:pStyle w:val="Sinespaciado"/>
        <w:jc w:val="both"/>
      </w:pPr>
      <w:r>
        <w:t>Otros metales de uso relativamente reciente, como el</w:t>
      </w:r>
      <w:r w:rsidRPr="0079500D">
        <w:rPr>
          <w:bCs/>
        </w:rPr>
        <w:t xml:space="preserve"> titanio</w:t>
      </w:r>
      <w:r>
        <w:t xml:space="preserve"> y</w:t>
      </w:r>
      <w:r w:rsidRPr="00323FE2">
        <w:t xml:space="preserve"> </w:t>
      </w:r>
      <w:r>
        <w:t xml:space="preserve">el </w:t>
      </w:r>
      <w:r w:rsidRPr="00323FE2">
        <w:t>aluminio</w:t>
      </w:r>
      <w:r w:rsidRPr="00ED1878">
        <w:t>,</w:t>
      </w:r>
      <w:r w:rsidRPr="00323FE2">
        <w:t xml:space="preserve"> </w:t>
      </w:r>
      <w:r>
        <w:t xml:space="preserve">se han hecho insustituibles en los últimos años, debido a que con ellos se pueden fabricar </w:t>
      </w:r>
      <w:r w:rsidRPr="00323FE2">
        <w:t>estructuras</w:t>
      </w:r>
      <w:r>
        <w:t xml:space="preserve"> a la vez resistentes y ligeras. Estos metales son utilizados en la construcción de todo tipo de partes para aeronaves y cohetes.</w:t>
      </w:r>
    </w:p>
    <w:p w:rsidR="009A0404" w:rsidRDefault="009A0404" w:rsidP="009A0404">
      <w:pPr>
        <w:pStyle w:val="Sinespaciado"/>
        <w:jc w:val="both"/>
      </w:pP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CN_06_13_CO_IMG20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Descripción</w:t>
            </w:r>
          </w:p>
        </w:tc>
        <w:tc>
          <w:tcPr>
            <w:tcW w:w="6515" w:type="dxa"/>
          </w:tcPr>
          <w:p w:rsidR="009A0404" w:rsidRPr="00323FE2" w:rsidRDefault="009A0404" w:rsidP="009A0404">
            <w:pPr>
              <w:pStyle w:val="Sinespaciado"/>
              <w:jc w:val="both"/>
              <w:rPr>
                <w:color w:val="000000"/>
              </w:rPr>
            </w:pPr>
            <w:r>
              <w:rPr>
                <w:color w:val="000000"/>
              </w:rPr>
              <w:t>Las aleaciones de titanio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C566AC" w:rsidRDefault="009A0404" w:rsidP="009A0404">
            <w:pPr>
              <w:pStyle w:val="Sinespaciado"/>
              <w:jc w:val="both"/>
              <w:rPr>
                <w:color w:val="000000"/>
              </w:rPr>
            </w:pPr>
            <w:r>
              <w:rPr>
                <w:noProof/>
                <w:color w:val="C2E1ED"/>
                <w:sz w:val="18"/>
                <w:szCs w:val="18"/>
                <w:lang w:val="es-CO" w:eastAsia="es-CO"/>
              </w:rPr>
              <w:drawing>
                <wp:inline distT="0" distB="0" distL="0" distR="0" wp14:anchorId="37B3DB57" wp14:editId="09F2572D">
                  <wp:extent cx="1390650" cy="1217591"/>
                  <wp:effectExtent l="0" t="0" r="0" b="1905"/>
                  <wp:docPr id="20" name="Imagen 20" descr="http://thumb7.shutterstock.com/display_pic_with_logo/243016/243016,1325862671,1/stock-photo-isolated-jet-engine-turbofan-inlet-9210977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43016/243016,1325862671,1/stock-photo-isolated-jet-engine-turbofan-inlet-92109770.jpg">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3779" cy="1220331"/>
                          </a:xfrm>
                          <a:prstGeom prst="rect">
                            <a:avLst/>
                          </a:prstGeom>
                          <a:noFill/>
                          <a:ln>
                            <a:noFill/>
                          </a:ln>
                        </pic:spPr>
                      </pic:pic>
                    </a:graphicData>
                  </a:graphic>
                </wp:inline>
              </w:drawing>
            </w:r>
            <w:r>
              <w:rPr>
                <w:color w:val="000000"/>
              </w:rPr>
              <w:t xml:space="preserve"> </w:t>
            </w:r>
            <w:r w:rsidRPr="0079500D">
              <w:rPr>
                <w:color w:val="000000"/>
              </w:rPr>
              <w:t>92109770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A970D2">
            <w:pPr>
              <w:pStyle w:val="Sinespaciado"/>
              <w:jc w:val="both"/>
            </w:pPr>
            <w:r>
              <w:t>Las aleaciones de titanio son muy fuertes y livianas, por eso se usan en la i</w:t>
            </w:r>
            <w:r w:rsidRPr="00730F51">
              <w:t>ndustr</w:t>
            </w:r>
            <w:r>
              <w:t>ia aeronáutica y aero</w:t>
            </w:r>
            <w:r w:rsidR="00A970D2">
              <w:t>espacial. Con ellas se fabrican</w:t>
            </w:r>
            <w:r>
              <w:t xml:space="preserve"> </w:t>
            </w:r>
            <w:r w:rsidRPr="00730F51">
              <w:t>paneles exteriores</w:t>
            </w:r>
            <w:r>
              <w:t xml:space="preserve"> para aeronaves</w:t>
            </w:r>
            <w:r w:rsidRPr="00730F51">
              <w:t>, trenes de aterrizaje, tubos hidráulicos</w:t>
            </w:r>
            <w:r>
              <w:t>, frenos y</w:t>
            </w:r>
            <w:r w:rsidRPr="00730F51">
              <w:t xml:space="preserve"> turbina</w:t>
            </w:r>
            <w:r w:rsidR="00A970D2">
              <w:t>s, etc.</w:t>
            </w:r>
          </w:p>
        </w:tc>
      </w:tr>
    </w:tbl>
    <w:p w:rsidR="009A0404" w:rsidRDefault="009A040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w:t>
            </w:r>
            <w:r>
              <w:rPr>
                <w:color w:val="000000"/>
              </w:rPr>
              <w:t>100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0D6F91">
            <w:pPr>
              <w:pStyle w:val="Sinespaciado"/>
              <w:jc w:val="both"/>
              <w:rPr>
                <w:color w:val="000000"/>
              </w:rPr>
            </w:pPr>
            <w:r w:rsidRPr="006357EF">
              <w:rPr>
                <w:color w:val="000000"/>
              </w:rPr>
              <w:t>La obtención de los metales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acerca de la minería y las aleaciones</w:t>
            </w:r>
          </w:p>
        </w:tc>
      </w:tr>
    </w:tbl>
    <w:p w:rsidR="006357EF" w:rsidRPr="00DA6ACC" w:rsidRDefault="006357EF" w:rsidP="009A0404">
      <w:pPr>
        <w:pStyle w:val="Sinespaciado"/>
        <w:jc w:val="both"/>
        <w:rPr>
          <w:b/>
        </w:rPr>
      </w:pPr>
    </w:p>
    <w:p w:rsidR="009A0404" w:rsidRPr="00DA6ACC" w:rsidRDefault="009A0404" w:rsidP="009A0404">
      <w:pPr>
        <w:pStyle w:val="Sinespaciado"/>
        <w:jc w:val="both"/>
        <w:rPr>
          <w:b/>
        </w:rPr>
      </w:pPr>
      <w:r w:rsidRPr="00DA6ACC">
        <w:rPr>
          <w:b/>
          <w:highlight w:val="yellow"/>
        </w:rPr>
        <w:t>[SECCIÓN 3]</w:t>
      </w:r>
      <w:r w:rsidRPr="00DA6ACC">
        <w:rPr>
          <w:b/>
        </w:rPr>
        <w:t xml:space="preserve">3.1.2 </w:t>
      </w:r>
      <w:bookmarkStart w:id="2" w:name="OLE_LINK1"/>
      <w:r w:rsidRPr="00DA6ACC">
        <w:rPr>
          <w:b/>
        </w:rPr>
        <w:t>Los minerales no metálicos</w:t>
      </w:r>
      <w:bookmarkEnd w:id="2"/>
    </w:p>
    <w:p w:rsidR="009A0404" w:rsidRPr="00323FE2" w:rsidRDefault="009A0404" w:rsidP="009A0404">
      <w:pPr>
        <w:pStyle w:val="Sinespaciado"/>
        <w:jc w:val="both"/>
      </w:pPr>
    </w:p>
    <w:p w:rsidR="009A0404" w:rsidRDefault="009A0404" w:rsidP="009A0404">
      <w:pPr>
        <w:pStyle w:val="Sinespaciado"/>
        <w:jc w:val="both"/>
      </w:pPr>
      <w:r w:rsidRPr="00323FE2">
        <w:t xml:space="preserve">Los </w:t>
      </w:r>
      <w:r w:rsidRPr="000D3464">
        <w:t>minerales no metálicos</w:t>
      </w:r>
      <w:r w:rsidRPr="00323FE2">
        <w:t xml:space="preserve"> </w:t>
      </w:r>
      <w:r>
        <w:t xml:space="preserve">son aquellos que no tienen metales en su composición. Estos no brillan, son malos conductores de la electricidad y el calor, y son menos densos que los metales. Se caracterizan, también, porque son muy variados. </w:t>
      </w:r>
    </w:p>
    <w:p w:rsidR="009A0404" w:rsidRDefault="009A0404" w:rsidP="009A0404">
      <w:pPr>
        <w:pStyle w:val="Sinespaciado"/>
        <w:jc w:val="both"/>
      </w:pPr>
    </w:p>
    <w:p w:rsidR="009A0404" w:rsidRDefault="009A0404" w:rsidP="009A0404">
      <w:pPr>
        <w:pStyle w:val="Sinespaciado"/>
        <w:jc w:val="both"/>
      </w:pPr>
      <w:r>
        <w:t xml:space="preserve">En la actualidad se siguen usando muchos minerales no metálicos, aunque con el paso del tiempo las necesidades y las tecnologías de las sociedades hayan cambiado. Los minerales no metálicos más importantes para la antigüedad, siguen siendo igualmente importantes hoy en día. </w:t>
      </w:r>
    </w:p>
    <w:p w:rsidR="009A0404" w:rsidRDefault="009A0404" w:rsidP="009A0404">
      <w:pPr>
        <w:pStyle w:val="Sinespaciado"/>
        <w:jc w:val="both"/>
      </w:pPr>
    </w:p>
    <w:p w:rsidR="009A0404" w:rsidRDefault="009A0404" w:rsidP="009A0404">
      <w:pPr>
        <w:pStyle w:val="Sinespaciado"/>
        <w:jc w:val="both"/>
      </w:pPr>
      <w:r>
        <w:t xml:space="preserve">Por ejemplo, la </w:t>
      </w:r>
      <w:r w:rsidRPr="008D4013">
        <w:t>sal</w:t>
      </w:r>
      <w:r>
        <w:t xml:space="preserve">, que es el único mineral comestible para el hombre —y posiblemente el condimento más antiguo empleado por este—, es tan importante ahora como hace siglos. Además de condimento, se utilizó para conservar </w:t>
      </w:r>
      <w:r>
        <w:rPr>
          <w:bCs/>
        </w:rPr>
        <w:t xml:space="preserve">los alimentos </w:t>
      </w:r>
      <w:r>
        <w:t xml:space="preserve">por más tiempo. Debido a esto fue utilizada también como </w:t>
      </w:r>
      <w:r w:rsidRPr="00C54692">
        <w:rPr>
          <w:bCs/>
        </w:rPr>
        <w:t>moneda de intercambio</w:t>
      </w:r>
      <w:r>
        <w:t xml:space="preserve">.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Mina de sal</w:t>
            </w:r>
          </w:p>
        </w:tc>
      </w:tr>
      <w:tr w:rsidR="009A0404" w:rsidRPr="00323FE2" w:rsidTr="00355C52">
        <w:trPr>
          <w:trHeight w:val="1917"/>
        </w:trPr>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456BE6" w:rsidRDefault="009A0404" w:rsidP="009A0404">
            <w:pPr>
              <w:pStyle w:val="Sinespaciado"/>
              <w:jc w:val="both"/>
              <w:rPr>
                <w:color w:val="333333"/>
                <w:sz w:val="22"/>
                <w:szCs w:val="22"/>
                <w:shd w:val="clear" w:color="auto" w:fill="FFFFFF"/>
              </w:rPr>
            </w:pPr>
            <w:r>
              <w:rPr>
                <w:noProof/>
                <w:lang w:val="es-CO" w:eastAsia="es-CO"/>
              </w:rPr>
              <w:drawing>
                <wp:inline distT="0" distB="0" distL="0" distR="0" wp14:anchorId="31070029" wp14:editId="749E022D">
                  <wp:extent cx="1571625" cy="1117600"/>
                  <wp:effectExtent l="0" t="0" r="9525" b="6350"/>
                  <wp:docPr id="18" name="Imagen 18" descr="KRAKOW, POLAND - APRIL 28th 2012: Underground lake in the Wieliczka Salt Mine (13th century), one of the world's oldest salt mines. April 28th, 2012 in Wieliczka, Pol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AKOW, POLAND - APRIL 28th 2012: Underground lake in the Wieliczka Salt Mine (13th century), one of the world's oldest salt mines. April 28th, 2012 in Wieliczka, Poland.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5247" cy="1120176"/>
                          </a:xfrm>
                          <a:prstGeom prst="rect">
                            <a:avLst/>
                          </a:prstGeom>
                          <a:noFill/>
                          <a:ln>
                            <a:noFill/>
                          </a:ln>
                        </pic:spPr>
                      </pic:pic>
                    </a:graphicData>
                  </a:graphic>
                </wp:inline>
              </w:drawing>
            </w:r>
            <w:r w:rsidRPr="00456BE6">
              <w:rPr>
                <w:color w:val="333333"/>
                <w:sz w:val="22"/>
                <w:szCs w:val="22"/>
                <w:shd w:val="clear" w:color="auto" w:fill="FFFFFF"/>
              </w:rPr>
              <w:t>199987715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6515" w:type="dxa"/>
          </w:tcPr>
          <w:p w:rsidR="009A0404" w:rsidRPr="00323FE2" w:rsidRDefault="009A0404" w:rsidP="009A0404">
            <w:pPr>
              <w:pStyle w:val="Sinespaciado"/>
              <w:jc w:val="both"/>
            </w:pPr>
            <w:r>
              <w:t xml:space="preserve">La sal se obtiene por diferentes métodos. El primero, por medio de la evaporación del agua salada de los mares. Y el otro, por medio su extracción de </w:t>
            </w:r>
            <w:r w:rsidRPr="00A20B89">
              <w:t>minas de sal</w:t>
            </w:r>
            <w:r>
              <w:t xml:space="preserve">, en las que se encuentra como un mineral denominado </w:t>
            </w:r>
            <w:r w:rsidRPr="00B4091B">
              <w:t xml:space="preserve">halita </w:t>
            </w:r>
            <w:r>
              <w:t xml:space="preserve">o </w:t>
            </w:r>
            <w:r w:rsidRPr="00B4091B">
              <w:t>sal de roca</w:t>
            </w:r>
            <w:r>
              <w:t>.</w:t>
            </w:r>
          </w:p>
        </w:tc>
      </w:tr>
    </w:tbl>
    <w:p w:rsidR="009A0404" w:rsidRDefault="009A0404" w:rsidP="009A0404">
      <w:pPr>
        <w:pStyle w:val="Sinespaciado"/>
        <w:jc w:val="both"/>
      </w:pPr>
    </w:p>
    <w:p w:rsidR="009A0404" w:rsidRDefault="009A0404" w:rsidP="009A0404">
      <w:pPr>
        <w:pStyle w:val="Sinespaciado"/>
        <w:jc w:val="both"/>
      </w:pPr>
      <w:r>
        <w:t xml:space="preserve">Muchos minerales no metálicos son </w:t>
      </w:r>
      <w:r w:rsidRPr="008D4013">
        <w:t>rocas</w:t>
      </w:r>
      <w:r>
        <w:rPr>
          <w:bCs/>
        </w:rPr>
        <w:t xml:space="preserve">. </w:t>
      </w:r>
      <w:r>
        <w:t xml:space="preserve">A partir de estas no solo se han elaborado </w:t>
      </w:r>
      <w:r w:rsidRPr="008D4013">
        <w:t>herramientas</w:t>
      </w:r>
      <w:r>
        <w:t xml:space="preserve">, sino que desde hace tiempo hasta hoy en día, han sido usadas para erigir </w:t>
      </w:r>
      <w:r w:rsidRPr="008D4013">
        <w:t>construcciones</w:t>
      </w:r>
      <w:r>
        <w:t xml:space="preserve">. Materiales tan conocidos como el </w:t>
      </w:r>
      <w:r w:rsidRPr="00FA474F">
        <w:rPr>
          <w:bCs/>
        </w:rPr>
        <w:t>ce</w:t>
      </w:r>
      <w:r w:rsidRPr="008D4013">
        <w:t>mento</w:t>
      </w:r>
      <w:r>
        <w:t xml:space="preserve"> y el </w:t>
      </w:r>
      <w:r w:rsidRPr="008D4013">
        <w:t>concreto</w:t>
      </w:r>
      <w:r>
        <w:t xml:space="preserve"> se hacen a partir de una roca conocida como </w:t>
      </w:r>
      <w:r w:rsidRPr="00784EBB">
        <w:t>piedra caliza.</w:t>
      </w:r>
      <w:r>
        <w:t xml:space="preserve"> </w:t>
      </w:r>
    </w:p>
    <w:p w:rsidR="009A0404" w:rsidRDefault="009A0404" w:rsidP="009A0404">
      <w:pPr>
        <w:pStyle w:val="Sinespaciado"/>
        <w:jc w:val="both"/>
      </w:pPr>
    </w:p>
    <w:p w:rsidR="009A0404" w:rsidRPr="00D25F87" w:rsidRDefault="009A0404" w:rsidP="009A0404">
      <w:pPr>
        <w:pStyle w:val="Sinespaciado"/>
        <w:jc w:val="both"/>
      </w:pPr>
      <w:r>
        <w:t xml:space="preserve">Otros minerales no metálicos importantes son la </w:t>
      </w:r>
      <w:r w:rsidRPr="00D77530">
        <w:t>arena</w:t>
      </w:r>
      <w:r>
        <w:t xml:space="preserve"> y el barro. La arena está compuesta de partículas de roca muy finas, y se ha utilizado desde la antigüedad como material de construcción y también para la fabricación de </w:t>
      </w:r>
      <w:r w:rsidRPr="00D77530">
        <w:t>vidrio</w:t>
      </w:r>
      <w:r>
        <w:t>. E</w:t>
      </w:r>
      <w:r w:rsidRPr="002E0DA6">
        <w:t>l barro</w:t>
      </w:r>
      <w:r>
        <w:t xml:space="preserve"> se ha usado como adobe para la construcción de casas, para hacer tejas y para elaborar</w:t>
      </w:r>
      <w:r w:rsidRPr="002E0DA6">
        <w:t xml:space="preserve"> cerámica</w:t>
      </w:r>
      <w:r>
        <w:t>s</w:t>
      </w:r>
      <w:r w:rsidRPr="002E0DA6">
        <w:t>, con la</w:t>
      </w:r>
      <w:r>
        <w:t>s</w:t>
      </w:r>
      <w:r w:rsidRPr="002E0DA6">
        <w:t xml:space="preserve"> cual</w:t>
      </w:r>
      <w:r>
        <w:t>es se facilitó</w:t>
      </w:r>
      <w:r w:rsidRPr="002E0DA6">
        <w:t xml:space="preserve">, entre otras cosas, </w:t>
      </w:r>
      <w:r>
        <w:t>el transporte</w:t>
      </w:r>
      <w:r w:rsidRPr="002E0DA6">
        <w:t xml:space="preserve"> </w:t>
      </w:r>
      <w:r>
        <w:t xml:space="preserve">de </w:t>
      </w:r>
      <w:r w:rsidRPr="002E0DA6">
        <w:t xml:space="preserve">alimentos y </w:t>
      </w:r>
      <w:r>
        <w:t xml:space="preserve">su </w:t>
      </w:r>
      <w:r w:rsidRPr="002E0DA6">
        <w:t>coc</w:t>
      </w:r>
      <w:r>
        <w:t>ción</w:t>
      </w:r>
      <w:r w:rsidRPr="002E0DA6">
        <w:t xml:space="preserve"> sin </w:t>
      </w:r>
      <w:r>
        <w:t>tener que exponerlos</w:t>
      </w:r>
      <w:r w:rsidRPr="002E0DA6">
        <w:t xml:space="preserve"> directamente al fuego.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22</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Casa con tejas hechas de barro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z w:val="20"/>
                <w:szCs w:val="20"/>
                <w:shd w:val="clear" w:color="auto" w:fill="FFFFFF"/>
              </w:rPr>
            </w:pPr>
            <w:r w:rsidRPr="00277983">
              <w:rPr>
                <w:color w:val="333333"/>
                <w:sz w:val="20"/>
                <w:szCs w:val="20"/>
                <w:shd w:val="clear" w:color="auto" w:fill="FFFFFF"/>
              </w:rPr>
              <w:t>47737135</w:t>
            </w:r>
          </w:p>
          <w:p w:rsidR="009A0404" w:rsidRPr="00C566AC" w:rsidRDefault="009A0404" w:rsidP="009A0404">
            <w:pPr>
              <w:pStyle w:val="Sinespaciado"/>
              <w:jc w:val="both"/>
              <w:rPr>
                <w:color w:val="000000"/>
              </w:rPr>
            </w:pPr>
            <w:r>
              <w:rPr>
                <w:noProof/>
                <w:color w:val="298AAE"/>
                <w:sz w:val="18"/>
                <w:szCs w:val="18"/>
                <w:lang w:val="es-CO" w:eastAsia="es-CO"/>
              </w:rPr>
              <w:drawing>
                <wp:inline distT="0" distB="0" distL="0" distR="0" wp14:anchorId="6CC67E04" wp14:editId="15DD6175">
                  <wp:extent cx="1384228" cy="1085850"/>
                  <wp:effectExtent l="0" t="0" r="6985" b="0"/>
                  <wp:docPr id="21" name="Imagen 21" descr="One story stucco residential home with a red clay tile roof and side gar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story stucco residential home with a red clay tile roof and side garage.">
                            <a:hlinkClick r:id="rId9"/>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5139" cy="1094409"/>
                          </a:xfrm>
                          <a:prstGeom prst="rect">
                            <a:avLst/>
                          </a:prstGeom>
                          <a:noFill/>
                          <a:ln>
                            <a:noFill/>
                          </a:ln>
                        </pic:spPr>
                      </pic:pic>
                    </a:graphicData>
                  </a:graphic>
                </wp:inline>
              </w:drawing>
            </w:r>
          </w:p>
        </w:tc>
      </w:tr>
      <w:tr w:rsidR="009A0404" w:rsidRPr="00323FE2" w:rsidTr="00A970D2">
        <w:trPr>
          <w:trHeight w:val="961"/>
        </w:trPr>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A970D2">
            <w:pPr>
              <w:pStyle w:val="Sinespaciado"/>
              <w:jc w:val="both"/>
            </w:pPr>
            <w:r>
              <w:t xml:space="preserve">La </w:t>
            </w:r>
            <w:r w:rsidRPr="00784EBB">
              <w:t>piedra caliza</w:t>
            </w:r>
            <w:r>
              <w:t xml:space="preserve"> es una roca compuesta de carbonato de calcio; en la actualidad se usa como uno de los materiales para la fabricación de </w:t>
            </w:r>
            <w:r w:rsidRPr="00784EBB">
              <w:t>cemento</w:t>
            </w:r>
            <w:r w:rsidR="00A970D2">
              <w:t>.</w:t>
            </w:r>
          </w:p>
        </w:tc>
      </w:tr>
    </w:tbl>
    <w:p w:rsidR="009A0404" w:rsidRDefault="009A0404" w:rsidP="009A0404">
      <w:pPr>
        <w:pStyle w:val="Sinespaciado"/>
        <w:jc w:val="both"/>
      </w:pPr>
    </w:p>
    <w:p w:rsidR="009A0404" w:rsidRDefault="009A0404" w:rsidP="009A0404">
      <w:pPr>
        <w:pStyle w:val="Sinespaciado"/>
        <w:jc w:val="both"/>
      </w:pPr>
      <w:r w:rsidRPr="008D4013">
        <w:t>A medida que las sociedades</w:t>
      </w:r>
      <w:r>
        <w:t xml:space="preserve"> se hicieron más complejas, se comenzaron a utilizar materiales metálicos y no metálicos, como símbolo</w:t>
      </w:r>
      <w:r w:rsidRPr="008D4013">
        <w:t xml:space="preserve"> de estatus; </w:t>
      </w:r>
      <w:r>
        <w:t xml:space="preserve">entre estos se </w:t>
      </w:r>
      <w:r w:rsidRPr="008D4013">
        <w:t>destacan algunos met</w:t>
      </w:r>
      <w:r>
        <w:t>ales como el oro y la plata;</w:t>
      </w:r>
      <w:r w:rsidRPr="008D4013">
        <w:t xml:space="preserve"> </w:t>
      </w:r>
      <w:r>
        <w:t>y</w:t>
      </w:r>
      <w:r w:rsidRPr="008D4013">
        <w:t xml:space="preserve"> piedras preciosas como las </w:t>
      </w:r>
      <w:r w:rsidRPr="0045056A">
        <w:rPr>
          <w:bCs/>
        </w:rPr>
        <w:t>esmeraldas</w:t>
      </w:r>
      <w:r w:rsidRPr="008D4013">
        <w:t xml:space="preserve"> y los </w:t>
      </w:r>
      <w:r w:rsidRPr="0045056A">
        <w:rPr>
          <w:bCs/>
        </w:rPr>
        <w:t>rubíes</w:t>
      </w:r>
      <w:r w:rsidRPr="008D4013">
        <w:t xml:space="preserve">. </w:t>
      </w:r>
      <w:r>
        <w:t xml:space="preserve">Estos metales y piedras, que son muy costosos, se usan hoy </w:t>
      </w:r>
      <w:r w:rsidRPr="008D4013">
        <w:t xml:space="preserve">ampliamente como </w:t>
      </w:r>
      <w:r w:rsidRPr="00610D0A">
        <w:t xml:space="preserve">objetos ornamentales. </w:t>
      </w:r>
    </w:p>
    <w:p w:rsidR="009A0404" w:rsidRDefault="009A0404" w:rsidP="009A0404">
      <w:pPr>
        <w:pStyle w:val="Sinespaciado"/>
        <w:jc w:val="both"/>
      </w:pPr>
    </w:p>
    <w:p w:rsidR="009A0404" w:rsidRPr="008D4013" w:rsidRDefault="009A0404" w:rsidP="009A0404">
      <w:pPr>
        <w:pStyle w:val="Sinespaciado"/>
        <w:jc w:val="both"/>
        <w:rPr>
          <w:color w:val="000000"/>
        </w:rPr>
      </w:pPr>
      <w:r>
        <w:t>También, algunas piedras preciosas se utilizan c</w:t>
      </w:r>
      <w:r w:rsidRPr="008D4013">
        <w:t xml:space="preserve">omo materia prima para </w:t>
      </w:r>
      <w:r>
        <w:t>la fabricación de herramientas, aunque esta es una aplicación reciente. E</w:t>
      </w:r>
      <w:r w:rsidRPr="008D4013">
        <w:t xml:space="preserve">l </w:t>
      </w:r>
      <w:r w:rsidRPr="00875476">
        <w:t>diamante</w:t>
      </w:r>
      <w:r w:rsidRPr="00013395">
        <w:t>,</w:t>
      </w:r>
      <w:r w:rsidRPr="008D4013">
        <w:t xml:space="preserve"> </w:t>
      </w:r>
      <w:r>
        <w:t>por ejemplo, es el material natural</w:t>
      </w:r>
      <w:r w:rsidRPr="008D4013">
        <w:t xml:space="preserve"> más duro que existe</w:t>
      </w:r>
      <w:r>
        <w:t>,</w:t>
      </w:r>
      <w:r w:rsidRPr="008D4013">
        <w:t xml:space="preserve"> </w:t>
      </w:r>
      <w:r>
        <w:t xml:space="preserve">por esto </w:t>
      </w:r>
      <w:r w:rsidRPr="008D4013">
        <w:t xml:space="preserve">se </w:t>
      </w:r>
      <w:r>
        <w:t xml:space="preserve">utiliza </w:t>
      </w:r>
      <w:r w:rsidRPr="008D4013">
        <w:t xml:space="preserve">en la industria </w:t>
      </w:r>
      <w:r>
        <w:t>y en otras actividades para cortar y romper; se elaboran, por ejemplo, brocas para taladros y bisturís con</w:t>
      </w:r>
      <w:r w:rsidRPr="008D4013">
        <w:t xml:space="preserve"> punta de diamante.</w:t>
      </w:r>
    </w:p>
    <w:p w:rsidR="009A0404" w:rsidRPr="009F4F08" w:rsidRDefault="009A0404" w:rsidP="009A0404">
      <w:pPr>
        <w:pStyle w:val="Sinespaciado"/>
        <w:jc w:val="both"/>
      </w:pPr>
    </w:p>
    <w:tbl>
      <w:tblPr>
        <w:tblpPr w:leftFromText="141" w:rightFromText="141" w:vertAnchor="text" w:horzAnchor="margin" w:tblpY="10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23</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Esmeraldas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C566AC">
              <w:rPr>
                <w:color w:val="333333"/>
                <w:shd w:val="clear" w:color="auto" w:fill="FFFFFF"/>
              </w:rPr>
              <w:t>145123573</w:t>
            </w:r>
          </w:p>
          <w:p w:rsidR="009A0404" w:rsidRPr="00C566AC" w:rsidRDefault="009A0404" w:rsidP="009A0404">
            <w:pPr>
              <w:pStyle w:val="Sinespaciado"/>
              <w:jc w:val="both"/>
              <w:rPr>
                <w:color w:val="000000"/>
              </w:rPr>
            </w:pPr>
            <w:r>
              <w:rPr>
                <w:noProof/>
                <w:color w:val="298AAE"/>
                <w:sz w:val="18"/>
                <w:szCs w:val="18"/>
                <w:lang w:val="es-CO" w:eastAsia="es-CO"/>
              </w:rPr>
              <w:drawing>
                <wp:inline distT="0" distB="0" distL="0" distR="0" wp14:anchorId="68F07EAC" wp14:editId="6D387D06">
                  <wp:extent cx="1285875" cy="914400"/>
                  <wp:effectExtent l="0" t="0" r="9525" b="0"/>
                  <wp:docPr id="22" name="Imagen 22" descr="Emerald,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rald, Colombia">
                            <a:hlinkClick r:id="rId9"/>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1264" cy="918232"/>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Colombia es el principal productor de esmeraldas en el mun</w:t>
            </w:r>
            <w:r w:rsidR="004A6337">
              <w:t xml:space="preserve">do. Estas gemas </w:t>
            </w:r>
            <w:r w:rsidRPr="00323FE2">
              <w:t xml:space="preserve">son extraídas </w:t>
            </w:r>
            <w:r>
              <w:t>de</w:t>
            </w:r>
            <w:r w:rsidRPr="00323FE2">
              <w:t xml:space="preserve"> minas</w:t>
            </w:r>
            <w:r>
              <w:t xml:space="preserve"> ubicadas principalmente</w:t>
            </w:r>
            <w:r w:rsidRPr="00323FE2">
              <w:t xml:space="preserve"> en el </w:t>
            </w:r>
            <w:r>
              <w:t>d</w:t>
            </w:r>
            <w:r w:rsidRPr="00323FE2">
              <w:t>epartamento de Boyacá. La esmeralda más valiosa del mundo, y también la más grande,</w:t>
            </w:r>
            <w:r>
              <w:t xml:space="preserve"> proviene</w:t>
            </w:r>
            <w:r w:rsidR="004A6337">
              <w:t>n</w:t>
            </w:r>
            <w:r w:rsidRPr="00323FE2">
              <w:t xml:space="preserve"> de </w:t>
            </w:r>
            <w:r>
              <w:t>las minas ubicadas en este departamento</w:t>
            </w:r>
            <w:r w:rsidRPr="00323FE2">
              <w:t xml:space="preserve"> [</w:t>
            </w:r>
            <w:hyperlink r:id="rId35" w:history="1">
              <w:r w:rsidRPr="00323FE2">
                <w:rPr>
                  <w:rStyle w:val="Hipervnculo"/>
                  <w:rFonts w:ascii="Arial" w:hAnsi="Arial" w:cs="Arial"/>
                </w:rPr>
                <w:t>VER</w:t>
              </w:r>
            </w:hyperlink>
            <w:r w:rsidRPr="00323FE2">
              <w:t>].</w:t>
            </w:r>
          </w:p>
        </w:tc>
      </w:tr>
    </w:tbl>
    <w:p w:rsidR="009A0404" w:rsidRDefault="009A0404" w:rsidP="009A0404">
      <w:pPr>
        <w:pStyle w:val="Sinespaciado"/>
        <w:jc w:val="both"/>
      </w:pPr>
    </w:p>
    <w:p w:rsidR="009A0404" w:rsidRDefault="009A0404" w:rsidP="009A0404">
      <w:pPr>
        <w:pStyle w:val="Sinespaciado"/>
        <w:jc w:val="both"/>
      </w:pPr>
      <w:r>
        <w:rPr>
          <w:color w:val="000000"/>
        </w:rPr>
        <w:t xml:space="preserve">Otro uso muy importante de los minerales no metálicos, tanto en el mundo antiguo como en el moderno, es la fabricación de </w:t>
      </w:r>
      <w:r w:rsidRPr="001828EF">
        <w:rPr>
          <w:bCs/>
          <w:color w:val="000000"/>
        </w:rPr>
        <w:t>abonos.</w:t>
      </w:r>
      <w:r>
        <w:rPr>
          <w:color w:val="000000"/>
        </w:rPr>
        <w:t xml:space="preserve"> </w:t>
      </w:r>
      <w:r>
        <w:t>Estos</w:t>
      </w:r>
      <w:r w:rsidRPr="00323FE2">
        <w:t xml:space="preserve"> </w:t>
      </w:r>
      <w:r>
        <w:t>son compuestos</w:t>
      </w:r>
      <w:r w:rsidRPr="00323FE2">
        <w:t xml:space="preserve"> que</w:t>
      </w:r>
      <w:r>
        <w:t>,</w:t>
      </w:r>
      <w:r w:rsidRPr="00323FE2">
        <w:t xml:space="preserve"> al ser agregad</w:t>
      </w:r>
      <w:r>
        <w:t>o</w:t>
      </w:r>
      <w:r w:rsidRPr="00323FE2">
        <w:t>s al suelo</w:t>
      </w:r>
      <w:r>
        <w:t>,</w:t>
      </w:r>
      <w:r w:rsidRPr="00323FE2">
        <w:t xml:space="preserve"> mejoran </w:t>
      </w:r>
      <w:r>
        <w:t>su</w:t>
      </w:r>
      <w:r w:rsidRPr="00323FE2">
        <w:t xml:space="preserve">s condiciones para el crecimiento de las </w:t>
      </w:r>
      <w:r w:rsidRPr="00260967">
        <w:t>plantas</w:t>
      </w:r>
      <w:r w:rsidRPr="00323FE2">
        <w:t>.</w:t>
      </w:r>
      <w:r>
        <w:t xml:space="preserve"> </w:t>
      </w:r>
    </w:p>
    <w:p w:rsidR="009A0404" w:rsidRDefault="009A0404" w:rsidP="009A0404">
      <w:pPr>
        <w:pStyle w:val="Sinespaciado"/>
        <w:jc w:val="both"/>
      </w:pPr>
    </w:p>
    <w:p w:rsidR="009A0404" w:rsidRPr="00260967" w:rsidRDefault="009A0404" w:rsidP="009A0404">
      <w:pPr>
        <w:pStyle w:val="Sinespaciado"/>
        <w:jc w:val="both"/>
        <w:rPr>
          <w:color w:val="000000"/>
        </w:rPr>
      </w:pPr>
      <w:r>
        <w:t xml:space="preserve">Sin embargo, con el desarrollo de la agricultura moderna, se hizo necesario proveer de </w:t>
      </w:r>
      <w:r w:rsidRPr="00260967">
        <w:t>nutrientes</w:t>
      </w:r>
      <w:r>
        <w:t xml:space="preserve"> al suelo de forma periódica, pues los cultivos industriales tienden a agotar rápidamente esos nutrientes.</w:t>
      </w:r>
      <w:r w:rsidRPr="00323FE2">
        <w:t xml:space="preserve"> Muchas sustancias minerales </w:t>
      </w:r>
      <w:r>
        <w:t xml:space="preserve">se utilizan </w:t>
      </w:r>
      <w:r w:rsidRPr="00323FE2">
        <w:t xml:space="preserve">como abono, </w:t>
      </w:r>
      <w:r>
        <w:t>por ejemplo la</w:t>
      </w:r>
      <w:r w:rsidRPr="00323FE2">
        <w:t xml:space="preserve"> </w:t>
      </w:r>
      <w:r w:rsidRPr="00260967">
        <w:t>cal</w:t>
      </w:r>
      <w:r w:rsidRPr="00323FE2">
        <w:t xml:space="preserve">, </w:t>
      </w:r>
      <w:r>
        <w:t xml:space="preserve">la </w:t>
      </w:r>
      <w:r w:rsidRPr="003E35A9">
        <w:rPr>
          <w:bCs/>
        </w:rPr>
        <w:t>roca volcánica</w:t>
      </w:r>
      <w:r>
        <w:t xml:space="preserve"> y la </w:t>
      </w:r>
      <w:r w:rsidRPr="003E35A9">
        <w:rPr>
          <w:bCs/>
        </w:rPr>
        <w:t>roca fosfórica</w:t>
      </w:r>
      <w:r>
        <w:t xml:space="preserve">.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t xml:space="preserve">El </w:t>
            </w:r>
            <w:proofErr w:type="spellStart"/>
            <w:r>
              <w:t>coltán</w:t>
            </w:r>
            <w:proofErr w:type="spellEnd"/>
            <w:r>
              <w:t xml:space="preserve"> en Colombia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Además</w:t>
            </w:r>
            <w:r w:rsidRPr="00323FE2">
              <w:t xml:space="preserve"> de esmeraldas</w:t>
            </w:r>
            <w:r>
              <w:t xml:space="preserve"> y muchos otros minerales</w:t>
            </w:r>
            <w:r w:rsidRPr="00323FE2">
              <w:t xml:space="preserve">, </w:t>
            </w:r>
            <w:r>
              <w:t>Colombia también produce minerales</w:t>
            </w:r>
            <w:r w:rsidRPr="00323FE2">
              <w:t xml:space="preserve"> </w:t>
            </w:r>
            <w:r>
              <w:t xml:space="preserve">de gran valor comercial y </w:t>
            </w:r>
            <w:r w:rsidRPr="007F2F00">
              <w:rPr>
                <w:bCs/>
              </w:rPr>
              <w:t>estratégico</w:t>
            </w:r>
            <w:r>
              <w:t xml:space="preserve"> como </w:t>
            </w:r>
            <w:r w:rsidRPr="00323FE2">
              <w:t xml:space="preserve">el </w:t>
            </w:r>
            <w:proofErr w:type="spellStart"/>
            <w:r w:rsidRPr="00323FE2">
              <w:t>coltán</w:t>
            </w:r>
            <w:proofErr w:type="spellEnd"/>
            <w:r>
              <w:t>,</w:t>
            </w:r>
            <w:r w:rsidRPr="00323FE2">
              <w:t xml:space="preserve"> </w:t>
            </w:r>
            <w:r>
              <w:t>el cual se utiliza</w:t>
            </w:r>
            <w:r w:rsidRPr="00323FE2">
              <w:t xml:space="preserve"> en la fabricación de dispositivos electrónicos. Este </w:t>
            </w:r>
            <w:r>
              <w:t>mineral</w:t>
            </w:r>
            <w:r w:rsidRPr="00323FE2">
              <w:t xml:space="preserve"> se </w:t>
            </w:r>
            <w:r>
              <w:t>encuentra</w:t>
            </w:r>
            <w:r w:rsidRPr="00323FE2">
              <w:t xml:space="preserve"> en la Orinoqu</w:t>
            </w:r>
            <w:r>
              <w:t>i</w:t>
            </w:r>
            <w:r w:rsidRPr="00323FE2">
              <w:t xml:space="preserve">a, en especial en </w:t>
            </w:r>
            <w:r>
              <w:t xml:space="preserve">los departamentos de </w:t>
            </w:r>
            <w:r w:rsidRPr="00323FE2">
              <w:t xml:space="preserve">Vichada, Guainía y Vaupés. </w:t>
            </w:r>
            <w:r>
              <w:t>Infortunadamente</w:t>
            </w:r>
            <w:r w:rsidRPr="00323FE2">
              <w:t xml:space="preserve">, al ser </w:t>
            </w:r>
            <w:r>
              <w:t xml:space="preserve">tan </w:t>
            </w:r>
            <w:r w:rsidRPr="00323FE2">
              <w:t xml:space="preserve">valioso, </w:t>
            </w:r>
            <w:r>
              <w:t>su explotación ilegal ha contribuido a la destrucción de</w:t>
            </w:r>
            <w:r w:rsidRPr="00323FE2">
              <w:t xml:space="preserve"> selvas y ríos</w:t>
            </w:r>
            <w:r>
              <w:t>; incluso, ha propiciado que grupos violentos se apropien de ciertas zonas del país ricas en este mineral. Si deseas profundizar sobre este tema, lee el siguiente artículo disponible en</w:t>
            </w:r>
            <w:r w:rsidRPr="00323FE2">
              <w:t xml:space="preserve"> [</w:t>
            </w:r>
            <w:hyperlink r:id="rId36" w:history="1">
              <w:r w:rsidRPr="00323FE2">
                <w:rPr>
                  <w:rStyle w:val="Hipervnculo"/>
                  <w:rFonts w:ascii="Arial" w:hAnsi="Arial" w:cs="Arial"/>
                </w:rPr>
                <w:t>VER</w:t>
              </w:r>
            </w:hyperlink>
            <w:r w:rsidRPr="00323FE2">
              <w:t>].</w:t>
            </w:r>
          </w:p>
        </w:tc>
      </w:tr>
    </w:tbl>
    <w:p w:rsidR="009A0404" w:rsidRDefault="009A040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w:t>
            </w:r>
            <w:r>
              <w:rPr>
                <w:color w:val="000000"/>
              </w:rPr>
              <w:t>11</w:t>
            </w:r>
            <w:r>
              <w:rPr>
                <w:color w:val="000000"/>
              </w:rPr>
              <w:t>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6357EF">
            <w:pPr>
              <w:pStyle w:val="Sinespaciado"/>
              <w:jc w:val="both"/>
              <w:rPr>
                <w:color w:val="000000"/>
              </w:rPr>
            </w:pPr>
            <w:r w:rsidRPr="006357EF">
              <w:rPr>
                <w:color w:val="000000"/>
              </w:rPr>
              <w:t>Los minerales como recursos naturales no renovables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que trata sobre el uso de difer</w:t>
            </w:r>
            <w:r>
              <w:rPr>
                <w:color w:val="000000"/>
              </w:rPr>
              <w:t>en</w:t>
            </w:r>
            <w:r w:rsidRPr="006357EF">
              <w:rPr>
                <w:color w:val="000000"/>
              </w:rPr>
              <w:t>tes minerales</w:t>
            </w:r>
          </w:p>
        </w:tc>
      </w:tr>
    </w:tbl>
    <w:p w:rsidR="006357EF" w:rsidRPr="00DA6ACC" w:rsidRDefault="006357EF" w:rsidP="009A0404">
      <w:pPr>
        <w:pStyle w:val="Sinespaciado"/>
        <w:jc w:val="both"/>
        <w:rPr>
          <w:b/>
        </w:rPr>
      </w:pPr>
    </w:p>
    <w:p w:rsidR="009A0404" w:rsidRPr="00DA6ACC" w:rsidRDefault="009A0404" w:rsidP="009A0404">
      <w:pPr>
        <w:pStyle w:val="Sinespaciado"/>
        <w:jc w:val="both"/>
        <w:rPr>
          <w:b/>
        </w:rPr>
      </w:pPr>
      <w:r w:rsidRPr="00DA6ACC">
        <w:rPr>
          <w:b/>
          <w:highlight w:val="yellow"/>
        </w:rPr>
        <w:t>[SECCIÓN 2]</w:t>
      </w:r>
      <w:r w:rsidRPr="00DA6ACC">
        <w:rPr>
          <w:b/>
        </w:rPr>
        <w:t xml:space="preserve">3.2 Los combustibles fósiles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El desarrollo de la civilización moderna </w:t>
      </w:r>
      <w:r>
        <w:t>en los últimos dos</w:t>
      </w:r>
      <w:r w:rsidRPr="00323FE2">
        <w:t xml:space="preserve"> siglos</w:t>
      </w:r>
      <w:r>
        <w:t xml:space="preserve"> </w:t>
      </w:r>
      <w:r w:rsidRPr="00323FE2">
        <w:t xml:space="preserve">fue posible </w:t>
      </w:r>
      <w:r>
        <w:t xml:space="preserve">gracias a la disponibilidad y el </w:t>
      </w:r>
      <w:r w:rsidRPr="00323FE2">
        <w:t xml:space="preserve">aprovechamiento de fuentes energéticas </w:t>
      </w:r>
      <w:r>
        <w:t>eficientes</w:t>
      </w:r>
      <w:r w:rsidRPr="00323FE2">
        <w:t xml:space="preserve"> y abundantes</w:t>
      </w:r>
      <w:r>
        <w:t xml:space="preserve"> como los</w:t>
      </w:r>
      <w:r w:rsidRPr="0074621A">
        <w:t xml:space="preserve"> </w:t>
      </w:r>
      <w:r w:rsidRPr="00323FE2">
        <w:t xml:space="preserve">combustibles fósiles. </w:t>
      </w:r>
      <w:r>
        <w:t>La energía proveniente de estas fuentes energéticas es indispensable para el funcionamiento de máquinas modernas como automotores, aviones, plantas eléctricas y barcos.</w:t>
      </w:r>
    </w:p>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3.2.1 El carbón</w:t>
      </w:r>
    </w:p>
    <w:p w:rsidR="009A0404" w:rsidRPr="00323FE2" w:rsidRDefault="009A0404" w:rsidP="009A0404">
      <w:pPr>
        <w:pStyle w:val="Sinespaciado"/>
        <w:jc w:val="both"/>
      </w:pPr>
    </w:p>
    <w:p w:rsidR="009A0404" w:rsidRDefault="009A0404" w:rsidP="009A0404">
      <w:pPr>
        <w:pStyle w:val="Sinespaciado"/>
        <w:jc w:val="both"/>
      </w:pPr>
      <w:r>
        <w:t xml:space="preserve">El </w:t>
      </w:r>
      <w:r w:rsidRPr="00323FE2">
        <w:t xml:space="preserve">combustible de origen fósil que se utilizó </w:t>
      </w:r>
      <w:r>
        <w:t>por primera vez a gran escala fue el carbón. A</w:t>
      </w:r>
      <w:r w:rsidRPr="00323FE2">
        <w:t>ctualmente</w:t>
      </w:r>
      <w:r>
        <w:t>, un poco más de la</w:t>
      </w:r>
      <w:r w:rsidRPr="00323FE2">
        <w:t xml:space="preserve"> cuarta parte de la energía que consum</w:t>
      </w:r>
      <w:r>
        <w:t>e el mundo proviene del carbón</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rsidRPr="00323FE2">
        <w:t xml:space="preserve">El carbón es un mineral </w:t>
      </w:r>
      <w:r>
        <w:t>originado</w:t>
      </w:r>
      <w:r w:rsidRPr="00323FE2">
        <w:t xml:space="preserve"> por la descomposición de </w:t>
      </w:r>
      <w:r>
        <w:t xml:space="preserve">restos </w:t>
      </w:r>
      <w:r w:rsidRPr="00323FE2">
        <w:t xml:space="preserve">vegetales que se </w:t>
      </w:r>
      <w:r>
        <w:t>han acumulado,</w:t>
      </w:r>
      <w:r w:rsidRPr="00323FE2">
        <w:t xml:space="preserve"> durante millones de años</w:t>
      </w:r>
      <w:r>
        <w:t>,</w:t>
      </w:r>
      <w:r w:rsidRPr="00323FE2">
        <w:t xml:space="preserve"> en cuerpos de agua poco profundos.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El origen del carbón</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 xml:space="preserve">Hace millones de años, existieron grandes extensiones de </w:t>
            </w:r>
            <w:r w:rsidRPr="00323FE2">
              <w:t xml:space="preserve">pantanos </w:t>
            </w:r>
            <w:r>
              <w:t xml:space="preserve">poblados con </w:t>
            </w:r>
            <w:r w:rsidRPr="00323FE2">
              <w:t>helechos gigantes y otras plantas</w:t>
            </w:r>
            <w:r>
              <w:t xml:space="preserve">. Estas, </w:t>
            </w:r>
            <w:r w:rsidRPr="00323FE2">
              <w:t>al morir</w:t>
            </w:r>
            <w:r>
              <w:t>,</w:t>
            </w:r>
            <w:r w:rsidRPr="00323FE2">
              <w:t xml:space="preserve"> </w:t>
            </w:r>
            <w:r>
              <w:t>fueron</w:t>
            </w:r>
            <w:r w:rsidRPr="00323FE2">
              <w:t xml:space="preserve"> cub</w:t>
            </w:r>
            <w:r>
              <w:t>ierta</w:t>
            </w:r>
            <w:r w:rsidRPr="00323FE2">
              <w:t xml:space="preserve">s por agua, </w:t>
            </w:r>
            <w:r>
              <w:t>de tal manera que se descompusieron lentamente y formaron</w:t>
            </w:r>
            <w:r w:rsidRPr="00323FE2">
              <w:t xml:space="preserve"> gruesas capas de material comprimido. Con el paso </w:t>
            </w:r>
            <w:r>
              <w:t>de millones de años, estas capas comprimidas se transformaron</w:t>
            </w:r>
            <w:r w:rsidRPr="00323FE2">
              <w:t xml:space="preserve"> en carbón.</w:t>
            </w:r>
          </w:p>
        </w:tc>
      </w:tr>
    </w:tbl>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24</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Obtención de carbón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000000"/>
              </w:rPr>
            </w:pPr>
            <w:r w:rsidRPr="00FB4479">
              <w:rPr>
                <w:color w:val="000000"/>
              </w:rPr>
              <w:t>115854532</w:t>
            </w:r>
          </w:p>
          <w:p w:rsidR="009A0404" w:rsidRPr="00323FE2" w:rsidRDefault="009A0404" w:rsidP="009A0404">
            <w:pPr>
              <w:pStyle w:val="Sinespaciado"/>
              <w:jc w:val="both"/>
              <w:rPr>
                <w:color w:val="000000"/>
              </w:rPr>
            </w:pPr>
            <w:r>
              <w:rPr>
                <w:noProof/>
                <w:color w:val="C2E1ED"/>
                <w:sz w:val="18"/>
                <w:szCs w:val="18"/>
                <w:lang w:val="es-CO" w:eastAsia="es-CO"/>
              </w:rPr>
              <w:drawing>
                <wp:inline distT="0" distB="0" distL="0" distR="0" wp14:anchorId="2B2148A4" wp14:editId="36EC7FFD">
                  <wp:extent cx="2432010" cy="1724025"/>
                  <wp:effectExtent l="0" t="0" r="6985" b="0"/>
                  <wp:docPr id="23" name="Imagen 23" descr="http://thumb9.shutterstock.com/display_pic_with_logo/636331/115854532/stock-photo-mine-115854532.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36331/115854532/stock-photo-mine-115854532.jpg">
                            <a:hlinkClick r:id="rId27"/>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7590" cy="172798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 xml:space="preserve">Colombia se encuentra </w:t>
            </w:r>
            <w:r>
              <w:t>e</w:t>
            </w:r>
            <w:r w:rsidRPr="00323FE2">
              <w:t>ntre los m</w:t>
            </w:r>
            <w:r>
              <w:t>ayores productores de carbón d</w:t>
            </w:r>
            <w:r w:rsidRPr="00323FE2">
              <w:t xml:space="preserve">el mundo, </w:t>
            </w:r>
            <w:r>
              <w:t>ocupando el</w:t>
            </w:r>
            <w:r w:rsidRPr="00323FE2">
              <w:t xml:space="preserve"> quinto lugar. L</w:t>
            </w:r>
            <w:r w:rsidR="004A6337">
              <w:t>a mina más importante en</w:t>
            </w:r>
            <w:r>
              <w:t xml:space="preserve"> nuestro</w:t>
            </w:r>
            <w:r w:rsidRPr="00323FE2">
              <w:t xml:space="preserve"> país se llama </w:t>
            </w:r>
            <w:r w:rsidRPr="0009064E">
              <w:t>El Cerrejón</w:t>
            </w:r>
            <w:r w:rsidR="004A6337">
              <w:t>, que</w:t>
            </w:r>
            <w:r>
              <w:t xml:space="preserve"> </w:t>
            </w:r>
            <w:r w:rsidRPr="00323FE2">
              <w:t xml:space="preserve">se encuentra en el </w:t>
            </w:r>
            <w:r>
              <w:t>d</w:t>
            </w:r>
            <w:r w:rsidRPr="00323FE2">
              <w:t xml:space="preserve">epartamento de La Guajira, al norte del país. </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lastRenderedPageBreak/>
        <w:t>[SECCIÓN 3]</w:t>
      </w:r>
      <w:r w:rsidRPr="00DA6ACC">
        <w:rPr>
          <w:b/>
        </w:rPr>
        <w:t>3.2.2 El gas natural</w:t>
      </w:r>
    </w:p>
    <w:p w:rsidR="00DA6ACC" w:rsidRPr="00323FE2" w:rsidRDefault="00DA6ACC" w:rsidP="009A0404">
      <w:pPr>
        <w:pStyle w:val="Sinespaciado"/>
        <w:jc w:val="both"/>
      </w:pPr>
    </w:p>
    <w:p w:rsidR="009A0404" w:rsidRPr="00323FE2" w:rsidRDefault="009A0404" w:rsidP="009A0404">
      <w:pPr>
        <w:pStyle w:val="Sinespaciado"/>
        <w:jc w:val="both"/>
      </w:pPr>
      <w:r>
        <w:t>Al igual que el carbón, e</w:t>
      </w:r>
      <w:r w:rsidRPr="00323FE2">
        <w:t>l gas natural es otro recurso energético no renovable de origen fósil</w:t>
      </w:r>
      <w:r>
        <w:t>, procedente sobre todo de la transformación de restos de organismos microscópicos marinos.</w:t>
      </w:r>
      <w:r w:rsidRPr="00323FE2">
        <w:t xml:space="preserve"> </w:t>
      </w:r>
      <w:r>
        <w:t xml:space="preserve">Originalmente, se utilizó como combustible para lámparas de gas, pero </w:t>
      </w:r>
      <w:r w:rsidRPr="00323FE2">
        <w:t xml:space="preserve">a mediados del siglo XX, </w:t>
      </w:r>
      <w:r>
        <w:t>empezó a transportarse a lo largo de</w:t>
      </w:r>
      <w:r w:rsidRPr="00323FE2">
        <w:t xml:space="preserve"> gasoductos </w:t>
      </w:r>
      <w:r>
        <w:t>hasta</w:t>
      </w:r>
      <w:r w:rsidRPr="00323FE2">
        <w:t xml:space="preserve"> hogares y fábricas</w:t>
      </w:r>
      <w:r>
        <w:t>, que lo aprovechan para generar calor.</w:t>
      </w:r>
    </w:p>
    <w:p w:rsidR="009A0404" w:rsidRPr="00323FE2" w:rsidRDefault="009A0404" w:rsidP="009A0404">
      <w:pPr>
        <w:pStyle w:val="Sinespaciado"/>
        <w:jc w:val="both"/>
      </w:pPr>
    </w:p>
    <w:p w:rsidR="009A0404" w:rsidRPr="00323FE2" w:rsidRDefault="009A0404" w:rsidP="009A0404">
      <w:pPr>
        <w:pStyle w:val="Sinespaciado"/>
        <w:jc w:val="both"/>
      </w:pPr>
      <w:r>
        <w:t>Debido a su abundancia y fácil explotación, en los últimos años el gas natural se ha venido utilizando en</w:t>
      </w:r>
      <w:r w:rsidRPr="00323FE2">
        <w:t xml:space="preserve"> la generación de electricidad y como combustible para vehículos.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Almacenamiento y transporte de</w:t>
            </w:r>
            <w:r>
              <w:rPr>
                <w:color w:val="000000"/>
              </w:rPr>
              <w:t>l</w:t>
            </w:r>
            <w:r w:rsidRPr="00323FE2">
              <w:rPr>
                <w:color w:val="000000"/>
              </w:rPr>
              <w:t xml:space="preserve"> gas natural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154597040</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29F6E088" wp14:editId="7F109027">
                  <wp:extent cx="1424271" cy="1009650"/>
                  <wp:effectExtent l="0" t="0" r="5080" b="0"/>
                  <wp:docPr id="24" name="Imagen 24" descr="Gas storage and pipelin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s storage and pipeline">
                            <a:hlinkClick r:id="rId9"/>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7787" cy="1012143"/>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4A6337">
            <w:pPr>
              <w:pStyle w:val="Sinespaciado"/>
              <w:jc w:val="both"/>
            </w:pPr>
            <w:r>
              <w:t>El</w:t>
            </w:r>
            <w:r w:rsidRPr="00323FE2">
              <w:t xml:space="preserve"> gas natural </w:t>
            </w:r>
            <w:r>
              <w:t>requiere</w:t>
            </w:r>
            <w:r w:rsidRPr="00323FE2">
              <w:t xml:space="preserve"> grandes contenedores</w:t>
            </w:r>
            <w:r>
              <w:t xml:space="preserve"> para su almacenamiento, y </w:t>
            </w:r>
            <w:r w:rsidRPr="00323FE2">
              <w:t>una red</w:t>
            </w:r>
            <w:r>
              <w:t xml:space="preserve"> de gasoductos para su transporte. En Colombia, </w:t>
            </w:r>
            <w:r w:rsidRPr="00323FE2">
              <w:t xml:space="preserve">tan solo una parte del gas extraído </w:t>
            </w:r>
            <w:r>
              <w:t xml:space="preserve">se utiliza en </w:t>
            </w:r>
            <w:r w:rsidRPr="00323FE2">
              <w:t xml:space="preserve">el consumo </w:t>
            </w:r>
            <w:r>
              <w:t>interno</w:t>
            </w:r>
            <w:r w:rsidRPr="00323FE2">
              <w:t>,</w:t>
            </w:r>
            <w:r>
              <w:t xml:space="preserve"> mientras que</w:t>
            </w:r>
            <w:r w:rsidRPr="00323FE2">
              <w:t xml:space="preserve"> la otra </w:t>
            </w:r>
            <w:r>
              <w:t>se exporta</w:t>
            </w:r>
            <w:r w:rsidR="004A6337">
              <w:t>.</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 xml:space="preserve"> 3.2.3 El petróleo</w:t>
      </w:r>
    </w:p>
    <w:p w:rsidR="009A0404" w:rsidRPr="00323FE2" w:rsidRDefault="009A0404" w:rsidP="009A0404">
      <w:pPr>
        <w:pStyle w:val="Sinespaciado"/>
        <w:jc w:val="both"/>
      </w:pPr>
    </w:p>
    <w:p w:rsidR="009A0404" w:rsidRPr="00323FE2" w:rsidRDefault="009A0404" w:rsidP="009A0404">
      <w:pPr>
        <w:pStyle w:val="Sinespaciado"/>
        <w:jc w:val="both"/>
      </w:pPr>
      <w:r w:rsidRPr="00323FE2">
        <w:t>Des</w:t>
      </w:r>
      <w:r>
        <w:t xml:space="preserve">de la prehistoria, el hombre ya utilizaba el petróleo en su </w:t>
      </w:r>
      <w:r w:rsidRPr="00323FE2">
        <w:t>estado natural</w:t>
      </w:r>
      <w:r>
        <w:t>,</w:t>
      </w:r>
      <w:r w:rsidRPr="00323FE2">
        <w:t xml:space="preserve"> </w:t>
      </w:r>
      <w:r>
        <w:t>o</w:t>
      </w:r>
      <w:r w:rsidRPr="00323FE2">
        <w:t xml:space="preserve"> petróleo crudo, para </w:t>
      </w:r>
      <w:r>
        <w:t>diferentes uso</w:t>
      </w:r>
      <w:r w:rsidRPr="00323FE2">
        <w:t xml:space="preserve">s. </w:t>
      </w:r>
      <w:r>
        <w:t>Lo</w:t>
      </w:r>
      <w:r w:rsidRPr="00323FE2">
        <w:t xml:space="preserve"> u</w:t>
      </w:r>
      <w:r>
        <w:t>tiliz</w:t>
      </w:r>
      <w:r w:rsidRPr="00323FE2">
        <w:t>ó como pegante, combustible para cocinar alimentos e impermeabilizante.</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Hacia 1846, </w:t>
      </w:r>
      <w:r>
        <w:t>año en el que se implementó</w:t>
      </w:r>
      <w:r w:rsidRPr="00323FE2">
        <w:t xml:space="preserve"> un proceso denominado destilación</w:t>
      </w:r>
      <w:r>
        <w:t xml:space="preserve"> o </w:t>
      </w:r>
      <w:r w:rsidRPr="004F6E45">
        <w:rPr>
          <w:bCs/>
        </w:rPr>
        <w:t>refinación</w:t>
      </w:r>
      <w:r>
        <w:t xml:space="preserve"> —que </w:t>
      </w:r>
      <w:r w:rsidRPr="00323FE2">
        <w:t>consiste en la separación d</w:t>
      </w:r>
      <w:r>
        <w:t xml:space="preserve">e los diferentes componentes del petróleo por medio </w:t>
      </w:r>
      <w:r w:rsidRPr="00323FE2">
        <w:t>del calor</w:t>
      </w:r>
      <w:r>
        <w:t>—</w:t>
      </w:r>
      <w:r w:rsidRPr="00323FE2">
        <w:t>, se obtuvo</w:t>
      </w:r>
      <w:r>
        <w:t>, entre otros compuestos,</w:t>
      </w:r>
      <w:r w:rsidRPr="00323FE2">
        <w:t xml:space="preserve"> </w:t>
      </w:r>
      <w:r>
        <w:t>un derivado del petróleo conocido como</w:t>
      </w:r>
      <w:r w:rsidRPr="00323FE2">
        <w:t xml:space="preserve"> queroseno</w:t>
      </w:r>
      <w:r>
        <w:t xml:space="preserve">; </w:t>
      </w:r>
      <w:r w:rsidRPr="00323FE2">
        <w:t xml:space="preserve">un líquido incoloro y muy inflamable, </w:t>
      </w:r>
      <w:r>
        <w:t>que se utilizó principalmente como</w:t>
      </w:r>
      <w:r w:rsidRPr="00323FE2">
        <w:t xml:space="preserve"> combustible en las lámparas.</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Luego, con </w:t>
      </w:r>
      <w:r>
        <w:t xml:space="preserve">la invención </w:t>
      </w:r>
      <w:r w:rsidRPr="00323FE2">
        <w:t xml:space="preserve">de </w:t>
      </w:r>
      <w:r>
        <w:t xml:space="preserve">los </w:t>
      </w:r>
      <w:r w:rsidRPr="00323FE2">
        <w:t xml:space="preserve">motores </w:t>
      </w:r>
      <w:r>
        <w:t>de explosión interna</w:t>
      </w:r>
      <w:r w:rsidRPr="00323FE2">
        <w:t xml:space="preserve">, se </w:t>
      </w:r>
      <w:r>
        <w:t>hizo necesario el uso de</w:t>
      </w:r>
      <w:r w:rsidRPr="00323FE2">
        <w:t xml:space="preserve"> la gasolina, la cual hasta entonces</w:t>
      </w:r>
      <w:r>
        <w:t xml:space="preserve"> solo era</w:t>
      </w:r>
      <w:r w:rsidRPr="00323FE2">
        <w:t xml:space="preserve"> un sobrante d</w:t>
      </w:r>
      <w:r>
        <w:t>e la producción de</w:t>
      </w:r>
      <w:r w:rsidRPr="00323FE2">
        <w:t xml:space="preserve"> queroseno.</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Pr>
                <w:color w:val="000000"/>
                <w:lang w:val="en-US"/>
              </w:rPr>
              <w:t>CN_</w:t>
            </w:r>
            <w:r w:rsidR="002324AE">
              <w:rPr>
                <w:color w:val="000000"/>
                <w:lang w:val="en-US"/>
              </w:rPr>
              <w:t>06_13_CO_IMG26</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 o</w:t>
            </w:r>
            <w:r w:rsidRPr="00323FE2">
              <w:rPr>
                <w:color w:val="000000"/>
              </w:rPr>
              <w:t>btención de</w:t>
            </w:r>
            <w:r>
              <w:rPr>
                <w:color w:val="000000"/>
              </w:rPr>
              <w:t>l</w:t>
            </w:r>
            <w:r w:rsidRPr="00323FE2">
              <w:rPr>
                <w:color w:val="000000"/>
              </w:rPr>
              <w:t xml:space="preserve"> petróleo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63443017</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397724B3" wp14:editId="2AC7BCAC">
                  <wp:extent cx="1285875" cy="914400"/>
                  <wp:effectExtent l="0" t="0" r="9525" b="0"/>
                  <wp:docPr id="25" name="Imagen 25" descr="Oil well in the desert with blue sk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il well in the desert with blue sky">
                            <a:hlinkClick r:id="rId9"/>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7994" cy="915907"/>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4A6337" w:rsidP="009A0404">
            <w:pPr>
              <w:pStyle w:val="Sinespaciado"/>
              <w:jc w:val="both"/>
            </w:pPr>
            <w:r>
              <w:rPr>
                <w:shd w:val="clear" w:color="auto" w:fill="FFFFFF"/>
              </w:rPr>
              <w:t>Los pozos petrolíferos</w:t>
            </w:r>
            <w:r w:rsidR="009A0404" w:rsidRPr="00323FE2">
              <w:rPr>
                <w:shd w:val="clear" w:color="auto" w:fill="FFFFFF"/>
              </w:rPr>
              <w:t xml:space="preserve"> son instalaciones </w:t>
            </w:r>
            <w:r w:rsidR="009A0404">
              <w:rPr>
                <w:shd w:val="clear" w:color="auto" w:fill="FFFFFF"/>
              </w:rPr>
              <w:t>construidas</w:t>
            </w:r>
            <w:r w:rsidR="009A0404" w:rsidRPr="00323FE2">
              <w:rPr>
                <w:shd w:val="clear" w:color="auto" w:fill="FFFFFF"/>
              </w:rPr>
              <w:t xml:space="preserve"> para </w:t>
            </w:r>
            <w:r w:rsidR="009A0404">
              <w:rPr>
                <w:shd w:val="clear" w:color="auto" w:fill="FFFFFF"/>
              </w:rPr>
              <w:t>la extracción del</w:t>
            </w:r>
            <w:r w:rsidR="009A0404" w:rsidRPr="00323FE2">
              <w:rPr>
                <w:shd w:val="clear" w:color="auto" w:fill="FFFFFF"/>
              </w:rPr>
              <w:t xml:space="preserve"> petróleo de la</w:t>
            </w:r>
            <w:r w:rsidR="009A0404">
              <w:rPr>
                <w:shd w:val="clear" w:color="auto" w:fill="FFFFFF"/>
              </w:rPr>
              <w:t>s profundidades de la</w:t>
            </w:r>
            <w:r w:rsidR="009A0404" w:rsidRPr="00323FE2">
              <w:rPr>
                <w:shd w:val="clear" w:color="auto" w:fill="FFFFFF"/>
              </w:rPr>
              <w:t xml:space="preserve"> tierra. </w:t>
            </w:r>
            <w:r w:rsidR="009A0404" w:rsidRPr="00323FE2">
              <w:t>Colombia es un país product</w:t>
            </w:r>
            <w:r w:rsidR="009A0404">
              <w:t xml:space="preserve">or de petróleo, pero no tiene instalaciones que den abasto para su destilación; por esta </w:t>
            </w:r>
            <w:r w:rsidR="009A0404" w:rsidRPr="00323FE2">
              <w:t>razón</w:t>
            </w:r>
            <w:r w:rsidR="009A0404">
              <w:t>,</w:t>
            </w:r>
            <w:r w:rsidR="009A0404" w:rsidRPr="00323FE2">
              <w:t xml:space="preserve"> </w:t>
            </w:r>
            <w:r w:rsidR="009A0404">
              <w:t xml:space="preserve">lo vende </w:t>
            </w:r>
            <w:r w:rsidR="009A0404" w:rsidRPr="00485DBF">
              <w:rPr>
                <w:bCs/>
              </w:rPr>
              <w:t>crudo</w:t>
            </w:r>
            <w:r>
              <w:t xml:space="preserve"> a otros países.</w:t>
            </w:r>
          </w:p>
        </w:tc>
      </w:tr>
    </w:tbl>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Además de </w:t>
      </w:r>
      <w:r>
        <w:t>los</w:t>
      </w:r>
      <w:r w:rsidRPr="00323FE2">
        <w:t xml:space="preserve"> combustibles</w:t>
      </w:r>
      <w:r>
        <w:t xml:space="preserve"> derivados del petróleo</w:t>
      </w:r>
      <w:r w:rsidRPr="00323FE2">
        <w:t xml:space="preserve">, </w:t>
      </w:r>
      <w:r>
        <w:t>de este también se derivan otros compuestos que se utilizan como base para la fabricación de</w:t>
      </w:r>
      <w:r w:rsidRPr="00323FE2">
        <w:t xml:space="preserve"> productos </w:t>
      </w:r>
      <w:r>
        <w:t xml:space="preserve">tan </w:t>
      </w:r>
      <w:r w:rsidRPr="00323FE2">
        <w:t>importantes</w:t>
      </w:r>
      <w:r>
        <w:t xml:space="preserve"> </w:t>
      </w:r>
      <w:r w:rsidRPr="00323FE2">
        <w:t>como detergentes, fertilizantes sintéticos, asfalto, plásticos, aceites lubric</w:t>
      </w:r>
      <w:r>
        <w:t>antes y otr</w:t>
      </w:r>
      <w:r w:rsidRPr="00323FE2">
        <w:t>os más.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Los yacimientos</w:t>
            </w:r>
            <w:r>
              <w:t xml:space="preserve"> de combustibles fósiles</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91A13" w:rsidRDefault="009A0404" w:rsidP="009A0404">
            <w:pPr>
              <w:pStyle w:val="Sinespaciado"/>
              <w:jc w:val="both"/>
              <w:rPr>
                <w:color w:val="000000"/>
              </w:rPr>
            </w:pPr>
            <w:r>
              <w:rPr>
                <w:color w:val="000000"/>
              </w:rPr>
              <w:t xml:space="preserve">Compuestos como los combustibles fósiles </w:t>
            </w:r>
            <w:r w:rsidRPr="00323FE2">
              <w:rPr>
                <w:color w:val="000000"/>
              </w:rPr>
              <w:t xml:space="preserve">se </w:t>
            </w:r>
            <w:r>
              <w:rPr>
                <w:color w:val="000000"/>
              </w:rPr>
              <w:t>encuentran en la corteza terrestre formando grandes acú</w:t>
            </w:r>
            <w:r w:rsidRPr="00323FE2">
              <w:rPr>
                <w:color w:val="000000"/>
              </w:rPr>
              <w:t>mul</w:t>
            </w:r>
            <w:r>
              <w:rPr>
                <w:color w:val="000000"/>
              </w:rPr>
              <w:t>os denominados</w:t>
            </w:r>
            <w:r w:rsidRPr="00323FE2">
              <w:rPr>
                <w:color w:val="000000"/>
              </w:rPr>
              <w:t xml:space="preserve"> yacimientos</w:t>
            </w:r>
            <w:r>
              <w:rPr>
                <w:color w:val="000000"/>
              </w:rPr>
              <w:t>. Es</w:t>
            </w:r>
            <w:r w:rsidRPr="00323FE2">
              <w:rPr>
                <w:color w:val="000000"/>
              </w:rPr>
              <w:t xml:space="preserve"> posible encontrar yacimientos de </w:t>
            </w:r>
            <w:r>
              <w:rPr>
                <w:color w:val="000000"/>
              </w:rPr>
              <w:t xml:space="preserve">carbón, </w:t>
            </w:r>
            <w:r w:rsidRPr="00323FE2">
              <w:rPr>
                <w:color w:val="000000"/>
              </w:rPr>
              <w:t xml:space="preserve">gas natural y petróleo. Para </w:t>
            </w:r>
            <w:r>
              <w:rPr>
                <w:color w:val="000000"/>
              </w:rPr>
              <w:t>extraer el carbón se construyen minas</w:t>
            </w:r>
            <w:r w:rsidRPr="00323FE2">
              <w:rPr>
                <w:color w:val="000000"/>
              </w:rPr>
              <w:t xml:space="preserve">, </w:t>
            </w:r>
            <w:r>
              <w:rPr>
                <w:color w:val="000000"/>
              </w:rPr>
              <w:t xml:space="preserve">y para extraer petróleo o gas natural, </w:t>
            </w:r>
            <w:r w:rsidRPr="00323FE2">
              <w:rPr>
                <w:color w:val="000000"/>
              </w:rPr>
              <w:t>normalmente</w:t>
            </w:r>
            <w:del w:id="3" w:author="María" w:date="2015-09-08T22:53:00Z">
              <w:r w:rsidDel="00A05E00">
                <w:rPr>
                  <w:color w:val="000000"/>
                </w:rPr>
                <w:delText>,</w:delText>
              </w:r>
            </w:del>
            <w:r w:rsidRPr="00323FE2">
              <w:rPr>
                <w:color w:val="000000"/>
              </w:rPr>
              <w:t xml:space="preserve"> se </w:t>
            </w:r>
            <w:r>
              <w:rPr>
                <w:color w:val="000000"/>
              </w:rPr>
              <w:t>llevan a cabo</w:t>
            </w:r>
            <w:r w:rsidRPr="00323FE2">
              <w:rPr>
                <w:color w:val="000000"/>
              </w:rPr>
              <w:t xml:space="preserve"> perforaciones en la tierra.</w:t>
            </w:r>
          </w:p>
        </w:tc>
      </w:tr>
    </w:tbl>
    <w:p w:rsidR="009A0404" w:rsidRDefault="009A040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374" w:rsidRPr="00323FE2" w:rsidTr="000D6F91">
        <w:tc>
          <w:tcPr>
            <w:tcW w:w="9033" w:type="dxa"/>
            <w:gridSpan w:val="2"/>
            <w:shd w:val="clear" w:color="auto" w:fill="000000"/>
          </w:tcPr>
          <w:p w:rsidR="00781374" w:rsidRPr="00323FE2" w:rsidRDefault="00781374" w:rsidP="000D6F91">
            <w:pPr>
              <w:pStyle w:val="Sinespaciado"/>
              <w:jc w:val="center"/>
              <w:rPr>
                <w:color w:val="FFFFFF"/>
              </w:rPr>
            </w:pPr>
            <w:r w:rsidRPr="00323FE2">
              <w:rPr>
                <w:color w:val="FFFFFF"/>
              </w:rPr>
              <w:t>Practica: recurso nuevo</w:t>
            </w:r>
          </w:p>
        </w:tc>
      </w:tr>
      <w:tr w:rsidR="00781374" w:rsidRPr="00323FE2" w:rsidTr="000D6F91">
        <w:tc>
          <w:tcPr>
            <w:tcW w:w="2518" w:type="dxa"/>
          </w:tcPr>
          <w:p w:rsidR="00781374" w:rsidRPr="00804CE9" w:rsidRDefault="00781374" w:rsidP="000D6F91">
            <w:pPr>
              <w:pStyle w:val="Sinespaciado"/>
              <w:jc w:val="both"/>
              <w:rPr>
                <w:color w:val="000000"/>
              </w:rPr>
            </w:pPr>
            <w:r w:rsidRPr="00804CE9">
              <w:rPr>
                <w:color w:val="000000"/>
              </w:rPr>
              <w:t>Código</w:t>
            </w:r>
          </w:p>
        </w:tc>
        <w:tc>
          <w:tcPr>
            <w:tcW w:w="6515" w:type="dxa"/>
          </w:tcPr>
          <w:p w:rsidR="00781374" w:rsidRPr="00804CE9" w:rsidRDefault="00781374" w:rsidP="000D6F91">
            <w:pPr>
              <w:pStyle w:val="Sinespaciado"/>
              <w:jc w:val="both"/>
              <w:rPr>
                <w:color w:val="FF0000"/>
              </w:rPr>
            </w:pPr>
            <w:r>
              <w:rPr>
                <w:color w:val="000000"/>
              </w:rPr>
              <w:t>CN_06_13_CO_REC1</w:t>
            </w:r>
            <w:r>
              <w:rPr>
                <w:color w:val="000000"/>
              </w:rPr>
              <w:t>2</w:t>
            </w:r>
            <w:r>
              <w:rPr>
                <w:color w:val="000000"/>
              </w:rPr>
              <w:t>0</w:t>
            </w:r>
          </w:p>
        </w:tc>
      </w:tr>
      <w:tr w:rsidR="00781374" w:rsidRPr="00323FE2" w:rsidTr="000D6F91">
        <w:tc>
          <w:tcPr>
            <w:tcW w:w="2518" w:type="dxa"/>
          </w:tcPr>
          <w:p w:rsidR="00781374" w:rsidRPr="00F618D6" w:rsidRDefault="00781374" w:rsidP="000D6F91">
            <w:pPr>
              <w:pStyle w:val="Sinespaciado"/>
              <w:jc w:val="both"/>
              <w:rPr>
                <w:color w:val="000000"/>
              </w:rPr>
            </w:pPr>
            <w:r w:rsidRPr="00F618D6">
              <w:rPr>
                <w:color w:val="000000"/>
              </w:rPr>
              <w:t>Título</w:t>
            </w:r>
          </w:p>
        </w:tc>
        <w:tc>
          <w:tcPr>
            <w:tcW w:w="6515" w:type="dxa"/>
          </w:tcPr>
          <w:p w:rsidR="00781374" w:rsidRPr="00F618D6" w:rsidRDefault="00781374" w:rsidP="000D6F91">
            <w:pPr>
              <w:pStyle w:val="Sinespaciado"/>
              <w:jc w:val="both"/>
              <w:rPr>
                <w:color w:val="000000"/>
              </w:rPr>
            </w:pPr>
            <w:r w:rsidRPr="00781374">
              <w:rPr>
                <w:color w:val="000000"/>
              </w:rPr>
              <w:t>El carbón, el gas y el petróleo</w:t>
            </w:r>
          </w:p>
        </w:tc>
      </w:tr>
      <w:tr w:rsidR="00781374" w:rsidRPr="00323FE2" w:rsidTr="000D6F91">
        <w:trPr>
          <w:trHeight w:val="444"/>
        </w:trPr>
        <w:tc>
          <w:tcPr>
            <w:tcW w:w="2518" w:type="dxa"/>
          </w:tcPr>
          <w:p w:rsidR="00781374" w:rsidRPr="00F618D6" w:rsidRDefault="00781374" w:rsidP="000D6F91">
            <w:pPr>
              <w:pStyle w:val="Sinespaciado"/>
              <w:jc w:val="both"/>
              <w:rPr>
                <w:color w:val="000000"/>
              </w:rPr>
            </w:pPr>
            <w:r w:rsidRPr="00F618D6">
              <w:rPr>
                <w:color w:val="000000"/>
              </w:rPr>
              <w:t>Descripción</w:t>
            </w:r>
          </w:p>
        </w:tc>
        <w:tc>
          <w:tcPr>
            <w:tcW w:w="6515" w:type="dxa"/>
          </w:tcPr>
          <w:p w:rsidR="00781374" w:rsidRPr="00F618D6" w:rsidRDefault="00781374" w:rsidP="000D6F91">
            <w:pPr>
              <w:pStyle w:val="Sinespaciado"/>
              <w:jc w:val="both"/>
              <w:rPr>
                <w:color w:val="000000"/>
              </w:rPr>
            </w:pPr>
            <w:r w:rsidRPr="00781374">
              <w:rPr>
                <w:color w:val="000000"/>
              </w:rPr>
              <w:t>Actividad que trata sobre algunas características de los combustibles fósiles</w:t>
            </w:r>
          </w:p>
        </w:tc>
      </w:tr>
    </w:tbl>
    <w:p w:rsidR="00781374" w:rsidRDefault="0078137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374" w:rsidRPr="00323FE2" w:rsidTr="000D6F91">
        <w:tc>
          <w:tcPr>
            <w:tcW w:w="9033" w:type="dxa"/>
            <w:gridSpan w:val="2"/>
            <w:shd w:val="clear" w:color="auto" w:fill="000000"/>
          </w:tcPr>
          <w:p w:rsidR="00781374" w:rsidRPr="00323FE2" w:rsidRDefault="00781374" w:rsidP="000D6F91">
            <w:pPr>
              <w:pStyle w:val="Sinespaciado"/>
              <w:jc w:val="center"/>
              <w:rPr>
                <w:color w:val="FFFFFF"/>
              </w:rPr>
            </w:pPr>
            <w:r w:rsidRPr="00323FE2">
              <w:rPr>
                <w:color w:val="FFFFFF"/>
              </w:rPr>
              <w:t>Practica: recurso nuevo</w:t>
            </w:r>
          </w:p>
        </w:tc>
      </w:tr>
      <w:tr w:rsidR="00781374" w:rsidRPr="00323FE2" w:rsidTr="000D6F91">
        <w:tc>
          <w:tcPr>
            <w:tcW w:w="2518" w:type="dxa"/>
          </w:tcPr>
          <w:p w:rsidR="00781374" w:rsidRPr="00804CE9" w:rsidRDefault="00781374" w:rsidP="000D6F91">
            <w:pPr>
              <w:pStyle w:val="Sinespaciado"/>
              <w:jc w:val="both"/>
              <w:rPr>
                <w:color w:val="000000"/>
              </w:rPr>
            </w:pPr>
            <w:r w:rsidRPr="00804CE9">
              <w:rPr>
                <w:color w:val="000000"/>
              </w:rPr>
              <w:t>Código</w:t>
            </w:r>
          </w:p>
        </w:tc>
        <w:tc>
          <w:tcPr>
            <w:tcW w:w="6515" w:type="dxa"/>
          </w:tcPr>
          <w:p w:rsidR="00781374" w:rsidRPr="00804CE9" w:rsidRDefault="00781374" w:rsidP="000D6F91">
            <w:pPr>
              <w:pStyle w:val="Sinespaciado"/>
              <w:jc w:val="both"/>
              <w:rPr>
                <w:color w:val="FF0000"/>
              </w:rPr>
            </w:pPr>
            <w:r>
              <w:rPr>
                <w:color w:val="000000"/>
              </w:rPr>
              <w:t>CN_06_13_CO_REC1</w:t>
            </w:r>
            <w:r>
              <w:rPr>
                <w:color w:val="000000"/>
              </w:rPr>
              <w:t>3</w:t>
            </w:r>
            <w:r>
              <w:rPr>
                <w:color w:val="000000"/>
              </w:rPr>
              <w:t>0</w:t>
            </w:r>
          </w:p>
        </w:tc>
      </w:tr>
      <w:tr w:rsidR="00781374" w:rsidRPr="00323FE2" w:rsidTr="000D6F91">
        <w:tc>
          <w:tcPr>
            <w:tcW w:w="2518" w:type="dxa"/>
          </w:tcPr>
          <w:p w:rsidR="00781374" w:rsidRPr="00F618D6" w:rsidRDefault="00781374" w:rsidP="000D6F91">
            <w:pPr>
              <w:pStyle w:val="Sinespaciado"/>
              <w:jc w:val="both"/>
              <w:rPr>
                <w:color w:val="000000"/>
              </w:rPr>
            </w:pPr>
            <w:r w:rsidRPr="00F618D6">
              <w:rPr>
                <w:color w:val="000000"/>
              </w:rPr>
              <w:t>Título</w:t>
            </w:r>
          </w:p>
        </w:tc>
        <w:tc>
          <w:tcPr>
            <w:tcW w:w="6515" w:type="dxa"/>
          </w:tcPr>
          <w:p w:rsidR="00781374" w:rsidRPr="00F618D6" w:rsidRDefault="00781374" w:rsidP="000D6F91">
            <w:pPr>
              <w:pStyle w:val="Sinespaciado"/>
              <w:jc w:val="both"/>
              <w:rPr>
                <w:color w:val="000000"/>
              </w:rPr>
            </w:pPr>
            <w:r w:rsidRPr="00781374">
              <w:rPr>
                <w:color w:val="000000"/>
              </w:rPr>
              <w:t>Los recursos naturales no renovables y su aprovechamiento</w:t>
            </w:r>
          </w:p>
        </w:tc>
      </w:tr>
      <w:tr w:rsidR="00781374" w:rsidRPr="00323FE2" w:rsidTr="000D6F91">
        <w:trPr>
          <w:trHeight w:val="444"/>
        </w:trPr>
        <w:tc>
          <w:tcPr>
            <w:tcW w:w="2518" w:type="dxa"/>
          </w:tcPr>
          <w:p w:rsidR="00781374" w:rsidRPr="00F618D6" w:rsidRDefault="00781374" w:rsidP="000D6F91">
            <w:pPr>
              <w:pStyle w:val="Sinespaciado"/>
              <w:jc w:val="both"/>
              <w:rPr>
                <w:color w:val="000000"/>
              </w:rPr>
            </w:pPr>
            <w:r w:rsidRPr="00F618D6">
              <w:rPr>
                <w:color w:val="000000"/>
              </w:rPr>
              <w:t>Descripción</w:t>
            </w:r>
          </w:p>
        </w:tc>
        <w:tc>
          <w:tcPr>
            <w:tcW w:w="6515" w:type="dxa"/>
          </w:tcPr>
          <w:p w:rsidR="00781374" w:rsidRPr="00F618D6" w:rsidRDefault="00781374" w:rsidP="000D6F91">
            <w:pPr>
              <w:pStyle w:val="Sinespaciado"/>
              <w:jc w:val="both"/>
              <w:rPr>
                <w:color w:val="000000"/>
              </w:rPr>
            </w:pPr>
            <w:r w:rsidRPr="00781374">
              <w:rPr>
                <w:color w:val="000000"/>
              </w:rPr>
              <w:t>Actividad acerca del uso de los minerales y los combustibles fósiles</w:t>
            </w:r>
          </w:p>
        </w:tc>
      </w:tr>
    </w:tbl>
    <w:p w:rsidR="00781374" w:rsidRPr="00DA6ACC" w:rsidRDefault="00781374" w:rsidP="009A0404">
      <w:pPr>
        <w:pStyle w:val="Sinespaciado"/>
        <w:jc w:val="both"/>
        <w:rPr>
          <w:b/>
        </w:rPr>
      </w:pPr>
    </w:p>
    <w:p w:rsidR="009A0404" w:rsidRPr="00DA6ACC" w:rsidRDefault="009A0404" w:rsidP="009A0404">
      <w:pPr>
        <w:pStyle w:val="Sinespaciado"/>
        <w:jc w:val="both"/>
        <w:rPr>
          <w:b/>
        </w:rPr>
      </w:pPr>
      <w:r w:rsidRPr="00DA6ACC">
        <w:rPr>
          <w:b/>
          <w:highlight w:val="yellow"/>
        </w:rPr>
        <w:t>[SECCIÓN 2]</w:t>
      </w:r>
      <w:r w:rsidRPr="00DA6ACC">
        <w:rPr>
          <w:b/>
        </w:rPr>
        <w:t>3.3 Consolidación</w:t>
      </w:r>
    </w:p>
    <w:p w:rsidR="009A0404" w:rsidRPr="00323FE2" w:rsidRDefault="009A0404" w:rsidP="009A0404">
      <w:pPr>
        <w:pStyle w:val="Sinespaciado"/>
        <w:jc w:val="both"/>
      </w:pPr>
    </w:p>
    <w:p w:rsidR="009A0404" w:rsidRDefault="009A0404" w:rsidP="009A0404">
      <w:pPr>
        <w:pStyle w:val="Sinespaciado"/>
        <w:jc w:val="both"/>
      </w:pPr>
      <w:r w:rsidRPr="00797CF4">
        <w:t>Actividades para consolidar lo que has aprendido en esta sección.</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374" w:rsidRPr="00323FE2" w:rsidTr="000D6F91">
        <w:tc>
          <w:tcPr>
            <w:tcW w:w="9033" w:type="dxa"/>
            <w:gridSpan w:val="2"/>
            <w:shd w:val="clear" w:color="auto" w:fill="000000"/>
          </w:tcPr>
          <w:p w:rsidR="00781374" w:rsidRPr="00323FE2" w:rsidRDefault="00781374" w:rsidP="000D6F91">
            <w:pPr>
              <w:pStyle w:val="Sinespaciado"/>
              <w:jc w:val="center"/>
              <w:rPr>
                <w:color w:val="FFFFFF"/>
              </w:rPr>
            </w:pPr>
            <w:r w:rsidRPr="00323FE2">
              <w:rPr>
                <w:color w:val="FFFFFF"/>
              </w:rPr>
              <w:t>Practica: recurso nuevo</w:t>
            </w:r>
          </w:p>
        </w:tc>
      </w:tr>
      <w:tr w:rsidR="00781374" w:rsidRPr="00323FE2" w:rsidTr="000D6F91">
        <w:tc>
          <w:tcPr>
            <w:tcW w:w="2518" w:type="dxa"/>
          </w:tcPr>
          <w:p w:rsidR="00781374" w:rsidRPr="00804CE9" w:rsidRDefault="00781374" w:rsidP="000D6F91">
            <w:pPr>
              <w:pStyle w:val="Sinespaciado"/>
              <w:jc w:val="both"/>
              <w:rPr>
                <w:color w:val="000000"/>
              </w:rPr>
            </w:pPr>
            <w:r w:rsidRPr="00804CE9">
              <w:rPr>
                <w:color w:val="000000"/>
              </w:rPr>
              <w:lastRenderedPageBreak/>
              <w:t>Código</w:t>
            </w:r>
          </w:p>
        </w:tc>
        <w:tc>
          <w:tcPr>
            <w:tcW w:w="6515" w:type="dxa"/>
          </w:tcPr>
          <w:p w:rsidR="00781374" w:rsidRPr="00804CE9" w:rsidRDefault="00781374" w:rsidP="000D6F91">
            <w:pPr>
              <w:pStyle w:val="Sinespaciado"/>
              <w:jc w:val="both"/>
              <w:rPr>
                <w:color w:val="FF0000"/>
              </w:rPr>
            </w:pPr>
            <w:r>
              <w:rPr>
                <w:color w:val="000000"/>
              </w:rPr>
              <w:t>CN_06_13_CO_REC1</w:t>
            </w:r>
            <w:r>
              <w:rPr>
                <w:color w:val="000000"/>
              </w:rPr>
              <w:t>4</w:t>
            </w:r>
            <w:r>
              <w:rPr>
                <w:color w:val="000000"/>
              </w:rPr>
              <w:t>0</w:t>
            </w:r>
          </w:p>
        </w:tc>
      </w:tr>
      <w:tr w:rsidR="00781374" w:rsidRPr="00323FE2" w:rsidTr="000D6F91">
        <w:tc>
          <w:tcPr>
            <w:tcW w:w="2518" w:type="dxa"/>
          </w:tcPr>
          <w:p w:rsidR="00781374" w:rsidRPr="00F618D6" w:rsidRDefault="00781374" w:rsidP="000D6F91">
            <w:pPr>
              <w:pStyle w:val="Sinespaciado"/>
              <w:jc w:val="both"/>
              <w:rPr>
                <w:color w:val="000000"/>
              </w:rPr>
            </w:pPr>
            <w:r w:rsidRPr="00F618D6">
              <w:rPr>
                <w:color w:val="000000"/>
              </w:rPr>
              <w:t>Título</w:t>
            </w:r>
          </w:p>
        </w:tc>
        <w:tc>
          <w:tcPr>
            <w:tcW w:w="6515" w:type="dxa"/>
          </w:tcPr>
          <w:p w:rsidR="00781374" w:rsidRPr="00F618D6" w:rsidRDefault="00781374" w:rsidP="000D6F91">
            <w:pPr>
              <w:pStyle w:val="Sinespaciado"/>
              <w:jc w:val="both"/>
              <w:rPr>
                <w:color w:val="000000"/>
              </w:rPr>
            </w:pPr>
            <w:r w:rsidRPr="00781374">
              <w:rPr>
                <w:color w:val="000000"/>
              </w:rPr>
              <w:t>Refuerza tu aprendizaje: El uso de los recursos naturales no renovables</w:t>
            </w:r>
          </w:p>
        </w:tc>
      </w:tr>
      <w:tr w:rsidR="00781374" w:rsidRPr="00323FE2" w:rsidTr="000D6F91">
        <w:trPr>
          <w:trHeight w:val="444"/>
        </w:trPr>
        <w:tc>
          <w:tcPr>
            <w:tcW w:w="2518" w:type="dxa"/>
          </w:tcPr>
          <w:p w:rsidR="00781374" w:rsidRPr="00F618D6" w:rsidRDefault="00781374" w:rsidP="000D6F91">
            <w:pPr>
              <w:pStyle w:val="Sinespaciado"/>
              <w:jc w:val="both"/>
              <w:rPr>
                <w:color w:val="000000"/>
              </w:rPr>
            </w:pPr>
            <w:r w:rsidRPr="00F618D6">
              <w:rPr>
                <w:color w:val="000000"/>
              </w:rPr>
              <w:t>Descripción</w:t>
            </w:r>
          </w:p>
        </w:tc>
        <w:tc>
          <w:tcPr>
            <w:tcW w:w="6515" w:type="dxa"/>
          </w:tcPr>
          <w:p w:rsidR="00781374" w:rsidRPr="00F618D6" w:rsidRDefault="00781374" w:rsidP="000D6F91">
            <w:pPr>
              <w:pStyle w:val="Sinespaciado"/>
              <w:jc w:val="both"/>
              <w:rPr>
                <w:color w:val="000000"/>
              </w:rPr>
            </w:pPr>
            <w:r w:rsidRPr="00781374">
              <w:rPr>
                <w:color w:val="000000"/>
              </w:rPr>
              <w:t>Actividad acerca del uso de los distintos recursos naturales renovables</w:t>
            </w:r>
          </w:p>
        </w:tc>
      </w:tr>
    </w:tbl>
    <w:p w:rsidR="00781374" w:rsidRDefault="00781374" w:rsidP="009A0404">
      <w:pPr>
        <w:pStyle w:val="Sinespaciado"/>
        <w:jc w:val="both"/>
      </w:pPr>
    </w:p>
    <w:p w:rsidR="00FE495F" w:rsidRDefault="00FE495F" w:rsidP="00FE495F">
      <w:pPr>
        <w:pStyle w:val="Sinespaciado"/>
        <w:jc w:val="both"/>
        <w:rPr>
          <w:b/>
        </w:rPr>
      </w:pPr>
      <w:r w:rsidRPr="00DA6ACC">
        <w:rPr>
          <w:b/>
          <w:highlight w:val="yellow"/>
        </w:rPr>
        <w:t>[SECCIÓN 1]</w:t>
      </w:r>
      <w:r>
        <w:rPr>
          <w:b/>
        </w:rPr>
        <w:t>4</w:t>
      </w:r>
      <w:r w:rsidRPr="00DA6ACC">
        <w:rPr>
          <w:b/>
        </w:rPr>
        <w:t xml:space="preserve"> </w:t>
      </w:r>
      <w:r>
        <w:rPr>
          <w:b/>
        </w:rPr>
        <w:t>Los recursos naturales inagotables</w:t>
      </w:r>
    </w:p>
    <w:p w:rsidR="002627CA" w:rsidRDefault="002627CA" w:rsidP="00FE495F">
      <w:pPr>
        <w:pStyle w:val="Sinespaciado"/>
        <w:jc w:val="both"/>
      </w:pPr>
    </w:p>
    <w:p w:rsidR="002627CA" w:rsidRPr="00323FE2" w:rsidRDefault="002627CA" w:rsidP="00FE495F">
      <w:pPr>
        <w:pStyle w:val="Sinespaciado"/>
        <w:jc w:val="both"/>
      </w:pPr>
      <w:r w:rsidRPr="002627CA">
        <w:t>Se conocen como recursos inagotables aquellos que estarán disponibles un tiempo muy largo desde una perspectiva humana, y que no se acabarán sin importar el uso que de ellos haga la sociedad. En otras palabras, son recursos que, a fines prácticos, son infinitos, aunque en realidad ningún recurso es inagotable.</w:t>
      </w:r>
    </w:p>
    <w:p w:rsidR="00FE495F" w:rsidRPr="00323FE2" w:rsidRDefault="00FE495F" w:rsidP="00FE495F">
      <w:pPr>
        <w:pStyle w:val="Sinespaciado"/>
        <w:jc w:val="both"/>
      </w:pPr>
    </w:p>
    <w:tbl>
      <w:tblPr>
        <w:tblpPr w:leftFromText="141" w:rightFromText="141"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FE495F" w:rsidRPr="00323FE2" w:rsidTr="000D6F91">
        <w:tc>
          <w:tcPr>
            <w:tcW w:w="8978" w:type="dxa"/>
            <w:gridSpan w:val="2"/>
            <w:shd w:val="clear" w:color="auto" w:fill="000000"/>
          </w:tcPr>
          <w:p w:rsidR="00FE495F" w:rsidRPr="00323FE2" w:rsidRDefault="00FE495F" w:rsidP="000D6F91">
            <w:pPr>
              <w:pStyle w:val="Sinespaciado"/>
              <w:jc w:val="both"/>
              <w:rPr>
                <w:color w:val="FFFFFF"/>
              </w:rPr>
            </w:pPr>
            <w:r w:rsidRPr="00323FE2">
              <w:rPr>
                <w:color w:val="FFFFFF"/>
              </w:rPr>
              <w:t>Recuerda</w:t>
            </w:r>
          </w:p>
        </w:tc>
      </w:tr>
      <w:tr w:rsidR="00FE495F" w:rsidRPr="00323FE2" w:rsidTr="000D6F91">
        <w:tc>
          <w:tcPr>
            <w:tcW w:w="2518" w:type="dxa"/>
          </w:tcPr>
          <w:p w:rsidR="00FE495F" w:rsidRPr="00323FE2" w:rsidRDefault="00FE495F" w:rsidP="000D6F91">
            <w:pPr>
              <w:pStyle w:val="Sinespaciado"/>
              <w:jc w:val="both"/>
            </w:pPr>
            <w:r w:rsidRPr="00323FE2">
              <w:t>Contenido</w:t>
            </w:r>
          </w:p>
        </w:tc>
        <w:tc>
          <w:tcPr>
            <w:tcW w:w="6460" w:type="dxa"/>
          </w:tcPr>
          <w:p w:rsidR="00FE495F" w:rsidRPr="00323FE2" w:rsidRDefault="00FE495F" w:rsidP="00211685">
            <w:pPr>
              <w:pStyle w:val="Sinespaciado"/>
              <w:jc w:val="both"/>
              <w:rPr>
                <w:color w:val="000000"/>
              </w:rPr>
            </w:pPr>
            <w:r>
              <w:rPr>
                <w:color w:val="000000"/>
              </w:rPr>
              <w:t>Los recursos naturales inagotables son infinitos solamente en términos de la duración de una vida o civilización humanas. Por ejemplo, el Sol se apagará algún día dentro de unos 5000 millones de años, y durante ese tiempo seguirá suminis</w:t>
            </w:r>
            <w:r w:rsidR="00211685">
              <w:rPr>
                <w:color w:val="000000"/>
              </w:rPr>
              <w:t>trando energía de forma continua.</w:t>
            </w:r>
          </w:p>
        </w:tc>
      </w:tr>
    </w:tbl>
    <w:p w:rsidR="00FE495F" w:rsidRDefault="00FE495F" w:rsidP="00FE495F">
      <w:pPr>
        <w:pStyle w:val="Sinespaciado"/>
        <w:jc w:val="both"/>
      </w:pPr>
    </w:p>
    <w:p w:rsidR="002627CA" w:rsidRDefault="002627CA" w:rsidP="00FE495F">
      <w:pPr>
        <w:pStyle w:val="Sinespaciado"/>
        <w:jc w:val="both"/>
      </w:pPr>
      <w:r w:rsidRPr="002627CA">
        <w:t xml:space="preserve">Debido a que las principales fuentes de energía </w:t>
      </w:r>
      <w:r w:rsidR="007A17BB">
        <w:t>usadas en la actualidad son</w:t>
      </w:r>
      <w:r w:rsidRPr="002627CA">
        <w:t xml:space="preserve"> recur</w:t>
      </w:r>
      <w:r w:rsidR="007A17BB">
        <w:t>sos naturales no renovables</w:t>
      </w:r>
      <w:r w:rsidRPr="002627CA">
        <w:t>, y que además causan graves problemas de contaminación, es importante desarrollar nuevas tecnologías que dependan de fuentes de energía “ilimitadas”</w:t>
      </w:r>
      <w:r w:rsidR="007A17BB">
        <w:t>.</w:t>
      </w:r>
    </w:p>
    <w:p w:rsidR="002627CA" w:rsidRPr="00323FE2" w:rsidRDefault="002627CA"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FE495F" w:rsidP="000D6F91">
            <w:pPr>
              <w:pStyle w:val="Sinespaciado"/>
              <w:jc w:val="both"/>
              <w:rPr>
                <w:color w:val="000000"/>
                <w:lang w:val="en-US"/>
              </w:rPr>
            </w:pPr>
            <w:r w:rsidRPr="00323FE2">
              <w:rPr>
                <w:color w:val="000000"/>
                <w:lang w:val="en-US"/>
              </w:rPr>
              <w:t>CN_06_13_CO_IMG</w:t>
            </w:r>
            <w:r w:rsidR="002324AE">
              <w:rPr>
                <w:color w:val="000000"/>
                <w:lang w:val="en-US"/>
              </w:rPr>
              <w:t>27</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sidRPr="00323FE2">
              <w:rPr>
                <w:color w:val="000000"/>
              </w:rPr>
              <w:t xml:space="preserve">Plantas de energía con diferentes fuentes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256336105</w:t>
            </w:r>
          </w:p>
          <w:p w:rsidR="00FE495F" w:rsidRPr="00323FE2" w:rsidRDefault="00FE495F" w:rsidP="000D6F91">
            <w:pPr>
              <w:pStyle w:val="Sinespaciado"/>
              <w:jc w:val="both"/>
              <w:rPr>
                <w:color w:val="000000"/>
              </w:rPr>
            </w:pPr>
            <w:r>
              <w:rPr>
                <w:noProof/>
                <w:color w:val="298AAE"/>
                <w:sz w:val="18"/>
                <w:szCs w:val="18"/>
                <w:lang w:val="es-CO" w:eastAsia="es-CO"/>
              </w:rPr>
              <w:drawing>
                <wp:inline distT="0" distB="0" distL="0" distR="0" wp14:anchorId="07405412" wp14:editId="49E5E1C6">
                  <wp:extent cx="895350" cy="1344455"/>
                  <wp:effectExtent l="0" t="0" r="0" b="8255"/>
                  <wp:docPr id="28" name="Imagen 28" descr="Power plant icon vector se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plant icon vector set">
                            <a:hlinkClick r:id="rId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5350" cy="1344455"/>
                          </a:xfrm>
                          <a:prstGeom prst="rect">
                            <a:avLst/>
                          </a:prstGeom>
                          <a:noFill/>
                          <a:ln>
                            <a:noFill/>
                          </a:ln>
                        </pic:spPr>
                      </pic:pic>
                    </a:graphicData>
                  </a:graphic>
                </wp:inline>
              </w:drawing>
            </w:r>
          </w:p>
          <w:p w:rsidR="00FE495F" w:rsidRPr="008C6922" w:rsidRDefault="00FE495F" w:rsidP="000D6F91">
            <w:pPr>
              <w:pStyle w:val="Sinespaciado"/>
              <w:jc w:val="both"/>
              <w:rPr>
                <w:color w:val="000000"/>
              </w:rPr>
            </w:pPr>
            <w:r w:rsidRPr="00323FE2">
              <w:rPr>
                <w:color w:val="000000"/>
              </w:rPr>
              <w:t>Traducir términos:</w:t>
            </w:r>
            <w:r>
              <w:rPr>
                <w:color w:val="000000"/>
              </w:rPr>
              <w:t xml:space="preserve"> </w:t>
            </w:r>
            <w:proofErr w:type="spellStart"/>
            <w:r>
              <w:rPr>
                <w:color w:val="000000"/>
              </w:rPr>
              <w:t>Tidal</w:t>
            </w:r>
            <w:proofErr w:type="spellEnd"/>
            <w:r>
              <w:rPr>
                <w:color w:val="000000"/>
              </w:rPr>
              <w:t xml:space="preserve">: Mareas; </w:t>
            </w:r>
            <w:proofErr w:type="spellStart"/>
            <w:r>
              <w:rPr>
                <w:color w:val="000000"/>
                <w:lang w:val="es-CO"/>
              </w:rPr>
              <w:t>Wind</w:t>
            </w:r>
            <w:proofErr w:type="spellEnd"/>
            <w:r>
              <w:rPr>
                <w:color w:val="000000"/>
                <w:lang w:val="es-CO"/>
              </w:rPr>
              <w:t>: V</w:t>
            </w:r>
            <w:r w:rsidRPr="00323FE2">
              <w:rPr>
                <w:color w:val="000000"/>
                <w:lang w:val="es-CO"/>
              </w:rPr>
              <w:t>iento</w:t>
            </w:r>
            <w:r>
              <w:rPr>
                <w:color w:val="000000"/>
              </w:rPr>
              <w:t xml:space="preserve">; </w:t>
            </w:r>
            <w:r w:rsidRPr="00F35DB7">
              <w:rPr>
                <w:color w:val="000000"/>
              </w:rPr>
              <w:t>Coal: Carbón</w:t>
            </w:r>
            <w:r>
              <w:rPr>
                <w:color w:val="000000"/>
              </w:rPr>
              <w:t xml:space="preserve">; </w:t>
            </w:r>
            <w:r w:rsidRPr="00F35DB7">
              <w:rPr>
                <w:color w:val="000000"/>
              </w:rPr>
              <w:t>Solar: Solar</w:t>
            </w:r>
            <w:r>
              <w:rPr>
                <w:color w:val="000000"/>
              </w:rPr>
              <w:t xml:space="preserve">; </w:t>
            </w:r>
            <w:proofErr w:type="spellStart"/>
            <w:r w:rsidRPr="00F35DB7">
              <w:rPr>
                <w:color w:val="000000"/>
              </w:rPr>
              <w:t>Biomass</w:t>
            </w:r>
            <w:proofErr w:type="spellEnd"/>
            <w:r w:rsidRPr="00F35DB7">
              <w:rPr>
                <w:color w:val="000000"/>
              </w:rPr>
              <w:t>: Biomasa</w:t>
            </w:r>
            <w:r>
              <w:rPr>
                <w:color w:val="000000"/>
              </w:rPr>
              <w:t xml:space="preserve">; </w:t>
            </w:r>
            <w:proofErr w:type="spellStart"/>
            <w:r w:rsidRPr="00F35DB7">
              <w:rPr>
                <w:color w:val="000000"/>
              </w:rPr>
              <w:t>Hydroelectric</w:t>
            </w:r>
            <w:proofErr w:type="spellEnd"/>
            <w:r w:rsidRPr="00F35DB7">
              <w:rPr>
                <w:color w:val="000000"/>
              </w:rPr>
              <w:t>: Hidroeléctrica; Nuclear: Nuclear</w:t>
            </w:r>
            <w:r>
              <w:rPr>
                <w:color w:val="000000"/>
              </w:rPr>
              <w:t xml:space="preserve">; </w:t>
            </w:r>
            <w:r w:rsidRPr="00F35DB7">
              <w:rPr>
                <w:color w:val="000000"/>
              </w:rPr>
              <w:t>Wave: Olas</w:t>
            </w:r>
            <w:r>
              <w:rPr>
                <w:color w:val="000000"/>
              </w:rPr>
              <w:t xml:space="preserve">; </w:t>
            </w:r>
            <w:proofErr w:type="spellStart"/>
            <w:r w:rsidRPr="00323FE2">
              <w:rPr>
                <w:color w:val="000000"/>
                <w:lang w:val="es-CO"/>
              </w:rPr>
              <w:t>Geothermal</w:t>
            </w:r>
            <w:proofErr w:type="spellEnd"/>
            <w:r w:rsidRPr="00323FE2">
              <w:rPr>
                <w:color w:val="000000"/>
                <w:lang w:val="es-CO"/>
              </w:rPr>
              <w:t xml:space="preserve">: </w:t>
            </w:r>
            <w:r>
              <w:rPr>
                <w:color w:val="000000"/>
                <w:lang w:val="es-CO"/>
              </w:rPr>
              <w:t>G</w:t>
            </w:r>
            <w:r w:rsidRPr="00323FE2">
              <w:rPr>
                <w:color w:val="000000"/>
                <w:lang w:val="es-CO"/>
              </w:rPr>
              <w:t>eot</w:t>
            </w:r>
            <w:r>
              <w:rPr>
                <w:color w:val="000000"/>
                <w:lang w:val="es-CO"/>
              </w:rPr>
              <w:t>érmica.</w:t>
            </w:r>
            <w:r>
              <w:rPr>
                <w:color w:val="000000"/>
              </w:rPr>
              <w:t xml:space="preserve"> </w:t>
            </w:r>
            <w:r w:rsidRPr="00323FE2">
              <w:rPr>
                <w:color w:val="000000"/>
                <w:lang w:val="es-CO"/>
              </w:rPr>
              <w:t>Cambiar el título “</w:t>
            </w:r>
            <w:proofErr w:type="spellStart"/>
            <w:r w:rsidRPr="00323FE2">
              <w:rPr>
                <w:color w:val="000000"/>
                <w:lang w:val="es-CO"/>
              </w:rPr>
              <w:t>Generation</w:t>
            </w:r>
            <w:proofErr w:type="spellEnd"/>
            <w:r w:rsidRPr="00323FE2">
              <w:rPr>
                <w:color w:val="000000"/>
                <w:lang w:val="es-CO"/>
              </w:rPr>
              <w:t xml:space="preserve"> </w:t>
            </w:r>
            <w:proofErr w:type="spellStart"/>
            <w:r w:rsidRPr="00323FE2">
              <w:rPr>
                <w:color w:val="000000"/>
                <w:lang w:val="es-CO"/>
              </w:rPr>
              <w:t>energy</w:t>
            </w:r>
            <w:proofErr w:type="spellEnd"/>
            <w:r w:rsidRPr="00323FE2">
              <w:rPr>
                <w:color w:val="000000"/>
                <w:lang w:val="es-CO"/>
              </w:rPr>
              <w:t xml:space="preserve"> </w:t>
            </w:r>
            <w:proofErr w:type="spellStart"/>
            <w:r w:rsidRPr="00323FE2">
              <w:rPr>
                <w:color w:val="000000"/>
                <w:lang w:val="es-CO"/>
              </w:rPr>
              <w:t>types</w:t>
            </w:r>
            <w:proofErr w:type="spellEnd"/>
            <w:r w:rsidRPr="00323FE2">
              <w:rPr>
                <w:color w:val="000000"/>
                <w:lang w:val="es-CO"/>
              </w:rPr>
              <w:t xml:space="preserve">” por Diferentes fuentes de energía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B81F11" w:rsidRDefault="004A18E3" w:rsidP="000D6F91">
            <w:pPr>
              <w:pStyle w:val="Sinespaciado"/>
              <w:jc w:val="both"/>
            </w:pPr>
            <w:r>
              <w:t>Existen varias formas de obtener energía, cada una con sus ventajas y desventajas, No obstante, en términos generales</w:t>
            </w:r>
            <w:r w:rsidR="00FE495F" w:rsidRPr="00323FE2">
              <w:t xml:space="preserve"> las </w:t>
            </w:r>
            <w:r w:rsidR="00FE495F" w:rsidRPr="00323FE2">
              <w:lastRenderedPageBreak/>
              <w:t xml:space="preserve">fuentes de energía ilimitadas son menos contaminantes que </w:t>
            </w:r>
            <w:r w:rsidR="00FE495F">
              <w:t>las</w:t>
            </w:r>
            <w:r w:rsidR="00FE495F" w:rsidRPr="00323FE2">
              <w:t xml:space="preserve"> limitadas.</w:t>
            </w:r>
          </w:p>
        </w:tc>
      </w:tr>
    </w:tbl>
    <w:p w:rsidR="00FE495F"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32701" w:rsidRPr="00323FE2" w:rsidTr="000D6F91">
        <w:tc>
          <w:tcPr>
            <w:tcW w:w="9033" w:type="dxa"/>
            <w:gridSpan w:val="2"/>
            <w:shd w:val="clear" w:color="auto" w:fill="000000"/>
          </w:tcPr>
          <w:p w:rsidR="00832701" w:rsidRPr="00323FE2" w:rsidRDefault="00832701" w:rsidP="000D6F91">
            <w:pPr>
              <w:pStyle w:val="Sinespaciado"/>
              <w:jc w:val="center"/>
              <w:rPr>
                <w:color w:val="FFFFFF"/>
              </w:rPr>
            </w:pPr>
            <w:r w:rsidRPr="00323FE2">
              <w:rPr>
                <w:color w:val="FFFFFF"/>
              </w:rPr>
              <w:t>Profundiza: recurso nuevo</w:t>
            </w:r>
          </w:p>
        </w:tc>
      </w:tr>
      <w:tr w:rsidR="00832701" w:rsidRPr="00323FE2" w:rsidTr="000D6F91">
        <w:tc>
          <w:tcPr>
            <w:tcW w:w="2518" w:type="dxa"/>
          </w:tcPr>
          <w:p w:rsidR="00832701" w:rsidRPr="000B0CA8" w:rsidRDefault="00832701" w:rsidP="000D6F91">
            <w:pPr>
              <w:pStyle w:val="Sinespaciado"/>
              <w:jc w:val="both"/>
              <w:rPr>
                <w:color w:val="000000"/>
              </w:rPr>
            </w:pPr>
            <w:r w:rsidRPr="000B0CA8">
              <w:rPr>
                <w:color w:val="000000"/>
              </w:rPr>
              <w:t>Código</w:t>
            </w:r>
          </w:p>
        </w:tc>
        <w:tc>
          <w:tcPr>
            <w:tcW w:w="6515" w:type="dxa"/>
          </w:tcPr>
          <w:p w:rsidR="00832701" w:rsidRPr="000B0CA8" w:rsidRDefault="00832701" w:rsidP="000D6F91">
            <w:pPr>
              <w:pStyle w:val="Sinespaciado"/>
              <w:jc w:val="both"/>
              <w:rPr>
                <w:color w:val="000000"/>
              </w:rPr>
            </w:pPr>
            <w:r>
              <w:rPr>
                <w:color w:val="000000"/>
              </w:rPr>
              <w:t>CN_06_13_CO_REC</w:t>
            </w:r>
            <w:r>
              <w:rPr>
                <w:color w:val="000000"/>
              </w:rPr>
              <w:t>150</w:t>
            </w:r>
          </w:p>
        </w:tc>
      </w:tr>
      <w:tr w:rsidR="00832701" w:rsidRPr="00323FE2" w:rsidTr="000D6F91">
        <w:tc>
          <w:tcPr>
            <w:tcW w:w="2518" w:type="dxa"/>
          </w:tcPr>
          <w:p w:rsidR="00832701" w:rsidRPr="000B0CA8" w:rsidRDefault="00832701" w:rsidP="000D6F91">
            <w:pPr>
              <w:pStyle w:val="Sinespaciado"/>
              <w:jc w:val="both"/>
              <w:rPr>
                <w:color w:val="000000"/>
              </w:rPr>
            </w:pPr>
            <w:r w:rsidRPr="000B0CA8">
              <w:rPr>
                <w:color w:val="000000"/>
              </w:rPr>
              <w:t>Título</w:t>
            </w:r>
          </w:p>
        </w:tc>
        <w:tc>
          <w:tcPr>
            <w:tcW w:w="6515" w:type="dxa"/>
          </w:tcPr>
          <w:p w:rsidR="00832701" w:rsidRPr="000B0CA8" w:rsidRDefault="00832701" w:rsidP="000D6F91">
            <w:pPr>
              <w:pStyle w:val="Sinespaciado"/>
              <w:jc w:val="both"/>
              <w:rPr>
                <w:color w:val="000000"/>
              </w:rPr>
            </w:pPr>
            <w:r w:rsidRPr="00832701">
              <w:rPr>
                <w:color w:val="000000"/>
              </w:rPr>
              <w:t>La tecnología para aprovechar los recursos naturales inagotables</w:t>
            </w:r>
          </w:p>
        </w:tc>
      </w:tr>
      <w:tr w:rsidR="00832701" w:rsidRPr="00323FE2" w:rsidTr="000D6F91">
        <w:tc>
          <w:tcPr>
            <w:tcW w:w="2518" w:type="dxa"/>
          </w:tcPr>
          <w:p w:rsidR="00832701" w:rsidRPr="000B0CA8" w:rsidRDefault="00832701" w:rsidP="000D6F91">
            <w:pPr>
              <w:pStyle w:val="Sinespaciado"/>
              <w:jc w:val="both"/>
              <w:rPr>
                <w:color w:val="000000"/>
              </w:rPr>
            </w:pPr>
            <w:r w:rsidRPr="000B0CA8">
              <w:rPr>
                <w:color w:val="000000"/>
              </w:rPr>
              <w:t>Descripción</w:t>
            </w:r>
          </w:p>
        </w:tc>
        <w:tc>
          <w:tcPr>
            <w:tcW w:w="6515" w:type="dxa"/>
          </w:tcPr>
          <w:p w:rsidR="00832701" w:rsidRPr="000B0CA8" w:rsidRDefault="00832701" w:rsidP="000D6F91">
            <w:pPr>
              <w:pStyle w:val="Sinespaciado"/>
              <w:jc w:val="both"/>
              <w:rPr>
                <w:color w:val="000000"/>
              </w:rPr>
            </w:pPr>
            <w:r w:rsidRPr="00832701">
              <w:rPr>
                <w:color w:val="000000"/>
              </w:rPr>
              <w:t>Interactivo que muestra algunas fuentes alternativas de energía como recursos naturales inagotables</w:t>
            </w:r>
          </w:p>
        </w:tc>
      </w:tr>
    </w:tbl>
    <w:p w:rsidR="00832701" w:rsidRPr="00323FE2" w:rsidRDefault="00832701"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.1 El Sol</w:t>
      </w:r>
    </w:p>
    <w:p w:rsidR="00FE495F" w:rsidRPr="00323FE2" w:rsidRDefault="00FE495F" w:rsidP="00FE495F">
      <w:pPr>
        <w:pStyle w:val="Sinespaciado"/>
        <w:jc w:val="both"/>
      </w:pPr>
    </w:p>
    <w:p w:rsidR="00FE495F" w:rsidRPr="00323FE2" w:rsidRDefault="00FE495F" w:rsidP="00FE495F">
      <w:pPr>
        <w:pStyle w:val="Sinespaciado"/>
        <w:jc w:val="both"/>
      </w:pPr>
      <w:r>
        <w:t>P</w:t>
      </w:r>
      <w:r w:rsidRPr="00323FE2">
        <w:t>ara fines prácticos</w:t>
      </w:r>
      <w:r>
        <w:t>, l</w:t>
      </w:r>
      <w:r w:rsidRPr="00323FE2">
        <w:t xml:space="preserve">a energía solar </w:t>
      </w:r>
      <w:r>
        <w:t>se considera infinita</w:t>
      </w:r>
      <w:r w:rsidRPr="00323FE2">
        <w:t>. Sin embargo,</w:t>
      </w:r>
      <w:r>
        <w:t xml:space="preserve"> </w:t>
      </w:r>
      <w:r w:rsidRPr="00323FE2">
        <w:t>la</w:t>
      </w:r>
      <w:r>
        <w:t>s</w:t>
      </w:r>
      <w:r w:rsidRPr="00323FE2">
        <w:t xml:space="preserve"> tecnología</w:t>
      </w:r>
      <w:r>
        <w:t>s</w:t>
      </w:r>
      <w:r w:rsidRPr="00323FE2">
        <w:t xml:space="preserve"> para aprovechar</w:t>
      </w:r>
      <w:r>
        <w:t>la eficientemente</w:t>
      </w:r>
      <w:r w:rsidRPr="00323FE2">
        <w:t xml:space="preserve"> </w:t>
      </w:r>
      <w:r>
        <w:t>están todavía</w:t>
      </w:r>
      <w:r w:rsidRPr="00323FE2">
        <w:t xml:space="preserve"> en desarrollo.</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FE495F" w:rsidRPr="00323FE2" w:rsidTr="000D6F91">
        <w:tc>
          <w:tcPr>
            <w:tcW w:w="8978" w:type="dxa"/>
            <w:gridSpan w:val="2"/>
            <w:shd w:val="clear" w:color="auto" w:fill="000000"/>
          </w:tcPr>
          <w:p w:rsidR="00FE495F" w:rsidRPr="00323FE2" w:rsidRDefault="00FE495F" w:rsidP="000D6F91">
            <w:pPr>
              <w:pStyle w:val="Sinespaciado"/>
              <w:jc w:val="both"/>
              <w:rPr>
                <w:color w:val="FFFFFF"/>
              </w:rPr>
            </w:pPr>
            <w:r w:rsidRPr="00323FE2">
              <w:rPr>
                <w:color w:val="FFFFFF"/>
              </w:rPr>
              <w:t>Destacado</w:t>
            </w:r>
          </w:p>
        </w:tc>
      </w:tr>
      <w:tr w:rsidR="00FE495F" w:rsidRPr="00323FE2" w:rsidTr="000D6F91">
        <w:trPr>
          <w:trHeight w:val="296"/>
        </w:trPr>
        <w:tc>
          <w:tcPr>
            <w:tcW w:w="2518" w:type="dxa"/>
          </w:tcPr>
          <w:p w:rsidR="00FE495F" w:rsidRPr="00323FE2" w:rsidRDefault="00FE495F" w:rsidP="000D6F91">
            <w:pPr>
              <w:pStyle w:val="Sinespaciado"/>
              <w:jc w:val="both"/>
            </w:pPr>
            <w:r w:rsidRPr="00323FE2">
              <w:t>Título</w:t>
            </w:r>
          </w:p>
        </w:tc>
        <w:tc>
          <w:tcPr>
            <w:tcW w:w="6460" w:type="dxa"/>
          </w:tcPr>
          <w:p w:rsidR="00FE495F" w:rsidRPr="00323FE2" w:rsidRDefault="00FE495F" w:rsidP="000D6F91">
            <w:pPr>
              <w:pStyle w:val="Sinespaciado"/>
              <w:jc w:val="both"/>
            </w:pPr>
            <w:r>
              <w:t>La energía proviene del Sol</w:t>
            </w:r>
          </w:p>
        </w:tc>
      </w:tr>
      <w:tr w:rsidR="00FE495F" w:rsidRPr="00323FE2" w:rsidTr="000D6F91">
        <w:tc>
          <w:tcPr>
            <w:tcW w:w="2518" w:type="dxa"/>
          </w:tcPr>
          <w:p w:rsidR="00FE495F" w:rsidRPr="00323FE2" w:rsidRDefault="00FE495F" w:rsidP="000D6F91">
            <w:pPr>
              <w:pStyle w:val="Sinespaciado"/>
              <w:jc w:val="both"/>
            </w:pPr>
            <w:r w:rsidRPr="00323FE2">
              <w:t>Contenido</w:t>
            </w:r>
          </w:p>
        </w:tc>
        <w:tc>
          <w:tcPr>
            <w:tcW w:w="6460" w:type="dxa"/>
          </w:tcPr>
          <w:p w:rsidR="00FE495F" w:rsidRPr="00323FE2" w:rsidRDefault="00FE495F" w:rsidP="000D6F91">
            <w:pPr>
              <w:pStyle w:val="Sinespaciado"/>
              <w:jc w:val="both"/>
            </w:pPr>
            <w:r w:rsidRPr="00323FE2">
              <w:t>Los combustibles fósiles</w:t>
            </w:r>
            <w:r>
              <w:t xml:space="preserve"> </w:t>
            </w:r>
            <w:r w:rsidRPr="00323FE2">
              <w:t xml:space="preserve">provienen de </w:t>
            </w:r>
            <w:r>
              <w:t xml:space="preserve">restos de </w:t>
            </w:r>
            <w:r w:rsidRPr="00323FE2">
              <w:t xml:space="preserve">plantas y animales muertos </w:t>
            </w:r>
            <w:r>
              <w:t xml:space="preserve">hace millones de años; </w:t>
            </w:r>
            <w:r w:rsidRPr="00323FE2">
              <w:t>la energía</w:t>
            </w:r>
            <w:r>
              <w:t xml:space="preserve"> contenida en esos combustibles, es</w:t>
            </w:r>
            <w:r w:rsidRPr="00323FE2">
              <w:t xml:space="preserve"> parte de la energía que </w:t>
            </w:r>
            <w:r>
              <w:t>acumularon es</w:t>
            </w:r>
            <w:r w:rsidRPr="00323FE2">
              <w:t>os organismos</w:t>
            </w:r>
            <w:r>
              <w:t xml:space="preserve">, a partir </w:t>
            </w:r>
            <w:r w:rsidRPr="00323FE2">
              <w:t>de la fotosíntesis,</w:t>
            </w:r>
            <w:r>
              <w:t xml:space="preserve"> en el caso de las plantas;</w:t>
            </w:r>
            <w:r w:rsidRPr="00323FE2">
              <w:t xml:space="preserve"> o indirectamente </w:t>
            </w:r>
            <w:r>
              <w:t>mediante el consumo de</w:t>
            </w:r>
            <w:r w:rsidRPr="00323FE2">
              <w:t xml:space="preserve"> </w:t>
            </w:r>
            <w:r>
              <w:t>plantas o de otros organismos no fotosintéticos. Debido a esto,</w:t>
            </w:r>
            <w:r w:rsidRPr="00323FE2">
              <w:t xml:space="preserve"> la energía </w:t>
            </w:r>
            <w:r>
              <w:t>contenida en los</w:t>
            </w:r>
            <w:r w:rsidRPr="00323FE2">
              <w:t xml:space="preserve"> c</w:t>
            </w:r>
            <w:r>
              <w:t>ombustibles fósiles proviene, en realidad, del S</w:t>
            </w:r>
            <w:r w:rsidRPr="00323FE2">
              <w:t xml:space="preserve">ol. </w:t>
            </w:r>
          </w:p>
          <w:p w:rsidR="00FE495F" w:rsidRPr="00323FE2" w:rsidRDefault="00FE495F" w:rsidP="000D6F91">
            <w:pPr>
              <w:pStyle w:val="Sinespaciado"/>
              <w:jc w:val="both"/>
            </w:pPr>
          </w:p>
          <w:p w:rsidR="00FE495F" w:rsidRPr="00323FE2" w:rsidRDefault="00FE495F" w:rsidP="000D6F91">
            <w:pPr>
              <w:pStyle w:val="Sinespaciado"/>
              <w:jc w:val="both"/>
            </w:pPr>
            <w:r w:rsidRPr="00323FE2">
              <w:t>As</w:t>
            </w:r>
            <w:r>
              <w:t>i</w:t>
            </w:r>
            <w:r w:rsidRPr="00323FE2">
              <w:t xml:space="preserve">mismo, el sol es </w:t>
            </w:r>
            <w:r>
              <w:t>en gran parte</w:t>
            </w:r>
            <w:r w:rsidRPr="00323FE2">
              <w:t xml:space="preserve"> responsable </w:t>
            </w:r>
            <w:r>
              <w:t>de</w:t>
            </w:r>
            <w:r w:rsidRPr="00323FE2">
              <w:t xml:space="preserve"> los vientos</w:t>
            </w:r>
            <w:r>
              <w:t xml:space="preserve"> y</w:t>
            </w:r>
            <w:r w:rsidRPr="00323FE2">
              <w:t xml:space="preserve"> las olas, y también de la lluvia que llena los embal</w:t>
            </w:r>
            <w:r>
              <w:t>se</w:t>
            </w:r>
            <w:r w:rsidRPr="00323FE2">
              <w:t xml:space="preserve">s de las hidroeléctricas. De esta forma, </w:t>
            </w:r>
            <w:r>
              <w:t>la energía de las</w:t>
            </w:r>
            <w:r w:rsidRPr="00323FE2">
              <w:t xml:space="preserve"> </w:t>
            </w:r>
            <w:r>
              <w:t xml:space="preserve">diferentes </w:t>
            </w:r>
            <w:r w:rsidRPr="00323FE2">
              <w:t xml:space="preserve">fuentes </w:t>
            </w:r>
            <w:r>
              <w:t>proviene del sol; este,</w:t>
            </w:r>
            <w:r w:rsidRPr="00323FE2">
              <w:t xml:space="preserve"> a su vez</w:t>
            </w:r>
            <w:r>
              <w:t>,</w:t>
            </w:r>
            <w:r w:rsidRPr="00323FE2">
              <w:t xml:space="preserve"> la produce </w:t>
            </w:r>
            <w:r>
              <w:t>en su interior, gracias</w:t>
            </w:r>
            <w:r w:rsidRPr="00323FE2">
              <w:t xml:space="preserve"> </w:t>
            </w:r>
            <w:r>
              <w:t xml:space="preserve">a </w:t>
            </w:r>
            <w:r w:rsidRPr="00323FE2">
              <w:t>reacciones nucleares</w:t>
            </w:r>
            <w:r>
              <w:t>.</w:t>
            </w:r>
          </w:p>
        </w:tc>
      </w:tr>
    </w:tbl>
    <w:p w:rsidR="00FE495F" w:rsidRPr="00323FE2" w:rsidRDefault="00FE495F" w:rsidP="00FE495F">
      <w:pPr>
        <w:pStyle w:val="Sinespaciado"/>
        <w:jc w:val="both"/>
      </w:pPr>
    </w:p>
    <w:p w:rsidR="00FE495F" w:rsidRPr="00323FE2" w:rsidRDefault="00FE495F" w:rsidP="00FE495F">
      <w:pPr>
        <w:pStyle w:val="Sinespaciado"/>
        <w:jc w:val="both"/>
      </w:pPr>
      <w:r>
        <w:t>La energía</w:t>
      </w:r>
      <w:r w:rsidRPr="00323FE2">
        <w:t xml:space="preserve"> sol</w:t>
      </w:r>
      <w:r>
        <w:t xml:space="preserve">ar se aprovecha, por una parte, para obtener </w:t>
      </w:r>
      <w:r w:rsidRPr="00323FE2">
        <w:t>calor</w:t>
      </w:r>
      <w:r>
        <w:t xml:space="preserve"> que utilizan </w:t>
      </w:r>
      <w:r w:rsidRPr="00BC29BB">
        <w:rPr>
          <w:bCs/>
        </w:rPr>
        <w:t>aparatos como</w:t>
      </w:r>
      <w:r>
        <w:t xml:space="preserve"> secadores </w:t>
      </w:r>
      <w:r w:rsidRPr="00BC29BB">
        <w:rPr>
          <w:bCs/>
        </w:rPr>
        <w:t>y</w:t>
      </w:r>
      <w:r>
        <w:t xml:space="preserve"> calentadores solares</w:t>
      </w:r>
      <w:r>
        <w:rPr>
          <w:bCs/>
        </w:rPr>
        <w:t xml:space="preserve">; y, por la otra, para producir electricidad </w:t>
      </w:r>
      <w:r>
        <w:t xml:space="preserve">mediante </w:t>
      </w:r>
      <w:r w:rsidRPr="00323FE2">
        <w:t>paneles solares</w:t>
      </w:r>
      <w:r>
        <w:t xml:space="preserve">. Esta tecnología puede llegar a reemplazar en un futuro los </w:t>
      </w:r>
      <w:r w:rsidRPr="00323FE2">
        <w:t xml:space="preserve">combustibles fósiles. La producción de electricidad a partir de la luz comenzó con el desarrollo de la primera </w:t>
      </w:r>
      <w:r>
        <w:t>celda</w:t>
      </w:r>
      <w:r w:rsidRPr="00323FE2">
        <w:t xml:space="preserve"> solar en 1883; desde entonces</w:t>
      </w:r>
      <w:r>
        <w:t>, ha</w:t>
      </w:r>
      <w:r w:rsidRPr="00323FE2">
        <w:t xml:space="preserve"> </w:t>
      </w:r>
      <w:r>
        <w:t>habido grandes</w:t>
      </w:r>
      <w:r w:rsidRPr="00323FE2">
        <w:t xml:space="preserve"> avances para hacer</w:t>
      </w:r>
      <w:r>
        <w:t xml:space="preserve"> esta tecnología</w:t>
      </w:r>
      <w:r w:rsidRPr="00323FE2">
        <w:t xml:space="preserve"> más eficiente y barata</w:t>
      </w:r>
      <w:r>
        <w:t>; sin embargo, las investigaciones al respecto deben continuar</w:t>
      </w:r>
      <w:r w:rsidRPr="00323FE2">
        <w:t>.</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2324AE" w:rsidP="000D6F91">
            <w:pPr>
              <w:pStyle w:val="Sinespaciado"/>
              <w:jc w:val="both"/>
              <w:rPr>
                <w:color w:val="000000"/>
                <w:lang w:val="en-US"/>
              </w:rPr>
            </w:pPr>
            <w:r>
              <w:rPr>
                <w:color w:val="000000"/>
                <w:lang w:val="en-US"/>
              </w:rPr>
              <w:t>CN_06_13_CO_IMG28</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sidRPr="00323FE2">
              <w:rPr>
                <w:color w:val="000000"/>
              </w:rPr>
              <w:t>Paneles solares</w:t>
            </w:r>
            <w:r>
              <w:rPr>
                <w:color w:val="000000"/>
              </w:rPr>
              <w:t xml:space="preserve"> en medio del</w:t>
            </w:r>
            <w:r w:rsidRPr="00323FE2">
              <w:rPr>
                <w:color w:val="000000"/>
              </w:rPr>
              <w:t xml:space="preserve"> desierto</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172834316</w:t>
            </w:r>
          </w:p>
          <w:p w:rsidR="00FE495F" w:rsidRPr="00323FE2" w:rsidRDefault="00FE495F" w:rsidP="000D6F91">
            <w:pPr>
              <w:pStyle w:val="Sinespaciado"/>
              <w:jc w:val="both"/>
              <w:rPr>
                <w:color w:val="000000"/>
              </w:rPr>
            </w:pPr>
            <w:r>
              <w:rPr>
                <w:noProof/>
                <w:color w:val="298AAE"/>
                <w:sz w:val="18"/>
                <w:szCs w:val="18"/>
                <w:lang w:val="es-CO" w:eastAsia="es-CO"/>
              </w:rPr>
              <w:drawing>
                <wp:inline distT="0" distB="0" distL="0" distR="0" wp14:anchorId="13133B5B" wp14:editId="63D8BE0A">
                  <wp:extent cx="1209675" cy="860213"/>
                  <wp:effectExtent l="0" t="0" r="0" b="0"/>
                  <wp:docPr id="29" name="Imagen 29" descr="La Calahorra, Granada, Spain; Solar Panel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Calahorra, Granada, Spain; Solar Panels">
                            <a:hlinkClick r:id="rId9"/>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11712" cy="861662"/>
                          </a:xfrm>
                          <a:prstGeom prst="rect">
                            <a:avLst/>
                          </a:prstGeom>
                          <a:noFill/>
                          <a:ln>
                            <a:noFill/>
                          </a:ln>
                        </pic:spPr>
                      </pic:pic>
                    </a:graphicData>
                  </a:graphic>
                </wp:inline>
              </w:drawing>
            </w:r>
            <w:r>
              <w:t xml:space="preserve">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323FE2" w:rsidRDefault="00FE495F" w:rsidP="004A18E3">
            <w:pPr>
              <w:pStyle w:val="Sinespaciado"/>
              <w:jc w:val="both"/>
            </w:pPr>
            <w:r>
              <w:t xml:space="preserve">El uso de la </w:t>
            </w:r>
            <w:r w:rsidRPr="00323FE2">
              <w:t>energía</w:t>
            </w:r>
            <w:r>
              <w:t xml:space="preserve"> eléctrica</w:t>
            </w:r>
            <w:r w:rsidRPr="00323FE2">
              <w:t xml:space="preserve"> </w:t>
            </w:r>
            <w:r>
              <w:t xml:space="preserve">producida mediante </w:t>
            </w:r>
            <w:r w:rsidRPr="00323FE2">
              <w:t xml:space="preserve">paneles solares </w:t>
            </w:r>
            <w:r>
              <w:t>se d</w:t>
            </w:r>
            <w:r w:rsidRPr="00323FE2">
              <w:t xml:space="preserve">a </w:t>
            </w:r>
            <w:r>
              <w:t>a diferentes</w:t>
            </w:r>
            <w:r w:rsidRPr="00323FE2">
              <w:t xml:space="preserve"> escalas; desde </w:t>
            </w:r>
            <w:r>
              <w:t xml:space="preserve">su uso en </w:t>
            </w:r>
            <w:r w:rsidRPr="00323FE2">
              <w:t>pequeños aparatos</w:t>
            </w:r>
            <w:r>
              <w:t>,</w:t>
            </w:r>
            <w:r w:rsidRPr="00323FE2">
              <w:t xml:space="preserve"> hasta </w:t>
            </w:r>
            <w:r>
              <w:t xml:space="preserve">su utilización en </w:t>
            </w:r>
            <w:r w:rsidR="004A18E3">
              <w:t>ciudades enteras.</w:t>
            </w:r>
          </w:p>
        </w:tc>
      </w:tr>
    </w:tbl>
    <w:p w:rsidR="00FE495F" w:rsidRPr="00323FE2" w:rsidRDefault="00FE495F" w:rsidP="00FE495F">
      <w:pPr>
        <w:pStyle w:val="Sinespaciado"/>
        <w:jc w:val="both"/>
      </w:pPr>
    </w:p>
    <w:p w:rsidR="00FE495F" w:rsidRPr="00DA6ACC" w:rsidRDefault="00FE495F" w:rsidP="00FE495F">
      <w:pPr>
        <w:pStyle w:val="Sinespaciado"/>
        <w:jc w:val="both"/>
        <w:rPr>
          <w:b/>
          <w:highlight w:val="yellow"/>
        </w:rPr>
      </w:pPr>
      <w:r>
        <w:rPr>
          <w:b/>
          <w:highlight w:val="yellow"/>
        </w:rPr>
        <w:t>[SECCIÓN 2</w:t>
      </w:r>
      <w:r w:rsidRPr="00DA6ACC">
        <w:rPr>
          <w:b/>
          <w:highlight w:val="yellow"/>
        </w:rPr>
        <w:t>]</w:t>
      </w:r>
      <w:r>
        <w:rPr>
          <w:b/>
        </w:rPr>
        <w:t>4</w:t>
      </w:r>
      <w:r w:rsidRPr="00DA6ACC">
        <w:rPr>
          <w:b/>
        </w:rPr>
        <w:t>.2 El viento</w:t>
      </w:r>
    </w:p>
    <w:p w:rsidR="00FE495F" w:rsidRPr="00323FE2" w:rsidRDefault="00FE495F" w:rsidP="00FE495F">
      <w:pPr>
        <w:pStyle w:val="Sinespaciado"/>
        <w:jc w:val="both"/>
      </w:pPr>
    </w:p>
    <w:p w:rsidR="00054EE9" w:rsidRDefault="00FE495F" w:rsidP="00FE495F">
      <w:pPr>
        <w:pStyle w:val="Sinespaciado"/>
        <w:jc w:val="both"/>
      </w:pPr>
      <w:r>
        <w:t>La</w:t>
      </w:r>
      <w:r w:rsidRPr="00323FE2">
        <w:t xml:space="preserve"> energía del viento </w:t>
      </w:r>
      <w:r>
        <w:t>ha sido aprovechada por</w:t>
      </w:r>
      <w:r w:rsidRPr="00323FE2">
        <w:t xml:space="preserve"> la humanida</w:t>
      </w:r>
      <w:r>
        <w:t xml:space="preserve">d </w:t>
      </w:r>
      <w:r w:rsidRPr="00323FE2">
        <w:t>desde hace</w:t>
      </w:r>
      <w:r w:rsidR="008904CF">
        <w:t xml:space="preserve"> mucho tiempo,</w:t>
      </w:r>
      <w:r>
        <w:t xml:space="preserve"> principalmente pa</w:t>
      </w:r>
      <w:r w:rsidR="008904CF">
        <w:t>ra impulsar barcos de vela</w:t>
      </w:r>
      <w:r w:rsidRPr="00323FE2">
        <w:t xml:space="preserve"> y moler semillas y tubérculos </w:t>
      </w:r>
      <w:r>
        <w:t>en</w:t>
      </w:r>
      <w:r w:rsidRPr="00323FE2">
        <w:t xml:space="preserve"> molinos </w:t>
      </w:r>
      <w:r>
        <w:t>de</w:t>
      </w:r>
      <w:r w:rsidRPr="00323FE2">
        <w:t xml:space="preserve"> viento.</w:t>
      </w:r>
      <w:r w:rsidR="00225154" w:rsidRPr="00225154">
        <w:t xml:space="preserve"> Actualmente</w:t>
      </w:r>
      <w:r w:rsidR="008904CF">
        <w:t>,</w:t>
      </w:r>
      <w:r w:rsidR="00225154" w:rsidRPr="00225154">
        <w:t xml:space="preserve"> también se</w:t>
      </w:r>
      <w:r w:rsidR="00F60CCB">
        <w:t xml:space="preserve"> usan molinos para bombear</w:t>
      </w:r>
      <w:r w:rsidR="00225154" w:rsidRPr="00225154">
        <w:t xml:space="preserve"> agua y </w:t>
      </w:r>
      <w:r w:rsidR="008904CF">
        <w:t xml:space="preserve">para la </w:t>
      </w:r>
      <w:r w:rsidR="00225154" w:rsidRPr="00225154">
        <w:t>generación de energía eléctrica.</w:t>
      </w:r>
    </w:p>
    <w:p w:rsidR="00054EE9" w:rsidRDefault="00054EE9" w:rsidP="00FE495F">
      <w:pPr>
        <w:pStyle w:val="Sinespaciado"/>
        <w:jc w:val="both"/>
      </w:pPr>
    </w:p>
    <w:p w:rsidR="00054EE9" w:rsidRDefault="00054EE9" w:rsidP="00FE495F">
      <w:pPr>
        <w:pStyle w:val="Sinespaciado"/>
        <w:jc w:val="both"/>
      </w:pPr>
      <w:r>
        <w:t xml:space="preserve">El viento es una de las fuentes de energías más limpias que existen. Desafortunadamente, esta tecnología tiene el inconveniente de no ser adecuada para todas las regiones, pues el viento puede ser muy inconstante, y hay zonas en las que no tiene la fuerza suficiente como para proveer cantidades importantes de energía. Esto ha evitado </w:t>
      </w:r>
      <w:r w:rsidR="00F60CCB">
        <w:t>que el uso de viento como fuente de energía se popularice alrededor del mundo.</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FE495F" w:rsidP="000D6F91">
            <w:pPr>
              <w:pStyle w:val="Sinespaciado"/>
              <w:jc w:val="both"/>
              <w:rPr>
                <w:color w:val="000000"/>
                <w:lang w:val="en-US"/>
              </w:rPr>
            </w:pPr>
            <w:r w:rsidRPr="00323FE2">
              <w:rPr>
                <w:color w:val="000000"/>
                <w:lang w:val="en-US"/>
              </w:rPr>
              <w:t>CN_06_13_CO_IMG</w:t>
            </w:r>
            <w:r w:rsidR="002324AE">
              <w:rPr>
                <w:color w:val="000000"/>
                <w:lang w:val="en-US"/>
              </w:rPr>
              <w:t>29</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Pr>
                <w:color w:val="000000"/>
              </w:rPr>
              <w:t>Las turbinas eólicas</w:t>
            </w:r>
            <w:r w:rsidRPr="00323FE2">
              <w:rPr>
                <w:color w:val="000000"/>
              </w:rPr>
              <w:t xml:space="preserve">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177011159</w:t>
            </w:r>
          </w:p>
          <w:p w:rsidR="00FE495F" w:rsidRPr="00323FE2" w:rsidRDefault="00FE495F" w:rsidP="000D6F91">
            <w:pPr>
              <w:pStyle w:val="Sinespaciado"/>
              <w:jc w:val="both"/>
              <w:rPr>
                <w:color w:val="000000"/>
              </w:rPr>
            </w:pPr>
            <w:r>
              <w:rPr>
                <w:noProof/>
                <w:color w:val="298AAE"/>
                <w:sz w:val="18"/>
                <w:szCs w:val="18"/>
                <w:lang w:val="es-CO" w:eastAsia="es-CO"/>
              </w:rPr>
              <w:drawing>
                <wp:inline distT="0" distB="0" distL="0" distR="0" wp14:anchorId="0CFF7761" wp14:editId="3F936D60">
                  <wp:extent cx="1067003" cy="1114425"/>
                  <wp:effectExtent l="0" t="0" r="0" b="0"/>
                  <wp:docPr id="30" name="Imagen 30" descr="Wind generators turbines on sunset summer landscap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 generators turbines on sunset summer landscape">
                            <a:hlinkClick r:id="rId9"/>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0142" cy="1117703"/>
                          </a:xfrm>
                          <a:prstGeom prst="rect">
                            <a:avLst/>
                          </a:prstGeom>
                          <a:noFill/>
                          <a:ln>
                            <a:noFill/>
                          </a:ln>
                        </pic:spPr>
                      </pic:pic>
                    </a:graphicData>
                  </a:graphic>
                </wp:inline>
              </w:drawing>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323FE2" w:rsidRDefault="00F60CCB" w:rsidP="00054EE9">
            <w:pPr>
              <w:pStyle w:val="Sinespaciado"/>
              <w:jc w:val="both"/>
            </w:pPr>
            <w:r>
              <w:t>El viento es una</w:t>
            </w:r>
            <w:r w:rsidR="00054EE9">
              <w:t xml:space="preserve"> fuente de energía limpia y, en algunos lugares, muy efectiva. </w:t>
            </w:r>
            <w:r w:rsidR="00FE495F">
              <w:t xml:space="preserve"> </w:t>
            </w:r>
            <w:r>
              <w:t xml:space="preserve">En varios países existen parque eólicos; extensas áreas con </w:t>
            </w:r>
            <w:r w:rsidR="005A6123">
              <w:t>molinos de viento para generar grandes cantidades de energía.</w:t>
            </w:r>
          </w:p>
        </w:tc>
      </w:tr>
    </w:tbl>
    <w:p w:rsidR="00FE495F" w:rsidRPr="00323FE2" w:rsidRDefault="00FE495F"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.3 Las olas</w:t>
      </w:r>
    </w:p>
    <w:p w:rsidR="00FE495F" w:rsidRPr="00323FE2" w:rsidRDefault="00FE495F" w:rsidP="00FE495F">
      <w:pPr>
        <w:pStyle w:val="Sinespaciado"/>
        <w:jc w:val="both"/>
      </w:pPr>
    </w:p>
    <w:p w:rsidR="007E4477" w:rsidRDefault="00FE495F" w:rsidP="00FE495F">
      <w:pPr>
        <w:pStyle w:val="Sinespaciado"/>
        <w:jc w:val="both"/>
      </w:pPr>
      <w:r>
        <w:t>La</w:t>
      </w:r>
      <w:r w:rsidRPr="00323FE2">
        <w:t xml:space="preserve"> fuerza de las olas</w:t>
      </w:r>
      <w:r>
        <w:t xml:space="preserve"> constituye otra fuente de energía</w:t>
      </w:r>
      <w:r w:rsidRPr="00323FE2">
        <w:t>. E</w:t>
      </w:r>
      <w:r>
        <w:t>l oleaje depende principalmente del viento</w:t>
      </w:r>
      <w:r w:rsidR="00AE2C16">
        <w:t xml:space="preserve"> y de la gravedad,</w:t>
      </w:r>
      <w:r w:rsidRPr="00323FE2">
        <w:t xml:space="preserve"> por lo que sería una fuente inagotable. Sin embargo, las mejores olas para generar energía </w:t>
      </w:r>
      <w:r>
        <w:t>se encuentran</w:t>
      </w:r>
      <w:r w:rsidRPr="00323FE2">
        <w:t xml:space="preserve"> </w:t>
      </w:r>
      <w:r>
        <w:t>en lugares apartados de</w:t>
      </w:r>
      <w:r w:rsidRPr="00323FE2">
        <w:t xml:space="preserve"> los grandes océanos</w:t>
      </w:r>
      <w:r>
        <w:t>, en los cuales es</w:t>
      </w:r>
      <w:r w:rsidRPr="00323FE2">
        <w:t xml:space="preserve"> difícil y costoso </w:t>
      </w:r>
      <w:r>
        <w:t>construir insta</w:t>
      </w:r>
      <w:r w:rsidR="001B1ED9">
        <w:t>laciones para generar electricidad</w:t>
      </w:r>
      <w:r w:rsidRPr="00323FE2">
        <w:t>.</w:t>
      </w:r>
      <w:r w:rsidR="007E4477">
        <w:t xml:space="preserve"> </w:t>
      </w:r>
    </w:p>
    <w:p w:rsidR="007E4477" w:rsidRDefault="007E4477" w:rsidP="00FE495F">
      <w:pPr>
        <w:pStyle w:val="Sinespaciado"/>
        <w:jc w:val="both"/>
      </w:pPr>
    </w:p>
    <w:p w:rsidR="00FE495F" w:rsidRPr="00323FE2" w:rsidRDefault="007E4477" w:rsidP="00FE495F">
      <w:pPr>
        <w:pStyle w:val="Sinespaciado"/>
        <w:jc w:val="both"/>
      </w:pPr>
      <w:r>
        <w:t>Aun así, esta fuente de energía</w:t>
      </w:r>
      <w:r w:rsidR="001B1ED9">
        <w:t xml:space="preserve"> tiene la gran ventaja de </w:t>
      </w:r>
      <w:r>
        <w:t xml:space="preserve">ser relativamente predecible. Es mucho más fácil </w:t>
      </w:r>
      <w:r w:rsidR="003E48AE">
        <w:t>preve</w:t>
      </w:r>
      <w:r w:rsidR="001B1ED9">
        <w:t xml:space="preserve">r las condiciones óptimas para la generación de energía </w:t>
      </w:r>
      <w:r>
        <w:t>usando las olas que, por ejemplo, usando el viento. Es</w:t>
      </w:r>
      <w:r w:rsidR="003E48AE">
        <w:t xml:space="preserve"> por ello que esta tecnología es una de las más estudiadas en la actualidad como alternativa a los combustibles fósiles para generar electricidad.</w:t>
      </w:r>
    </w:p>
    <w:p w:rsidR="00FE495F" w:rsidRPr="00323FE2" w:rsidRDefault="00FE495F"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.4 La energía hidroeléctrica</w:t>
      </w:r>
    </w:p>
    <w:p w:rsidR="00FE495F" w:rsidRPr="00323FE2" w:rsidRDefault="00FE495F" w:rsidP="00FE495F">
      <w:pPr>
        <w:pStyle w:val="Sinespaciado"/>
        <w:jc w:val="both"/>
      </w:pPr>
    </w:p>
    <w:p w:rsidR="00FE495F" w:rsidRPr="00323FE2" w:rsidRDefault="00FE495F" w:rsidP="00FE495F">
      <w:pPr>
        <w:pStyle w:val="Sinespaciado"/>
        <w:jc w:val="both"/>
      </w:pPr>
      <w:r w:rsidRPr="0054224E">
        <w:t xml:space="preserve">Los </w:t>
      </w:r>
      <w:r>
        <w:t>molinos de</w:t>
      </w:r>
      <w:r w:rsidRPr="00323FE2">
        <w:t xml:space="preserve"> agua</w:t>
      </w:r>
      <w:r>
        <w:t xml:space="preserve"> </w:t>
      </w:r>
      <w:r w:rsidRPr="00323FE2">
        <w:t xml:space="preserve">eran utilizados </w:t>
      </w:r>
      <w:r>
        <w:t>en</w:t>
      </w:r>
      <w:r w:rsidRPr="00323FE2">
        <w:t xml:space="preserve"> la antigüedad para triturar </w:t>
      </w:r>
      <w:r>
        <w:t>semillas e incluso para</w:t>
      </w:r>
      <w:r w:rsidRPr="00323FE2">
        <w:t xml:space="preserve"> forjar herramientas y armas</w:t>
      </w:r>
      <w:r>
        <w:t>;</w:t>
      </w:r>
      <w:r w:rsidRPr="00323FE2">
        <w:t xml:space="preserve"> </w:t>
      </w:r>
      <w:r>
        <w:t>hoy en día, mediante la utilización del mismo mecanismo básico, se aprovecha</w:t>
      </w:r>
      <w:r w:rsidRPr="00323FE2">
        <w:t xml:space="preserve"> la fuerza </w:t>
      </w:r>
      <w:r>
        <w:t>de</w:t>
      </w:r>
      <w:r w:rsidRPr="00323FE2">
        <w:t xml:space="preserve"> caída del agua para </w:t>
      </w:r>
      <w:r>
        <w:t>generar</w:t>
      </w:r>
      <w:r w:rsidRPr="00323FE2">
        <w:t xml:space="preserve"> energía</w:t>
      </w:r>
      <w:r>
        <w:t xml:space="preserve"> eléctrica</w:t>
      </w:r>
      <w:r w:rsidRPr="00323FE2">
        <w:t xml:space="preserve"> </w:t>
      </w:r>
      <w:r>
        <w:t>en</w:t>
      </w:r>
      <w:r w:rsidRPr="00323FE2">
        <w:t xml:space="preserve"> </w:t>
      </w:r>
      <w:r>
        <w:t xml:space="preserve">instalaciones denominadas </w:t>
      </w:r>
      <w:r w:rsidRPr="00323FE2">
        <w:t xml:space="preserve">represas. Las represas son estructuras que </w:t>
      </w:r>
      <w:r>
        <w:t>acumulan</w:t>
      </w:r>
      <w:r w:rsidRPr="00323FE2">
        <w:t xml:space="preserve"> grandes cantidades de agua, </w:t>
      </w:r>
      <w:r>
        <w:t>la cual es liberada</w:t>
      </w:r>
      <w:r w:rsidRPr="00323FE2">
        <w:t xml:space="preserve"> de manera controlada para mover </w:t>
      </w:r>
      <w:r w:rsidRPr="008857E8">
        <w:rPr>
          <w:bCs/>
        </w:rPr>
        <w:t>turbinas</w:t>
      </w:r>
      <w:r w:rsidRPr="00323FE2">
        <w:t xml:space="preserve"> que a su vez activan </w:t>
      </w:r>
      <w:r w:rsidRPr="008857E8">
        <w:rPr>
          <w:bCs/>
        </w:rPr>
        <w:t>generadores eléctricos</w:t>
      </w:r>
      <w:r w:rsidR="00A2656C">
        <w:t>.</w:t>
      </w:r>
    </w:p>
    <w:p w:rsidR="00FE495F" w:rsidRPr="00323FE2" w:rsidRDefault="00FE495F" w:rsidP="00FE495F">
      <w:pPr>
        <w:pStyle w:val="Sinespaciado"/>
        <w:jc w:val="both"/>
      </w:pPr>
    </w:p>
    <w:p w:rsidR="00FE495F" w:rsidRDefault="00FE495F" w:rsidP="00FE495F">
      <w:pPr>
        <w:pStyle w:val="Sinespaciado"/>
        <w:jc w:val="both"/>
      </w:pPr>
      <w:r w:rsidRPr="00323FE2">
        <w:t xml:space="preserve">Colombia es un país que depende principalmente del agua para generar electricidad, mientras que la mayoría de países usan combustibles fósiles, y </w:t>
      </w:r>
      <w:r>
        <w:t>otros</w:t>
      </w:r>
      <w:r w:rsidRPr="00323FE2">
        <w:t xml:space="preserve"> recurren a la energía nu</w:t>
      </w:r>
      <w:r w:rsidR="00A2656C">
        <w:t>clear.</w:t>
      </w:r>
    </w:p>
    <w:p w:rsidR="00FE495F" w:rsidRDefault="00FE495F" w:rsidP="00FE495F">
      <w:pPr>
        <w:pStyle w:val="Sinespaciado"/>
        <w:jc w:val="both"/>
      </w:pPr>
    </w:p>
    <w:p w:rsidR="00FE495F" w:rsidRDefault="00FE495F" w:rsidP="00FE495F">
      <w:pPr>
        <w:pStyle w:val="Sinespaciado"/>
        <w:jc w:val="both"/>
      </w:pPr>
      <w:r w:rsidRPr="00323FE2">
        <w:t>La</w:t>
      </w:r>
      <w:r>
        <w:t>s hidroeléctricas no generan</w:t>
      </w:r>
      <w:r w:rsidRPr="00323FE2">
        <w:t xml:space="preserve"> emisiones de CO</w:t>
      </w:r>
      <w:r w:rsidRPr="00323FE2">
        <w:rPr>
          <w:vertAlign w:val="subscript"/>
        </w:rPr>
        <w:t>2</w:t>
      </w:r>
      <w:r w:rsidRPr="00323FE2">
        <w:t xml:space="preserve"> </w:t>
      </w:r>
      <w:r>
        <w:t>como sí lo hace</w:t>
      </w:r>
      <w:r w:rsidRPr="00323FE2">
        <w:t xml:space="preserve"> l</w:t>
      </w:r>
      <w:r>
        <w:t>a quema de combustibles fósiles; tampoco</w:t>
      </w:r>
      <w:r w:rsidRPr="00323FE2">
        <w:t xml:space="preserve"> </w:t>
      </w:r>
      <w:r>
        <w:t xml:space="preserve">generan </w:t>
      </w:r>
      <w:r w:rsidRPr="00323FE2">
        <w:t xml:space="preserve">desechos peligrosos </w:t>
      </w:r>
      <w:r>
        <w:t>como los que producen</w:t>
      </w:r>
      <w:r w:rsidRPr="00323FE2">
        <w:t xml:space="preserve"> las plantas nucleares. </w:t>
      </w:r>
      <w:r>
        <w:t>Sin embargo, la construcción de hidroeléctricas</w:t>
      </w:r>
      <w:r w:rsidRPr="00323FE2">
        <w:t xml:space="preserve"> implica la deforestación de amplias áreas de</w:t>
      </w:r>
      <w:r>
        <w:t xml:space="preserve"> selvas o</w:t>
      </w:r>
      <w:r w:rsidRPr="00323FE2">
        <w:t xml:space="preserve"> bosque</w:t>
      </w:r>
      <w:r>
        <w:t>s</w:t>
      </w:r>
      <w:r w:rsidRPr="00323FE2">
        <w:t>, la alteración de los ríos y</w:t>
      </w:r>
      <w:r w:rsidR="00A2656C">
        <w:t xml:space="preserve"> la pérdida de suelos fértiles.</w:t>
      </w:r>
    </w:p>
    <w:p w:rsidR="00FE495F" w:rsidRDefault="00FE495F" w:rsidP="00FE495F">
      <w:pPr>
        <w:pStyle w:val="Sinespaciado"/>
        <w:jc w:val="both"/>
      </w:pPr>
    </w:p>
    <w:p w:rsidR="00FE495F" w:rsidRDefault="00FE495F" w:rsidP="00FE495F">
      <w:pPr>
        <w:pStyle w:val="Sinespaciado"/>
        <w:jc w:val="both"/>
      </w:pPr>
      <w:r>
        <w:t>Si quieres conocer</w:t>
      </w:r>
      <w:r w:rsidRPr="00323FE2">
        <w:t xml:space="preserve"> más sobre el impacto ambiental que tienen las hidroeléctricas en </w:t>
      </w:r>
      <w:r>
        <w:t>Colombia</w:t>
      </w:r>
      <w:r w:rsidRPr="00323FE2">
        <w:t xml:space="preserve">, </w:t>
      </w:r>
      <w:r>
        <w:t>lee el siguiente artículo disponible en</w:t>
      </w:r>
      <w:r w:rsidRPr="00323FE2">
        <w:t xml:space="preserve"> [</w:t>
      </w:r>
      <w:hyperlink r:id="rId43" w:history="1">
        <w:r w:rsidRPr="00323FE2">
          <w:rPr>
            <w:rStyle w:val="Hipervnculo"/>
            <w:rFonts w:ascii="Arial" w:hAnsi="Arial" w:cs="Arial"/>
          </w:rPr>
          <w:t>VER</w:t>
        </w:r>
      </w:hyperlink>
      <w:r w:rsidRPr="00323FE2">
        <w:t>].</w:t>
      </w:r>
    </w:p>
    <w:p w:rsidR="000E285C" w:rsidRDefault="000E285C"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Practica: recurso nuevo</w:t>
            </w:r>
          </w:p>
        </w:tc>
      </w:tr>
      <w:tr w:rsidR="000E285C" w:rsidRPr="00323FE2" w:rsidTr="000D6F91">
        <w:tc>
          <w:tcPr>
            <w:tcW w:w="2518" w:type="dxa"/>
          </w:tcPr>
          <w:p w:rsidR="000E285C" w:rsidRPr="00804CE9" w:rsidRDefault="000E285C" w:rsidP="000D6F91">
            <w:pPr>
              <w:pStyle w:val="Sinespaciado"/>
              <w:jc w:val="both"/>
              <w:rPr>
                <w:color w:val="000000"/>
              </w:rPr>
            </w:pPr>
            <w:r w:rsidRPr="00804CE9">
              <w:rPr>
                <w:color w:val="000000"/>
              </w:rPr>
              <w:t>Código</w:t>
            </w:r>
          </w:p>
        </w:tc>
        <w:tc>
          <w:tcPr>
            <w:tcW w:w="6515" w:type="dxa"/>
          </w:tcPr>
          <w:p w:rsidR="000E285C" w:rsidRPr="00804CE9" w:rsidRDefault="000E285C" w:rsidP="000D6F91">
            <w:pPr>
              <w:pStyle w:val="Sinespaciado"/>
              <w:jc w:val="both"/>
              <w:rPr>
                <w:color w:val="FF0000"/>
              </w:rPr>
            </w:pPr>
            <w:r>
              <w:rPr>
                <w:color w:val="000000"/>
              </w:rPr>
              <w:t>CN_06_13_CO_REC1</w:t>
            </w:r>
            <w:r>
              <w:rPr>
                <w:color w:val="000000"/>
              </w:rPr>
              <w:t>6</w:t>
            </w:r>
            <w:r>
              <w:rPr>
                <w:color w:val="000000"/>
              </w:rPr>
              <w:t>0</w:t>
            </w:r>
          </w:p>
        </w:tc>
      </w:tr>
      <w:tr w:rsidR="000E285C" w:rsidRPr="00323FE2" w:rsidTr="000D6F91">
        <w:tc>
          <w:tcPr>
            <w:tcW w:w="2518" w:type="dxa"/>
          </w:tcPr>
          <w:p w:rsidR="000E285C" w:rsidRPr="00F618D6" w:rsidRDefault="000E285C" w:rsidP="000D6F91">
            <w:pPr>
              <w:pStyle w:val="Sinespaciado"/>
              <w:jc w:val="both"/>
              <w:rPr>
                <w:color w:val="000000"/>
              </w:rPr>
            </w:pPr>
            <w:r w:rsidRPr="00F618D6">
              <w:rPr>
                <w:color w:val="000000"/>
              </w:rPr>
              <w:t>Título</w:t>
            </w:r>
          </w:p>
        </w:tc>
        <w:tc>
          <w:tcPr>
            <w:tcW w:w="6515" w:type="dxa"/>
          </w:tcPr>
          <w:p w:rsidR="000E285C" w:rsidRPr="00F618D6" w:rsidRDefault="000E285C" w:rsidP="000D6F91">
            <w:pPr>
              <w:pStyle w:val="Sinespaciado"/>
              <w:jc w:val="both"/>
              <w:rPr>
                <w:color w:val="000000"/>
              </w:rPr>
            </w:pPr>
            <w:r w:rsidRPr="000E285C">
              <w:rPr>
                <w:color w:val="000000"/>
              </w:rPr>
              <w:t>Fuentes de energía derivadas del sol</w:t>
            </w:r>
          </w:p>
        </w:tc>
      </w:tr>
      <w:tr w:rsidR="000E285C" w:rsidRPr="00323FE2" w:rsidTr="000D6F91">
        <w:trPr>
          <w:trHeight w:val="444"/>
        </w:trPr>
        <w:tc>
          <w:tcPr>
            <w:tcW w:w="2518" w:type="dxa"/>
          </w:tcPr>
          <w:p w:rsidR="000E285C" w:rsidRPr="00F618D6" w:rsidRDefault="000E285C" w:rsidP="000D6F91">
            <w:pPr>
              <w:pStyle w:val="Sinespaciado"/>
              <w:jc w:val="both"/>
              <w:rPr>
                <w:color w:val="000000"/>
              </w:rPr>
            </w:pPr>
            <w:r w:rsidRPr="00F618D6">
              <w:rPr>
                <w:color w:val="000000"/>
              </w:rPr>
              <w:t>Descripción</w:t>
            </w:r>
          </w:p>
        </w:tc>
        <w:tc>
          <w:tcPr>
            <w:tcW w:w="6515" w:type="dxa"/>
          </w:tcPr>
          <w:p w:rsidR="000E285C" w:rsidRPr="00F618D6" w:rsidRDefault="000E285C" w:rsidP="000D6F91">
            <w:pPr>
              <w:pStyle w:val="Sinespaciado"/>
              <w:jc w:val="both"/>
              <w:rPr>
                <w:color w:val="000000"/>
              </w:rPr>
            </w:pPr>
            <w:r w:rsidRPr="000E285C">
              <w:rPr>
                <w:color w:val="000000"/>
              </w:rPr>
              <w:t>Actividad que muestra la relación entre varias fuentes de energía en la Tierra y la energía proveniente del sol</w:t>
            </w:r>
          </w:p>
        </w:tc>
      </w:tr>
    </w:tbl>
    <w:p w:rsidR="00FE495F" w:rsidRPr="00323FE2" w:rsidRDefault="00FE495F"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.5 La energía geotérmica</w:t>
      </w:r>
    </w:p>
    <w:p w:rsidR="00FE495F" w:rsidRPr="00323FE2" w:rsidRDefault="00FE495F" w:rsidP="00FE495F">
      <w:pPr>
        <w:pStyle w:val="Sinespaciado"/>
        <w:jc w:val="both"/>
      </w:pPr>
    </w:p>
    <w:p w:rsidR="00FE495F" w:rsidRPr="00323FE2" w:rsidRDefault="00FE495F" w:rsidP="00FE495F">
      <w:pPr>
        <w:pStyle w:val="Sinespaciado"/>
        <w:jc w:val="both"/>
      </w:pPr>
      <w:r w:rsidRPr="00323FE2">
        <w:t>En centro de la Tierra es muy caliente, y parte de ese cal</w:t>
      </w:r>
      <w:r>
        <w:t>or llega hasta la superficie de nuestro</w:t>
      </w:r>
      <w:r w:rsidRPr="00323FE2">
        <w:t xml:space="preserve"> planeta. El flujo de calor </w:t>
      </w:r>
      <w:r>
        <w:t xml:space="preserve">que </w:t>
      </w:r>
      <w:r w:rsidRPr="00323FE2">
        <w:t>prov</w:t>
      </w:r>
      <w:r>
        <w:t>ien</w:t>
      </w:r>
      <w:r w:rsidRPr="00323FE2">
        <w:t xml:space="preserve">e del interior de la Tierra </w:t>
      </w:r>
      <w:r>
        <w:t>varía de acuerdo con la profundidad</w:t>
      </w:r>
      <w:r w:rsidRPr="00323FE2">
        <w:t xml:space="preserve"> de la corteza terrestre; se estima que por cada 100 metros que se profundice a partir de la superficie, la temperatura aumenta entre 2 y 4 °C, aunque en algunas zonas esta variación </w:t>
      </w:r>
      <w:r>
        <w:t xml:space="preserve">es mucho mayor; por ejemplo, en </w:t>
      </w:r>
      <w:r w:rsidRPr="00323FE2">
        <w:t xml:space="preserve">zonas con actividad volcánica. </w:t>
      </w:r>
    </w:p>
    <w:p w:rsidR="00FE495F" w:rsidRPr="00323FE2" w:rsidRDefault="00FE495F" w:rsidP="00FE495F">
      <w:pPr>
        <w:pStyle w:val="Sinespaciado"/>
        <w:jc w:val="both"/>
      </w:pPr>
    </w:p>
    <w:p w:rsidR="00FE495F" w:rsidRPr="00323FE2" w:rsidRDefault="00FE495F" w:rsidP="00FE495F">
      <w:pPr>
        <w:pStyle w:val="Sinespaciado"/>
        <w:jc w:val="both"/>
      </w:pPr>
      <w:r w:rsidRPr="00323FE2">
        <w:lastRenderedPageBreak/>
        <w:t>El calor obtenido del interior de la tierra se usa p</w:t>
      </w:r>
      <w:r>
        <w:t>ara calentar espacios u objetos;</w:t>
      </w:r>
      <w:r w:rsidRPr="00323FE2">
        <w:t xml:space="preserve"> es una fuente natural de calefacción. </w:t>
      </w:r>
      <w:r>
        <w:t xml:space="preserve">Esa energía calorífica </w:t>
      </w:r>
      <w:r w:rsidRPr="00323FE2">
        <w:t xml:space="preserve">también </w:t>
      </w:r>
      <w:r>
        <w:t>se utiliza para</w:t>
      </w:r>
      <w:r w:rsidRPr="00323FE2">
        <w:t xml:space="preserve"> producir electricidad</w:t>
      </w:r>
      <w:r w:rsidRPr="00B113D9">
        <w:t>,</w:t>
      </w:r>
      <w:r>
        <w:t xml:space="preserve"> mediante sistemas que </w:t>
      </w:r>
      <w:r w:rsidRPr="00323FE2">
        <w:t>calienta</w:t>
      </w:r>
      <w:r>
        <w:t>n</w:t>
      </w:r>
      <w:r w:rsidRPr="00323FE2">
        <w:t xml:space="preserve"> agua</w:t>
      </w:r>
      <w:r>
        <w:t>,</w:t>
      </w:r>
      <w:r w:rsidRPr="00323FE2">
        <w:t xml:space="preserve"> de manera que el vapor </w:t>
      </w:r>
      <w:r>
        <w:t>producido</w:t>
      </w:r>
      <w:r w:rsidRPr="00323FE2">
        <w:t xml:space="preserve"> </w:t>
      </w:r>
      <w:r>
        <w:t>impulsa unas turbinas, que</w:t>
      </w:r>
      <w:r w:rsidRPr="00323FE2">
        <w:t xml:space="preserve"> al girar</w:t>
      </w:r>
      <w:r>
        <w:t xml:space="preserve"> activan generadores eléctricos que a su vez</w:t>
      </w:r>
      <w:r w:rsidRPr="00323FE2">
        <w:t xml:space="preserve"> producen electricidad. </w:t>
      </w:r>
    </w:p>
    <w:p w:rsidR="00FE495F" w:rsidRPr="00323FE2" w:rsidRDefault="00FE495F" w:rsidP="00FE495F">
      <w:pPr>
        <w:pStyle w:val="Sinespaciado"/>
        <w:jc w:val="both"/>
      </w:pPr>
    </w:p>
    <w:p w:rsidR="00FE495F" w:rsidRPr="00323FE2" w:rsidRDefault="00FE495F" w:rsidP="00FE495F">
      <w:pPr>
        <w:pStyle w:val="Sinespaciado"/>
        <w:jc w:val="both"/>
      </w:pPr>
      <w:r>
        <w:t xml:space="preserve">Si quieres aprender </w:t>
      </w:r>
      <w:r w:rsidRPr="00323FE2">
        <w:t xml:space="preserve">más sobre </w:t>
      </w:r>
      <w:r>
        <w:t>la energía geotérmica,</w:t>
      </w:r>
      <w:r w:rsidRPr="00323FE2">
        <w:t xml:space="preserve"> </w:t>
      </w:r>
      <w:r>
        <w:t>lee la siguiente información disponible en</w:t>
      </w:r>
      <w:r w:rsidRPr="00323FE2">
        <w:t xml:space="preserve"> [</w:t>
      </w:r>
      <w:hyperlink r:id="rId44" w:history="1">
        <w:r w:rsidRPr="00323FE2">
          <w:rPr>
            <w:rStyle w:val="Hipervnculo"/>
            <w:rFonts w:ascii="Arial" w:hAnsi="Arial" w:cs="Arial"/>
          </w:rPr>
          <w:t>VER</w:t>
        </w:r>
      </w:hyperlink>
      <w:r w:rsidRPr="00323FE2">
        <w:t>].</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FE495F" w:rsidP="000D6F91">
            <w:pPr>
              <w:pStyle w:val="Sinespaciado"/>
              <w:jc w:val="both"/>
              <w:rPr>
                <w:color w:val="000000"/>
                <w:lang w:val="en-US"/>
              </w:rPr>
            </w:pPr>
            <w:r w:rsidRPr="00323FE2">
              <w:rPr>
                <w:color w:val="000000"/>
                <w:lang w:val="en-US"/>
              </w:rPr>
              <w:t>CN_06_13_CO_IMG</w:t>
            </w:r>
            <w:r w:rsidR="002324AE">
              <w:rPr>
                <w:color w:val="000000"/>
                <w:lang w:val="en-US"/>
              </w:rPr>
              <w:t>30</w:t>
            </w:r>
          </w:p>
        </w:tc>
      </w:tr>
      <w:tr w:rsidR="00FE495F" w:rsidRPr="00323FE2" w:rsidTr="000D6F91">
        <w:trPr>
          <w:trHeight w:val="1293"/>
        </w:trPr>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Pr>
                <w:color w:val="000000"/>
              </w:rPr>
              <w:t>U</w:t>
            </w:r>
            <w:r w:rsidRPr="00323FE2">
              <w:rPr>
                <w:color w:val="000000"/>
              </w:rPr>
              <w:t xml:space="preserve">so de los combustibles fósiles </w:t>
            </w:r>
            <w:r>
              <w:rPr>
                <w:color w:val="000000"/>
              </w:rPr>
              <w:t xml:space="preserve">frente a </w:t>
            </w:r>
            <w:r w:rsidRPr="00323FE2">
              <w:rPr>
                <w:color w:val="000000"/>
              </w:rPr>
              <w:t>fuentes alternativas y renovables de energía.</w:t>
            </w:r>
            <w:r>
              <w:rPr>
                <w:color w:val="000000"/>
              </w:rPr>
              <w:t xml:space="preserve">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118437637</w:t>
            </w:r>
          </w:p>
          <w:p w:rsidR="00FE495F" w:rsidRPr="00323FE2" w:rsidRDefault="00FE495F" w:rsidP="000D6F91">
            <w:pPr>
              <w:pStyle w:val="Sinespaciado"/>
              <w:jc w:val="both"/>
              <w:rPr>
                <w:noProof/>
                <w:lang w:val="es-CO" w:eastAsia="es-CO"/>
              </w:rPr>
            </w:pPr>
            <w:r>
              <w:rPr>
                <w:noProof/>
                <w:color w:val="298AAE"/>
                <w:sz w:val="18"/>
                <w:szCs w:val="18"/>
                <w:lang w:val="es-CO" w:eastAsia="es-CO"/>
              </w:rPr>
              <w:drawing>
                <wp:inline distT="0" distB="0" distL="0" distR="0" wp14:anchorId="15D7CB01" wp14:editId="129391A6">
                  <wp:extent cx="1202635" cy="1256085"/>
                  <wp:effectExtent l="0" t="0" r="0" b="1270"/>
                  <wp:docPr id="31" name="Imagen 31" descr="Connect to renewable energy - ecology background / eco energy concept with set of energy ic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 to renewable energy - ecology background / eco energy concept with set of energy icons">
                            <a:hlinkClick r:id="rId9"/>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2502" cy="1276835"/>
                          </a:xfrm>
                          <a:prstGeom prst="rect">
                            <a:avLst/>
                          </a:prstGeom>
                          <a:noFill/>
                          <a:ln>
                            <a:noFill/>
                          </a:ln>
                        </pic:spPr>
                      </pic:pic>
                    </a:graphicData>
                  </a:graphic>
                </wp:inline>
              </w:drawing>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323FE2" w:rsidRDefault="00FE495F" w:rsidP="000D6F91">
            <w:pPr>
              <w:pStyle w:val="Sinespaciado"/>
              <w:jc w:val="both"/>
              <w:rPr>
                <w:color w:val="000000"/>
              </w:rPr>
            </w:pPr>
            <w:r w:rsidRPr="00323FE2">
              <w:rPr>
                <w:color w:val="000000"/>
              </w:rPr>
              <w:t>Las fuentes de energía alternativa</w:t>
            </w:r>
            <w:r>
              <w:rPr>
                <w:color w:val="000000"/>
              </w:rPr>
              <w:t>s</w:t>
            </w:r>
            <w:r w:rsidRPr="00323FE2">
              <w:rPr>
                <w:color w:val="000000"/>
              </w:rPr>
              <w:t xml:space="preserve"> representan </w:t>
            </w:r>
            <w:r>
              <w:rPr>
                <w:color w:val="000000"/>
              </w:rPr>
              <w:t>en la actualidad el</w:t>
            </w:r>
            <w:r w:rsidRPr="00323FE2">
              <w:rPr>
                <w:color w:val="000000"/>
              </w:rPr>
              <w:t xml:space="preserve"> 20</w:t>
            </w:r>
            <w:r>
              <w:rPr>
                <w:color w:val="000000"/>
              </w:rPr>
              <w:t> </w:t>
            </w:r>
            <w:r w:rsidRPr="00323FE2">
              <w:rPr>
                <w:color w:val="000000"/>
              </w:rPr>
              <w:t xml:space="preserve">% de la energía </w:t>
            </w:r>
            <w:r>
              <w:rPr>
                <w:color w:val="000000"/>
              </w:rPr>
              <w:t>que se utiliza en los hogares del mundo; mientras que</w:t>
            </w:r>
            <w:r w:rsidRPr="00323FE2">
              <w:rPr>
                <w:color w:val="000000"/>
              </w:rPr>
              <w:t xml:space="preserve"> tan solo </w:t>
            </w:r>
            <w:r>
              <w:rPr>
                <w:color w:val="000000"/>
              </w:rPr>
              <w:t>representa</w:t>
            </w:r>
            <w:r w:rsidRPr="00323FE2">
              <w:rPr>
                <w:color w:val="000000"/>
              </w:rPr>
              <w:t xml:space="preserve"> </w:t>
            </w:r>
            <w:r>
              <w:rPr>
                <w:color w:val="000000"/>
              </w:rPr>
              <w:t xml:space="preserve">el </w:t>
            </w:r>
            <w:r w:rsidRPr="00323FE2">
              <w:rPr>
                <w:color w:val="000000"/>
              </w:rPr>
              <w:t>5</w:t>
            </w:r>
            <w:r>
              <w:rPr>
                <w:color w:val="000000"/>
              </w:rPr>
              <w:t> </w:t>
            </w:r>
            <w:r w:rsidRPr="00323FE2">
              <w:rPr>
                <w:color w:val="000000"/>
              </w:rPr>
              <w:t xml:space="preserve">% </w:t>
            </w:r>
            <w:r>
              <w:rPr>
                <w:color w:val="000000"/>
              </w:rPr>
              <w:t xml:space="preserve">de la que se utiliza </w:t>
            </w:r>
            <w:r w:rsidRPr="00323FE2">
              <w:rPr>
                <w:color w:val="000000"/>
              </w:rPr>
              <w:t xml:space="preserve">en </w:t>
            </w:r>
            <w:r>
              <w:rPr>
                <w:color w:val="000000"/>
              </w:rPr>
              <w:t xml:space="preserve">el </w:t>
            </w:r>
            <w:r w:rsidRPr="00323FE2">
              <w:rPr>
                <w:color w:val="000000"/>
              </w:rPr>
              <w:t>transporte.</w:t>
            </w:r>
          </w:p>
        </w:tc>
      </w:tr>
    </w:tbl>
    <w:p w:rsidR="00FE495F"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Practica: recurso nuevo</w:t>
            </w:r>
          </w:p>
        </w:tc>
      </w:tr>
      <w:tr w:rsidR="000E285C" w:rsidRPr="00323FE2" w:rsidTr="000D6F91">
        <w:tc>
          <w:tcPr>
            <w:tcW w:w="2518" w:type="dxa"/>
          </w:tcPr>
          <w:p w:rsidR="000E285C" w:rsidRPr="00804CE9" w:rsidRDefault="000E285C" w:rsidP="000D6F91">
            <w:pPr>
              <w:pStyle w:val="Sinespaciado"/>
              <w:jc w:val="both"/>
              <w:rPr>
                <w:color w:val="000000"/>
              </w:rPr>
            </w:pPr>
            <w:r w:rsidRPr="00804CE9">
              <w:rPr>
                <w:color w:val="000000"/>
              </w:rPr>
              <w:t>Código</w:t>
            </w:r>
          </w:p>
        </w:tc>
        <w:tc>
          <w:tcPr>
            <w:tcW w:w="6515" w:type="dxa"/>
          </w:tcPr>
          <w:p w:rsidR="000E285C" w:rsidRPr="00804CE9" w:rsidRDefault="000E285C" w:rsidP="000D6F91">
            <w:pPr>
              <w:pStyle w:val="Sinespaciado"/>
              <w:jc w:val="both"/>
              <w:rPr>
                <w:color w:val="FF0000"/>
              </w:rPr>
            </w:pPr>
            <w:r>
              <w:rPr>
                <w:color w:val="000000"/>
              </w:rPr>
              <w:t>CN_06_13_CO_REC1</w:t>
            </w:r>
            <w:r>
              <w:rPr>
                <w:color w:val="000000"/>
              </w:rPr>
              <w:t>7</w:t>
            </w:r>
            <w:r>
              <w:rPr>
                <w:color w:val="000000"/>
              </w:rPr>
              <w:t>0</w:t>
            </w:r>
          </w:p>
        </w:tc>
      </w:tr>
      <w:tr w:rsidR="000E285C" w:rsidRPr="00323FE2" w:rsidTr="000D6F91">
        <w:tc>
          <w:tcPr>
            <w:tcW w:w="2518" w:type="dxa"/>
          </w:tcPr>
          <w:p w:rsidR="000E285C" w:rsidRPr="00F618D6" w:rsidRDefault="000E285C" w:rsidP="000D6F91">
            <w:pPr>
              <w:pStyle w:val="Sinespaciado"/>
              <w:jc w:val="both"/>
              <w:rPr>
                <w:color w:val="000000"/>
              </w:rPr>
            </w:pPr>
            <w:r w:rsidRPr="00F618D6">
              <w:rPr>
                <w:color w:val="000000"/>
              </w:rPr>
              <w:t>Título</w:t>
            </w:r>
          </w:p>
        </w:tc>
        <w:tc>
          <w:tcPr>
            <w:tcW w:w="6515" w:type="dxa"/>
          </w:tcPr>
          <w:p w:rsidR="000E285C" w:rsidRPr="00F618D6" w:rsidRDefault="000E285C" w:rsidP="000D6F91">
            <w:pPr>
              <w:pStyle w:val="Sinespaciado"/>
              <w:jc w:val="both"/>
              <w:rPr>
                <w:color w:val="000000"/>
              </w:rPr>
            </w:pPr>
            <w:r w:rsidRPr="000E285C">
              <w:rPr>
                <w:color w:val="000000"/>
              </w:rPr>
              <w:t>Las fuentes alternativas de energía</w:t>
            </w:r>
          </w:p>
        </w:tc>
      </w:tr>
      <w:tr w:rsidR="000E285C" w:rsidRPr="00323FE2" w:rsidTr="000D6F91">
        <w:trPr>
          <w:trHeight w:val="444"/>
        </w:trPr>
        <w:tc>
          <w:tcPr>
            <w:tcW w:w="2518" w:type="dxa"/>
          </w:tcPr>
          <w:p w:rsidR="000E285C" w:rsidRPr="00F618D6" w:rsidRDefault="000E285C" w:rsidP="000D6F91">
            <w:pPr>
              <w:pStyle w:val="Sinespaciado"/>
              <w:jc w:val="both"/>
              <w:rPr>
                <w:color w:val="000000"/>
              </w:rPr>
            </w:pPr>
            <w:r w:rsidRPr="00F618D6">
              <w:rPr>
                <w:color w:val="000000"/>
              </w:rPr>
              <w:t>Descripción</w:t>
            </w:r>
          </w:p>
        </w:tc>
        <w:tc>
          <w:tcPr>
            <w:tcW w:w="6515" w:type="dxa"/>
          </w:tcPr>
          <w:p w:rsidR="000E285C" w:rsidRPr="00F618D6" w:rsidRDefault="000E285C" w:rsidP="000D6F91">
            <w:pPr>
              <w:pStyle w:val="Sinespaciado"/>
              <w:jc w:val="both"/>
              <w:rPr>
                <w:color w:val="000000"/>
              </w:rPr>
            </w:pPr>
            <w:r w:rsidRPr="000E285C">
              <w:rPr>
                <w:color w:val="000000"/>
              </w:rPr>
              <w:t>Actividad para consolidar lo aprendido acerca de las fuentes alternativas de energía</w:t>
            </w:r>
          </w:p>
        </w:tc>
      </w:tr>
    </w:tbl>
    <w:p w:rsidR="000E285C" w:rsidRPr="00323FE2" w:rsidRDefault="000E285C" w:rsidP="00FE495F">
      <w:pPr>
        <w:pStyle w:val="Sinespaciado"/>
        <w:jc w:val="both"/>
      </w:pPr>
    </w:p>
    <w:p w:rsidR="00FE495F" w:rsidRPr="00DA6ACC" w:rsidRDefault="00FE495F" w:rsidP="00FE495F">
      <w:pPr>
        <w:pStyle w:val="Sinespaciado"/>
        <w:jc w:val="both"/>
        <w:rPr>
          <w:b/>
        </w:rPr>
      </w:pPr>
      <w:r w:rsidRPr="00DA6ACC">
        <w:rPr>
          <w:b/>
          <w:highlight w:val="yellow"/>
        </w:rPr>
        <w:t>[SECCIÓN 2]</w:t>
      </w:r>
      <w:r>
        <w:rPr>
          <w:b/>
        </w:rPr>
        <w:t xml:space="preserve"> 4</w:t>
      </w:r>
      <w:r w:rsidRPr="00DA6ACC">
        <w:rPr>
          <w:b/>
        </w:rPr>
        <w:t>.6 Consolidación</w:t>
      </w:r>
    </w:p>
    <w:p w:rsidR="00FE495F" w:rsidRDefault="00FE495F" w:rsidP="00FE495F">
      <w:pPr>
        <w:pStyle w:val="Sinespaciado"/>
        <w:jc w:val="both"/>
      </w:pPr>
    </w:p>
    <w:p w:rsidR="00FE495F" w:rsidRDefault="00FE495F" w:rsidP="00FE495F">
      <w:pPr>
        <w:pStyle w:val="Sinespaciado"/>
        <w:jc w:val="both"/>
      </w:pPr>
      <w:r w:rsidRPr="00797CF4">
        <w:t>Actividades para consolidar lo que has aprendido en esta sección.</w:t>
      </w:r>
    </w:p>
    <w:p w:rsidR="000E285C" w:rsidRDefault="000E285C"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Practica: recurso nuevo</w:t>
            </w:r>
          </w:p>
        </w:tc>
      </w:tr>
      <w:tr w:rsidR="000E285C" w:rsidRPr="00323FE2" w:rsidTr="000D6F91">
        <w:tc>
          <w:tcPr>
            <w:tcW w:w="2518" w:type="dxa"/>
          </w:tcPr>
          <w:p w:rsidR="000E285C" w:rsidRPr="00804CE9" w:rsidRDefault="000E285C" w:rsidP="000D6F91">
            <w:pPr>
              <w:pStyle w:val="Sinespaciado"/>
              <w:jc w:val="both"/>
              <w:rPr>
                <w:color w:val="000000"/>
              </w:rPr>
            </w:pPr>
            <w:r w:rsidRPr="00804CE9">
              <w:rPr>
                <w:color w:val="000000"/>
              </w:rPr>
              <w:t>Código</w:t>
            </w:r>
          </w:p>
        </w:tc>
        <w:tc>
          <w:tcPr>
            <w:tcW w:w="6515" w:type="dxa"/>
          </w:tcPr>
          <w:p w:rsidR="000E285C" w:rsidRPr="00804CE9" w:rsidRDefault="000E285C" w:rsidP="000D6F91">
            <w:pPr>
              <w:pStyle w:val="Sinespaciado"/>
              <w:jc w:val="both"/>
              <w:rPr>
                <w:color w:val="FF0000"/>
              </w:rPr>
            </w:pPr>
            <w:r>
              <w:rPr>
                <w:color w:val="000000"/>
              </w:rPr>
              <w:t>CN_06_13_CO_REC1</w:t>
            </w:r>
            <w:r>
              <w:rPr>
                <w:color w:val="000000"/>
              </w:rPr>
              <w:t>8</w:t>
            </w:r>
            <w:r>
              <w:rPr>
                <w:color w:val="000000"/>
              </w:rPr>
              <w:t>0</w:t>
            </w:r>
          </w:p>
        </w:tc>
      </w:tr>
      <w:tr w:rsidR="000E285C" w:rsidRPr="00323FE2" w:rsidTr="000D6F91">
        <w:tc>
          <w:tcPr>
            <w:tcW w:w="2518" w:type="dxa"/>
          </w:tcPr>
          <w:p w:rsidR="000E285C" w:rsidRPr="00F618D6" w:rsidRDefault="000E285C" w:rsidP="000D6F91">
            <w:pPr>
              <w:pStyle w:val="Sinespaciado"/>
              <w:jc w:val="both"/>
              <w:rPr>
                <w:color w:val="000000"/>
              </w:rPr>
            </w:pPr>
            <w:r w:rsidRPr="00F618D6">
              <w:rPr>
                <w:color w:val="000000"/>
              </w:rPr>
              <w:t>Título</w:t>
            </w:r>
          </w:p>
        </w:tc>
        <w:tc>
          <w:tcPr>
            <w:tcW w:w="6515" w:type="dxa"/>
          </w:tcPr>
          <w:p w:rsidR="000E285C" w:rsidRPr="00F618D6" w:rsidRDefault="000E285C" w:rsidP="000D6F91">
            <w:pPr>
              <w:pStyle w:val="Sinespaciado"/>
              <w:jc w:val="both"/>
              <w:rPr>
                <w:color w:val="000000"/>
              </w:rPr>
            </w:pPr>
            <w:r w:rsidRPr="000E285C">
              <w:rPr>
                <w:color w:val="000000"/>
              </w:rPr>
              <w:t>Refuerza tu aprendizaje: El uso de los recursos naturales inagotables</w:t>
            </w:r>
          </w:p>
        </w:tc>
      </w:tr>
      <w:tr w:rsidR="000E285C" w:rsidRPr="00323FE2" w:rsidTr="000D6F91">
        <w:trPr>
          <w:trHeight w:val="444"/>
        </w:trPr>
        <w:tc>
          <w:tcPr>
            <w:tcW w:w="2518" w:type="dxa"/>
          </w:tcPr>
          <w:p w:rsidR="000E285C" w:rsidRPr="00F618D6" w:rsidRDefault="000E285C" w:rsidP="000D6F91">
            <w:pPr>
              <w:pStyle w:val="Sinespaciado"/>
              <w:jc w:val="both"/>
              <w:rPr>
                <w:color w:val="000000"/>
              </w:rPr>
            </w:pPr>
            <w:r w:rsidRPr="00F618D6">
              <w:rPr>
                <w:color w:val="000000"/>
              </w:rPr>
              <w:t>Descripción</w:t>
            </w:r>
          </w:p>
        </w:tc>
        <w:tc>
          <w:tcPr>
            <w:tcW w:w="6515" w:type="dxa"/>
          </w:tcPr>
          <w:p w:rsidR="000E285C" w:rsidRPr="00F618D6" w:rsidRDefault="000E285C" w:rsidP="000D6F91">
            <w:pPr>
              <w:pStyle w:val="Sinespaciado"/>
              <w:jc w:val="both"/>
              <w:rPr>
                <w:color w:val="000000"/>
              </w:rPr>
            </w:pPr>
            <w:r w:rsidRPr="000E285C">
              <w:rPr>
                <w:color w:val="000000"/>
              </w:rPr>
              <w:t>Actividad acerca de las fuentes de energía inagotables</w:t>
            </w:r>
          </w:p>
        </w:tc>
      </w:tr>
    </w:tbl>
    <w:p w:rsidR="008A5F61" w:rsidRPr="00323FE2" w:rsidRDefault="008A5F61" w:rsidP="009A0404">
      <w:pPr>
        <w:pStyle w:val="Sinespaciado"/>
        <w:jc w:val="both"/>
      </w:pPr>
    </w:p>
    <w:p w:rsidR="009A0404" w:rsidRPr="00323FE2" w:rsidRDefault="009A0404" w:rsidP="009A0404">
      <w:pPr>
        <w:pStyle w:val="Sinespaciado"/>
        <w:jc w:val="both"/>
      </w:pPr>
      <w:r w:rsidRPr="00DA6ACC">
        <w:rPr>
          <w:b/>
          <w:highlight w:val="yellow"/>
        </w:rPr>
        <w:t>[SECCIÓN 1]</w:t>
      </w:r>
      <w:r w:rsidR="00FE495F">
        <w:rPr>
          <w:b/>
        </w:rPr>
        <w:t>5</w:t>
      </w:r>
      <w:r w:rsidRPr="00DA6ACC">
        <w:rPr>
          <w:b/>
        </w:rPr>
        <w:t xml:space="preserve"> El hombre moderno y el uso inapropiado de los recursos</w:t>
      </w:r>
      <w:r w:rsidRPr="00323FE2">
        <w:t xml:space="preserve"> </w:t>
      </w:r>
      <w:r w:rsidRPr="00FE495F">
        <w:rPr>
          <w:b/>
        </w:rPr>
        <w:t>naturales</w:t>
      </w:r>
    </w:p>
    <w:p w:rsidR="009A0404" w:rsidRPr="00323FE2" w:rsidRDefault="009A0404" w:rsidP="009A0404">
      <w:pPr>
        <w:pStyle w:val="Sinespaciado"/>
        <w:jc w:val="both"/>
      </w:pPr>
    </w:p>
    <w:p w:rsidR="009A0404" w:rsidRPr="00753240" w:rsidRDefault="009A0404" w:rsidP="009A0404">
      <w:pPr>
        <w:pStyle w:val="Sinespaciado"/>
        <w:jc w:val="both"/>
      </w:pPr>
      <w:r w:rsidRPr="00753240">
        <w:t xml:space="preserve">Con el avance de la tecnología y el aumento de la población mundial, la demanda de recursos naturales </w:t>
      </w:r>
      <w:r>
        <w:t xml:space="preserve">se </w:t>
      </w:r>
      <w:r w:rsidRPr="00753240">
        <w:t xml:space="preserve">ha </w:t>
      </w:r>
      <w:r>
        <w:t>incre</w:t>
      </w:r>
      <w:r w:rsidRPr="00753240">
        <w:t xml:space="preserve">mentado. No </w:t>
      </w:r>
      <w:r>
        <w:t>solo</w:t>
      </w:r>
      <w:r w:rsidRPr="00753240">
        <w:t xml:space="preserve"> se necesitan</w:t>
      </w:r>
      <w:r w:rsidRPr="00753240">
        <w:rPr>
          <w:bCs/>
        </w:rPr>
        <w:t xml:space="preserve"> más</w:t>
      </w:r>
      <w:r w:rsidRPr="00753240">
        <w:t xml:space="preserve"> recursos que antes, sino también recursos nuevos, </w:t>
      </w:r>
      <w:r>
        <w:t>que</w:t>
      </w:r>
      <w:r w:rsidRPr="00753240">
        <w:t xml:space="preserve"> en otra época no se utilizaban o simplemente se utilizaban poco. </w:t>
      </w:r>
    </w:p>
    <w:p w:rsidR="009A0404" w:rsidRPr="00753240" w:rsidRDefault="009A0404" w:rsidP="009A0404">
      <w:pPr>
        <w:pStyle w:val="Sinespaciado"/>
        <w:jc w:val="both"/>
      </w:pPr>
    </w:p>
    <w:p w:rsidR="009A0404" w:rsidRPr="00323FE2" w:rsidRDefault="009A0404" w:rsidP="009A0404">
      <w:pPr>
        <w:pStyle w:val="Sinespaciado"/>
        <w:jc w:val="both"/>
      </w:pPr>
      <w:r w:rsidRPr="00753240">
        <w:t>Este nuevo uso de los recursos ha facilitado la vida de las personas, por ejemplo</w:t>
      </w:r>
      <w:r>
        <w:t>,</w:t>
      </w:r>
      <w:r w:rsidRPr="00753240">
        <w:t xml:space="preserve"> el acceso a medios de transporte más eficaces o mejores medicinas, entre muchos otros beneficios. Sin embargo, en la mayoría de los casos, los recursos no se utilizan adecuadamente y esto tiene consecuencias negativas, tanto para el medioambiente, como para el ser humano.</w:t>
      </w:r>
    </w:p>
    <w:p w:rsidR="009A0404" w:rsidRPr="00323FE2" w:rsidRDefault="009A0404" w:rsidP="009A0404">
      <w:pPr>
        <w:pStyle w:val="Sinespaciado"/>
        <w:jc w:val="both"/>
      </w:pPr>
    </w:p>
    <w:p w:rsidR="009A0404" w:rsidRPr="00323FE2" w:rsidRDefault="009A0404" w:rsidP="009A0404">
      <w:pPr>
        <w:pStyle w:val="Sinespaciado"/>
        <w:jc w:val="both"/>
      </w:pPr>
      <w:r>
        <w:t>El aprovechamiento de los diferentes recursos naturales está relacionado de manera directa con su transformación, lo cual genera</w:t>
      </w:r>
      <w:r w:rsidRPr="00323FE2">
        <w:t xml:space="preserve"> </w:t>
      </w:r>
      <w:r>
        <w:t>residuos que tienen</w:t>
      </w:r>
      <w:r w:rsidRPr="00323FE2">
        <w:t xml:space="preserve"> impacto</w:t>
      </w:r>
      <w:r>
        <w:t xml:space="preserve">, casi siempre negativo, sobre el </w:t>
      </w:r>
      <w:r w:rsidRPr="00323FE2">
        <w:t xml:space="preserve">medioambiente. </w:t>
      </w:r>
      <w:r>
        <w:t>Las alteraciones que los residuos producen sobre el medioambiente y sus componentes recibe</w:t>
      </w:r>
      <w:r w:rsidRPr="00323FE2">
        <w:t xml:space="preserve"> el nombre de contaminación.</w:t>
      </w:r>
    </w:p>
    <w:p w:rsidR="009A0404" w:rsidRPr="00323FE2" w:rsidRDefault="009A0404" w:rsidP="009A0404">
      <w:pPr>
        <w:pStyle w:val="Sinespaciado"/>
        <w:jc w:val="both"/>
      </w:pPr>
    </w:p>
    <w:p w:rsidR="009A0404" w:rsidRDefault="009A0404" w:rsidP="009A0404">
      <w:pPr>
        <w:pStyle w:val="Sinespaciado"/>
        <w:jc w:val="both"/>
      </w:pPr>
      <w:r w:rsidRPr="00323FE2">
        <w:t xml:space="preserve">Además </w:t>
      </w:r>
      <w:r>
        <w:t>de</w:t>
      </w:r>
      <w:r w:rsidRPr="00323FE2">
        <w:t xml:space="preserve"> la contaminación, el</w:t>
      </w:r>
      <w:r>
        <w:t xml:space="preserve"> </w:t>
      </w:r>
      <w:r w:rsidRPr="00323FE2">
        <w:t>manejo</w:t>
      </w:r>
      <w:r>
        <w:t xml:space="preserve"> inapropiado</w:t>
      </w:r>
      <w:r w:rsidRPr="00323FE2">
        <w:t xml:space="preserve"> de los recursos </w:t>
      </w:r>
      <w:r>
        <w:t xml:space="preserve">naturales </w:t>
      </w:r>
      <w:r w:rsidRPr="00323FE2">
        <w:t xml:space="preserve">puede </w:t>
      </w:r>
      <w:r>
        <w:t xml:space="preserve">llevar a </w:t>
      </w:r>
      <w:r w:rsidRPr="00323FE2">
        <w:t>la extinción de los recursos naturales renovables</w:t>
      </w:r>
      <w:r>
        <w:t>, y a</w:t>
      </w:r>
      <w:r w:rsidRPr="00323FE2">
        <w:t>l ag</w:t>
      </w:r>
      <w:r w:rsidR="00B90CD8">
        <w:t>otamiento de los no renovables.</w:t>
      </w:r>
    </w:p>
    <w:p w:rsidR="000E285C" w:rsidRDefault="000E285C"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Profundiza: recurso nuevo</w:t>
            </w:r>
          </w:p>
        </w:tc>
      </w:tr>
      <w:tr w:rsidR="000E285C" w:rsidRPr="00323FE2" w:rsidTr="000D6F91">
        <w:tc>
          <w:tcPr>
            <w:tcW w:w="2518" w:type="dxa"/>
          </w:tcPr>
          <w:p w:rsidR="000E285C" w:rsidRPr="000B0CA8" w:rsidRDefault="000E285C" w:rsidP="000D6F91">
            <w:pPr>
              <w:pStyle w:val="Sinespaciado"/>
              <w:jc w:val="both"/>
              <w:rPr>
                <w:color w:val="000000"/>
              </w:rPr>
            </w:pPr>
            <w:r w:rsidRPr="000B0CA8">
              <w:rPr>
                <w:color w:val="000000"/>
              </w:rPr>
              <w:t>Código</w:t>
            </w:r>
          </w:p>
        </w:tc>
        <w:tc>
          <w:tcPr>
            <w:tcW w:w="6515" w:type="dxa"/>
          </w:tcPr>
          <w:p w:rsidR="000E285C" w:rsidRPr="000B0CA8" w:rsidRDefault="000E285C" w:rsidP="000D6F91">
            <w:pPr>
              <w:pStyle w:val="Sinespaciado"/>
              <w:jc w:val="both"/>
              <w:rPr>
                <w:color w:val="000000"/>
              </w:rPr>
            </w:pPr>
            <w:r>
              <w:rPr>
                <w:color w:val="000000"/>
              </w:rPr>
              <w:t>CN_06_13_CO_REC</w:t>
            </w:r>
            <w:r>
              <w:rPr>
                <w:color w:val="000000"/>
              </w:rPr>
              <w:t>19</w:t>
            </w:r>
            <w:r>
              <w:rPr>
                <w:color w:val="000000"/>
              </w:rPr>
              <w:t>0</w:t>
            </w:r>
          </w:p>
        </w:tc>
      </w:tr>
      <w:tr w:rsidR="000E285C" w:rsidRPr="00323FE2" w:rsidTr="000D6F91">
        <w:tc>
          <w:tcPr>
            <w:tcW w:w="2518" w:type="dxa"/>
          </w:tcPr>
          <w:p w:rsidR="000E285C" w:rsidRPr="000B0CA8" w:rsidRDefault="000E285C" w:rsidP="000D6F91">
            <w:pPr>
              <w:pStyle w:val="Sinespaciado"/>
              <w:jc w:val="both"/>
              <w:rPr>
                <w:color w:val="000000"/>
              </w:rPr>
            </w:pPr>
            <w:r w:rsidRPr="000B0CA8">
              <w:rPr>
                <w:color w:val="000000"/>
              </w:rPr>
              <w:t>Título</w:t>
            </w:r>
          </w:p>
        </w:tc>
        <w:tc>
          <w:tcPr>
            <w:tcW w:w="6515" w:type="dxa"/>
          </w:tcPr>
          <w:p w:rsidR="000E285C" w:rsidRPr="000B0CA8" w:rsidRDefault="000E285C" w:rsidP="000D6F91">
            <w:pPr>
              <w:pStyle w:val="Sinespaciado"/>
              <w:jc w:val="both"/>
              <w:rPr>
                <w:color w:val="000000"/>
              </w:rPr>
            </w:pPr>
            <w:r w:rsidRPr="000E285C">
              <w:rPr>
                <w:color w:val="000000"/>
              </w:rPr>
              <w:t>El mal uso de los recursos naturales</w:t>
            </w:r>
          </w:p>
        </w:tc>
      </w:tr>
      <w:tr w:rsidR="000E285C" w:rsidRPr="00323FE2" w:rsidTr="000D6F91">
        <w:tc>
          <w:tcPr>
            <w:tcW w:w="2518" w:type="dxa"/>
          </w:tcPr>
          <w:p w:rsidR="000E285C" w:rsidRPr="000B0CA8" w:rsidRDefault="000E285C" w:rsidP="000D6F91">
            <w:pPr>
              <w:pStyle w:val="Sinespaciado"/>
              <w:jc w:val="both"/>
              <w:rPr>
                <w:color w:val="000000"/>
              </w:rPr>
            </w:pPr>
            <w:r w:rsidRPr="000B0CA8">
              <w:rPr>
                <w:color w:val="000000"/>
              </w:rPr>
              <w:t>Descripción</w:t>
            </w:r>
          </w:p>
        </w:tc>
        <w:tc>
          <w:tcPr>
            <w:tcW w:w="6515" w:type="dxa"/>
          </w:tcPr>
          <w:p w:rsidR="000E285C" w:rsidRPr="000B0CA8" w:rsidRDefault="007F5DF0" w:rsidP="000D6F91">
            <w:pPr>
              <w:pStyle w:val="Sinespaciado"/>
              <w:jc w:val="both"/>
              <w:rPr>
                <w:color w:val="000000"/>
              </w:rPr>
            </w:pPr>
            <w:r w:rsidRPr="007F5DF0">
              <w:rPr>
                <w:color w:val="000000"/>
              </w:rPr>
              <w:t>Interactivo que trata sobre las consecuencias negativas del uso desmedido o irresponsable de los recursos naturales</w:t>
            </w:r>
          </w:p>
        </w:tc>
      </w:tr>
    </w:tbl>
    <w:p w:rsidR="00B90CD8" w:rsidRPr="00323FE2" w:rsidRDefault="00B90CD8"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.1 La contaminación</w:t>
      </w:r>
    </w:p>
    <w:p w:rsidR="009A0404" w:rsidRPr="00323FE2" w:rsidRDefault="009A0404" w:rsidP="009A0404">
      <w:pPr>
        <w:pStyle w:val="Sinespaciado"/>
        <w:jc w:val="both"/>
      </w:pPr>
    </w:p>
    <w:p w:rsidR="009A0404" w:rsidRDefault="009A0404" w:rsidP="009A0404">
      <w:pPr>
        <w:pStyle w:val="Sinespaciado"/>
        <w:jc w:val="both"/>
      </w:pPr>
      <w:r>
        <w:t>La utilización</w:t>
      </w:r>
      <w:r w:rsidRPr="00323FE2">
        <w:t xml:space="preserve"> de combustibles fósiles</w:t>
      </w:r>
      <w:r>
        <w:t>, conjuntamente con</w:t>
      </w:r>
      <w:r w:rsidRPr="00323FE2">
        <w:t xml:space="preserve"> </w:t>
      </w:r>
      <w:r>
        <w:t>la demanda y transformación de recursos por parte de los conglomerados urbano</w:t>
      </w:r>
      <w:r w:rsidRPr="00323FE2">
        <w:t>s</w:t>
      </w:r>
      <w:r>
        <w:t xml:space="preserve"> en continuo crecimiento, son las causas más importantes</w:t>
      </w:r>
      <w:r w:rsidRPr="00323FE2">
        <w:t xml:space="preserve"> </w:t>
      </w:r>
      <w:r w:rsidR="004A18E3">
        <w:t xml:space="preserve">de la </w:t>
      </w:r>
      <w:r>
        <w:t>contaminación</w:t>
      </w:r>
      <w:r w:rsidR="004A18E3">
        <w:t>. Aquí se contempla la contaminación de la atmósfera</w:t>
      </w:r>
      <w:r>
        <w:t xml:space="preserve">, </w:t>
      </w:r>
      <w:r w:rsidR="004A18E3">
        <w:t xml:space="preserve">del agua y </w:t>
      </w:r>
      <w:r w:rsidR="00FE495F">
        <w:t>de los suelos.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31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Dos mundos</w:t>
            </w:r>
          </w:p>
        </w:tc>
      </w:tr>
      <w:tr w:rsidR="009A0404" w:rsidRPr="00323FE2" w:rsidTr="00355C52">
        <w:trPr>
          <w:trHeight w:val="2484"/>
        </w:trPr>
        <w:tc>
          <w:tcPr>
            <w:tcW w:w="2518" w:type="dxa"/>
          </w:tcPr>
          <w:p w:rsidR="009A0404" w:rsidRPr="00323FE2" w:rsidRDefault="009A0404" w:rsidP="009A0404">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178310300</w:t>
            </w:r>
          </w:p>
          <w:p w:rsidR="009A0404" w:rsidRPr="00323FE2" w:rsidRDefault="009A0404" w:rsidP="009A0404">
            <w:pPr>
              <w:pStyle w:val="Sinespaciado"/>
              <w:jc w:val="both"/>
              <w:rPr>
                <w:color w:val="000000"/>
              </w:rPr>
            </w:pPr>
            <w:r>
              <w:rPr>
                <w:noProof/>
                <w:lang w:val="es-CO" w:eastAsia="es-CO"/>
              </w:rPr>
              <w:drawing>
                <wp:inline distT="0" distB="0" distL="0" distR="0" wp14:anchorId="4B9DDD90" wp14:editId="0249B74E">
                  <wp:extent cx="1708708" cy="1123950"/>
                  <wp:effectExtent l="0" t="0" r="6350" b="0"/>
                  <wp:docPr id="26" name="Imagen 26" descr="Two options / sides , eco concept, eco digital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options / sides , eco concept, eco digital ar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1648" cy="112588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t>Tendemos a medir los efectos de la contaminación en términos de daños a seres vivos diferentes de nosotros, como árboles o animales. Pero los daños a estos, solo son un indicativo del daño que nos estamos haciendo a nosotros mismos</w:t>
            </w:r>
            <w:r w:rsidRPr="00323FE2">
              <w:t>.</w:t>
            </w:r>
            <w:r>
              <w:t xml:space="preserve"> ¿Con cuál de los dos mundos te quedas?</w:t>
            </w:r>
            <w:r w:rsidRPr="00323FE2">
              <w:t xml:space="preserve"> </w:t>
            </w:r>
          </w:p>
        </w:tc>
      </w:tr>
    </w:tbl>
    <w:p w:rsidR="009A0404" w:rsidRDefault="009A0404" w:rsidP="009A0404">
      <w:pPr>
        <w:pStyle w:val="Sinespaciado"/>
        <w:jc w:val="both"/>
      </w:pPr>
    </w:p>
    <w:p w:rsidR="009A0404" w:rsidRPr="00323FE2" w:rsidRDefault="009A0404" w:rsidP="009A0404">
      <w:pPr>
        <w:pStyle w:val="Sinespaciado"/>
        <w:jc w:val="both"/>
      </w:pPr>
      <w:r w:rsidRPr="003D0849">
        <w:rPr>
          <w:bCs/>
        </w:rPr>
        <w:t xml:space="preserve">La </w:t>
      </w:r>
      <w:r w:rsidRPr="00F907AC">
        <w:rPr>
          <w:b/>
        </w:rPr>
        <w:t>contaminación del suelo</w:t>
      </w:r>
      <w:r w:rsidRPr="003D0849">
        <w:t xml:space="preserve"> hace que cada año disminuya el área aprovechable para la agricultura</w:t>
      </w:r>
      <w:r w:rsidRPr="002A78D5">
        <w:t xml:space="preserve">. También </w:t>
      </w:r>
      <w:r w:rsidRPr="00FE25DE">
        <w:t xml:space="preserve">afecta </w:t>
      </w:r>
      <w:r w:rsidRPr="003D0849">
        <w:t>suelos cubiertos de bosques, selvas y otros ecosistemas, con funciones tan importantes para la bi</w:t>
      </w:r>
      <w:r>
        <w:t>o</w:t>
      </w:r>
      <w:r w:rsidRPr="003D0849">
        <w:t xml:space="preserve">sfera como la retención </w:t>
      </w:r>
      <w:r>
        <w:t xml:space="preserve">de </w:t>
      </w:r>
      <w:r w:rsidRPr="003D0849">
        <w:t>agua o la producción de oxígeno.</w:t>
      </w:r>
    </w:p>
    <w:p w:rsidR="009A0404" w:rsidRPr="00323FE2" w:rsidRDefault="009A0404" w:rsidP="009A0404">
      <w:pPr>
        <w:pStyle w:val="Sinespaciado"/>
        <w:jc w:val="both"/>
      </w:pPr>
    </w:p>
    <w:p w:rsidR="009A0404" w:rsidRPr="00323FE2" w:rsidRDefault="009A0404" w:rsidP="009A0404">
      <w:pPr>
        <w:pStyle w:val="Sinespaciado"/>
        <w:jc w:val="both"/>
      </w:pPr>
      <w:r>
        <w:t>La</w:t>
      </w:r>
      <w:r w:rsidRPr="00323FE2">
        <w:t xml:space="preserve"> </w:t>
      </w:r>
      <w:r w:rsidRPr="00F907AC">
        <w:rPr>
          <w:b/>
        </w:rPr>
        <w:t>contaminación atmosférica</w:t>
      </w:r>
      <w:r w:rsidRPr="00323FE2">
        <w:t xml:space="preserve"> </w:t>
      </w:r>
      <w:r>
        <w:t>se caracteriza por la liberación de</w:t>
      </w:r>
      <w:r w:rsidRPr="00323FE2">
        <w:t xml:space="preserve"> desechos al aire, algunos de los cuales son tó</w:t>
      </w:r>
      <w:r>
        <w:t>xicos para las personas. La</w:t>
      </w:r>
      <w:r w:rsidRPr="00323FE2">
        <w:t xml:space="preserve"> principal fuente </w:t>
      </w:r>
      <w:r>
        <w:t xml:space="preserve">de </w:t>
      </w:r>
      <w:r w:rsidRPr="00323FE2">
        <w:t>contaminación</w:t>
      </w:r>
      <w:r>
        <w:t xml:space="preserve"> atmosférica</w:t>
      </w:r>
      <w:r w:rsidRPr="00323FE2">
        <w:t xml:space="preserve"> es la quema de combustible</w:t>
      </w:r>
      <w:r>
        <w:t>s fósiles, la cual</w:t>
      </w:r>
      <w:r w:rsidRPr="00323FE2">
        <w:t xml:space="preserve"> aumenta</w:t>
      </w:r>
      <w:r>
        <w:t>, entre otros,</w:t>
      </w:r>
      <w:r w:rsidRPr="00323FE2">
        <w:t xml:space="preserve"> los niveles de dióxido de carbono en el aire</w:t>
      </w:r>
      <w:r>
        <w:t xml:space="preserve"> y</w:t>
      </w:r>
      <w:r w:rsidRPr="00323FE2">
        <w:t xml:space="preserve"> contribuye </w:t>
      </w:r>
      <w:r>
        <w:t xml:space="preserve">en gran medida </w:t>
      </w:r>
      <w:r w:rsidRPr="00323FE2">
        <w:t xml:space="preserve">al calentamiento global. </w:t>
      </w:r>
    </w:p>
    <w:p w:rsidR="009A0404" w:rsidRPr="00323FE2" w:rsidRDefault="009A0404" w:rsidP="009A0404">
      <w:pPr>
        <w:pStyle w:val="Sinespaciado"/>
        <w:jc w:val="both"/>
      </w:pPr>
    </w:p>
    <w:p w:rsidR="009A0404" w:rsidRDefault="009A0404" w:rsidP="009A0404">
      <w:pPr>
        <w:pStyle w:val="Sinespaciado"/>
        <w:jc w:val="both"/>
      </w:pPr>
      <w:r w:rsidRPr="00323FE2">
        <w:t xml:space="preserve">La </w:t>
      </w:r>
      <w:r w:rsidRPr="00F907AC">
        <w:rPr>
          <w:b/>
        </w:rPr>
        <w:t>contaminación del agua</w:t>
      </w:r>
      <w:r w:rsidRPr="00323FE2">
        <w:t xml:space="preserve"> </w:t>
      </w:r>
      <w:r>
        <w:t>es crítica, debido a que este elemento es vital para los seres vivos</w:t>
      </w:r>
      <w:r w:rsidRPr="00323FE2">
        <w:t xml:space="preserve">. </w:t>
      </w:r>
      <w:r>
        <w:t xml:space="preserve">Estos, especialmente el ser humano, requieren agua en condiciones de mínima pureza o </w:t>
      </w:r>
      <w:r w:rsidRPr="003B64E0">
        <w:rPr>
          <w:bCs/>
        </w:rPr>
        <w:t>agua potable</w:t>
      </w:r>
      <w:r>
        <w:t xml:space="preserve">. La contaminación por desechos orgánicos o químicos afecta, no solo la disponibilidad de agua potable, sino a los ecosistemas acuáticos y terrestres que entran en contacto con estas aguas.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t>La contaminación del río Bogotá</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El</w:t>
            </w:r>
            <w:r w:rsidRPr="00323FE2">
              <w:t xml:space="preserve"> río Bogotá</w:t>
            </w:r>
            <w:r>
              <w:t xml:space="preserve"> nace en el páramo de </w:t>
            </w:r>
            <w:proofErr w:type="spellStart"/>
            <w:r>
              <w:t>Guacheneque</w:t>
            </w:r>
            <w:proofErr w:type="spellEnd"/>
            <w:r>
              <w:t xml:space="preserve">, cerca al municipio cundinamarqués de </w:t>
            </w:r>
            <w:proofErr w:type="spellStart"/>
            <w:r>
              <w:t>Villapinzón</w:t>
            </w:r>
            <w:proofErr w:type="spellEnd"/>
            <w:r>
              <w:t xml:space="preserve">; una vez llega a este municipio, las industrias de </w:t>
            </w:r>
            <w:r w:rsidRPr="00A14D91">
              <w:rPr>
                <w:bCs/>
              </w:rPr>
              <w:t xml:space="preserve">curtido de cueros </w:t>
            </w:r>
            <w:r>
              <w:t xml:space="preserve">lo contaminan con </w:t>
            </w:r>
            <w:r w:rsidRPr="00A14D91">
              <w:rPr>
                <w:bCs/>
              </w:rPr>
              <w:t>taninos</w:t>
            </w:r>
            <w:r>
              <w:t xml:space="preserve">. Más adelante, en su recorrido llega a Bogotá, una ciudad que con más de 7 millones de habitantes, vierte sus aguas residuales en él. Posteriormente, desemboca </w:t>
            </w:r>
            <w:r w:rsidRPr="00323FE2">
              <w:t>en el río Magdalena</w:t>
            </w:r>
            <w:r>
              <w:t>, vertiendo en este sus desechos contaminantes, los cuales, desde hace años, han venido reduciendo drásticamente la pesca y los niveles de vida de las personas que habitan en sus riberas.</w:t>
            </w:r>
            <w:r w:rsidRPr="00323FE2">
              <w:t xml:space="preserve"> </w:t>
            </w:r>
            <w:r>
              <w:t>Por último, el río M</w:t>
            </w:r>
            <w:r w:rsidRPr="00323FE2">
              <w:t xml:space="preserve">agdalena desemboca en el mar Caribe, en </w:t>
            </w:r>
            <w:r>
              <w:t xml:space="preserve">cuyas aguas, cientos de kilómetros mar adentro, se </w:t>
            </w:r>
            <w:r>
              <w:lastRenderedPageBreak/>
              <w:t>han encontrado desechos provenientes del interior del país</w:t>
            </w:r>
            <w:r w:rsidRPr="00323FE2">
              <w:t>.</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w:t>
            </w:r>
            <w:r>
              <w:rPr>
                <w:color w:val="000000"/>
              </w:rPr>
              <w:t>200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7F5DF0" w:rsidP="000D6F91">
            <w:pPr>
              <w:pStyle w:val="Sinespaciado"/>
              <w:jc w:val="both"/>
              <w:rPr>
                <w:color w:val="000000"/>
              </w:rPr>
            </w:pPr>
            <w:r w:rsidRPr="007F5DF0">
              <w:rPr>
                <w:color w:val="000000"/>
              </w:rPr>
              <w:t>Los recursos naturales y la contaminación</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w:t>
            </w:r>
            <w:r>
              <w:rPr>
                <w:color w:val="000000"/>
              </w:rPr>
              <w:t>vidad para relacionar los disti</w:t>
            </w:r>
            <w:r w:rsidRPr="007F5DF0">
              <w:rPr>
                <w:color w:val="000000"/>
              </w:rPr>
              <w:t>n</w:t>
            </w:r>
            <w:r>
              <w:rPr>
                <w:color w:val="000000"/>
              </w:rPr>
              <w:t>t</w:t>
            </w:r>
            <w:r w:rsidRPr="007F5DF0">
              <w:rPr>
                <w:color w:val="000000"/>
              </w:rPr>
              <w:t>os tipos de contaminación con algunas de sus consecuencias</w:t>
            </w:r>
          </w:p>
        </w:tc>
      </w:tr>
    </w:tbl>
    <w:p w:rsidR="007F5DF0" w:rsidRPr="00323FE2" w:rsidRDefault="007F5DF0"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.2 La extinción de los recursos naturales renovables</w:t>
      </w:r>
    </w:p>
    <w:p w:rsidR="009A0404" w:rsidRPr="00323FE2" w:rsidRDefault="009A0404" w:rsidP="009A0404">
      <w:pPr>
        <w:pStyle w:val="Sinespaciado"/>
        <w:jc w:val="both"/>
      </w:pPr>
    </w:p>
    <w:p w:rsidR="009A0404" w:rsidRPr="00323FE2" w:rsidRDefault="009A0404" w:rsidP="009A0404">
      <w:pPr>
        <w:pStyle w:val="Sinespaciado"/>
        <w:jc w:val="both"/>
      </w:pPr>
      <w:r w:rsidRPr="002024FD">
        <w:t>La contaminación lleva a que los recursos</w:t>
      </w:r>
      <w:r>
        <w:t xml:space="preserve"> naturales renovables </w:t>
      </w:r>
      <w:r w:rsidRPr="00323FE2">
        <w:t>no puedan ser utilizados</w:t>
      </w:r>
      <w:r>
        <w:t>; asimismo, su</w:t>
      </w:r>
      <w:r w:rsidRPr="00323FE2">
        <w:t xml:space="preserve"> explotación desmedida </w:t>
      </w:r>
      <w:r>
        <w:t>puede llevar a que estos no se recuperen y se extingan.</w:t>
      </w:r>
      <w:r w:rsidRPr="00323FE2">
        <w:t xml:space="preserve"> </w:t>
      </w:r>
      <w:r>
        <w:t>L</w:t>
      </w:r>
      <w:r w:rsidRPr="00323FE2">
        <w:t xml:space="preserve">a extinción de los recursos naturales </w:t>
      </w:r>
      <w:r>
        <w:t xml:space="preserve">puede </w:t>
      </w:r>
      <w:r w:rsidRPr="00323FE2">
        <w:t>ser generalizada o localizada.</w:t>
      </w:r>
      <w:r>
        <w:t xml:space="preserve"> Es localizada cuando un recurso se agota completamente en una zona determinada, y</w:t>
      </w:r>
      <w:r w:rsidRPr="00323FE2">
        <w:t xml:space="preserve"> generalizada</w:t>
      </w:r>
      <w:r>
        <w:t>,</w:t>
      </w:r>
      <w:r w:rsidRPr="00323FE2">
        <w:t xml:space="preserve"> cuando </w:t>
      </w:r>
      <w:r>
        <w:t xml:space="preserve">se agota completamente </w:t>
      </w:r>
      <w:r w:rsidRPr="00323FE2">
        <w:t xml:space="preserve">en todo el planeta.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4211CA" w:rsidRDefault="009A0404" w:rsidP="009A0404">
            <w:pPr>
              <w:pStyle w:val="Sinespaciado"/>
              <w:jc w:val="both"/>
            </w:pPr>
            <w:r>
              <w:t>La renovación</w:t>
            </w:r>
            <w:r w:rsidRPr="00323FE2">
              <w:t xml:space="preserve"> y extinción de </w:t>
            </w:r>
            <w:r>
              <w:t xml:space="preserve">los </w:t>
            </w:r>
            <w:r w:rsidRPr="00323FE2">
              <w:t>recursos naturales</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El ser humano ha considerado, por ignorancia, que</w:t>
            </w:r>
            <w:r w:rsidRPr="00323FE2">
              <w:t xml:space="preserve"> los rec</w:t>
            </w:r>
            <w:r>
              <w:t>ursos naturales renovables son</w:t>
            </w:r>
            <w:r w:rsidRPr="00323FE2">
              <w:t xml:space="preserve"> infinitos</w:t>
            </w:r>
            <w:r>
              <w:t>; que no importa la cantidad que consumamos de ellos ni el ritmo al que lo hagamos.</w:t>
            </w:r>
            <w:r w:rsidRPr="00323FE2">
              <w:t xml:space="preserve"> </w:t>
            </w:r>
            <w:r>
              <w:t>Sin embargo, estos no se agotan si</w:t>
            </w:r>
            <w:r w:rsidRPr="00323FE2">
              <w:t xml:space="preserve"> </w:t>
            </w:r>
            <w:r>
              <w:t>respetamos su</w:t>
            </w:r>
            <w:r w:rsidRPr="00323FE2">
              <w:t xml:space="preserve"> </w:t>
            </w:r>
            <w:r>
              <w:t>velocidad de renovación</w:t>
            </w:r>
            <w:r w:rsidRPr="00323FE2">
              <w:t xml:space="preserve">. Por ejemplo, los peces de un lago se renuevan a medida que </w:t>
            </w:r>
            <w:r>
              <w:t xml:space="preserve">los individuos </w:t>
            </w:r>
            <w:r w:rsidRPr="00323FE2">
              <w:t>se reproducen</w:t>
            </w:r>
            <w:r>
              <w:t xml:space="preserve">; es un </w:t>
            </w:r>
            <w:r w:rsidRPr="00323FE2">
              <w:t xml:space="preserve">proceso </w:t>
            </w:r>
            <w:r>
              <w:t xml:space="preserve">que </w:t>
            </w:r>
            <w:r w:rsidRPr="00323FE2">
              <w:t xml:space="preserve">toma </w:t>
            </w:r>
            <w:r>
              <w:t>algún</w:t>
            </w:r>
            <w:r w:rsidRPr="00323FE2">
              <w:t xml:space="preserve"> tiempo. Si los pescadores extraen peces </w:t>
            </w:r>
            <w:r>
              <w:t xml:space="preserve">a una velocidad mayor </w:t>
            </w:r>
            <w:r w:rsidRPr="00323FE2">
              <w:t>de lo que estos se reproducen, cada vez habrá menos peces</w:t>
            </w:r>
            <w:r>
              <w:t xml:space="preserve"> en el lago, hasta que e</w:t>
            </w:r>
            <w:r w:rsidRPr="00323FE2">
              <w:t xml:space="preserve">ventualmente </w:t>
            </w:r>
            <w:r>
              <w:t>se extingan.</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Para que un recurso natural renovable </w:t>
            </w:r>
            <w:r>
              <w:t>permanezca sin agotarse</w:t>
            </w:r>
            <w:r w:rsidRPr="00323FE2">
              <w:t>, la velocidad de extracción del recurso debe ser menor a la velocidad de re</w:t>
            </w:r>
            <w:r>
              <w:t>novación</w:t>
            </w:r>
            <w:r w:rsidRPr="00323FE2">
              <w:t xml:space="preserve"> del mismo.</w:t>
            </w:r>
          </w:p>
        </w:tc>
      </w:tr>
    </w:tbl>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Hay muchos ejemplos </w:t>
      </w:r>
      <w:r>
        <w:t>históricos relacionados con el</w:t>
      </w:r>
      <w:r w:rsidRPr="00323FE2">
        <w:t xml:space="preserve"> agotamiento de un recurso natural renovable, </w:t>
      </w:r>
      <w:r>
        <w:t xml:space="preserve">por ejemplo, debido a la demanda de </w:t>
      </w:r>
      <w:r w:rsidRPr="00677C2C">
        <w:rPr>
          <w:bCs/>
        </w:rPr>
        <w:t>marfil</w:t>
      </w:r>
      <w:r>
        <w:t xml:space="preserve">, en muchos lugares de África han desaparecido poblaciones enteras de elefantes; es más grave el caso del rinoceronte negro africano, el cual está prácticamente extinto, debido a que su pelo y cuernos “eran” muy apreciados para usos medicinales y artesanales en Asia y África.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32</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El caso de la</w:t>
            </w:r>
            <w:r w:rsidRPr="00323FE2">
              <w:rPr>
                <w:color w:val="000000"/>
              </w:rPr>
              <w:t xml:space="preserve"> </w:t>
            </w:r>
            <w:r>
              <w:rPr>
                <w:color w:val="000000"/>
              </w:rPr>
              <w:t>i</w:t>
            </w:r>
            <w:r w:rsidRPr="00323FE2">
              <w:rPr>
                <w:color w:val="000000"/>
              </w:rPr>
              <w:t>sla de Pascua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lastRenderedPageBreak/>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lastRenderedPageBreak/>
              <w:t>171341108</w:t>
            </w:r>
          </w:p>
          <w:p w:rsidR="009A0404" w:rsidRPr="00323FE2" w:rsidRDefault="009A0404" w:rsidP="009A0404">
            <w:pPr>
              <w:pStyle w:val="Sinespaciado"/>
              <w:jc w:val="both"/>
              <w:rPr>
                <w:noProof/>
                <w:lang w:val="es-CO" w:eastAsia="es-CO"/>
              </w:rPr>
            </w:pPr>
            <w:r>
              <w:rPr>
                <w:noProof/>
                <w:color w:val="298AAE"/>
                <w:sz w:val="18"/>
                <w:szCs w:val="18"/>
                <w:lang w:val="es-CO" w:eastAsia="es-CO"/>
              </w:rPr>
              <w:lastRenderedPageBreak/>
              <w:drawing>
                <wp:inline distT="0" distB="0" distL="0" distR="0" wp14:anchorId="6109E494" wp14:editId="5392F947">
                  <wp:extent cx="1685925" cy="1198880"/>
                  <wp:effectExtent l="0" t="0" r="9525" b="1270"/>
                  <wp:docPr id="27" name="Imagen 27" descr="Standing moais looking at sea in Easter Island on sunny da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ing moais looking at sea in Easter Island on sunny day">
                            <a:hlinkClick r:id="rId9"/>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7009" cy="119965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6515" w:type="dxa"/>
          </w:tcPr>
          <w:p w:rsidR="009A0404" w:rsidRPr="00323FE2" w:rsidRDefault="009A0404" w:rsidP="004A18E3">
            <w:pPr>
              <w:pStyle w:val="Sinespaciado"/>
              <w:jc w:val="both"/>
            </w:pPr>
            <w:r>
              <w:t xml:space="preserve">El caso de la isla de Pascua es un ejemplo </w:t>
            </w:r>
            <w:r w:rsidRPr="00323FE2">
              <w:t>de extinción localizada</w:t>
            </w:r>
            <w:r>
              <w:t>.</w:t>
            </w:r>
            <w:r w:rsidR="004A18E3">
              <w:t xml:space="preserve"> S</w:t>
            </w:r>
            <w:r w:rsidRPr="00323FE2">
              <w:t xml:space="preserve">us habitantes utilizaron </w:t>
            </w:r>
            <w:r>
              <w:t>madera</w:t>
            </w:r>
            <w:r w:rsidRPr="00323FE2">
              <w:t xml:space="preserve"> para </w:t>
            </w:r>
            <w:r>
              <w:t>erigir cientos de</w:t>
            </w:r>
            <w:r w:rsidRPr="00323FE2">
              <w:t xml:space="preserve"> estatuas</w:t>
            </w:r>
            <w:r>
              <w:t xml:space="preserve"> llamadas </w:t>
            </w:r>
            <w:proofErr w:type="spellStart"/>
            <w:r w:rsidRPr="006466A5">
              <w:rPr>
                <w:bCs/>
              </w:rPr>
              <w:t>moáis</w:t>
            </w:r>
            <w:proofErr w:type="spellEnd"/>
            <w:r w:rsidRPr="00323FE2">
              <w:t xml:space="preserve"> y </w:t>
            </w:r>
            <w:r>
              <w:t>para construir embarcaciones,</w:t>
            </w:r>
            <w:r w:rsidRPr="00323FE2">
              <w:t xml:space="preserve"> hasta </w:t>
            </w:r>
            <w:r>
              <w:t>que los árboles se extinguieron totalmente en la isla</w:t>
            </w:r>
            <w:r w:rsidRPr="00323FE2">
              <w:t>.</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.3 El agotamiento de los recursos naturales no renovables</w:t>
      </w:r>
    </w:p>
    <w:p w:rsidR="009A0404" w:rsidRPr="00323FE2" w:rsidRDefault="009A0404" w:rsidP="009A0404">
      <w:pPr>
        <w:pStyle w:val="Sinespaciado"/>
        <w:jc w:val="both"/>
      </w:pPr>
    </w:p>
    <w:p w:rsidR="009A0404" w:rsidRDefault="009A0404" w:rsidP="009A0404">
      <w:pPr>
        <w:pStyle w:val="Sinespaciado"/>
        <w:jc w:val="both"/>
      </w:pPr>
      <w:r>
        <w:t>Los</w:t>
      </w:r>
      <w:r w:rsidRPr="00323FE2">
        <w:t xml:space="preserve"> recursos </w:t>
      </w:r>
      <w:r>
        <w:t xml:space="preserve">naturales </w:t>
      </w:r>
      <w:r w:rsidRPr="00323FE2">
        <w:t>renovables</w:t>
      </w:r>
      <w:r>
        <w:t xml:space="preserve"> son recursos limitados, acumulados</w:t>
      </w:r>
      <w:r w:rsidRPr="00323FE2">
        <w:t xml:space="preserve"> </w:t>
      </w:r>
      <w:r>
        <w:t>por la naturaleza durante millones</w:t>
      </w:r>
      <w:r w:rsidRPr="00323FE2">
        <w:t xml:space="preserve"> de años</w:t>
      </w:r>
      <w:r>
        <w:t>; e</w:t>
      </w:r>
      <w:r w:rsidRPr="00323FE2">
        <w:t xml:space="preserve">sto implica </w:t>
      </w:r>
      <w:r>
        <w:t>que</w:t>
      </w:r>
      <w:r w:rsidRPr="00323FE2">
        <w:t xml:space="preserve"> </w:t>
      </w:r>
      <w:r>
        <w:t>se van a agotar algún día.</w:t>
      </w:r>
      <w:r w:rsidRPr="00323FE2">
        <w:t xml:space="preserve"> </w:t>
      </w:r>
    </w:p>
    <w:p w:rsidR="009A0404" w:rsidRDefault="003030B8" w:rsidP="009A0404">
      <w:pPr>
        <w:pStyle w:val="Sinespaciado"/>
        <w:jc w:val="both"/>
      </w:pPr>
      <w:proofErr w:type="gramStart"/>
      <w:r>
        <w:t>agotar</w:t>
      </w:r>
      <w:proofErr w:type="gramEnd"/>
    </w:p>
    <w:p w:rsidR="009A0404" w:rsidRPr="00323FE2" w:rsidRDefault="009A0404" w:rsidP="009A0404">
      <w:pPr>
        <w:pStyle w:val="Sinespaciado"/>
        <w:jc w:val="both"/>
      </w:pPr>
      <w:r>
        <w:t>Sin embargo, recursos naturales como los metales se pueden reciclar y así mantener su disponibilidad por más tiempo. Mientras que otros, como los combustibles fósiles, no son factibles de reciclar y se agotarán algún día, de tal manera que su disponibilidad a futuro dependerá de cuánto consumamos de ellos y el tiempo en que lo hagamos. Por ejemplo, es muy posible</w:t>
      </w:r>
      <w:r w:rsidRPr="00323FE2">
        <w:t xml:space="preserve"> </w:t>
      </w:r>
      <w:r>
        <w:t xml:space="preserve">que </w:t>
      </w:r>
      <w:r w:rsidRPr="00323FE2">
        <w:t xml:space="preserve">en algunas décadas </w:t>
      </w:r>
      <w:r>
        <w:t>se agote completamente el</w:t>
      </w:r>
      <w:r w:rsidRPr="00323FE2">
        <w:t xml:space="preserve"> petróleo, y la sociedad </w:t>
      </w:r>
      <w:r>
        <w:t xml:space="preserve">tendrá la maravillosa oportunidad de recurrir a </w:t>
      </w:r>
      <w:r w:rsidRPr="00323FE2">
        <w:t>fuente</w:t>
      </w:r>
      <w:r>
        <w:t xml:space="preserve">s de </w:t>
      </w:r>
      <w:proofErr w:type="gramStart"/>
      <w:r>
        <w:t>energía diferentes y menos contaminantes</w:t>
      </w:r>
      <w:proofErr w:type="gramEnd"/>
      <w:r>
        <w:t>.</w:t>
      </w:r>
      <w:r w:rsidRPr="00323FE2">
        <w:t xml:space="preserve">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w:t>
            </w:r>
            <w:r>
              <w:rPr>
                <w:color w:val="000000"/>
              </w:rPr>
              <w:t>210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7F5DF0" w:rsidP="000D6F91">
            <w:pPr>
              <w:pStyle w:val="Sinespaciado"/>
              <w:jc w:val="both"/>
              <w:rPr>
                <w:color w:val="000000"/>
              </w:rPr>
            </w:pPr>
            <w:r w:rsidRPr="007F5DF0">
              <w:rPr>
                <w:color w:val="000000"/>
              </w:rPr>
              <w:t>Extinción y agotamiento de recursos naturales</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Actividad acerca de la extinción de los recursos naturales renovables y el agotamiento de los no renovables</w:t>
            </w:r>
          </w:p>
        </w:tc>
      </w:tr>
    </w:tbl>
    <w:p w:rsidR="007F5DF0" w:rsidRPr="00323FE2" w:rsidRDefault="007F5DF0"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.4 Consolidación</w:t>
      </w:r>
    </w:p>
    <w:p w:rsidR="009A0404" w:rsidRPr="00323FE2" w:rsidRDefault="009A0404" w:rsidP="009A0404">
      <w:pPr>
        <w:pStyle w:val="Sinespaciado"/>
        <w:jc w:val="both"/>
        <w:rPr>
          <w:highlight w:val="yellow"/>
        </w:rPr>
      </w:pPr>
    </w:p>
    <w:p w:rsidR="009A0404" w:rsidRDefault="009A0404" w:rsidP="009A0404">
      <w:pPr>
        <w:pStyle w:val="Sinespaciado"/>
        <w:jc w:val="both"/>
      </w:pPr>
      <w:r w:rsidRPr="00797CF4">
        <w:t>Actividades para consolidar lo que has aprendido en esta sección.</w:t>
      </w:r>
    </w:p>
    <w:p w:rsidR="007F5DF0" w:rsidRDefault="007F5DF0"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w:t>
            </w:r>
            <w:r>
              <w:rPr>
                <w:color w:val="000000"/>
              </w:rPr>
              <w:t>2</w:t>
            </w:r>
            <w:r>
              <w:rPr>
                <w:color w:val="000000"/>
              </w:rPr>
              <w:t>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7F5DF0" w:rsidP="000D6F91">
            <w:pPr>
              <w:pStyle w:val="Sinespaciado"/>
              <w:jc w:val="both"/>
              <w:rPr>
                <w:color w:val="000000"/>
              </w:rPr>
            </w:pPr>
            <w:r w:rsidRPr="007F5DF0">
              <w:rPr>
                <w:color w:val="000000"/>
              </w:rPr>
              <w:t xml:space="preserve">Refuerza tu aprendizaje: Las consecuencias de usar mal </w:t>
            </w:r>
            <w:r>
              <w:rPr>
                <w:color w:val="000000"/>
              </w:rPr>
              <w:t xml:space="preserve">los </w:t>
            </w:r>
            <w:r w:rsidRPr="007F5DF0">
              <w:rPr>
                <w:color w:val="000000"/>
              </w:rPr>
              <w:t>recursos naturales</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Actividad acerca del mal uso de los recursos naturales y sus consecuencias medio ambientales</w:t>
            </w:r>
          </w:p>
        </w:tc>
      </w:tr>
    </w:tbl>
    <w:p w:rsidR="007F5DF0" w:rsidRPr="00323FE2" w:rsidRDefault="007F5DF0" w:rsidP="009A0404">
      <w:pPr>
        <w:pStyle w:val="Sinespaciado"/>
        <w:jc w:val="both"/>
      </w:pPr>
    </w:p>
    <w:p w:rsidR="009A0404" w:rsidRPr="00DA6ACC" w:rsidRDefault="009A0404" w:rsidP="009A0404">
      <w:pPr>
        <w:pStyle w:val="Sinespaciado"/>
        <w:jc w:val="both"/>
        <w:rPr>
          <w:b/>
        </w:rPr>
      </w:pPr>
      <w:r w:rsidRPr="00DA6ACC">
        <w:rPr>
          <w:b/>
          <w:highlight w:val="yellow"/>
        </w:rPr>
        <w:t>[SECCIÓN 1]</w:t>
      </w:r>
      <w:r w:rsidRPr="00DA6ACC">
        <w:rPr>
          <w:b/>
        </w:rPr>
        <w:t xml:space="preserve"> 6 Competencias</w:t>
      </w:r>
    </w:p>
    <w:p w:rsidR="009A0404" w:rsidRPr="00323FE2" w:rsidRDefault="009A0404" w:rsidP="009A0404">
      <w:pPr>
        <w:pStyle w:val="Sinespaciado"/>
        <w:jc w:val="both"/>
      </w:pPr>
    </w:p>
    <w:p w:rsidR="009A0404" w:rsidRDefault="009A0404" w:rsidP="009A0404">
      <w:pPr>
        <w:pStyle w:val="Sinespaciado"/>
        <w:jc w:val="both"/>
        <w:rPr>
          <w:color w:val="333333"/>
          <w:shd w:val="clear" w:color="auto" w:fill="FFFFFF"/>
        </w:rPr>
      </w:pPr>
      <w:r>
        <w:rPr>
          <w:color w:val="333333"/>
          <w:shd w:val="clear" w:color="auto" w:fill="FFFFFF"/>
        </w:rPr>
        <w:lastRenderedPageBreak/>
        <w:t>Con las siguientes actividades, complementa lo que ya conoces sobre el uso de los recursos naturales.</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w:t>
            </w:r>
            <w:r>
              <w:rPr>
                <w:color w:val="000000"/>
              </w:rPr>
              <w:t>3</w:t>
            </w:r>
            <w:r>
              <w:rPr>
                <w:color w:val="000000"/>
              </w:rPr>
              <w:t>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D011D2" w:rsidP="000D6F91">
            <w:pPr>
              <w:pStyle w:val="Sinespaciado"/>
              <w:jc w:val="both"/>
              <w:rPr>
                <w:color w:val="000000"/>
              </w:rPr>
            </w:pPr>
            <w:r w:rsidRPr="00D011D2">
              <w:rPr>
                <w:color w:val="000000"/>
              </w:rPr>
              <w:t>Competencias: investigación sobre el recurso hídrico en Colombia</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Actividad que guía el trabajo colaborativo para investigar sobre la riqueza hídrica del país</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w:t>
            </w:r>
            <w:r>
              <w:rPr>
                <w:color w:val="000000"/>
              </w:rPr>
              <w:t>4</w:t>
            </w:r>
            <w:r>
              <w:rPr>
                <w:color w:val="000000"/>
              </w:rPr>
              <w:t>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D011D2" w:rsidP="000D6F91">
            <w:pPr>
              <w:pStyle w:val="Sinespaciado"/>
              <w:jc w:val="both"/>
              <w:rPr>
                <w:color w:val="000000"/>
              </w:rPr>
            </w:pPr>
            <w:r w:rsidRPr="00D011D2">
              <w:rPr>
                <w:color w:val="000000"/>
              </w:rPr>
              <w:t>Competencias: comprensión del impacto ambiental de la explotación de los recursos</w:t>
            </w:r>
            <w:bookmarkStart w:id="4" w:name="_GoBack"/>
            <w:bookmarkEnd w:id="4"/>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D011D2" w:rsidP="000D6F91">
            <w:pPr>
              <w:pStyle w:val="Sinespaciado"/>
              <w:jc w:val="both"/>
              <w:rPr>
                <w:color w:val="000000"/>
              </w:rPr>
            </w:pPr>
            <w:r>
              <w:rPr>
                <w:color w:val="000000"/>
              </w:rPr>
              <w:t>Actividad que propone investigar e</w:t>
            </w:r>
            <w:r w:rsidR="007F5DF0" w:rsidRPr="007F5DF0">
              <w:rPr>
                <w:color w:val="000000"/>
              </w:rPr>
              <w:t>l impacto ambiental en Colombia de la explotación de diversos recursos naturales</w:t>
            </w:r>
          </w:p>
        </w:tc>
      </w:tr>
    </w:tbl>
    <w:p w:rsidR="007F5DF0" w:rsidRPr="00323FE2" w:rsidRDefault="007F5DF0" w:rsidP="009A0404">
      <w:pPr>
        <w:pStyle w:val="Sinespaciado"/>
        <w:jc w:val="both"/>
      </w:pPr>
    </w:p>
    <w:p w:rsidR="009A0404" w:rsidRPr="00323FE2" w:rsidRDefault="009A0404" w:rsidP="009A0404">
      <w:pPr>
        <w:pStyle w:val="Sinespaciado"/>
        <w:jc w:val="both"/>
      </w:pPr>
      <w:r w:rsidRPr="00323FE2">
        <w:rPr>
          <w:highlight w:val="yellow"/>
        </w:rPr>
        <w:t>[SECCIÓN 1]</w:t>
      </w:r>
      <w:r>
        <w:t xml:space="preserve"> </w:t>
      </w:r>
      <w:r w:rsidRPr="00323FE2">
        <w:t>Fin de unidad</w:t>
      </w:r>
    </w:p>
    <w:p w:rsidR="009A0404" w:rsidRPr="00323FE2" w:rsidRDefault="009A0404" w:rsidP="009A0404">
      <w:pPr>
        <w:pStyle w:val="Sinespaciado"/>
        <w:jc w:val="both"/>
      </w:pPr>
    </w:p>
    <w:tbl>
      <w:tblPr>
        <w:tblStyle w:val="Tablaconcuadrcula"/>
        <w:tblW w:w="0" w:type="auto"/>
        <w:tblLook w:val="04A0" w:firstRow="1" w:lastRow="0" w:firstColumn="1" w:lastColumn="0" w:noHBand="0" w:noVBand="1"/>
      </w:tblPr>
      <w:tblGrid>
        <w:gridCol w:w="2518"/>
        <w:gridCol w:w="6515"/>
      </w:tblGrid>
      <w:tr w:rsidR="009A0404" w:rsidRPr="00323FE2" w:rsidTr="00355C52">
        <w:tc>
          <w:tcPr>
            <w:tcW w:w="9033" w:type="dxa"/>
            <w:gridSpan w:val="2"/>
            <w:shd w:val="clear" w:color="auto" w:fill="000000" w:themeFill="text1"/>
          </w:tcPr>
          <w:p w:rsidR="009A0404" w:rsidRPr="00323FE2" w:rsidRDefault="009A0404" w:rsidP="009A0404">
            <w:pPr>
              <w:pStyle w:val="Sinespaciado"/>
              <w:jc w:val="both"/>
              <w:rPr>
                <w:color w:val="FFFFFF" w:themeColor="background1"/>
              </w:rPr>
            </w:pPr>
            <w:r w:rsidRPr="00323FE2">
              <w:rPr>
                <w:color w:val="FFFFFF" w:themeColor="background1"/>
              </w:rPr>
              <w:t>Mapa conceptual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rPr>
            </w:pPr>
            <w:r w:rsidRPr="00323FE2">
              <w:rPr>
                <w:color w:val="000000"/>
                <w:lang w:val="es-CO"/>
              </w:rPr>
              <w:t>CN_06_13</w:t>
            </w:r>
            <w:r w:rsidRPr="00323FE2">
              <w:rPr>
                <w:color w:val="000000"/>
              </w:rPr>
              <w:t>_CO_REC220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Título</w:t>
            </w:r>
          </w:p>
        </w:tc>
        <w:tc>
          <w:tcPr>
            <w:tcW w:w="6515" w:type="dxa"/>
          </w:tcPr>
          <w:p w:rsidR="009A0404" w:rsidRPr="00323FE2" w:rsidRDefault="009A0404" w:rsidP="009A0404">
            <w:pPr>
              <w:pStyle w:val="Sinespaciado"/>
              <w:jc w:val="both"/>
              <w:rPr>
                <w:color w:val="000000"/>
              </w:rPr>
            </w:pPr>
            <w:r w:rsidRPr="00323FE2">
              <w:rPr>
                <w:color w:val="000000"/>
              </w:rPr>
              <w:t>Mapa conceptual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3A66B1" w:rsidP="009A0404">
            <w:pPr>
              <w:pStyle w:val="Sinespaciado"/>
              <w:jc w:val="both"/>
              <w:rPr>
                <w:color w:val="000000"/>
              </w:rPr>
            </w:pPr>
            <w:r w:rsidRPr="003A66B1">
              <w:t>Mapa conceptual del tema El uso de los recursos naturales</w:t>
            </w:r>
          </w:p>
        </w:tc>
      </w:tr>
    </w:tbl>
    <w:p w:rsidR="009A0404" w:rsidRPr="00323FE2" w:rsidRDefault="009A0404" w:rsidP="009A0404">
      <w:pPr>
        <w:pStyle w:val="Sinespaciado"/>
        <w:jc w:val="both"/>
        <w:rPr>
          <w:highlight w:val="yellow"/>
        </w:rPr>
      </w:pPr>
    </w:p>
    <w:tbl>
      <w:tblPr>
        <w:tblStyle w:val="Tablaconcuadrcula"/>
        <w:tblW w:w="0" w:type="auto"/>
        <w:tblLook w:val="04A0" w:firstRow="1" w:lastRow="0" w:firstColumn="1" w:lastColumn="0" w:noHBand="0" w:noVBand="1"/>
      </w:tblPr>
      <w:tblGrid>
        <w:gridCol w:w="2518"/>
        <w:gridCol w:w="6515"/>
      </w:tblGrid>
      <w:tr w:rsidR="009A0404" w:rsidRPr="00323FE2" w:rsidTr="00355C52">
        <w:tc>
          <w:tcPr>
            <w:tcW w:w="9033" w:type="dxa"/>
            <w:gridSpan w:val="2"/>
            <w:shd w:val="clear" w:color="auto" w:fill="000000" w:themeFill="text1"/>
          </w:tcPr>
          <w:p w:rsidR="009A0404" w:rsidRPr="00323FE2" w:rsidRDefault="009A0404" w:rsidP="009A0404">
            <w:pPr>
              <w:pStyle w:val="Sinespaciado"/>
              <w:jc w:val="both"/>
              <w:rPr>
                <w:color w:val="FFFFFF" w:themeColor="background1"/>
              </w:rPr>
            </w:pPr>
            <w:r w:rsidRPr="00323FE2">
              <w:rPr>
                <w:color w:val="FFFFFF" w:themeColor="background1"/>
              </w:rPr>
              <w:t>Evaluación: recurso nuevo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rPr>
            </w:pPr>
            <w:r w:rsidRPr="00323FE2">
              <w:rPr>
                <w:color w:val="000000"/>
                <w:lang w:val="es-CO"/>
              </w:rPr>
              <w:t>CN_06_13</w:t>
            </w:r>
            <w:r w:rsidR="00D6503D">
              <w:rPr>
                <w:color w:val="000000"/>
              </w:rPr>
              <w:t>_CO_REC26</w:t>
            </w:r>
            <w:r w:rsidRPr="00323FE2">
              <w:rPr>
                <w:color w:val="000000"/>
              </w:rPr>
              <w:t>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Título</w:t>
            </w:r>
          </w:p>
        </w:tc>
        <w:tc>
          <w:tcPr>
            <w:tcW w:w="6515" w:type="dxa"/>
          </w:tcPr>
          <w:p w:rsidR="009A0404" w:rsidRPr="00323FE2" w:rsidRDefault="00D6503D" w:rsidP="009A0404">
            <w:pPr>
              <w:pStyle w:val="Sinespaciado"/>
              <w:jc w:val="both"/>
              <w:rPr>
                <w:color w:val="000000"/>
              </w:rPr>
            </w:pPr>
            <w:r>
              <w:t>Evaluación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Descripción </w:t>
            </w:r>
            <w:bookmarkStart w:id="5" w:name="_MON_1489767843"/>
            <w:bookmarkEnd w:id="5"/>
          </w:p>
        </w:tc>
        <w:tc>
          <w:tcPr>
            <w:tcW w:w="6515" w:type="dxa"/>
          </w:tcPr>
          <w:p w:rsidR="009A0404" w:rsidRPr="00323FE2" w:rsidRDefault="00D6503D" w:rsidP="009A0404">
            <w:pPr>
              <w:pStyle w:val="Sinespaciado"/>
              <w:jc w:val="both"/>
              <w:rPr>
                <w:color w:val="000000"/>
              </w:rPr>
            </w:pPr>
            <w:r w:rsidRPr="00D6503D">
              <w:rPr>
                <w:color w:val="000000"/>
              </w:rPr>
              <w:t>Evalúa tus conocimientos acerca del tema El uso de los recursos naturales</w:t>
            </w:r>
          </w:p>
        </w:tc>
      </w:tr>
    </w:tbl>
    <w:p w:rsidR="009A0404" w:rsidRDefault="009A0404" w:rsidP="009A0404">
      <w:pPr>
        <w:pStyle w:val="Sinespaciado"/>
        <w:jc w:val="both"/>
      </w:pPr>
    </w:p>
    <w:tbl>
      <w:tblPr>
        <w:tblStyle w:val="Tablaconcuadrcula"/>
        <w:tblW w:w="0" w:type="auto"/>
        <w:tblLayout w:type="fixed"/>
        <w:tblLook w:val="04A0" w:firstRow="1" w:lastRow="0" w:firstColumn="1" w:lastColumn="0" w:noHBand="0" w:noVBand="1"/>
      </w:tblPr>
      <w:tblGrid>
        <w:gridCol w:w="1077"/>
        <w:gridCol w:w="2859"/>
        <w:gridCol w:w="5118"/>
      </w:tblGrid>
      <w:tr w:rsidR="009A0404" w:rsidRPr="00323FE2" w:rsidTr="00355C52">
        <w:tc>
          <w:tcPr>
            <w:tcW w:w="9054" w:type="dxa"/>
            <w:gridSpan w:val="3"/>
            <w:shd w:val="clear" w:color="auto" w:fill="000000" w:themeFill="text1"/>
          </w:tcPr>
          <w:p w:rsidR="009A0404" w:rsidRPr="00323FE2" w:rsidRDefault="009A0404" w:rsidP="009A0404">
            <w:pPr>
              <w:pStyle w:val="Sinespaciado"/>
              <w:jc w:val="both"/>
              <w:rPr>
                <w:color w:val="FFFFFF" w:themeColor="background1"/>
              </w:rPr>
            </w:pPr>
            <w:r w:rsidRPr="00323FE2">
              <w:rPr>
                <w:color w:val="FFFFFF" w:themeColor="background1"/>
              </w:rPr>
              <w:t>Webs de referencia</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Código</w:t>
            </w:r>
          </w:p>
        </w:tc>
        <w:tc>
          <w:tcPr>
            <w:tcW w:w="7977" w:type="dxa"/>
            <w:gridSpan w:val="2"/>
          </w:tcPr>
          <w:p w:rsidR="009A0404" w:rsidRPr="00323FE2" w:rsidRDefault="009A0404" w:rsidP="009A0404">
            <w:pPr>
              <w:pStyle w:val="Sinespaciado"/>
              <w:jc w:val="both"/>
              <w:rPr>
                <w:color w:val="000000"/>
              </w:rPr>
            </w:pPr>
            <w:r w:rsidRPr="00323FE2">
              <w:rPr>
                <w:color w:val="000000"/>
                <w:lang w:val="es-CO"/>
              </w:rPr>
              <w:t>CN_06_13</w:t>
            </w:r>
            <w:r w:rsidR="00D6503D">
              <w:rPr>
                <w:color w:val="000000"/>
              </w:rPr>
              <w:t>_CO_REC27</w:t>
            </w:r>
            <w:r w:rsidRPr="00323FE2">
              <w:rPr>
                <w:color w:val="000000"/>
              </w:rPr>
              <w:t>0</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01</w:t>
            </w:r>
          </w:p>
        </w:tc>
        <w:tc>
          <w:tcPr>
            <w:tcW w:w="2859" w:type="dxa"/>
          </w:tcPr>
          <w:p w:rsidR="009A0404" w:rsidRPr="00323FE2" w:rsidRDefault="009A0404" w:rsidP="009A0404">
            <w:pPr>
              <w:pStyle w:val="Sinespaciado"/>
              <w:jc w:val="both"/>
            </w:pPr>
            <w:r w:rsidRPr="00323FE2">
              <w:t>La agricultura primitiva</w:t>
            </w:r>
          </w:p>
        </w:tc>
        <w:tc>
          <w:tcPr>
            <w:tcW w:w="5118" w:type="dxa"/>
          </w:tcPr>
          <w:p w:rsidR="009A0404" w:rsidRPr="00323FE2" w:rsidRDefault="00355C52" w:rsidP="009A0404">
            <w:pPr>
              <w:pStyle w:val="Sinespaciado"/>
              <w:jc w:val="both"/>
            </w:pPr>
            <w:hyperlink r:id="rId48" w:history="1">
              <w:r w:rsidR="009A0404" w:rsidRPr="00323FE2">
                <w:rPr>
                  <w:rStyle w:val="Hipervnculo"/>
                  <w:rFonts w:ascii="Arial" w:hAnsi="Arial" w:cs="Arial"/>
                </w:rPr>
                <w:t>http://historiaybiografias.com/agricultura/</w:t>
              </w:r>
            </w:hyperlink>
          </w:p>
          <w:p w:rsidR="009A0404" w:rsidRPr="00323FE2" w:rsidRDefault="009A0404" w:rsidP="009A0404">
            <w:pPr>
              <w:pStyle w:val="Sinespaciado"/>
              <w:jc w:val="both"/>
            </w:pP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02</w:t>
            </w:r>
          </w:p>
        </w:tc>
        <w:tc>
          <w:tcPr>
            <w:tcW w:w="2859" w:type="dxa"/>
          </w:tcPr>
          <w:p w:rsidR="009A0404" w:rsidRPr="00323FE2" w:rsidRDefault="009A0404" w:rsidP="009A0404">
            <w:pPr>
              <w:pStyle w:val="Sinespaciado"/>
              <w:jc w:val="both"/>
            </w:pPr>
            <w:r w:rsidRPr="00323FE2">
              <w:t>La historia de la agricultura</w:t>
            </w:r>
          </w:p>
        </w:tc>
        <w:tc>
          <w:tcPr>
            <w:tcW w:w="5118" w:type="dxa"/>
          </w:tcPr>
          <w:p w:rsidR="009A0404" w:rsidRPr="00323FE2" w:rsidRDefault="00355C52" w:rsidP="009A0404">
            <w:pPr>
              <w:pStyle w:val="Sinespaciado"/>
              <w:jc w:val="both"/>
            </w:pPr>
            <w:hyperlink r:id="rId49" w:history="1">
              <w:r w:rsidR="009A0404" w:rsidRPr="00C07ACB">
                <w:rPr>
                  <w:rStyle w:val="Hipervnculo"/>
                  <w:rFonts w:ascii="Arial" w:hAnsi="Arial" w:cs="Arial"/>
                </w:rPr>
                <w:t>http://www.siap.gob.mx/siaprendes/contenidos/2/01-agricultura/contexto-1.html</w:t>
              </w:r>
            </w:hyperlink>
            <w:r w:rsidR="009A0404">
              <w:t xml:space="preserve"> </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03</w:t>
            </w:r>
          </w:p>
        </w:tc>
        <w:tc>
          <w:tcPr>
            <w:tcW w:w="2859" w:type="dxa"/>
          </w:tcPr>
          <w:p w:rsidR="009A0404" w:rsidRPr="00323FE2" w:rsidRDefault="009A0404" w:rsidP="009A0404">
            <w:pPr>
              <w:pStyle w:val="Sinespaciado"/>
              <w:jc w:val="both"/>
            </w:pPr>
            <w:r w:rsidRPr="00323FE2">
              <w:t xml:space="preserve">El </w:t>
            </w:r>
            <w:proofErr w:type="spellStart"/>
            <w:r w:rsidRPr="00323FE2">
              <w:t>coltán</w:t>
            </w:r>
            <w:proofErr w:type="spellEnd"/>
            <w:r w:rsidRPr="00323FE2">
              <w:t xml:space="preserve"> en Colombia</w:t>
            </w:r>
          </w:p>
        </w:tc>
        <w:tc>
          <w:tcPr>
            <w:tcW w:w="5118" w:type="dxa"/>
          </w:tcPr>
          <w:p w:rsidR="009A0404" w:rsidRPr="00323FE2" w:rsidRDefault="00355C52" w:rsidP="009A0404">
            <w:pPr>
              <w:pStyle w:val="Sinespaciado"/>
              <w:jc w:val="both"/>
            </w:pPr>
            <w:hyperlink r:id="rId50" w:history="1">
              <w:r w:rsidR="009A0404" w:rsidRPr="00C07ACB">
                <w:rPr>
                  <w:rStyle w:val="Hipervnculo"/>
                  <w:rFonts w:ascii="Arial" w:hAnsi="Arial" w:cs="Arial"/>
                </w:rPr>
                <w:t>http://www.semana.com/nacion/articulo/la-guerra-coltan/110119-3</w:t>
              </w:r>
            </w:hyperlink>
            <w:r w:rsidR="009A0404">
              <w:t xml:space="preserve"> </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04</w:t>
            </w:r>
          </w:p>
        </w:tc>
        <w:tc>
          <w:tcPr>
            <w:tcW w:w="2859" w:type="dxa"/>
          </w:tcPr>
          <w:p w:rsidR="009A0404" w:rsidRPr="00323FE2" w:rsidRDefault="009A0404" w:rsidP="009A0404">
            <w:pPr>
              <w:pStyle w:val="Sinespaciado"/>
              <w:jc w:val="both"/>
            </w:pPr>
            <w:r>
              <w:t>El b</w:t>
            </w:r>
            <w:r w:rsidRPr="00323FE2">
              <w:t>iodiesel en Colombia</w:t>
            </w:r>
          </w:p>
        </w:tc>
        <w:tc>
          <w:tcPr>
            <w:tcW w:w="5118" w:type="dxa"/>
          </w:tcPr>
          <w:p w:rsidR="009A0404" w:rsidRPr="00323FE2" w:rsidRDefault="00355C52" w:rsidP="009A0404">
            <w:pPr>
              <w:pStyle w:val="Sinespaciado"/>
              <w:jc w:val="both"/>
            </w:pPr>
            <w:hyperlink r:id="rId51" w:history="1">
              <w:r w:rsidR="009A0404" w:rsidRPr="00C07ACB">
                <w:rPr>
                  <w:rStyle w:val="Hipervnculo"/>
                  <w:rFonts w:ascii="Arial" w:hAnsi="Arial" w:cs="Arial"/>
                </w:rPr>
                <w:t>http://www.semana.com/economia/articulo/alimentos-gasolina/88605-3</w:t>
              </w:r>
            </w:hyperlink>
            <w:r w:rsidR="009A0404">
              <w:t xml:space="preserve"> </w:t>
            </w:r>
          </w:p>
        </w:tc>
      </w:tr>
    </w:tbl>
    <w:p w:rsidR="009A0404" w:rsidRPr="00323FE2" w:rsidRDefault="009A0404" w:rsidP="009A0404">
      <w:pPr>
        <w:pStyle w:val="Sinespaciado"/>
        <w:jc w:val="both"/>
        <w:rPr>
          <w:highlight w:val="yellow"/>
        </w:rPr>
      </w:pPr>
    </w:p>
    <w:p w:rsidR="009A0404" w:rsidRPr="00323FE2" w:rsidRDefault="009A0404" w:rsidP="009A0404">
      <w:pPr>
        <w:pStyle w:val="Sinespaciado"/>
        <w:jc w:val="both"/>
      </w:pPr>
    </w:p>
    <w:p w:rsidR="00062183" w:rsidRDefault="00062183" w:rsidP="009A0404">
      <w:pPr>
        <w:pStyle w:val="Sinespaciado"/>
        <w:jc w:val="both"/>
      </w:pPr>
    </w:p>
    <w:sectPr w:rsidR="00062183" w:rsidSect="00355C5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CC9" w:rsidRDefault="00535CC9">
      <w:pPr>
        <w:spacing w:after="0"/>
      </w:pPr>
      <w:r>
        <w:separator/>
      </w:r>
    </w:p>
  </w:endnote>
  <w:endnote w:type="continuationSeparator" w:id="0">
    <w:p w:rsidR="00535CC9" w:rsidRDefault="00535C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CC9" w:rsidRDefault="00535CC9">
      <w:pPr>
        <w:spacing w:after="0"/>
      </w:pPr>
      <w:r>
        <w:separator/>
      </w:r>
    </w:p>
  </w:footnote>
  <w:footnote w:type="continuationSeparator" w:id="0">
    <w:p w:rsidR="00535CC9" w:rsidRDefault="00535CC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C52" w:rsidRDefault="00355C52" w:rsidP="00355C5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55C52" w:rsidRDefault="00355C52" w:rsidP="00355C5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C52" w:rsidRDefault="00355C52" w:rsidP="00355C5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011D2">
      <w:rPr>
        <w:rStyle w:val="Nmerodepgina"/>
        <w:noProof/>
      </w:rPr>
      <w:t>34</w:t>
    </w:r>
    <w:r>
      <w:rPr>
        <w:rStyle w:val="Nmerodepgina"/>
      </w:rPr>
      <w:fldChar w:fldCharType="end"/>
    </w:r>
  </w:p>
  <w:p w:rsidR="00355C52" w:rsidRPr="00F16D37" w:rsidRDefault="00355C52" w:rsidP="00355C52">
    <w:pPr>
      <w:pStyle w:val="Encabezado"/>
      <w:ind w:right="360"/>
      <w:rPr>
        <w:sz w:val="20"/>
        <w:szCs w:val="20"/>
      </w:rPr>
    </w:pPr>
    <w:r w:rsidRPr="00FE02DD">
      <w:rPr>
        <w:rFonts w:ascii="Times" w:hAnsi="Times"/>
        <w:sz w:val="20"/>
        <w:szCs w:val="20"/>
        <w:highlight w:val="yellow"/>
        <w:lang w:val="es-ES"/>
      </w:rPr>
      <w:t xml:space="preserve">[GUION </w:t>
    </w:r>
    <w:r>
      <w:rPr>
        <w:rFonts w:ascii="Times" w:hAnsi="Times"/>
        <w:sz w:val="20"/>
        <w:szCs w:val="20"/>
        <w:highlight w:val="yellow"/>
        <w:lang w:val="es-ES"/>
      </w:rPr>
      <w:t>CN_06_13</w:t>
    </w:r>
    <w:r w:rsidRPr="00FE02DD">
      <w:rPr>
        <w:rFonts w:ascii="Times" w:hAnsi="Times"/>
        <w:sz w:val="20"/>
        <w:szCs w:val="20"/>
        <w:highlight w:val="yellow"/>
        <w:lang w:val="es-ES"/>
      </w:rPr>
      <w:t>_CO]</w:t>
    </w:r>
    <w:r>
      <w:rPr>
        <w:rFonts w:ascii="Times" w:hAnsi="Times"/>
        <w:sz w:val="20"/>
        <w:szCs w:val="20"/>
        <w:lang w:val="es-ES"/>
      </w:rPr>
      <w:t xml:space="preserve"> Guion 13</w:t>
    </w:r>
    <w:r w:rsidRPr="00FE02DD">
      <w:rPr>
        <w:rFonts w:ascii="Times" w:hAnsi="Times"/>
        <w:sz w:val="20"/>
        <w:szCs w:val="20"/>
        <w:lang w:val="es-ES"/>
      </w:rPr>
      <w:t xml:space="preserve">. </w:t>
    </w:r>
    <w:r w:rsidRPr="00BB63B0">
      <w:rPr>
        <w:rFonts w:ascii="Arial" w:eastAsia="Cambria" w:hAnsi="Arial" w:cs="Arial"/>
        <w:b/>
      </w:rPr>
      <w:t>El Uso de los recursos naturales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83D12A5"/>
    <w:multiLevelType w:val="hybridMultilevel"/>
    <w:tmpl w:val="AC2ED7E0"/>
    <w:lvl w:ilvl="0" w:tplc="709CAC82">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BC0685E"/>
    <w:multiLevelType w:val="hybridMultilevel"/>
    <w:tmpl w:val="AC385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3"/>
  </w:num>
  <w:num w:numId="2">
    <w:abstractNumId w:val="16"/>
  </w:num>
  <w:num w:numId="3">
    <w:abstractNumId w:val="3"/>
  </w:num>
  <w:num w:numId="4">
    <w:abstractNumId w:val="2"/>
  </w:num>
  <w:num w:numId="5">
    <w:abstractNumId w:val="24"/>
  </w:num>
  <w:num w:numId="6">
    <w:abstractNumId w:val="11"/>
  </w:num>
  <w:num w:numId="7">
    <w:abstractNumId w:val="6"/>
  </w:num>
  <w:num w:numId="8">
    <w:abstractNumId w:val="15"/>
  </w:num>
  <w:num w:numId="9">
    <w:abstractNumId w:val="28"/>
  </w:num>
  <w:num w:numId="10">
    <w:abstractNumId w:val="4"/>
  </w:num>
  <w:num w:numId="11">
    <w:abstractNumId w:val="20"/>
  </w:num>
  <w:num w:numId="12">
    <w:abstractNumId w:val="34"/>
  </w:num>
  <w:num w:numId="13">
    <w:abstractNumId w:val="19"/>
  </w:num>
  <w:num w:numId="14">
    <w:abstractNumId w:val="21"/>
  </w:num>
  <w:num w:numId="15">
    <w:abstractNumId w:val="32"/>
  </w:num>
  <w:num w:numId="16">
    <w:abstractNumId w:val="30"/>
  </w:num>
  <w:num w:numId="17">
    <w:abstractNumId w:val="35"/>
  </w:num>
  <w:num w:numId="18">
    <w:abstractNumId w:val="25"/>
  </w:num>
  <w:num w:numId="19">
    <w:abstractNumId w:val="17"/>
  </w:num>
  <w:num w:numId="20">
    <w:abstractNumId w:val="9"/>
  </w:num>
  <w:num w:numId="21">
    <w:abstractNumId w:val="36"/>
  </w:num>
  <w:num w:numId="22">
    <w:abstractNumId w:val="10"/>
  </w:num>
  <w:num w:numId="23">
    <w:abstractNumId w:val="1"/>
  </w:num>
  <w:num w:numId="24">
    <w:abstractNumId w:val="27"/>
  </w:num>
  <w:num w:numId="25">
    <w:abstractNumId w:val="26"/>
  </w:num>
  <w:num w:numId="26">
    <w:abstractNumId w:val="29"/>
  </w:num>
  <w:num w:numId="27">
    <w:abstractNumId w:val="12"/>
  </w:num>
  <w:num w:numId="28">
    <w:abstractNumId w:val="7"/>
  </w:num>
  <w:num w:numId="29">
    <w:abstractNumId w:val="18"/>
  </w:num>
  <w:num w:numId="30">
    <w:abstractNumId w:val="0"/>
  </w:num>
  <w:num w:numId="31">
    <w:abstractNumId w:val="31"/>
  </w:num>
  <w:num w:numId="32">
    <w:abstractNumId w:val="5"/>
  </w:num>
  <w:num w:numId="33">
    <w:abstractNumId w:val="33"/>
  </w:num>
  <w:num w:numId="34">
    <w:abstractNumId w:val="14"/>
  </w:num>
  <w:num w:numId="35">
    <w:abstractNumId w:val="13"/>
  </w:num>
  <w:num w:numId="36">
    <w:abstractNumId w:val="8"/>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404"/>
    <w:rsid w:val="00015E16"/>
    <w:rsid w:val="00054EE9"/>
    <w:rsid w:val="00062183"/>
    <w:rsid w:val="0007047D"/>
    <w:rsid w:val="00074526"/>
    <w:rsid w:val="000B0CA8"/>
    <w:rsid w:val="000D636D"/>
    <w:rsid w:val="000E285C"/>
    <w:rsid w:val="00196D39"/>
    <w:rsid w:val="001A3388"/>
    <w:rsid w:val="001B0D2C"/>
    <w:rsid w:val="001B1ED9"/>
    <w:rsid w:val="001C4095"/>
    <w:rsid w:val="001F72BC"/>
    <w:rsid w:val="00205EF1"/>
    <w:rsid w:val="00211685"/>
    <w:rsid w:val="00225154"/>
    <w:rsid w:val="002324AE"/>
    <w:rsid w:val="002454CD"/>
    <w:rsid w:val="0025261D"/>
    <w:rsid w:val="002627CA"/>
    <w:rsid w:val="003023F0"/>
    <w:rsid w:val="003030B8"/>
    <w:rsid w:val="00355C52"/>
    <w:rsid w:val="003A66B1"/>
    <w:rsid w:val="003E48AE"/>
    <w:rsid w:val="004A18E3"/>
    <w:rsid w:val="004A6337"/>
    <w:rsid w:val="004E67D9"/>
    <w:rsid w:val="005247FC"/>
    <w:rsid w:val="00535CC9"/>
    <w:rsid w:val="00583AA3"/>
    <w:rsid w:val="005A6123"/>
    <w:rsid w:val="005D5A8A"/>
    <w:rsid w:val="006357EF"/>
    <w:rsid w:val="00646942"/>
    <w:rsid w:val="00774765"/>
    <w:rsid w:val="00776F9A"/>
    <w:rsid w:val="00781374"/>
    <w:rsid w:val="007A17BB"/>
    <w:rsid w:val="007E4477"/>
    <w:rsid w:val="007F5DF0"/>
    <w:rsid w:val="00800B54"/>
    <w:rsid w:val="00804CE9"/>
    <w:rsid w:val="00832701"/>
    <w:rsid w:val="00857401"/>
    <w:rsid w:val="0087528C"/>
    <w:rsid w:val="008904CF"/>
    <w:rsid w:val="00897D38"/>
    <w:rsid w:val="008A5F61"/>
    <w:rsid w:val="008E10A1"/>
    <w:rsid w:val="009009AB"/>
    <w:rsid w:val="00937B9A"/>
    <w:rsid w:val="0096758B"/>
    <w:rsid w:val="009A0404"/>
    <w:rsid w:val="009E0F68"/>
    <w:rsid w:val="00A2656C"/>
    <w:rsid w:val="00A970D2"/>
    <w:rsid w:val="00AE2C16"/>
    <w:rsid w:val="00B07F28"/>
    <w:rsid w:val="00B45195"/>
    <w:rsid w:val="00B90CD8"/>
    <w:rsid w:val="00C41FB7"/>
    <w:rsid w:val="00C948C2"/>
    <w:rsid w:val="00CA0014"/>
    <w:rsid w:val="00D011D2"/>
    <w:rsid w:val="00D6503D"/>
    <w:rsid w:val="00DA6ACC"/>
    <w:rsid w:val="00DD5321"/>
    <w:rsid w:val="00E2258F"/>
    <w:rsid w:val="00EB7CA1"/>
    <w:rsid w:val="00F44A56"/>
    <w:rsid w:val="00F60CCB"/>
    <w:rsid w:val="00F77B64"/>
    <w:rsid w:val="00F907AC"/>
    <w:rsid w:val="00FE49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404"/>
    <w:pPr>
      <w:spacing w:line="240" w:lineRule="auto"/>
    </w:pPr>
    <w:rPr>
      <w:sz w:val="24"/>
      <w:szCs w:val="24"/>
      <w:lang w:val="es-ES_tradnl"/>
    </w:rPr>
  </w:style>
  <w:style w:type="paragraph" w:styleId="Ttulo1">
    <w:name w:val="heading 1"/>
    <w:basedOn w:val="Normal"/>
    <w:link w:val="Ttulo1Car"/>
    <w:uiPriority w:val="9"/>
    <w:rsid w:val="009A0404"/>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A0404"/>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9A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0404"/>
    <w:rPr>
      <w:rFonts w:ascii="Times" w:hAnsi="Times"/>
      <w:b/>
      <w:kern w:val="36"/>
      <w:sz w:val="48"/>
      <w:szCs w:val="20"/>
      <w:lang w:val="es-ES_tradnl" w:eastAsia="es-ES_tradnl"/>
    </w:rPr>
  </w:style>
  <w:style w:type="character" w:customStyle="1" w:styleId="Ttulo3Car">
    <w:name w:val="Título 3 Car"/>
    <w:basedOn w:val="Fuentedeprrafopredeter"/>
    <w:link w:val="Ttulo3"/>
    <w:rsid w:val="009A0404"/>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9A0404"/>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9A0404"/>
    <w:pPr>
      <w:tabs>
        <w:tab w:val="center" w:pos="4252"/>
        <w:tab w:val="right" w:pos="8504"/>
      </w:tabs>
      <w:spacing w:after="0"/>
    </w:pPr>
  </w:style>
  <w:style w:type="character" w:customStyle="1" w:styleId="EncabezadoCar">
    <w:name w:val="Encabezado Car"/>
    <w:basedOn w:val="Fuentedeprrafopredeter"/>
    <w:link w:val="Encabezado"/>
    <w:uiPriority w:val="99"/>
    <w:rsid w:val="009A0404"/>
    <w:rPr>
      <w:sz w:val="24"/>
      <w:szCs w:val="24"/>
      <w:lang w:val="es-ES_tradnl"/>
    </w:rPr>
  </w:style>
  <w:style w:type="paragraph" w:styleId="Piedepgina">
    <w:name w:val="footer"/>
    <w:basedOn w:val="Normal"/>
    <w:link w:val="PiedepginaCar"/>
    <w:uiPriority w:val="99"/>
    <w:unhideWhenUsed/>
    <w:rsid w:val="009A0404"/>
    <w:pPr>
      <w:tabs>
        <w:tab w:val="center" w:pos="4252"/>
        <w:tab w:val="right" w:pos="8504"/>
      </w:tabs>
      <w:spacing w:after="0"/>
    </w:pPr>
  </w:style>
  <w:style w:type="character" w:customStyle="1" w:styleId="PiedepginaCar">
    <w:name w:val="Pie de página Car"/>
    <w:basedOn w:val="Fuentedeprrafopredeter"/>
    <w:link w:val="Piedepgina"/>
    <w:uiPriority w:val="99"/>
    <w:rsid w:val="009A0404"/>
    <w:rPr>
      <w:sz w:val="24"/>
      <w:szCs w:val="24"/>
      <w:lang w:val="es-ES_tradnl"/>
    </w:rPr>
  </w:style>
  <w:style w:type="paragraph" w:styleId="Textocomentario">
    <w:name w:val="annotation text"/>
    <w:basedOn w:val="Normal"/>
    <w:link w:val="TextocomentarioCar"/>
    <w:uiPriority w:val="99"/>
    <w:unhideWhenUsed/>
    <w:rsid w:val="009A0404"/>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A0404"/>
    <w:rPr>
      <w:rFonts w:ascii="Calibri" w:eastAsia="Calibri" w:hAnsi="Calibri" w:cs="Times New Roman"/>
      <w:sz w:val="20"/>
      <w:szCs w:val="20"/>
      <w:lang w:val="es-MX"/>
    </w:rPr>
  </w:style>
  <w:style w:type="character" w:customStyle="1" w:styleId="ilad">
    <w:name w:val="il_ad"/>
    <w:basedOn w:val="Fuentedeprrafopredeter"/>
    <w:rsid w:val="009A0404"/>
  </w:style>
  <w:style w:type="paragraph" w:styleId="NormalWeb">
    <w:name w:val="Normal (Web)"/>
    <w:basedOn w:val="Normal"/>
    <w:uiPriority w:val="99"/>
    <w:rsid w:val="009A0404"/>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9A0404"/>
    <w:rPr>
      <w:b/>
    </w:rPr>
  </w:style>
  <w:style w:type="character" w:styleId="nfasis">
    <w:name w:val="Emphasis"/>
    <w:basedOn w:val="Fuentedeprrafopredeter"/>
    <w:uiPriority w:val="20"/>
    <w:rsid w:val="009A0404"/>
    <w:rPr>
      <w:i/>
    </w:rPr>
  </w:style>
  <w:style w:type="character" w:customStyle="1" w:styleId="contenido">
    <w:name w:val="contenido"/>
    <w:basedOn w:val="Fuentedeprrafopredeter"/>
    <w:rsid w:val="009A0404"/>
  </w:style>
  <w:style w:type="character" w:styleId="Hipervnculo">
    <w:name w:val="Hyperlink"/>
    <w:basedOn w:val="Fuentedeprrafopredeter"/>
    <w:uiPriority w:val="99"/>
    <w:rsid w:val="009A0404"/>
    <w:rPr>
      <w:color w:val="0000FF"/>
      <w:u w:val="single"/>
    </w:rPr>
  </w:style>
  <w:style w:type="table" w:styleId="Tablaconcuadrcula">
    <w:name w:val="Table Grid"/>
    <w:basedOn w:val="Tablanormal"/>
    <w:rsid w:val="009A0404"/>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9A0404"/>
    <w:pPr>
      <w:ind w:left="720"/>
      <w:contextualSpacing/>
    </w:pPr>
  </w:style>
  <w:style w:type="character" w:customStyle="1" w:styleId="contenidoprinciapl">
    <w:name w:val="contenido_princiapl"/>
    <w:basedOn w:val="Fuentedeprrafopredeter"/>
    <w:rsid w:val="009A0404"/>
  </w:style>
  <w:style w:type="character" w:customStyle="1" w:styleId="st">
    <w:name w:val="st"/>
    <w:basedOn w:val="Fuentedeprrafopredeter"/>
    <w:rsid w:val="009A0404"/>
  </w:style>
  <w:style w:type="character" w:customStyle="1" w:styleId="kno-fvld">
    <w:name w:val="kno-fv _ld"/>
    <w:basedOn w:val="Fuentedeprrafopredeter"/>
    <w:rsid w:val="009A0404"/>
  </w:style>
  <w:style w:type="paragraph" w:styleId="Textodeglobo">
    <w:name w:val="Balloon Text"/>
    <w:basedOn w:val="Normal"/>
    <w:link w:val="TextodegloboCar"/>
    <w:rsid w:val="009A0404"/>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A0404"/>
    <w:rPr>
      <w:rFonts w:ascii="Lucida Grande" w:hAnsi="Lucida Grande" w:cs="Lucida Grande"/>
      <w:sz w:val="18"/>
      <w:szCs w:val="18"/>
      <w:lang w:val="es-ES_tradnl"/>
    </w:rPr>
  </w:style>
  <w:style w:type="character" w:styleId="Nmerodepgina">
    <w:name w:val="page number"/>
    <w:basedOn w:val="Fuentedeprrafopredeter"/>
    <w:rsid w:val="009A0404"/>
  </w:style>
  <w:style w:type="character" w:styleId="Refdecomentario">
    <w:name w:val="annotation reference"/>
    <w:basedOn w:val="Fuentedeprrafopredeter"/>
    <w:rsid w:val="009A0404"/>
    <w:rPr>
      <w:sz w:val="18"/>
      <w:szCs w:val="18"/>
    </w:rPr>
  </w:style>
  <w:style w:type="paragraph" w:styleId="Asuntodelcomentario">
    <w:name w:val="annotation subject"/>
    <w:basedOn w:val="Textocomentario"/>
    <w:next w:val="Textocomentario"/>
    <w:link w:val="AsuntodelcomentarioCar"/>
    <w:rsid w:val="009A0404"/>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A0404"/>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A0404"/>
  </w:style>
  <w:style w:type="character" w:styleId="Hipervnculovisitado">
    <w:name w:val="FollowedHyperlink"/>
    <w:basedOn w:val="Fuentedeprrafopredeter"/>
    <w:rsid w:val="009A0404"/>
    <w:rPr>
      <w:color w:val="800080" w:themeColor="followedHyperlink"/>
      <w:u w:val="single"/>
    </w:rPr>
  </w:style>
  <w:style w:type="paragraph" w:styleId="Sinespaciado">
    <w:name w:val="No Spacing"/>
    <w:uiPriority w:val="1"/>
    <w:qFormat/>
    <w:rsid w:val="009A0404"/>
    <w:pPr>
      <w:spacing w:after="0" w:line="240" w:lineRule="auto"/>
    </w:pPr>
    <w:rPr>
      <w:sz w:val="24"/>
      <w:szCs w:val="24"/>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404"/>
    <w:pPr>
      <w:spacing w:line="240" w:lineRule="auto"/>
    </w:pPr>
    <w:rPr>
      <w:sz w:val="24"/>
      <w:szCs w:val="24"/>
      <w:lang w:val="es-ES_tradnl"/>
    </w:rPr>
  </w:style>
  <w:style w:type="paragraph" w:styleId="Ttulo1">
    <w:name w:val="heading 1"/>
    <w:basedOn w:val="Normal"/>
    <w:link w:val="Ttulo1Car"/>
    <w:uiPriority w:val="9"/>
    <w:rsid w:val="009A0404"/>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A0404"/>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9A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0404"/>
    <w:rPr>
      <w:rFonts w:ascii="Times" w:hAnsi="Times"/>
      <w:b/>
      <w:kern w:val="36"/>
      <w:sz w:val="48"/>
      <w:szCs w:val="20"/>
      <w:lang w:val="es-ES_tradnl" w:eastAsia="es-ES_tradnl"/>
    </w:rPr>
  </w:style>
  <w:style w:type="character" w:customStyle="1" w:styleId="Ttulo3Car">
    <w:name w:val="Título 3 Car"/>
    <w:basedOn w:val="Fuentedeprrafopredeter"/>
    <w:link w:val="Ttulo3"/>
    <w:rsid w:val="009A0404"/>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9A0404"/>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9A0404"/>
    <w:pPr>
      <w:tabs>
        <w:tab w:val="center" w:pos="4252"/>
        <w:tab w:val="right" w:pos="8504"/>
      </w:tabs>
      <w:spacing w:after="0"/>
    </w:pPr>
  </w:style>
  <w:style w:type="character" w:customStyle="1" w:styleId="EncabezadoCar">
    <w:name w:val="Encabezado Car"/>
    <w:basedOn w:val="Fuentedeprrafopredeter"/>
    <w:link w:val="Encabezado"/>
    <w:uiPriority w:val="99"/>
    <w:rsid w:val="009A0404"/>
    <w:rPr>
      <w:sz w:val="24"/>
      <w:szCs w:val="24"/>
      <w:lang w:val="es-ES_tradnl"/>
    </w:rPr>
  </w:style>
  <w:style w:type="paragraph" w:styleId="Piedepgina">
    <w:name w:val="footer"/>
    <w:basedOn w:val="Normal"/>
    <w:link w:val="PiedepginaCar"/>
    <w:uiPriority w:val="99"/>
    <w:unhideWhenUsed/>
    <w:rsid w:val="009A0404"/>
    <w:pPr>
      <w:tabs>
        <w:tab w:val="center" w:pos="4252"/>
        <w:tab w:val="right" w:pos="8504"/>
      </w:tabs>
      <w:spacing w:after="0"/>
    </w:pPr>
  </w:style>
  <w:style w:type="character" w:customStyle="1" w:styleId="PiedepginaCar">
    <w:name w:val="Pie de página Car"/>
    <w:basedOn w:val="Fuentedeprrafopredeter"/>
    <w:link w:val="Piedepgina"/>
    <w:uiPriority w:val="99"/>
    <w:rsid w:val="009A0404"/>
    <w:rPr>
      <w:sz w:val="24"/>
      <w:szCs w:val="24"/>
      <w:lang w:val="es-ES_tradnl"/>
    </w:rPr>
  </w:style>
  <w:style w:type="paragraph" w:styleId="Textocomentario">
    <w:name w:val="annotation text"/>
    <w:basedOn w:val="Normal"/>
    <w:link w:val="TextocomentarioCar"/>
    <w:uiPriority w:val="99"/>
    <w:unhideWhenUsed/>
    <w:rsid w:val="009A0404"/>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A0404"/>
    <w:rPr>
      <w:rFonts w:ascii="Calibri" w:eastAsia="Calibri" w:hAnsi="Calibri" w:cs="Times New Roman"/>
      <w:sz w:val="20"/>
      <w:szCs w:val="20"/>
      <w:lang w:val="es-MX"/>
    </w:rPr>
  </w:style>
  <w:style w:type="character" w:customStyle="1" w:styleId="ilad">
    <w:name w:val="il_ad"/>
    <w:basedOn w:val="Fuentedeprrafopredeter"/>
    <w:rsid w:val="009A0404"/>
  </w:style>
  <w:style w:type="paragraph" w:styleId="NormalWeb">
    <w:name w:val="Normal (Web)"/>
    <w:basedOn w:val="Normal"/>
    <w:uiPriority w:val="99"/>
    <w:rsid w:val="009A0404"/>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9A0404"/>
    <w:rPr>
      <w:b/>
    </w:rPr>
  </w:style>
  <w:style w:type="character" w:styleId="nfasis">
    <w:name w:val="Emphasis"/>
    <w:basedOn w:val="Fuentedeprrafopredeter"/>
    <w:uiPriority w:val="20"/>
    <w:rsid w:val="009A0404"/>
    <w:rPr>
      <w:i/>
    </w:rPr>
  </w:style>
  <w:style w:type="character" w:customStyle="1" w:styleId="contenido">
    <w:name w:val="contenido"/>
    <w:basedOn w:val="Fuentedeprrafopredeter"/>
    <w:rsid w:val="009A0404"/>
  </w:style>
  <w:style w:type="character" w:styleId="Hipervnculo">
    <w:name w:val="Hyperlink"/>
    <w:basedOn w:val="Fuentedeprrafopredeter"/>
    <w:uiPriority w:val="99"/>
    <w:rsid w:val="009A0404"/>
    <w:rPr>
      <w:color w:val="0000FF"/>
      <w:u w:val="single"/>
    </w:rPr>
  </w:style>
  <w:style w:type="table" w:styleId="Tablaconcuadrcula">
    <w:name w:val="Table Grid"/>
    <w:basedOn w:val="Tablanormal"/>
    <w:rsid w:val="009A0404"/>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9A0404"/>
    <w:pPr>
      <w:ind w:left="720"/>
      <w:contextualSpacing/>
    </w:pPr>
  </w:style>
  <w:style w:type="character" w:customStyle="1" w:styleId="contenidoprinciapl">
    <w:name w:val="contenido_princiapl"/>
    <w:basedOn w:val="Fuentedeprrafopredeter"/>
    <w:rsid w:val="009A0404"/>
  </w:style>
  <w:style w:type="character" w:customStyle="1" w:styleId="st">
    <w:name w:val="st"/>
    <w:basedOn w:val="Fuentedeprrafopredeter"/>
    <w:rsid w:val="009A0404"/>
  </w:style>
  <w:style w:type="character" w:customStyle="1" w:styleId="kno-fvld">
    <w:name w:val="kno-fv _ld"/>
    <w:basedOn w:val="Fuentedeprrafopredeter"/>
    <w:rsid w:val="009A0404"/>
  </w:style>
  <w:style w:type="paragraph" w:styleId="Textodeglobo">
    <w:name w:val="Balloon Text"/>
    <w:basedOn w:val="Normal"/>
    <w:link w:val="TextodegloboCar"/>
    <w:rsid w:val="009A0404"/>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A0404"/>
    <w:rPr>
      <w:rFonts w:ascii="Lucida Grande" w:hAnsi="Lucida Grande" w:cs="Lucida Grande"/>
      <w:sz w:val="18"/>
      <w:szCs w:val="18"/>
      <w:lang w:val="es-ES_tradnl"/>
    </w:rPr>
  </w:style>
  <w:style w:type="character" w:styleId="Nmerodepgina">
    <w:name w:val="page number"/>
    <w:basedOn w:val="Fuentedeprrafopredeter"/>
    <w:rsid w:val="009A0404"/>
  </w:style>
  <w:style w:type="character" w:styleId="Refdecomentario">
    <w:name w:val="annotation reference"/>
    <w:basedOn w:val="Fuentedeprrafopredeter"/>
    <w:rsid w:val="009A0404"/>
    <w:rPr>
      <w:sz w:val="18"/>
      <w:szCs w:val="18"/>
    </w:rPr>
  </w:style>
  <w:style w:type="paragraph" w:styleId="Asuntodelcomentario">
    <w:name w:val="annotation subject"/>
    <w:basedOn w:val="Textocomentario"/>
    <w:next w:val="Textocomentario"/>
    <w:link w:val="AsuntodelcomentarioCar"/>
    <w:rsid w:val="009A0404"/>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A0404"/>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A0404"/>
  </w:style>
  <w:style w:type="character" w:styleId="Hipervnculovisitado">
    <w:name w:val="FollowedHyperlink"/>
    <w:basedOn w:val="Fuentedeprrafopredeter"/>
    <w:rsid w:val="009A0404"/>
    <w:rPr>
      <w:color w:val="800080" w:themeColor="followedHyperlink"/>
      <w:u w:val="single"/>
    </w:rPr>
  </w:style>
  <w:style w:type="paragraph" w:styleId="Sinespaciado">
    <w:name w:val="No Spacing"/>
    <w:uiPriority w:val="1"/>
    <w:qFormat/>
    <w:rsid w:val="009A040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291031">
      <w:bodyDiv w:val="1"/>
      <w:marLeft w:val="0"/>
      <w:marRight w:val="0"/>
      <w:marTop w:val="0"/>
      <w:marBottom w:val="0"/>
      <w:divBdr>
        <w:top w:val="none" w:sz="0" w:space="0" w:color="auto"/>
        <w:left w:val="none" w:sz="0" w:space="0" w:color="auto"/>
        <w:bottom w:val="none" w:sz="0" w:space="0" w:color="auto"/>
        <w:right w:val="none" w:sz="0" w:space="0" w:color="auto"/>
      </w:divBdr>
    </w:div>
    <w:div w:id="1699965389">
      <w:bodyDiv w:val="1"/>
      <w:marLeft w:val="0"/>
      <w:marRight w:val="0"/>
      <w:marTop w:val="0"/>
      <w:marBottom w:val="0"/>
      <w:divBdr>
        <w:top w:val="none" w:sz="0" w:space="0" w:color="auto"/>
        <w:left w:val="none" w:sz="0" w:space="0" w:color="auto"/>
        <w:bottom w:val="none" w:sz="0" w:space="0" w:color="auto"/>
        <w:right w:val="none" w:sz="0" w:space="0" w:color="auto"/>
      </w:divBdr>
    </w:div>
    <w:div w:id="205141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hyperlink" Target="http://es.wikipedia.org/wiki/Domesticaci%C3%B3n" TargetMode="External"/><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hyperlink" Target="http://www.semana.com/nacion/articulo/la-guerra-coltan/110119-3"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siap.gob.mx/siaprendes/contenidos/2/01-agricultura/contexto-1.html" TargetMode="External"/><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7.jpeg"/><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29.jpe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www.semana.com/nacion/articulo/la-guerra-coltan/110119-3" TargetMode="External"/><Relationship Id="rId49" Type="http://schemas.openxmlformats.org/officeDocument/2006/relationships/hyperlink" Target="http://www.siap.gob.mx/siaprendes/contenidos/2/01-agricultura/contexto-1.html"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http://erenovable.com/energia-geotermica/"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shutterstock.com/subscribe?clicksrc=full_thumb"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www.shutterstock.com/subscribe?clicksrc=inline_thumb" TargetMode="External"/><Relationship Id="rId30" Type="http://schemas.openxmlformats.org/officeDocument/2006/relationships/image" Target="media/image18.jpeg"/><Relationship Id="rId35" Type="http://schemas.openxmlformats.org/officeDocument/2006/relationships/hyperlink" Target="http://www.elespectador.com/noticias/nacional/esmeralda-mas-grande-delmundo-de-boyaca-colombia-articulo-278190" TargetMode="External"/><Relationship Id="rId43" Type="http://schemas.openxmlformats.org/officeDocument/2006/relationships/hyperlink" Target="http://www.unperiodico.unal.edu.co/dper/article/danos-ambientales-los-pecados-de-las-hidroelectricas.html" TargetMode="External"/><Relationship Id="rId48" Type="http://schemas.openxmlformats.org/officeDocument/2006/relationships/hyperlink" Target="http://historiaybiografias.com/agricultura/" TargetMode="External"/><Relationship Id="rId8" Type="http://schemas.openxmlformats.org/officeDocument/2006/relationships/endnotes" Target="endnotes.xml"/><Relationship Id="rId51" Type="http://schemas.openxmlformats.org/officeDocument/2006/relationships/hyperlink" Target="http://www.semana.com/economia/articulo/alimentos-gasolina/88605-3"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CF52D-41D4-42C3-8317-4395C149A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34</Pages>
  <Words>9714</Words>
  <Characters>53431</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Miguel</cp:lastModifiedBy>
  <cp:revision>47</cp:revision>
  <dcterms:created xsi:type="dcterms:W3CDTF">2015-10-28T22:22:00Z</dcterms:created>
  <dcterms:modified xsi:type="dcterms:W3CDTF">2015-10-29T09:28:00Z</dcterms:modified>
</cp:coreProperties>
</file>