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676" w:type="dxa"/>
        <w:tblInd w:w="108" w:type="dxa"/>
        <w:tblLayout w:type="fixed"/>
        <w:tblLook w:val="04A0" w:firstRow="1" w:lastRow="0" w:firstColumn="1" w:lastColumn="0" w:noHBand="0" w:noVBand="1"/>
      </w:tblPr>
      <w:tblGrid>
        <w:gridCol w:w="2014"/>
        <w:gridCol w:w="6662"/>
      </w:tblGrid>
      <w:tr w:rsidR="002F7C6E" w:rsidRPr="001F74AE" w:rsidTr="00117FC0">
        <w:tc>
          <w:tcPr>
            <w:tcW w:w="20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D50EC" w:rsidRPr="00370FF4" w:rsidRDefault="00CD50EC" w:rsidP="00F732D3">
            <w:pPr>
              <w:pStyle w:val="Sinespaciado"/>
              <w:rPr>
                <w:lang w:val="es-MX"/>
              </w:rPr>
            </w:pPr>
            <w:r w:rsidRPr="00370FF4">
              <w:t>Título del guion</w:t>
            </w:r>
          </w:p>
        </w:tc>
        <w:tc>
          <w:tcPr>
            <w:tcW w:w="6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50EC" w:rsidRPr="001F74AE" w:rsidRDefault="00C45E94" w:rsidP="00C57C88">
            <w:pPr>
              <w:pStyle w:val="Encabezado"/>
              <w:spacing w:line="360" w:lineRule="auto"/>
              <w:ind w:right="360"/>
              <w:rPr>
                <w:rFonts w:ascii="Arial" w:hAnsi="Arial" w:cs="Arial"/>
                <w:sz w:val="24"/>
                <w:szCs w:val="24"/>
                <w:lang w:val="es-MX"/>
              </w:rPr>
            </w:pPr>
            <w:r>
              <w:rPr>
                <w:rFonts w:ascii="Arial" w:hAnsi="Arial" w:cs="Arial"/>
                <w:sz w:val="24"/>
                <w:szCs w:val="24"/>
              </w:rPr>
              <w:t>Los f</w:t>
            </w:r>
            <w:r w:rsidRPr="001F74AE">
              <w:rPr>
                <w:rFonts w:ascii="Arial" w:hAnsi="Arial" w:cs="Arial"/>
                <w:sz w:val="24"/>
                <w:szCs w:val="24"/>
              </w:rPr>
              <w:t xml:space="preserve">enómenos </w:t>
            </w:r>
            <w:r w:rsidR="00ED4415" w:rsidRPr="001F74AE">
              <w:rPr>
                <w:rFonts w:ascii="Arial" w:hAnsi="Arial" w:cs="Arial"/>
                <w:sz w:val="24"/>
                <w:szCs w:val="24"/>
              </w:rPr>
              <w:t>ondulatorios</w:t>
            </w:r>
            <w:r w:rsidR="00AD35E0">
              <w:rPr>
                <w:rFonts w:ascii="Arial" w:hAnsi="Arial" w:cs="Arial"/>
                <w:sz w:val="24"/>
                <w:szCs w:val="24"/>
              </w:rPr>
              <w:t xml:space="preserve"> </w:t>
            </w:r>
          </w:p>
        </w:tc>
      </w:tr>
      <w:tr w:rsidR="002F7C6E" w:rsidRPr="001F74AE" w:rsidTr="00117FC0">
        <w:tc>
          <w:tcPr>
            <w:tcW w:w="20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D50EC" w:rsidRPr="001F74AE" w:rsidRDefault="00CD50EC" w:rsidP="001F74AE">
            <w:pPr>
              <w:tabs>
                <w:tab w:val="right" w:pos="8498"/>
              </w:tabs>
              <w:spacing w:line="360" w:lineRule="auto"/>
              <w:rPr>
                <w:rFonts w:ascii="Arial" w:hAnsi="Arial" w:cs="Arial"/>
                <w:sz w:val="24"/>
                <w:szCs w:val="24"/>
                <w:lang w:val="es-MX"/>
              </w:rPr>
            </w:pPr>
            <w:r w:rsidRPr="001F74AE">
              <w:rPr>
                <w:rFonts w:ascii="Arial" w:hAnsi="Arial" w:cs="Arial"/>
                <w:sz w:val="24"/>
                <w:szCs w:val="24"/>
              </w:rPr>
              <w:t>Código del guion</w:t>
            </w:r>
          </w:p>
        </w:tc>
        <w:tc>
          <w:tcPr>
            <w:tcW w:w="6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50EC" w:rsidRPr="001F74AE" w:rsidRDefault="00152BCD" w:rsidP="001F74AE">
            <w:pPr>
              <w:tabs>
                <w:tab w:val="right" w:pos="8498"/>
              </w:tabs>
              <w:spacing w:line="360" w:lineRule="auto"/>
              <w:rPr>
                <w:rFonts w:ascii="Arial" w:hAnsi="Arial" w:cs="Arial"/>
                <w:sz w:val="24"/>
                <w:szCs w:val="24"/>
                <w:highlight w:val="yellow"/>
                <w:lang w:val="es-MX"/>
              </w:rPr>
            </w:pPr>
            <w:r w:rsidRPr="001F74AE">
              <w:rPr>
                <w:rFonts w:ascii="Arial" w:hAnsi="Arial" w:cs="Arial"/>
                <w:sz w:val="24"/>
                <w:szCs w:val="24"/>
                <w:highlight w:val="yellow"/>
              </w:rPr>
              <w:t>CN_11_04</w:t>
            </w:r>
            <w:r w:rsidR="00CD50EC" w:rsidRPr="001F74AE">
              <w:rPr>
                <w:rFonts w:ascii="Arial" w:hAnsi="Arial" w:cs="Arial"/>
                <w:sz w:val="24"/>
                <w:szCs w:val="24"/>
                <w:highlight w:val="yellow"/>
              </w:rPr>
              <w:t>_CO</w:t>
            </w:r>
          </w:p>
        </w:tc>
      </w:tr>
      <w:tr w:rsidR="002F7C6E" w:rsidRPr="001F74AE" w:rsidTr="00117FC0">
        <w:tc>
          <w:tcPr>
            <w:tcW w:w="20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D50EC" w:rsidRPr="001F74AE" w:rsidRDefault="00CD50EC" w:rsidP="001F74AE">
            <w:pPr>
              <w:tabs>
                <w:tab w:val="right" w:pos="8498"/>
              </w:tabs>
              <w:spacing w:line="360" w:lineRule="auto"/>
              <w:rPr>
                <w:rFonts w:ascii="Arial" w:hAnsi="Arial" w:cs="Arial"/>
                <w:sz w:val="24"/>
                <w:szCs w:val="24"/>
                <w:lang w:val="es-MX"/>
              </w:rPr>
            </w:pPr>
            <w:r w:rsidRPr="001F74AE">
              <w:rPr>
                <w:rFonts w:ascii="Arial" w:hAnsi="Arial" w:cs="Arial"/>
                <w:sz w:val="24"/>
                <w:szCs w:val="24"/>
              </w:rPr>
              <w:t>Descripción</w:t>
            </w:r>
          </w:p>
        </w:tc>
        <w:tc>
          <w:tcPr>
            <w:tcW w:w="6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50EC" w:rsidRPr="001F74AE" w:rsidRDefault="00ED4415" w:rsidP="001F74AE">
            <w:pPr>
              <w:spacing w:line="360" w:lineRule="auto"/>
              <w:rPr>
                <w:rFonts w:ascii="Arial" w:hAnsi="Arial" w:cs="Arial"/>
                <w:sz w:val="24"/>
                <w:szCs w:val="24"/>
                <w:lang w:val="es-MX"/>
              </w:rPr>
            </w:pPr>
            <w:r w:rsidRPr="001F74AE">
              <w:rPr>
                <w:rFonts w:ascii="Arial" w:hAnsi="Arial" w:cs="Arial"/>
                <w:sz w:val="24"/>
                <w:szCs w:val="24"/>
                <w:lang w:val="es-MX"/>
              </w:rPr>
              <w:t xml:space="preserve">Las ondas </w:t>
            </w:r>
            <w:r w:rsidR="00EF1E37" w:rsidRPr="001F74AE">
              <w:rPr>
                <w:rFonts w:ascii="Arial" w:hAnsi="Arial" w:cs="Arial"/>
                <w:sz w:val="24"/>
                <w:szCs w:val="24"/>
                <w:lang w:val="es-MX"/>
              </w:rPr>
              <w:t>pres</w:t>
            </w:r>
            <w:r w:rsidR="007E6E63" w:rsidRPr="001F74AE">
              <w:rPr>
                <w:rFonts w:ascii="Arial" w:hAnsi="Arial" w:cs="Arial"/>
                <w:sz w:val="24"/>
                <w:szCs w:val="24"/>
                <w:lang w:val="es-MX"/>
              </w:rPr>
              <w:t xml:space="preserve">entan diversos </w:t>
            </w:r>
            <w:r w:rsidR="00117FC0" w:rsidRPr="001F74AE">
              <w:rPr>
                <w:rFonts w:ascii="Arial" w:hAnsi="Arial" w:cs="Arial"/>
                <w:sz w:val="24"/>
                <w:szCs w:val="24"/>
                <w:lang w:val="es-MX"/>
              </w:rPr>
              <w:t>fenómenos</w:t>
            </w:r>
            <w:r w:rsidR="005C3E5C" w:rsidRPr="001F74AE">
              <w:rPr>
                <w:rFonts w:ascii="Arial" w:hAnsi="Arial" w:cs="Arial"/>
                <w:sz w:val="24"/>
                <w:szCs w:val="24"/>
                <w:lang w:val="es-MX"/>
              </w:rPr>
              <w:t xml:space="preserve"> según el medio en el </w:t>
            </w:r>
            <w:r w:rsidR="007E6E63" w:rsidRPr="001F74AE">
              <w:rPr>
                <w:rFonts w:ascii="Arial" w:hAnsi="Arial" w:cs="Arial"/>
                <w:sz w:val="24"/>
                <w:szCs w:val="24"/>
                <w:lang w:val="es-MX"/>
              </w:rPr>
              <w:t>que se propaguen</w:t>
            </w:r>
            <w:r w:rsidR="005C3E5C" w:rsidRPr="001F74AE">
              <w:rPr>
                <w:rFonts w:ascii="Arial" w:hAnsi="Arial" w:cs="Arial"/>
                <w:sz w:val="24"/>
                <w:szCs w:val="24"/>
                <w:lang w:val="es-MX"/>
              </w:rPr>
              <w:t xml:space="preserve"> y los</w:t>
            </w:r>
            <w:r w:rsidR="00117FC0" w:rsidRPr="001F74AE">
              <w:rPr>
                <w:rFonts w:ascii="Arial" w:hAnsi="Arial" w:cs="Arial"/>
                <w:sz w:val="24"/>
                <w:szCs w:val="24"/>
                <w:lang w:val="es-MX"/>
              </w:rPr>
              <w:t xml:space="preserve"> objetos con </w:t>
            </w:r>
            <w:r w:rsidR="005C3E5C" w:rsidRPr="001F74AE">
              <w:rPr>
                <w:rFonts w:ascii="Arial" w:hAnsi="Arial" w:cs="Arial"/>
                <w:sz w:val="24"/>
                <w:szCs w:val="24"/>
                <w:lang w:val="es-MX"/>
              </w:rPr>
              <w:t>los que interaccione</w:t>
            </w:r>
            <w:r w:rsidR="00117FC0" w:rsidRPr="001F74AE">
              <w:rPr>
                <w:rFonts w:ascii="Arial" w:hAnsi="Arial" w:cs="Arial"/>
                <w:sz w:val="24"/>
                <w:szCs w:val="24"/>
                <w:lang w:val="es-MX"/>
              </w:rPr>
              <w:t>n.</w:t>
            </w:r>
            <w:r w:rsidR="007E6E63" w:rsidRPr="001F74AE">
              <w:rPr>
                <w:rFonts w:ascii="Arial" w:hAnsi="Arial" w:cs="Arial"/>
                <w:sz w:val="24"/>
                <w:szCs w:val="24"/>
                <w:lang w:val="es-MX"/>
              </w:rPr>
              <w:t xml:space="preserve"> </w:t>
            </w:r>
            <w:r w:rsidR="005C3E5C" w:rsidRPr="001F74AE">
              <w:rPr>
                <w:rFonts w:ascii="Arial" w:hAnsi="Arial" w:cs="Arial"/>
                <w:sz w:val="24"/>
                <w:szCs w:val="24"/>
                <w:lang w:val="es-MX"/>
              </w:rPr>
              <w:t>La comprensión de estos comportamientos de las ondas</w:t>
            </w:r>
            <w:r w:rsidR="007E6E63" w:rsidRPr="001F74AE">
              <w:rPr>
                <w:rFonts w:ascii="Arial" w:hAnsi="Arial" w:cs="Arial"/>
                <w:sz w:val="24"/>
                <w:szCs w:val="24"/>
                <w:lang w:val="es-MX"/>
              </w:rPr>
              <w:t xml:space="preserve"> </w:t>
            </w:r>
            <w:r w:rsidR="005C3E5C" w:rsidRPr="001F74AE">
              <w:rPr>
                <w:rFonts w:ascii="Arial" w:hAnsi="Arial" w:cs="Arial"/>
                <w:sz w:val="24"/>
                <w:szCs w:val="24"/>
                <w:lang w:val="es-MX"/>
              </w:rPr>
              <w:t xml:space="preserve">nos </w:t>
            </w:r>
            <w:r w:rsidR="007E6E63" w:rsidRPr="001F74AE">
              <w:rPr>
                <w:rFonts w:ascii="Arial" w:hAnsi="Arial" w:cs="Arial"/>
                <w:sz w:val="24"/>
                <w:szCs w:val="24"/>
                <w:lang w:val="es-MX"/>
              </w:rPr>
              <w:t xml:space="preserve">permite entender una gran variedad de sucesos naturales y </w:t>
            </w:r>
            <w:r w:rsidR="00117FC0" w:rsidRPr="001F74AE">
              <w:rPr>
                <w:rFonts w:ascii="Arial" w:hAnsi="Arial" w:cs="Arial"/>
                <w:sz w:val="24"/>
                <w:szCs w:val="24"/>
                <w:lang w:val="es-MX"/>
              </w:rPr>
              <w:t xml:space="preserve">de carácter </w:t>
            </w:r>
            <w:r w:rsidR="005C3E5C" w:rsidRPr="001F74AE">
              <w:rPr>
                <w:rFonts w:ascii="Arial" w:hAnsi="Arial" w:cs="Arial"/>
                <w:sz w:val="24"/>
                <w:szCs w:val="24"/>
                <w:lang w:val="es-MX"/>
              </w:rPr>
              <w:t>tecnológico</w:t>
            </w:r>
            <w:r w:rsidR="007E6E63" w:rsidRPr="001F74AE">
              <w:rPr>
                <w:rFonts w:ascii="Arial" w:hAnsi="Arial" w:cs="Arial"/>
                <w:sz w:val="24"/>
                <w:szCs w:val="24"/>
                <w:lang w:val="es-MX"/>
              </w:rPr>
              <w:t>.</w:t>
            </w:r>
          </w:p>
        </w:tc>
      </w:tr>
    </w:tbl>
    <w:p w:rsidR="00CD50EC" w:rsidRPr="001F74AE" w:rsidRDefault="00CD50EC" w:rsidP="001F74AE">
      <w:pPr>
        <w:spacing w:line="360" w:lineRule="auto"/>
        <w:rPr>
          <w:rFonts w:ascii="Arial" w:hAnsi="Arial" w:cs="Arial"/>
          <w:sz w:val="24"/>
          <w:szCs w:val="24"/>
          <w:highlight w:val="yellow"/>
        </w:rPr>
      </w:pPr>
    </w:p>
    <w:p w:rsidR="000854F3" w:rsidRPr="001F74AE" w:rsidRDefault="0030434F" w:rsidP="001F74AE">
      <w:pPr>
        <w:spacing w:line="360" w:lineRule="auto"/>
        <w:rPr>
          <w:rFonts w:ascii="Arial" w:hAnsi="Arial" w:cs="Arial"/>
          <w:b/>
          <w:sz w:val="24"/>
          <w:szCs w:val="24"/>
        </w:rPr>
      </w:pPr>
      <w:r w:rsidRPr="001F74AE">
        <w:rPr>
          <w:rFonts w:ascii="Arial" w:hAnsi="Arial" w:cs="Arial"/>
          <w:sz w:val="24"/>
          <w:szCs w:val="24"/>
          <w:highlight w:val="yellow"/>
        </w:rPr>
        <w:t xml:space="preserve"> </w:t>
      </w:r>
      <w:r w:rsidR="000854F3" w:rsidRPr="001F74AE">
        <w:rPr>
          <w:rFonts w:ascii="Arial" w:hAnsi="Arial" w:cs="Arial"/>
          <w:sz w:val="24"/>
          <w:szCs w:val="24"/>
          <w:highlight w:val="yellow"/>
        </w:rPr>
        <w:t>[</w:t>
      </w:r>
      <w:r w:rsidR="00E651DE"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000854F3" w:rsidRPr="001F74AE">
        <w:rPr>
          <w:rFonts w:ascii="Arial" w:hAnsi="Arial" w:cs="Arial"/>
          <w:sz w:val="24"/>
          <w:szCs w:val="24"/>
          <w:highlight w:val="yellow"/>
        </w:rPr>
        <w:t>1]</w:t>
      </w:r>
      <w:r w:rsidR="000854F3" w:rsidRPr="001F74AE">
        <w:rPr>
          <w:rFonts w:ascii="Arial" w:hAnsi="Arial" w:cs="Arial"/>
          <w:sz w:val="24"/>
          <w:szCs w:val="24"/>
        </w:rPr>
        <w:t xml:space="preserve"> </w:t>
      </w:r>
      <w:r w:rsidR="006353DB" w:rsidRPr="001F74AE">
        <w:rPr>
          <w:rFonts w:ascii="Arial" w:hAnsi="Arial" w:cs="Arial"/>
          <w:b/>
          <w:sz w:val="24"/>
          <w:szCs w:val="24"/>
        </w:rPr>
        <w:t>1</w:t>
      </w:r>
      <w:r w:rsidR="000854F3" w:rsidRPr="001F74AE">
        <w:rPr>
          <w:rFonts w:ascii="Arial" w:hAnsi="Arial" w:cs="Arial"/>
          <w:b/>
          <w:sz w:val="24"/>
          <w:szCs w:val="24"/>
        </w:rPr>
        <w:t xml:space="preserve"> </w:t>
      </w:r>
      <w:r w:rsidR="006353DB" w:rsidRPr="001F74AE">
        <w:rPr>
          <w:rFonts w:ascii="Arial" w:hAnsi="Arial" w:cs="Arial"/>
          <w:b/>
          <w:sz w:val="24"/>
          <w:szCs w:val="24"/>
        </w:rPr>
        <w:t>La reflexión</w:t>
      </w:r>
    </w:p>
    <w:p w:rsidR="00795F44" w:rsidRPr="001F74AE" w:rsidRDefault="00D0693A" w:rsidP="001F74AE">
      <w:pPr>
        <w:spacing w:line="360" w:lineRule="auto"/>
        <w:rPr>
          <w:rFonts w:ascii="Arial" w:hAnsi="Arial" w:cs="Arial"/>
          <w:sz w:val="24"/>
          <w:szCs w:val="24"/>
        </w:rPr>
      </w:pPr>
      <w:r w:rsidRPr="001F74AE">
        <w:rPr>
          <w:rFonts w:ascii="Arial" w:hAnsi="Arial" w:cs="Arial"/>
          <w:sz w:val="24"/>
          <w:szCs w:val="24"/>
        </w:rPr>
        <w:t xml:space="preserve">La </w:t>
      </w:r>
      <w:r w:rsidRPr="001F74AE">
        <w:rPr>
          <w:rFonts w:ascii="Arial" w:hAnsi="Arial" w:cs="Arial"/>
          <w:b/>
          <w:sz w:val="24"/>
          <w:szCs w:val="24"/>
        </w:rPr>
        <w:t>reflexión</w:t>
      </w:r>
      <w:r w:rsidRPr="001F74AE">
        <w:rPr>
          <w:rFonts w:ascii="Arial" w:hAnsi="Arial" w:cs="Arial"/>
          <w:sz w:val="24"/>
          <w:szCs w:val="24"/>
        </w:rPr>
        <w:t xml:space="preserve"> es un </w:t>
      </w:r>
      <w:r w:rsidRPr="001F74AE">
        <w:rPr>
          <w:rFonts w:ascii="Arial" w:hAnsi="Arial" w:cs="Arial"/>
          <w:b/>
          <w:sz w:val="24"/>
          <w:szCs w:val="24"/>
        </w:rPr>
        <w:t>fenómeno ondulatorio</w:t>
      </w:r>
      <w:r w:rsidRPr="001F74AE">
        <w:rPr>
          <w:rFonts w:ascii="Arial" w:hAnsi="Arial" w:cs="Arial"/>
          <w:sz w:val="24"/>
          <w:szCs w:val="24"/>
        </w:rPr>
        <w:t xml:space="preserve"> en el cual las ondas </w:t>
      </w:r>
      <w:r w:rsidRPr="001F74AE">
        <w:rPr>
          <w:rFonts w:ascii="Arial" w:hAnsi="Arial" w:cs="Arial"/>
          <w:b/>
          <w:sz w:val="24"/>
          <w:szCs w:val="24"/>
        </w:rPr>
        <w:t>rebotan</w:t>
      </w:r>
      <w:r w:rsidRPr="001F74AE">
        <w:rPr>
          <w:rFonts w:ascii="Arial" w:hAnsi="Arial" w:cs="Arial"/>
          <w:sz w:val="24"/>
          <w:szCs w:val="24"/>
        </w:rPr>
        <w:t xml:space="preserve"> al llegar a alguna superficie. De manera más general,</w:t>
      </w:r>
      <w:r w:rsidR="009D14EC" w:rsidRPr="001F74AE">
        <w:rPr>
          <w:rFonts w:ascii="Arial" w:hAnsi="Arial" w:cs="Arial"/>
          <w:sz w:val="24"/>
          <w:szCs w:val="24"/>
        </w:rPr>
        <w:t xml:space="preserve"> se produce </w:t>
      </w:r>
      <w:r w:rsidRPr="001F74AE">
        <w:rPr>
          <w:rFonts w:ascii="Arial" w:hAnsi="Arial" w:cs="Arial"/>
          <w:sz w:val="24"/>
          <w:szCs w:val="24"/>
        </w:rPr>
        <w:t xml:space="preserve">un </w:t>
      </w:r>
      <w:r w:rsidRPr="001F74AE">
        <w:rPr>
          <w:rFonts w:ascii="Arial" w:hAnsi="Arial" w:cs="Arial"/>
          <w:b/>
          <w:sz w:val="24"/>
          <w:szCs w:val="24"/>
        </w:rPr>
        <w:t>cambio</w:t>
      </w:r>
      <w:r w:rsidRPr="001F74AE">
        <w:rPr>
          <w:rFonts w:ascii="Arial" w:hAnsi="Arial" w:cs="Arial"/>
          <w:sz w:val="24"/>
          <w:szCs w:val="24"/>
        </w:rPr>
        <w:t xml:space="preserve"> en la </w:t>
      </w:r>
      <w:r w:rsidRPr="001F74AE">
        <w:rPr>
          <w:rFonts w:ascii="Arial" w:hAnsi="Arial" w:cs="Arial"/>
          <w:b/>
          <w:sz w:val="24"/>
          <w:szCs w:val="24"/>
        </w:rPr>
        <w:t>dirección</w:t>
      </w:r>
      <w:r w:rsidRPr="001F74AE">
        <w:rPr>
          <w:rFonts w:ascii="Arial" w:hAnsi="Arial" w:cs="Arial"/>
          <w:sz w:val="24"/>
          <w:szCs w:val="24"/>
        </w:rPr>
        <w:t xml:space="preserve"> de las ondas cuando estas llegan a la </w:t>
      </w:r>
      <w:r w:rsidRPr="001F74AE">
        <w:rPr>
          <w:rFonts w:ascii="Arial" w:hAnsi="Arial" w:cs="Arial"/>
          <w:b/>
          <w:sz w:val="24"/>
          <w:szCs w:val="24"/>
        </w:rPr>
        <w:t>superficie de separación</w:t>
      </w:r>
      <w:r w:rsidRPr="001F74AE">
        <w:rPr>
          <w:rFonts w:ascii="Arial" w:hAnsi="Arial" w:cs="Arial"/>
          <w:sz w:val="24"/>
          <w:szCs w:val="24"/>
        </w:rPr>
        <w:t xml:space="preserve"> de dos </w:t>
      </w:r>
      <w:r w:rsidRPr="001F74AE">
        <w:rPr>
          <w:rFonts w:ascii="Arial" w:hAnsi="Arial" w:cs="Arial"/>
          <w:b/>
          <w:sz w:val="24"/>
          <w:szCs w:val="24"/>
        </w:rPr>
        <w:t>medios</w:t>
      </w:r>
      <w:r w:rsidR="009D14EC" w:rsidRPr="001F74AE">
        <w:rPr>
          <w:rFonts w:ascii="Arial" w:hAnsi="Arial" w:cs="Arial"/>
          <w:b/>
          <w:sz w:val="24"/>
          <w:szCs w:val="24"/>
        </w:rPr>
        <w:t xml:space="preserve"> distinto</w:t>
      </w:r>
      <w:r w:rsidR="00C84F05">
        <w:rPr>
          <w:rFonts w:ascii="Arial" w:hAnsi="Arial" w:cs="Arial"/>
          <w:b/>
          <w:sz w:val="24"/>
          <w:szCs w:val="24"/>
        </w:rPr>
        <w:t>s</w:t>
      </w:r>
      <w:r w:rsidRPr="001F74AE">
        <w:rPr>
          <w:rFonts w:ascii="Arial" w:hAnsi="Arial" w:cs="Arial"/>
          <w:sz w:val="24"/>
          <w:szCs w:val="24"/>
        </w:rPr>
        <w:t xml:space="preserve">, </w:t>
      </w:r>
      <w:r w:rsidR="009D14EC" w:rsidRPr="001F74AE">
        <w:rPr>
          <w:rFonts w:ascii="Arial" w:hAnsi="Arial" w:cs="Arial"/>
          <w:sz w:val="24"/>
          <w:szCs w:val="24"/>
        </w:rPr>
        <w:t>devolviéndose por el</w:t>
      </w:r>
      <w:r w:rsidRPr="001F74AE">
        <w:rPr>
          <w:rFonts w:ascii="Arial" w:hAnsi="Arial" w:cs="Arial"/>
          <w:sz w:val="24"/>
          <w:szCs w:val="24"/>
        </w:rPr>
        <w:t xml:space="preserve"> medio por el que venían.</w:t>
      </w:r>
    </w:p>
    <w:p w:rsidR="00D0693A" w:rsidRPr="001F74AE" w:rsidRDefault="00D0693A" w:rsidP="001F74AE">
      <w:pPr>
        <w:spacing w:line="360" w:lineRule="auto"/>
        <w:rPr>
          <w:rFonts w:ascii="Arial" w:hAnsi="Arial" w:cs="Arial"/>
          <w:sz w:val="24"/>
          <w:szCs w:val="24"/>
        </w:rPr>
      </w:pPr>
      <w:r w:rsidRPr="001F74AE">
        <w:rPr>
          <w:rFonts w:ascii="Arial" w:hAnsi="Arial" w:cs="Arial"/>
          <w:sz w:val="24"/>
          <w:szCs w:val="24"/>
        </w:rPr>
        <w:t>Así, cuando las ondas luminosas viajan</w:t>
      </w:r>
      <w:r w:rsidR="009D14EC" w:rsidRPr="001F74AE">
        <w:rPr>
          <w:rFonts w:ascii="Arial" w:hAnsi="Arial" w:cs="Arial"/>
          <w:sz w:val="24"/>
          <w:szCs w:val="24"/>
        </w:rPr>
        <w:t xml:space="preserve"> a través del</w:t>
      </w:r>
      <w:r w:rsidR="009D14EC" w:rsidRPr="001F74AE">
        <w:rPr>
          <w:rStyle w:val="Refdecomentario"/>
          <w:rFonts w:ascii="Arial" w:hAnsi="Arial" w:cs="Arial"/>
          <w:sz w:val="24"/>
          <w:szCs w:val="24"/>
        </w:rPr>
        <w:t xml:space="preserve"> </w:t>
      </w:r>
      <w:r w:rsidRPr="001F74AE">
        <w:rPr>
          <w:rFonts w:ascii="Arial" w:hAnsi="Arial" w:cs="Arial"/>
          <w:sz w:val="24"/>
          <w:szCs w:val="24"/>
        </w:rPr>
        <w:t>aire y llegan hasta un espejo, han entrado en contact</w:t>
      </w:r>
      <w:r w:rsidR="00251370" w:rsidRPr="001F74AE">
        <w:rPr>
          <w:rFonts w:ascii="Arial" w:hAnsi="Arial" w:cs="Arial"/>
          <w:sz w:val="24"/>
          <w:szCs w:val="24"/>
        </w:rPr>
        <w:t>o con un medio diferente</w:t>
      </w:r>
      <w:r w:rsidRPr="001F74AE">
        <w:rPr>
          <w:rFonts w:ascii="Arial" w:hAnsi="Arial" w:cs="Arial"/>
          <w:sz w:val="24"/>
          <w:szCs w:val="24"/>
        </w:rPr>
        <w:t xml:space="preserve"> </w:t>
      </w:r>
      <w:r w:rsidR="00251370" w:rsidRPr="001F74AE">
        <w:rPr>
          <w:rFonts w:ascii="Arial" w:hAnsi="Arial" w:cs="Arial"/>
          <w:sz w:val="24"/>
          <w:szCs w:val="24"/>
        </w:rPr>
        <w:t>(</w:t>
      </w:r>
      <w:r w:rsidRPr="001F74AE">
        <w:rPr>
          <w:rFonts w:ascii="Arial" w:hAnsi="Arial" w:cs="Arial"/>
          <w:sz w:val="24"/>
          <w:szCs w:val="24"/>
        </w:rPr>
        <w:t>el espejo</w:t>
      </w:r>
      <w:r w:rsidR="00251370" w:rsidRPr="001F74AE">
        <w:rPr>
          <w:rFonts w:ascii="Arial" w:hAnsi="Arial" w:cs="Arial"/>
          <w:sz w:val="24"/>
          <w:szCs w:val="24"/>
        </w:rPr>
        <w:t>)</w:t>
      </w:r>
      <w:r w:rsidR="00C84F05">
        <w:rPr>
          <w:rFonts w:ascii="Arial" w:hAnsi="Arial" w:cs="Arial"/>
          <w:sz w:val="24"/>
          <w:szCs w:val="24"/>
        </w:rPr>
        <w:t>,</w:t>
      </w:r>
      <w:r w:rsidRPr="001F74AE">
        <w:rPr>
          <w:rFonts w:ascii="Arial" w:hAnsi="Arial" w:cs="Arial"/>
          <w:sz w:val="24"/>
          <w:szCs w:val="24"/>
        </w:rPr>
        <w:t xml:space="preserve"> </w:t>
      </w:r>
      <w:r w:rsidR="00C84F05">
        <w:rPr>
          <w:rFonts w:ascii="Arial" w:hAnsi="Arial" w:cs="Arial"/>
          <w:sz w:val="24"/>
          <w:szCs w:val="24"/>
        </w:rPr>
        <w:t>p</w:t>
      </w:r>
      <w:r w:rsidR="00C84F05" w:rsidRPr="001F74AE">
        <w:rPr>
          <w:rFonts w:ascii="Arial" w:hAnsi="Arial" w:cs="Arial"/>
          <w:sz w:val="24"/>
          <w:szCs w:val="24"/>
        </w:rPr>
        <w:t xml:space="preserve">or </w:t>
      </w:r>
      <w:r w:rsidR="009D14EC" w:rsidRPr="001F74AE">
        <w:rPr>
          <w:rFonts w:ascii="Arial" w:hAnsi="Arial" w:cs="Arial"/>
          <w:sz w:val="24"/>
          <w:szCs w:val="24"/>
        </w:rPr>
        <w:t xml:space="preserve">lo cual estas </w:t>
      </w:r>
      <w:r w:rsidRPr="001F74AE">
        <w:rPr>
          <w:rFonts w:ascii="Arial" w:hAnsi="Arial" w:cs="Arial"/>
          <w:sz w:val="24"/>
          <w:szCs w:val="24"/>
        </w:rPr>
        <w:t>se reflejan y cambian su direcc</w:t>
      </w:r>
      <w:r w:rsidR="00251370" w:rsidRPr="001F74AE">
        <w:rPr>
          <w:rFonts w:ascii="Arial" w:hAnsi="Arial" w:cs="Arial"/>
          <w:sz w:val="24"/>
          <w:szCs w:val="24"/>
        </w:rPr>
        <w:t>ión para volver al medio d</w:t>
      </w:r>
      <w:r w:rsidRPr="001F74AE">
        <w:rPr>
          <w:rFonts w:ascii="Arial" w:hAnsi="Arial" w:cs="Arial"/>
          <w:sz w:val="24"/>
          <w:szCs w:val="24"/>
        </w:rPr>
        <w:t xml:space="preserve">el </w:t>
      </w:r>
      <w:r w:rsidR="00251370" w:rsidRPr="001F74AE">
        <w:rPr>
          <w:rFonts w:ascii="Arial" w:hAnsi="Arial" w:cs="Arial"/>
          <w:sz w:val="24"/>
          <w:szCs w:val="24"/>
        </w:rPr>
        <w:t xml:space="preserve">que </w:t>
      </w:r>
      <w:r w:rsidRPr="001F74AE">
        <w:rPr>
          <w:rFonts w:ascii="Arial" w:hAnsi="Arial" w:cs="Arial"/>
          <w:sz w:val="24"/>
          <w:szCs w:val="24"/>
        </w:rPr>
        <w:t>venían, en este caso, el aire. Lo mismo ocurre con</w:t>
      </w:r>
      <w:r w:rsidR="009D14EC" w:rsidRPr="001F74AE">
        <w:rPr>
          <w:rFonts w:ascii="Arial" w:hAnsi="Arial" w:cs="Arial"/>
          <w:sz w:val="24"/>
          <w:szCs w:val="24"/>
        </w:rPr>
        <w:t xml:space="preserve"> las ondas sonoras:</w:t>
      </w:r>
      <w:r w:rsidR="00FE656D" w:rsidRPr="001F74AE">
        <w:rPr>
          <w:rFonts w:ascii="Arial" w:hAnsi="Arial" w:cs="Arial"/>
          <w:sz w:val="24"/>
          <w:szCs w:val="24"/>
        </w:rPr>
        <w:t xml:space="preserve"> </w:t>
      </w:r>
      <w:r w:rsidR="00C84F05" w:rsidRPr="001F74AE">
        <w:rPr>
          <w:rFonts w:ascii="Arial" w:hAnsi="Arial" w:cs="Arial"/>
          <w:sz w:val="24"/>
          <w:szCs w:val="24"/>
        </w:rPr>
        <w:t xml:space="preserve">las ondas </w:t>
      </w:r>
      <w:r w:rsidR="00C84F05">
        <w:rPr>
          <w:rFonts w:ascii="Arial" w:hAnsi="Arial" w:cs="Arial"/>
          <w:sz w:val="24"/>
          <w:szCs w:val="24"/>
        </w:rPr>
        <w:t>del</w:t>
      </w:r>
      <w:r w:rsidR="00C84F05" w:rsidRPr="001F74AE">
        <w:rPr>
          <w:rFonts w:ascii="Arial" w:hAnsi="Arial" w:cs="Arial"/>
          <w:sz w:val="24"/>
          <w:szCs w:val="24"/>
        </w:rPr>
        <w:t xml:space="preserve"> </w:t>
      </w:r>
      <w:r w:rsidR="00FE656D" w:rsidRPr="001F74AE">
        <w:rPr>
          <w:rFonts w:ascii="Arial" w:hAnsi="Arial" w:cs="Arial"/>
          <w:sz w:val="24"/>
          <w:szCs w:val="24"/>
        </w:rPr>
        <w:t>sonido que viaja</w:t>
      </w:r>
      <w:r w:rsidR="00C84F05">
        <w:rPr>
          <w:rFonts w:ascii="Arial" w:hAnsi="Arial" w:cs="Arial"/>
          <w:sz w:val="24"/>
          <w:szCs w:val="24"/>
        </w:rPr>
        <w:t>n</w:t>
      </w:r>
      <w:r w:rsidR="009D14EC" w:rsidRPr="001F74AE">
        <w:rPr>
          <w:rFonts w:ascii="Arial" w:hAnsi="Arial" w:cs="Arial"/>
          <w:sz w:val="24"/>
          <w:szCs w:val="24"/>
        </w:rPr>
        <w:t xml:space="preserve"> a través del aire, al chocar contra una pared rebotan</w:t>
      </w:r>
      <w:r w:rsidR="00FE656D" w:rsidRPr="001F74AE">
        <w:rPr>
          <w:rFonts w:ascii="Arial" w:hAnsi="Arial" w:cs="Arial"/>
          <w:sz w:val="24"/>
          <w:szCs w:val="24"/>
        </w:rPr>
        <w:t>, cambiando su dirección para seguir desplazándose por el aire.</w:t>
      </w:r>
    </w:p>
    <w:tbl>
      <w:tblPr>
        <w:tblStyle w:val="Tablaconcuadrcula1"/>
        <w:tblW w:w="0" w:type="auto"/>
        <w:tblLayout w:type="fixed"/>
        <w:tblLook w:val="04A0" w:firstRow="1" w:lastRow="0" w:firstColumn="1" w:lastColumn="0" w:noHBand="0" w:noVBand="1"/>
      </w:tblPr>
      <w:tblGrid>
        <w:gridCol w:w="2376"/>
        <w:gridCol w:w="6678"/>
      </w:tblGrid>
      <w:tr w:rsidR="00FE656D" w:rsidRPr="001F74AE" w:rsidTr="00010FBF">
        <w:tc>
          <w:tcPr>
            <w:tcW w:w="9054" w:type="dxa"/>
            <w:gridSpan w:val="2"/>
            <w:shd w:val="clear" w:color="auto" w:fill="0D0D0D" w:themeFill="text1" w:themeFillTint="F2"/>
          </w:tcPr>
          <w:p w:rsidR="00FE656D" w:rsidRPr="001F74AE" w:rsidRDefault="00FE656D"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FE656D" w:rsidRPr="001F74AE" w:rsidTr="00010FBF">
        <w:tc>
          <w:tcPr>
            <w:tcW w:w="2376" w:type="dxa"/>
          </w:tcPr>
          <w:p w:rsidR="00FE656D" w:rsidRPr="001F74AE" w:rsidRDefault="00FE656D"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FE656D" w:rsidRPr="001F74AE" w:rsidRDefault="00FE3FF0" w:rsidP="001F74AE">
            <w:pPr>
              <w:spacing w:line="360" w:lineRule="auto"/>
              <w:rPr>
                <w:rFonts w:ascii="Arial" w:hAnsi="Arial" w:cs="Arial"/>
                <w:b/>
                <w:sz w:val="24"/>
                <w:szCs w:val="24"/>
              </w:rPr>
            </w:pPr>
            <w:r w:rsidRPr="001F74AE">
              <w:rPr>
                <w:rFonts w:ascii="Arial" w:hAnsi="Arial" w:cs="Arial"/>
                <w:sz w:val="24"/>
                <w:szCs w:val="24"/>
              </w:rPr>
              <w:t>CN_11_04</w:t>
            </w:r>
            <w:r w:rsidR="00FE656D" w:rsidRPr="001F74AE">
              <w:rPr>
                <w:rFonts w:ascii="Arial" w:hAnsi="Arial" w:cs="Arial"/>
                <w:sz w:val="24"/>
                <w:szCs w:val="24"/>
              </w:rPr>
              <w:t>_CO_IMG01</w:t>
            </w:r>
          </w:p>
        </w:tc>
      </w:tr>
      <w:tr w:rsidR="00FE656D" w:rsidRPr="001F74AE" w:rsidTr="00010FBF">
        <w:tc>
          <w:tcPr>
            <w:tcW w:w="2376" w:type="dxa"/>
          </w:tcPr>
          <w:p w:rsidR="00FE656D" w:rsidRPr="001F74AE" w:rsidRDefault="00FE656D"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FE656D" w:rsidRPr="001F74AE" w:rsidRDefault="00FE656D" w:rsidP="001F74AE">
            <w:pPr>
              <w:spacing w:line="360" w:lineRule="auto"/>
              <w:rPr>
                <w:rFonts w:ascii="Arial" w:hAnsi="Arial" w:cs="Arial"/>
                <w:sz w:val="24"/>
                <w:szCs w:val="24"/>
              </w:rPr>
            </w:pPr>
            <w:r w:rsidRPr="001F74AE">
              <w:rPr>
                <w:rFonts w:ascii="Arial" w:hAnsi="Arial" w:cs="Arial"/>
                <w:sz w:val="24"/>
                <w:szCs w:val="24"/>
              </w:rPr>
              <w:t>R</w:t>
            </w:r>
            <w:r w:rsidR="00FE3FF0" w:rsidRPr="001F74AE">
              <w:rPr>
                <w:rFonts w:ascii="Arial" w:hAnsi="Arial" w:cs="Arial"/>
                <w:sz w:val="24"/>
                <w:szCs w:val="24"/>
              </w:rPr>
              <w:t>eflexión de las ondas</w:t>
            </w:r>
          </w:p>
        </w:tc>
      </w:tr>
      <w:tr w:rsidR="00FE656D" w:rsidRPr="001F74AE" w:rsidTr="00010FBF">
        <w:tc>
          <w:tcPr>
            <w:tcW w:w="2376" w:type="dxa"/>
          </w:tcPr>
          <w:p w:rsidR="00FE656D" w:rsidRPr="001F74AE" w:rsidRDefault="00FE656D"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FE656D" w:rsidRPr="001F74AE" w:rsidRDefault="00FE3FF0" w:rsidP="001F74AE">
            <w:pPr>
              <w:spacing w:line="360" w:lineRule="auto"/>
              <w:rPr>
                <w:rFonts w:ascii="Arial" w:hAnsi="Arial" w:cs="Arial"/>
                <w:sz w:val="24"/>
                <w:szCs w:val="24"/>
              </w:rPr>
            </w:pPr>
            <w:r w:rsidRPr="001F74AE">
              <w:rPr>
                <w:rFonts w:ascii="Arial" w:hAnsi="Arial" w:cs="Arial"/>
                <w:sz w:val="24"/>
                <w:szCs w:val="24"/>
              </w:rPr>
              <w:t>Hacer ondas que llegan contra una superficie y rebotan</w:t>
            </w:r>
          </w:p>
          <w:p w:rsidR="00FE3FF0" w:rsidRPr="001F74AE" w:rsidRDefault="00FE3FF0" w:rsidP="001F74AE">
            <w:pPr>
              <w:spacing w:line="360" w:lineRule="auto"/>
              <w:rPr>
                <w:rFonts w:ascii="Arial" w:hAnsi="Arial" w:cs="Arial"/>
                <w:sz w:val="24"/>
                <w:szCs w:val="24"/>
              </w:rPr>
            </w:pPr>
            <w:r w:rsidRPr="001F74AE">
              <w:rPr>
                <w:rFonts w:ascii="Arial" w:hAnsi="Arial" w:cs="Arial"/>
                <w:noProof/>
                <w:sz w:val="24"/>
                <w:szCs w:val="24"/>
                <w:lang w:eastAsia="es-CO"/>
              </w:rPr>
              <w:lastRenderedPageBreak/>
              <w:drawing>
                <wp:inline distT="0" distB="0" distL="0" distR="0">
                  <wp:extent cx="4019550" cy="2133600"/>
                  <wp:effectExtent l="0" t="0" r="0" b="0"/>
                  <wp:docPr id="1" name="Imagen 1" descr="C:\Users\Miguel\Desktop\refl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reflexió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9550" cy="2133600"/>
                          </a:xfrm>
                          <a:prstGeom prst="rect">
                            <a:avLst/>
                          </a:prstGeom>
                          <a:noFill/>
                          <a:ln>
                            <a:noFill/>
                          </a:ln>
                        </pic:spPr>
                      </pic:pic>
                    </a:graphicData>
                  </a:graphic>
                </wp:inline>
              </w:drawing>
            </w:r>
          </w:p>
        </w:tc>
      </w:tr>
      <w:tr w:rsidR="00FE656D" w:rsidRPr="001F74AE" w:rsidTr="00010FBF">
        <w:tc>
          <w:tcPr>
            <w:tcW w:w="2376" w:type="dxa"/>
          </w:tcPr>
          <w:p w:rsidR="00FE656D" w:rsidRPr="001F74AE" w:rsidRDefault="00FE656D" w:rsidP="001F74AE">
            <w:pPr>
              <w:spacing w:line="360" w:lineRule="auto"/>
              <w:rPr>
                <w:rFonts w:ascii="Arial" w:hAnsi="Arial" w:cs="Arial"/>
                <w:sz w:val="24"/>
                <w:szCs w:val="24"/>
              </w:rPr>
            </w:pPr>
            <w:r w:rsidRPr="001F74AE">
              <w:rPr>
                <w:rFonts w:ascii="Arial" w:hAnsi="Arial" w:cs="Arial"/>
                <w:b/>
                <w:sz w:val="24"/>
                <w:szCs w:val="24"/>
              </w:rPr>
              <w:lastRenderedPageBreak/>
              <w:t>Pie de imagen</w:t>
            </w:r>
          </w:p>
        </w:tc>
        <w:tc>
          <w:tcPr>
            <w:tcW w:w="6678" w:type="dxa"/>
          </w:tcPr>
          <w:p w:rsidR="00FE656D" w:rsidRPr="001F74AE" w:rsidRDefault="001C32B5" w:rsidP="001F74AE">
            <w:pPr>
              <w:spacing w:line="360" w:lineRule="auto"/>
              <w:rPr>
                <w:rFonts w:ascii="Arial" w:hAnsi="Arial" w:cs="Arial"/>
                <w:sz w:val="24"/>
                <w:szCs w:val="24"/>
              </w:rPr>
            </w:pPr>
            <w:r w:rsidRPr="001F74AE">
              <w:rPr>
                <w:rFonts w:ascii="Arial" w:hAnsi="Arial" w:cs="Arial"/>
                <w:sz w:val="24"/>
                <w:szCs w:val="24"/>
              </w:rPr>
              <w:t>Las ondas mecánicas</w:t>
            </w:r>
            <w:r w:rsidR="00C84F05">
              <w:rPr>
                <w:rFonts w:ascii="Arial" w:hAnsi="Arial" w:cs="Arial"/>
                <w:sz w:val="24"/>
                <w:szCs w:val="24"/>
              </w:rPr>
              <w:t>,</w:t>
            </w:r>
            <w:r w:rsidRPr="001F74AE">
              <w:rPr>
                <w:rFonts w:ascii="Arial" w:hAnsi="Arial" w:cs="Arial"/>
                <w:sz w:val="24"/>
                <w:szCs w:val="24"/>
              </w:rPr>
              <w:t xml:space="preserve"> como las del sonido</w:t>
            </w:r>
            <w:r w:rsidR="00C84F05">
              <w:rPr>
                <w:rFonts w:ascii="Arial" w:hAnsi="Arial" w:cs="Arial"/>
                <w:sz w:val="24"/>
                <w:szCs w:val="24"/>
              </w:rPr>
              <w:t>,</w:t>
            </w:r>
            <w:r w:rsidRPr="001F74AE">
              <w:rPr>
                <w:rFonts w:ascii="Arial" w:hAnsi="Arial" w:cs="Arial"/>
                <w:sz w:val="24"/>
                <w:szCs w:val="24"/>
              </w:rPr>
              <w:t xml:space="preserve"> también tienen la propiedad de l</w:t>
            </w:r>
            <w:r w:rsidR="00FE656D" w:rsidRPr="001F74AE">
              <w:rPr>
                <w:rFonts w:ascii="Arial" w:hAnsi="Arial" w:cs="Arial"/>
                <w:sz w:val="24"/>
                <w:szCs w:val="24"/>
              </w:rPr>
              <w:t>a reflexión</w:t>
            </w:r>
            <w:r w:rsidR="00C84F05">
              <w:rPr>
                <w:rFonts w:ascii="Arial" w:hAnsi="Arial" w:cs="Arial"/>
                <w:sz w:val="24"/>
                <w:szCs w:val="24"/>
              </w:rPr>
              <w:t>,</w:t>
            </w:r>
            <w:r w:rsidRPr="001F74AE">
              <w:rPr>
                <w:rFonts w:ascii="Arial" w:hAnsi="Arial" w:cs="Arial"/>
                <w:sz w:val="24"/>
                <w:szCs w:val="24"/>
              </w:rPr>
              <w:t xml:space="preserve"> que</w:t>
            </w:r>
            <w:r w:rsidR="00FE656D" w:rsidRPr="001F74AE">
              <w:rPr>
                <w:rFonts w:ascii="Arial" w:hAnsi="Arial" w:cs="Arial"/>
                <w:sz w:val="24"/>
                <w:szCs w:val="24"/>
              </w:rPr>
              <w:t xml:space="preserve"> es el cambio de dirección de las ondas al llegar a un nuevo medio, en el cual rebotan.</w:t>
            </w:r>
          </w:p>
        </w:tc>
      </w:tr>
    </w:tbl>
    <w:p w:rsidR="00F9574A" w:rsidRPr="001F74AE" w:rsidRDefault="00F9574A" w:rsidP="001F74AE">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3"/>
        <w:gridCol w:w="6355"/>
      </w:tblGrid>
      <w:tr w:rsidR="00765B69" w:rsidRPr="001F74AE" w:rsidTr="00010FBF">
        <w:tc>
          <w:tcPr>
            <w:tcW w:w="9054" w:type="dxa"/>
            <w:gridSpan w:val="2"/>
            <w:shd w:val="clear" w:color="auto" w:fill="000000" w:themeFill="text1"/>
          </w:tcPr>
          <w:p w:rsidR="00765B69" w:rsidRPr="001F74AE" w:rsidRDefault="00765B69" w:rsidP="001F74AE">
            <w:pPr>
              <w:spacing w:line="360" w:lineRule="auto"/>
              <w:jc w:val="center"/>
              <w:rPr>
                <w:rFonts w:ascii="Arial" w:hAnsi="Arial" w:cs="Arial"/>
                <w:b/>
                <w:sz w:val="24"/>
                <w:szCs w:val="24"/>
              </w:rPr>
            </w:pPr>
            <w:r w:rsidRPr="001F74AE">
              <w:rPr>
                <w:rFonts w:ascii="Arial" w:hAnsi="Arial" w:cs="Arial"/>
                <w:b/>
                <w:sz w:val="24"/>
                <w:szCs w:val="24"/>
              </w:rPr>
              <w:t>Profundiza: recurso nuevo</w:t>
            </w:r>
          </w:p>
        </w:tc>
      </w:tr>
      <w:tr w:rsidR="00765B69" w:rsidRPr="001F74AE" w:rsidTr="00010FBF">
        <w:tc>
          <w:tcPr>
            <w:tcW w:w="2518" w:type="dxa"/>
          </w:tcPr>
          <w:p w:rsidR="00765B69" w:rsidRPr="001F74AE" w:rsidRDefault="00765B69"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765B69" w:rsidRPr="001F74AE" w:rsidRDefault="00765B69"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Pr="001F74AE">
              <w:rPr>
                <w:rFonts w:ascii="Arial" w:hAnsi="Arial" w:cs="Arial"/>
                <w:sz w:val="24"/>
                <w:szCs w:val="24"/>
              </w:rPr>
              <w:t>_REC10</w:t>
            </w:r>
          </w:p>
        </w:tc>
      </w:tr>
      <w:tr w:rsidR="00765B69" w:rsidRPr="001F74AE" w:rsidTr="00010FBF">
        <w:tc>
          <w:tcPr>
            <w:tcW w:w="2518" w:type="dxa"/>
          </w:tcPr>
          <w:p w:rsidR="00765B69" w:rsidRPr="001F74AE" w:rsidRDefault="00765B69"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765B69" w:rsidRPr="001F74AE" w:rsidRDefault="00765B69" w:rsidP="001F74AE">
            <w:pPr>
              <w:spacing w:line="360" w:lineRule="auto"/>
              <w:rPr>
                <w:rFonts w:ascii="Arial" w:hAnsi="Arial" w:cs="Arial"/>
                <w:sz w:val="24"/>
                <w:szCs w:val="24"/>
              </w:rPr>
            </w:pPr>
            <w:r w:rsidRPr="001F74AE">
              <w:rPr>
                <w:rFonts w:ascii="Arial" w:hAnsi="Arial" w:cs="Arial"/>
                <w:sz w:val="24"/>
                <w:szCs w:val="24"/>
              </w:rPr>
              <w:t>La reflexión de las ondas luminosas y sonoras</w:t>
            </w:r>
          </w:p>
        </w:tc>
      </w:tr>
      <w:tr w:rsidR="00765B69" w:rsidRPr="001F74AE" w:rsidTr="00010FBF">
        <w:tc>
          <w:tcPr>
            <w:tcW w:w="2518" w:type="dxa"/>
          </w:tcPr>
          <w:p w:rsidR="00765B69" w:rsidRPr="001F74AE" w:rsidRDefault="00765B69"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765B69" w:rsidRPr="001F74AE" w:rsidRDefault="00162A0C" w:rsidP="00D77BE9">
            <w:pPr>
              <w:spacing w:line="360" w:lineRule="auto"/>
              <w:rPr>
                <w:rFonts w:ascii="Arial" w:hAnsi="Arial" w:cs="Arial"/>
                <w:sz w:val="24"/>
                <w:szCs w:val="24"/>
              </w:rPr>
            </w:pPr>
            <w:r w:rsidRPr="001F74AE">
              <w:rPr>
                <w:rFonts w:ascii="Arial" w:hAnsi="Arial" w:cs="Arial"/>
                <w:sz w:val="24"/>
                <w:szCs w:val="24"/>
              </w:rPr>
              <w:t xml:space="preserve">Interactivo para comprender qué es la reflexión e identificar este fenómeno </w:t>
            </w:r>
            <w:r w:rsidR="00600BA3" w:rsidRPr="001F74AE">
              <w:rPr>
                <w:rFonts w:ascii="Arial" w:hAnsi="Arial" w:cs="Arial"/>
                <w:sz w:val="24"/>
                <w:szCs w:val="24"/>
              </w:rPr>
              <w:t xml:space="preserve">en la luz </w:t>
            </w:r>
            <w:r w:rsidR="00D77BE9">
              <w:rPr>
                <w:rFonts w:ascii="Arial" w:hAnsi="Arial" w:cs="Arial"/>
                <w:sz w:val="24"/>
                <w:szCs w:val="24"/>
              </w:rPr>
              <w:t>y</w:t>
            </w:r>
            <w:r w:rsidR="00D77BE9" w:rsidRPr="001F74AE">
              <w:rPr>
                <w:rFonts w:ascii="Arial" w:hAnsi="Arial" w:cs="Arial"/>
                <w:sz w:val="24"/>
                <w:szCs w:val="24"/>
              </w:rPr>
              <w:t xml:space="preserve"> </w:t>
            </w:r>
            <w:r w:rsidR="00600BA3" w:rsidRPr="001F74AE">
              <w:rPr>
                <w:rFonts w:ascii="Arial" w:hAnsi="Arial" w:cs="Arial"/>
                <w:sz w:val="24"/>
                <w:szCs w:val="24"/>
              </w:rPr>
              <w:t>en el sonido</w:t>
            </w:r>
          </w:p>
        </w:tc>
      </w:tr>
    </w:tbl>
    <w:p w:rsidR="00765B69" w:rsidRPr="001F74AE" w:rsidRDefault="00765B69" w:rsidP="001F74AE">
      <w:pPr>
        <w:spacing w:line="360" w:lineRule="auto"/>
        <w:rPr>
          <w:rFonts w:ascii="Arial" w:hAnsi="Arial" w:cs="Arial"/>
          <w:sz w:val="24"/>
          <w:szCs w:val="24"/>
        </w:rPr>
      </w:pPr>
    </w:p>
    <w:p w:rsidR="00F9574A" w:rsidRPr="001F74AE" w:rsidRDefault="00F9574A" w:rsidP="001F74AE">
      <w:pPr>
        <w:spacing w:line="360" w:lineRule="auto"/>
        <w:rPr>
          <w:rFonts w:ascii="Arial" w:hAnsi="Arial" w:cs="Arial"/>
          <w:b/>
          <w:sz w:val="24"/>
          <w:szCs w:val="24"/>
        </w:rPr>
      </w:pPr>
      <w:r w:rsidRPr="001F74AE">
        <w:rPr>
          <w:rFonts w:ascii="Arial" w:hAnsi="Arial" w:cs="Arial"/>
          <w:sz w:val="24"/>
          <w:szCs w:val="24"/>
          <w:highlight w:val="yellow"/>
        </w:rPr>
        <w:t>[SECCIÓN 2]</w:t>
      </w:r>
      <w:r w:rsidRPr="001F74AE">
        <w:rPr>
          <w:rFonts w:ascii="Arial" w:hAnsi="Arial" w:cs="Arial"/>
          <w:sz w:val="24"/>
          <w:szCs w:val="24"/>
        </w:rPr>
        <w:t xml:space="preserve"> </w:t>
      </w:r>
      <w:r w:rsidRPr="001F74AE">
        <w:rPr>
          <w:rFonts w:ascii="Arial" w:hAnsi="Arial" w:cs="Arial"/>
          <w:b/>
          <w:sz w:val="24"/>
          <w:szCs w:val="24"/>
        </w:rPr>
        <w:t>1.1 Las leyes de la reflexión</w:t>
      </w:r>
    </w:p>
    <w:p w:rsidR="00F9574A" w:rsidRPr="001F74AE" w:rsidRDefault="006B0431" w:rsidP="001F74AE">
      <w:pPr>
        <w:spacing w:line="360" w:lineRule="auto"/>
        <w:rPr>
          <w:rFonts w:ascii="Arial" w:hAnsi="Arial" w:cs="Arial"/>
          <w:sz w:val="24"/>
          <w:szCs w:val="24"/>
        </w:rPr>
      </w:pPr>
      <w:r w:rsidRPr="001F74AE">
        <w:rPr>
          <w:rFonts w:ascii="Arial" w:hAnsi="Arial" w:cs="Arial"/>
          <w:sz w:val="24"/>
          <w:szCs w:val="24"/>
        </w:rPr>
        <w:t>Una</w:t>
      </w:r>
      <w:r w:rsidR="00251370" w:rsidRPr="001F74AE">
        <w:rPr>
          <w:rFonts w:ascii="Arial" w:hAnsi="Arial" w:cs="Arial"/>
          <w:sz w:val="24"/>
          <w:szCs w:val="24"/>
        </w:rPr>
        <w:t xml:space="preserve"> onda que llega hasta una superficie se conoce como </w:t>
      </w:r>
      <w:r w:rsidR="00251370" w:rsidRPr="001F74AE">
        <w:rPr>
          <w:rFonts w:ascii="Arial" w:hAnsi="Arial" w:cs="Arial"/>
          <w:b/>
          <w:sz w:val="24"/>
          <w:szCs w:val="24"/>
        </w:rPr>
        <w:t>onda incidente</w:t>
      </w:r>
      <w:r w:rsidR="00251370" w:rsidRPr="001F74AE">
        <w:rPr>
          <w:rFonts w:ascii="Arial" w:hAnsi="Arial" w:cs="Arial"/>
          <w:sz w:val="24"/>
          <w:szCs w:val="24"/>
        </w:rPr>
        <w:t xml:space="preserve">; </w:t>
      </w:r>
      <w:r w:rsidR="00D77BE9">
        <w:rPr>
          <w:rFonts w:ascii="Arial" w:hAnsi="Arial" w:cs="Arial"/>
          <w:sz w:val="24"/>
          <w:szCs w:val="24"/>
        </w:rPr>
        <w:t>aquella</w:t>
      </w:r>
      <w:r w:rsidR="00251370" w:rsidRPr="001F74AE">
        <w:rPr>
          <w:rFonts w:ascii="Arial" w:hAnsi="Arial" w:cs="Arial"/>
          <w:sz w:val="24"/>
          <w:szCs w:val="24"/>
        </w:rPr>
        <w:t xml:space="preserve"> que se aleja de esa superficie después de la reflexión se conoce como </w:t>
      </w:r>
      <w:r w:rsidR="00251370" w:rsidRPr="001F74AE">
        <w:rPr>
          <w:rFonts w:ascii="Arial" w:hAnsi="Arial" w:cs="Arial"/>
          <w:b/>
          <w:sz w:val="24"/>
          <w:szCs w:val="24"/>
        </w:rPr>
        <w:t>onda reflejada</w:t>
      </w:r>
      <w:r w:rsidR="00251370" w:rsidRPr="001F74AE">
        <w:rPr>
          <w:rFonts w:ascii="Arial" w:hAnsi="Arial" w:cs="Arial"/>
          <w:sz w:val="24"/>
          <w:szCs w:val="24"/>
        </w:rPr>
        <w:t xml:space="preserve">. </w:t>
      </w:r>
      <w:r w:rsidRPr="001F74AE">
        <w:rPr>
          <w:rFonts w:ascii="Arial" w:hAnsi="Arial" w:cs="Arial"/>
          <w:sz w:val="24"/>
          <w:szCs w:val="24"/>
        </w:rPr>
        <w:t xml:space="preserve">La posición de la onda reflejada </w:t>
      </w:r>
      <w:proofErr w:type="gramStart"/>
      <w:r w:rsidRPr="001F74AE">
        <w:rPr>
          <w:rFonts w:ascii="Arial" w:hAnsi="Arial" w:cs="Arial"/>
          <w:sz w:val="24"/>
          <w:szCs w:val="24"/>
        </w:rPr>
        <w:t>con respecto a la incidente</w:t>
      </w:r>
      <w:proofErr w:type="gramEnd"/>
      <w:r w:rsidRPr="001F74AE">
        <w:rPr>
          <w:rFonts w:ascii="Arial" w:hAnsi="Arial" w:cs="Arial"/>
          <w:sz w:val="24"/>
          <w:szCs w:val="24"/>
        </w:rPr>
        <w:t xml:space="preserve"> cumple siempre con las llamadas </w:t>
      </w:r>
      <w:r w:rsidRPr="001F74AE">
        <w:rPr>
          <w:rFonts w:ascii="Arial" w:hAnsi="Arial" w:cs="Arial"/>
          <w:b/>
          <w:sz w:val="24"/>
          <w:szCs w:val="24"/>
        </w:rPr>
        <w:t>leyes de la reflexión</w:t>
      </w:r>
      <w:r w:rsidRPr="001F74AE">
        <w:rPr>
          <w:rFonts w:ascii="Arial" w:hAnsi="Arial" w:cs="Arial"/>
          <w:sz w:val="24"/>
          <w:szCs w:val="24"/>
        </w:rPr>
        <w:t>, sin importar de qué tipo de ondas se trate</w:t>
      </w:r>
      <w:r w:rsidR="008B21EF" w:rsidRPr="001F74AE">
        <w:rPr>
          <w:rFonts w:ascii="Arial" w:hAnsi="Arial" w:cs="Arial"/>
          <w:sz w:val="24"/>
          <w:szCs w:val="24"/>
        </w:rPr>
        <w:t>.</w:t>
      </w:r>
    </w:p>
    <w:p w:rsidR="00F9574A" w:rsidRPr="001F74AE" w:rsidRDefault="006B0431" w:rsidP="001F74AE">
      <w:pPr>
        <w:spacing w:line="360" w:lineRule="auto"/>
        <w:rPr>
          <w:rFonts w:ascii="Arial" w:hAnsi="Arial" w:cs="Arial"/>
          <w:sz w:val="24"/>
          <w:szCs w:val="24"/>
        </w:rPr>
      </w:pPr>
      <w:r w:rsidRPr="001F74AE">
        <w:rPr>
          <w:rFonts w:ascii="Arial" w:hAnsi="Arial" w:cs="Arial"/>
          <w:sz w:val="24"/>
          <w:szCs w:val="24"/>
        </w:rPr>
        <w:t xml:space="preserve">La </w:t>
      </w:r>
      <w:r w:rsidRPr="001F74AE">
        <w:rPr>
          <w:rFonts w:ascii="Arial" w:hAnsi="Arial" w:cs="Arial"/>
          <w:b/>
          <w:sz w:val="24"/>
          <w:szCs w:val="24"/>
        </w:rPr>
        <w:t>primera ley de la reflexión</w:t>
      </w:r>
      <w:r w:rsidRPr="001F74AE">
        <w:rPr>
          <w:rFonts w:ascii="Arial" w:hAnsi="Arial" w:cs="Arial"/>
          <w:sz w:val="24"/>
          <w:szCs w:val="24"/>
        </w:rPr>
        <w:t xml:space="preserve"> dice que la onda incidente, la onda reflejada y la recta normal al punto en donde se produce la reflexió</w:t>
      </w:r>
      <w:r w:rsidR="00765B69" w:rsidRPr="001F74AE">
        <w:rPr>
          <w:rFonts w:ascii="Arial" w:hAnsi="Arial" w:cs="Arial"/>
          <w:sz w:val="24"/>
          <w:szCs w:val="24"/>
        </w:rPr>
        <w:t>n se hallan en el mismo plano.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65B69" w:rsidRPr="001F74AE" w:rsidTr="00010FBF">
        <w:tc>
          <w:tcPr>
            <w:tcW w:w="8828" w:type="dxa"/>
            <w:gridSpan w:val="2"/>
            <w:shd w:val="clear" w:color="auto" w:fill="000000"/>
          </w:tcPr>
          <w:p w:rsidR="00765B69" w:rsidRPr="001F74AE" w:rsidRDefault="00765B69" w:rsidP="001F74AE">
            <w:pPr>
              <w:spacing w:after="0" w:line="360" w:lineRule="auto"/>
              <w:jc w:val="center"/>
              <w:rPr>
                <w:rFonts w:ascii="Arial" w:hAnsi="Arial" w:cs="Arial"/>
                <w:b/>
                <w:color w:val="FFFFFF"/>
                <w:sz w:val="24"/>
                <w:szCs w:val="24"/>
                <w:lang w:val="es-MX"/>
              </w:rPr>
            </w:pPr>
            <w:r w:rsidRPr="001F74AE">
              <w:rPr>
                <w:rFonts w:ascii="Arial" w:hAnsi="Arial" w:cs="Arial"/>
                <w:b/>
                <w:color w:val="FFFFFF"/>
                <w:sz w:val="24"/>
                <w:szCs w:val="24"/>
                <w:lang w:val="es-MX"/>
              </w:rPr>
              <w:t>Recuerda</w:t>
            </w:r>
          </w:p>
        </w:tc>
      </w:tr>
      <w:tr w:rsidR="00765B69" w:rsidRPr="001F74AE" w:rsidTr="00010FBF">
        <w:tc>
          <w:tcPr>
            <w:tcW w:w="2482" w:type="dxa"/>
            <w:shd w:val="clear" w:color="auto" w:fill="auto"/>
          </w:tcPr>
          <w:p w:rsidR="00765B69" w:rsidRPr="001F74AE" w:rsidRDefault="00765B69" w:rsidP="001F74AE">
            <w:pPr>
              <w:spacing w:after="0" w:line="360" w:lineRule="auto"/>
              <w:rPr>
                <w:rFonts w:ascii="Arial" w:hAnsi="Arial" w:cs="Arial"/>
                <w:b/>
                <w:sz w:val="24"/>
                <w:szCs w:val="24"/>
                <w:lang w:val="es-MX"/>
              </w:rPr>
            </w:pPr>
            <w:r w:rsidRPr="001F74AE">
              <w:rPr>
                <w:rFonts w:ascii="Arial" w:hAnsi="Arial" w:cs="Arial"/>
                <w:b/>
                <w:sz w:val="24"/>
                <w:szCs w:val="24"/>
                <w:lang w:val="es-MX"/>
              </w:rPr>
              <w:t>Contenido</w:t>
            </w:r>
          </w:p>
        </w:tc>
        <w:tc>
          <w:tcPr>
            <w:tcW w:w="6346" w:type="dxa"/>
            <w:shd w:val="clear" w:color="auto" w:fill="auto"/>
          </w:tcPr>
          <w:p w:rsidR="00765B69" w:rsidRPr="001F74AE" w:rsidRDefault="00765B69" w:rsidP="001F74AE">
            <w:pPr>
              <w:spacing w:after="0" w:line="360" w:lineRule="auto"/>
              <w:rPr>
                <w:rFonts w:ascii="Arial" w:hAnsi="Arial" w:cs="Arial"/>
                <w:sz w:val="24"/>
                <w:szCs w:val="24"/>
              </w:rPr>
            </w:pPr>
            <w:r w:rsidRPr="001F74AE">
              <w:rPr>
                <w:rFonts w:ascii="Arial" w:hAnsi="Arial" w:cs="Arial"/>
                <w:sz w:val="24"/>
                <w:szCs w:val="24"/>
              </w:rPr>
              <w:t xml:space="preserve">Una recta normal a una superficie es </w:t>
            </w:r>
            <w:r w:rsidR="00600BA3" w:rsidRPr="001F74AE">
              <w:rPr>
                <w:rFonts w:ascii="Arial" w:hAnsi="Arial" w:cs="Arial"/>
                <w:sz w:val="24"/>
                <w:szCs w:val="24"/>
              </w:rPr>
              <w:t xml:space="preserve">la </w:t>
            </w:r>
            <w:r w:rsidRPr="001F74AE">
              <w:rPr>
                <w:rFonts w:ascii="Arial" w:hAnsi="Arial" w:cs="Arial"/>
                <w:sz w:val="24"/>
                <w:szCs w:val="24"/>
              </w:rPr>
              <w:t>que forma un ángulo de 90° con dicha superficie.</w:t>
            </w:r>
          </w:p>
        </w:tc>
      </w:tr>
    </w:tbl>
    <w:p w:rsidR="003559D9" w:rsidRPr="001F74AE" w:rsidRDefault="003559D9" w:rsidP="001F74AE">
      <w:pPr>
        <w:spacing w:line="360" w:lineRule="auto"/>
        <w:rPr>
          <w:rFonts w:ascii="Arial" w:hAnsi="Arial" w:cs="Arial"/>
          <w:sz w:val="24"/>
          <w:szCs w:val="24"/>
        </w:rPr>
      </w:pPr>
    </w:p>
    <w:p w:rsidR="00765B69" w:rsidRPr="001F74AE" w:rsidRDefault="00765B69" w:rsidP="001F74AE">
      <w:pPr>
        <w:spacing w:line="360" w:lineRule="auto"/>
        <w:rPr>
          <w:rFonts w:ascii="Arial" w:hAnsi="Arial" w:cs="Arial"/>
          <w:sz w:val="24"/>
          <w:szCs w:val="24"/>
        </w:rPr>
      </w:pPr>
      <w:r w:rsidRPr="001F74AE">
        <w:rPr>
          <w:rFonts w:ascii="Arial" w:hAnsi="Arial" w:cs="Arial"/>
          <w:sz w:val="24"/>
          <w:szCs w:val="24"/>
        </w:rPr>
        <w:t xml:space="preserve">La </w:t>
      </w:r>
      <w:r w:rsidRPr="001F74AE">
        <w:rPr>
          <w:rFonts w:ascii="Arial" w:hAnsi="Arial" w:cs="Arial"/>
          <w:b/>
          <w:sz w:val="24"/>
          <w:szCs w:val="24"/>
        </w:rPr>
        <w:t>segunda ley de la reflexión</w:t>
      </w:r>
      <w:r w:rsidRPr="001F74AE">
        <w:rPr>
          <w:rFonts w:ascii="Arial" w:hAnsi="Arial" w:cs="Arial"/>
          <w:sz w:val="24"/>
          <w:szCs w:val="24"/>
        </w:rPr>
        <w:t xml:space="preserve"> </w:t>
      </w:r>
      <w:r w:rsidR="008F17C7" w:rsidRPr="001F74AE">
        <w:rPr>
          <w:rFonts w:ascii="Arial" w:hAnsi="Arial" w:cs="Arial"/>
          <w:sz w:val="24"/>
          <w:szCs w:val="24"/>
        </w:rPr>
        <w:t>menciona</w:t>
      </w:r>
      <w:r w:rsidRPr="001F74AE">
        <w:rPr>
          <w:rFonts w:ascii="Arial" w:hAnsi="Arial" w:cs="Arial"/>
          <w:sz w:val="24"/>
          <w:szCs w:val="24"/>
        </w:rPr>
        <w:t xml:space="preserve"> que el ángulo formado entre la normal y la onda incidente es el mismo que el que se forma entre la normal y la onda reflejada.</w:t>
      </w:r>
    </w:p>
    <w:tbl>
      <w:tblPr>
        <w:tblStyle w:val="Tablaconcuadrcula1"/>
        <w:tblW w:w="0" w:type="auto"/>
        <w:tblLayout w:type="fixed"/>
        <w:tblLook w:val="04A0" w:firstRow="1" w:lastRow="0" w:firstColumn="1" w:lastColumn="0" w:noHBand="0" w:noVBand="1"/>
      </w:tblPr>
      <w:tblGrid>
        <w:gridCol w:w="2376"/>
        <w:gridCol w:w="6678"/>
      </w:tblGrid>
      <w:tr w:rsidR="00765B69" w:rsidRPr="001F74AE" w:rsidTr="00010FBF">
        <w:tc>
          <w:tcPr>
            <w:tcW w:w="9054" w:type="dxa"/>
            <w:gridSpan w:val="2"/>
            <w:shd w:val="clear" w:color="auto" w:fill="0D0D0D" w:themeFill="text1" w:themeFillTint="F2"/>
          </w:tcPr>
          <w:p w:rsidR="00765B69" w:rsidRPr="001F74AE" w:rsidRDefault="00765B69"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765B69" w:rsidRPr="001F74AE" w:rsidTr="00010FBF">
        <w:tc>
          <w:tcPr>
            <w:tcW w:w="2376" w:type="dxa"/>
          </w:tcPr>
          <w:p w:rsidR="00765B69" w:rsidRPr="001F74AE" w:rsidRDefault="00765B69"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765B69" w:rsidRPr="001F74AE" w:rsidRDefault="00765B69" w:rsidP="001F74AE">
            <w:pPr>
              <w:spacing w:line="360" w:lineRule="auto"/>
              <w:rPr>
                <w:rFonts w:ascii="Arial" w:hAnsi="Arial" w:cs="Arial"/>
                <w:b/>
                <w:sz w:val="24"/>
                <w:szCs w:val="24"/>
              </w:rPr>
            </w:pPr>
            <w:r w:rsidRPr="001F74AE">
              <w:rPr>
                <w:rFonts w:ascii="Arial" w:hAnsi="Arial" w:cs="Arial"/>
                <w:sz w:val="24"/>
                <w:szCs w:val="24"/>
              </w:rPr>
              <w:t>CN_11_04_CO_IMG02</w:t>
            </w:r>
          </w:p>
        </w:tc>
      </w:tr>
      <w:tr w:rsidR="00765B69" w:rsidRPr="001F74AE" w:rsidTr="00010FBF">
        <w:tc>
          <w:tcPr>
            <w:tcW w:w="2376" w:type="dxa"/>
          </w:tcPr>
          <w:p w:rsidR="00765B69" w:rsidRPr="001F74AE" w:rsidRDefault="00765B69"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765B69" w:rsidRPr="001F74AE" w:rsidRDefault="00765B69" w:rsidP="001F74AE">
            <w:pPr>
              <w:spacing w:line="360" w:lineRule="auto"/>
              <w:rPr>
                <w:rFonts w:ascii="Arial" w:hAnsi="Arial" w:cs="Arial"/>
                <w:sz w:val="24"/>
                <w:szCs w:val="24"/>
              </w:rPr>
            </w:pPr>
            <w:r w:rsidRPr="001F74AE">
              <w:rPr>
                <w:rFonts w:ascii="Arial" w:hAnsi="Arial" w:cs="Arial"/>
                <w:sz w:val="24"/>
                <w:szCs w:val="24"/>
              </w:rPr>
              <w:t>Ilustración de la reflexión con ángulos y planos.</w:t>
            </w:r>
          </w:p>
        </w:tc>
      </w:tr>
      <w:tr w:rsidR="00765B69" w:rsidRPr="001F74AE" w:rsidTr="00010FBF">
        <w:tc>
          <w:tcPr>
            <w:tcW w:w="2376" w:type="dxa"/>
          </w:tcPr>
          <w:p w:rsidR="00765B69" w:rsidRPr="001F74AE" w:rsidRDefault="00765B69"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765B69" w:rsidRPr="001F74AE" w:rsidRDefault="00FF72C6" w:rsidP="001F74AE">
            <w:pPr>
              <w:spacing w:line="360" w:lineRule="auto"/>
              <w:rPr>
                <w:rFonts w:ascii="Arial" w:hAnsi="Arial" w:cs="Arial"/>
                <w:sz w:val="24"/>
                <w:szCs w:val="24"/>
              </w:rPr>
            </w:pPr>
            <w:hyperlink r:id="rId9" w:history="1">
              <w:r w:rsidR="00765B69" w:rsidRPr="001F74AE">
                <w:rPr>
                  <w:rStyle w:val="Hipervnculo"/>
                  <w:rFonts w:ascii="Arial" w:hAnsi="Arial" w:cs="Arial"/>
                  <w:sz w:val="24"/>
                  <w:szCs w:val="24"/>
                </w:rPr>
                <w:t>http://images.slideplayer.es/8/2342034/slides/slide_5.jpg</w:t>
              </w:r>
            </w:hyperlink>
          </w:p>
          <w:p w:rsidR="00765B69" w:rsidRPr="001F74AE" w:rsidRDefault="00765B69" w:rsidP="001F74AE">
            <w:pPr>
              <w:spacing w:line="360" w:lineRule="auto"/>
              <w:rPr>
                <w:rFonts w:ascii="Arial" w:hAnsi="Arial" w:cs="Arial"/>
                <w:sz w:val="24"/>
                <w:szCs w:val="24"/>
              </w:rPr>
            </w:pPr>
          </w:p>
        </w:tc>
      </w:tr>
      <w:tr w:rsidR="00765B69" w:rsidRPr="001F74AE" w:rsidTr="00010FBF">
        <w:tc>
          <w:tcPr>
            <w:tcW w:w="2376" w:type="dxa"/>
          </w:tcPr>
          <w:p w:rsidR="00765B69" w:rsidRPr="001F74AE" w:rsidRDefault="00765B69"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765B69" w:rsidRPr="001F74AE" w:rsidRDefault="008F17C7" w:rsidP="001F74AE">
            <w:pPr>
              <w:spacing w:line="360" w:lineRule="auto"/>
              <w:rPr>
                <w:rFonts w:ascii="Arial" w:hAnsi="Arial" w:cs="Arial"/>
                <w:sz w:val="24"/>
                <w:szCs w:val="24"/>
              </w:rPr>
            </w:pPr>
            <w:r w:rsidRPr="001F74AE">
              <w:rPr>
                <w:rFonts w:ascii="Arial" w:hAnsi="Arial" w:cs="Arial"/>
                <w:sz w:val="24"/>
                <w:szCs w:val="24"/>
              </w:rPr>
              <w:t>En las ondas electromagnéticas, l</w:t>
            </w:r>
            <w:r w:rsidR="00111B07" w:rsidRPr="001F74AE">
              <w:rPr>
                <w:rFonts w:ascii="Arial" w:hAnsi="Arial" w:cs="Arial"/>
                <w:sz w:val="24"/>
                <w:szCs w:val="24"/>
              </w:rPr>
              <w:t>a recta normal</w:t>
            </w:r>
            <w:r w:rsidRPr="001F74AE">
              <w:rPr>
                <w:rFonts w:ascii="Arial" w:hAnsi="Arial" w:cs="Arial"/>
                <w:sz w:val="24"/>
                <w:szCs w:val="24"/>
              </w:rPr>
              <w:t xml:space="preserve"> y los rayos incidente y reflejado</w:t>
            </w:r>
            <w:r w:rsidR="00765B69" w:rsidRPr="001F74AE">
              <w:rPr>
                <w:rFonts w:ascii="Arial" w:hAnsi="Arial" w:cs="Arial"/>
                <w:sz w:val="24"/>
                <w:szCs w:val="24"/>
              </w:rPr>
              <w:t xml:space="preserve"> </w:t>
            </w:r>
            <w:r w:rsidRPr="001F74AE">
              <w:rPr>
                <w:rFonts w:ascii="Arial" w:hAnsi="Arial" w:cs="Arial"/>
                <w:sz w:val="24"/>
                <w:szCs w:val="24"/>
              </w:rPr>
              <w:t>están en un mismo plano, y los ángulos entre cada rayo</w:t>
            </w:r>
            <w:r w:rsidR="00765B69" w:rsidRPr="001F74AE">
              <w:rPr>
                <w:rFonts w:ascii="Arial" w:hAnsi="Arial" w:cs="Arial"/>
                <w:sz w:val="24"/>
                <w:szCs w:val="24"/>
              </w:rPr>
              <w:t xml:space="preserve"> y la normal son iguales.</w:t>
            </w:r>
          </w:p>
        </w:tc>
      </w:tr>
    </w:tbl>
    <w:p w:rsidR="00765B69" w:rsidRPr="001F74AE" w:rsidRDefault="00765B69" w:rsidP="001F74AE">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3"/>
        <w:gridCol w:w="6355"/>
      </w:tblGrid>
      <w:tr w:rsidR="00DF40DC" w:rsidRPr="001F74AE" w:rsidTr="00010FBF">
        <w:tc>
          <w:tcPr>
            <w:tcW w:w="9054" w:type="dxa"/>
            <w:gridSpan w:val="2"/>
            <w:shd w:val="clear" w:color="auto" w:fill="000000" w:themeFill="text1"/>
          </w:tcPr>
          <w:p w:rsidR="00DF40DC" w:rsidRPr="001F74AE" w:rsidRDefault="00DF40DC"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DF40DC" w:rsidRPr="001F74AE" w:rsidTr="00010FBF">
        <w:tc>
          <w:tcPr>
            <w:tcW w:w="2518" w:type="dxa"/>
          </w:tcPr>
          <w:p w:rsidR="00DF40DC" w:rsidRPr="001F74AE" w:rsidRDefault="00DF40DC"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DF40DC" w:rsidRPr="001F74AE" w:rsidRDefault="00DF40DC"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Pr="001F74AE">
              <w:rPr>
                <w:rFonts w:ascii="Arial" w:hAnsi="Arial" w:cs="Arial"/>
                <w:sz w:val="24"/>
                <w:szCs w:val="24"/>
              </w:rPr>
              <w:t>_REC20</w:t>
            </w:r>
          </w:p>
        </w:tc>
      </w:tr>
      <w:tr w:rsidR="00DF40DC" w:rsidRPr="001F74AE" w:rsidTr="00010FBF">
        <w:tc>
          <w:tcPr>
            <w:tcW w:w="2518" w:type="dxa"/>
          </w:tcPr>
          <w:p w:rsidR="00DF40DC" w:rsidRPr="001F74AE" w:rsidRDefault="00DF40DC"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DF40DC" w:rsidRPr="001F74AE" w:rsidRDefault="00DF40DC" w:rsidP="001F74AE">
            <w:pPr>
              <w:spacing w:line="360" w:lineRule="auto"/>
              <w:rPr>
                <w:rFonts w:ascii="Arial" w:hAnsi="Arial" w:cs="Arial"/>
                <w:sz w:val="24"/>
                <w:szCs w:val="24"/>
              </w:rPr>
            </w:pPr>
            <w:r w:rsidRPr="001F74AE">
              <w:rPr>
                <w:rFonts w:ascii="Arial" w:hAnsi="Arial" w:cs="Arial"/>
                <w:sz w:val="24"/>
                <w:szCs w:val="24"/>
              </w:rPr>
              <w:t>El fenómeno de reflexión</w:t>
            </w:r>
          </w:p>
        </w:tc>
      </w:tr>
      <w:tr w:rsidR="00DF40DC" w:rsidRPr="001F74AE" w:rsidTr="00010FBF">
        <w:tc>
          <w:tcPr>
            <w:tcW w:w="2518" w:type="dxa"/>
          </w:tcPr>
          <w:p w:rsidR="00DF40DC" w:rsidRPr="001F74AE" w:rsidRDefault="00DF40DC"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DF40DC" w:rsidRPr="001F74AE" w:rsidRDefault="00DF40DC" w:rsidP="001F74AE">
            <w:pPr>
              <w:spacing w:line="360" w:lineRule="auto"/>
              <w:rPr>
                <w:rFonts w:ascii="Arial" w:hAnsi="Arial" w:cs="Arial"/>
                <w:sz w:val="24"/>
                <w:szCs w:val="24"/>
              </w:rPr>
            </w:pPr>
            <w:r w:rsidRPr="001F74AE">
              <w:rPr>
                <w:rFonts w:ascii="Arial" w:hAnsi="Arial" w:cs="Arial"/>
                <w:sz w:val="24"/>
                <w:szCs w:val="24"/>
              </w:rPr>
              <w:t>Actividad para reforzar la comprensión de la reflexión de las ondas e identificar sus leyes</w:t>
            </w:r>
          </w:p>
        </w:tc>
      </w:tr>
    </w:tbl>
    <w:p w:rsidR="00DF40DC" w:rsidRPr="001F74AE" w:rsidRDefault="00DF40DC" w:rsidP="001F74AE">
      <w:pPr>
        <w:spacing w:line="360" w:lineRule="auto"/>
        <w:rPr>
          <w:rFonts w:ascii="Arial" w:hAnsi="Arial" w:cs="Arial"/>
          <w:sz w:val="24"/>
          <w:szCs w:val="24"/>
        </w:rPr>
      </w:pPr>
    </w:p>
    <w:p w:rsidR="00765B69" w:rsidRPr="001F74AE" w:rsidRDefault="00765B69" w:rsidP="001F74AE">
      <w:pPr>
        <w:spacing w:line="360" w:lineRule="auto"/>
        <w:rPr>
          <w:rFonts w:ascii="Arial" w:hAnsi="Arial" w:cs="Arial"/>
          <w:b/>
          <w:sz w:val="24"/>
          <w:szCs w:val="24"/>
        </w:rPr>
      </w:pPr>
      <w:r w:rsidRPr="001F74AE">
        <w:rPr>
          <w:rFonts w:ascii="Arial" w:hAnsi="Arial" w:cs="Arial"/>
          <w:sz w:val="24"/>
          <w:szCs w:val="24"/>
          <w:highlight w:val="yellow"/>
        </w:rPr>
        <w:t>[SECCIÓN 2]</w:t>
      </w:r>
      <w:r w:rsidRPr="001F74AE">
        <w:rPr>
          <w:rFonts w:ascii="Arial" w:hAnsi="Arial" w:cs="Arial"/>
          <w:sz w:val="24"/>
          <w:szCs w:val="24"/>
        </w:rPr>
        <w:t xml:space="preserve"> </w:t>
      </w:r>
      <w:r w:rsidRPr="001F74AE">
        <w:rPr>
          <w:rFonts w:ascii="Arial" w:hAnsi="Arial" w:cs="Arial"/>
          <w:b/>
          <w:sz w:val="24"/>
          <w:szCs w:val="24"/>
        </w:rPr>
        <w:t>1.2 La reflexión especular y la reflexión difusa</w:t>
      </w:r>
    </w:p>
    <w:p w:rsidR="00E33B9D" w:rsidRPr="001F74AE" w:rsidRDefault="008B21EF" w:rsidP="001F74AE">
      <w:pPr>
        <w:pStyle w:val="u"/>
        <w:shd w:val="clear" w:color="auto" w:fill="FFFFFF"/>
        <w:spacing w:before="0" w:beforeAutospacing="0" w:after="0" w:afterAutospacing="0" w:line="360" w:lineRule="auto"/>
        <w:rPr>
          <w:rFonts w:ascii="Arial" w:hAnsi="Arial" w:cs="Arial"/>
        </w:rPr>
      </w:pPr>
      <w:r w:rsidRPr="001F74AE">
        <w:rPr>
          <w:rFonts w:ascii="Arial" w:hAnsi="Arial" w:cs="Arial"/>
        </w:rPr>
        <w:t xml:space="preserve">Cuando los rayos de luz </w:t>
      </w:r>
      <w:r w:rsidR="00A05207" w:rsidRPr="001F74AE">
        <w:rPr>
          <w:rFonts w:ascii="Arial" w:hAnsi="Arial" w:cs="Arial"/>
        </w:rPr>
        <w:t xml:space="preserve">se reflejan en una superficie </w:t>
      </w:r>
      <w:r w:rsidR="00765B69" w:rsidRPr="001F74AE">
        <w:rPr>
          <w:rFonts w:ascii="Arial" w:hAnsi="Arial" w:cs="Arial"/>
        </w:rPr>
        <w:t xml:space="preserve">lisa, </w:t>
      </w:r>
      <w:r w:rsidRPr="001F74AE">
        <w:rPr>
          <w:rFonts w:ascii="Arial" w:hAnsi="Arial" w:cs="Arial"/>
        </w:rPr>
        <w:t>todo</w:t>
      </w:r>
      <w:r w:rsidR="00A05207" w:rsidRPr="001F74AE">
        <w:rPr>
          <w:rFonts w:ascii="Arial" w:hAnsi="Arial" w:cs="Arial"/>
        </w:rPr>
        <w:t>s rebotan hacia la misma dirección</w:t>
      </w:r>
      <w:r w:rsidR="00D05A77">
        <w:rPr>
          <w:rFonts w:ascii="Arial" w:hAnsi="Arial" w:cs="Arial"/>
        </w:rPr>
        <w:t>; e</w:t>
      </w:r>
      <w:r w:rsidR="00A05207" w:rsidRPr="001F74AE">
        <w:rPr>
          <w:rFonts w:ascii="Arial" w:hAnsi="Arial" w:cs="Arial"/>
        </w:rPr>
        <w:t xml:space="preserve">sto se conoce como </w:t>
      </w:r>
      <w:r w:rsidR="00A05207" w:rsidRPr="001F74AE">
        <w:rPr>
          <w:rFonts w:ascii="Arial" w:hAnsi="Arial" w:cs="Arial"/>
          <w:b/>
        </w:rPr>
        <w:t>reflexión especular</w:t>
      </w:r>
      <w:r w:rsidR="00A63EEB" w:rsidRPr="001F74AE">
        <w:rPr>
          <w:rFonts w:ascii="Arial" w:hAnsi="Arial" w:cs="Arial"/>
        </w:rPr>
        <w:t xml:space="preserve"> o </w:t>
      </w:r>
      <w:r w:rsidR="00A63EEB" w:rsidRPr="001F74AE">
        <w:rPr>
          <w:rFonts w:ascii="Arial" w:hAnsi="Arial" w:cs="Arial"/>
          <w:b/>
        </w:rPr>
        <w:t>reflexión total</w:t>
      </w:r>
      <w:r w:rsidR="00A63EEB" w:rsidRPr="001F74AE">
        <w:rPr>
          <w:rFonts w:ascii="Arial" w:hAnsi="Arial" w:cs="Arial"/>
        </w:rPr>
        <w:t xml:space="preserve">. </w:t>
      </w:r>
      <w:r w:rsidR="00A05207" w:rsidRPr="001F74AE">
        <w:rPr>
          <w:rFonts w:ascii="Arial" w:hAnsi="Arial" w:cs="Arial"/>
        </w:rPr>
        <w:t xml:space="preserve">Pero si la superficie </w:t>
      </w:r>
      <w:r w:rsidRPr="001F74AE">
        <w:rPr>
          <w:rFonts w:ascii="Arial" w:hAnsi="Arial" w:cs="Arial"/>
        </w:rPr>
        <w:t>presenta irregularidades, los rayos</w:t>
      </w:r>
      <w:r w:rsidR="00A05207" w:rsidRPr="001F74AE">
        <w:rPr>
          <w:rFonts w:ascii="Arial" w:hAnsi="Arial" w:cs="Arial"/>
        </w:rPr>
        <w:t xml:space="preserve"> rebotarán en direcciones diferentes, según el punto exacto de la superficie a la que lleguen</w:t>
      </w:r>
      <w:r w:rsidR="00D05A77">
        <w:rPr>
          <w:rFonts w:ascii="Arial" w:hAnsi="Arial" w:cs="Arial"/>
        </w:rPr>
        <w:t>; e</w:t>
      </w:r>
      <w:r w:rsidR="00A05207" w:rsidRPr="001F74AE">
        <w:rPr>
          <w:rFonts w:ascii="Arial" w:hAnsi="Arial" w:cs="Arial"/>
        </w:rPr>
        <w:t xml:space="preserve">n este caso, </w:t>
      </w:r>
      <w:r w:rsidR="008F17C7" w:rsidRPr="001F74AE">
        <w:rPr>
          <w:rFonts w:ascii="Arial" w:hAnsi="Arial" w:cs="Arial"/>
        </w:rPr>
        <w:t xml:space="preserve">se observa </w:t>
      </w:r>
      <w:r w:rsidR="00A05207" w:rsidRPr="001F74AE">
        <w:rPr>
          <w:rFonts w:ascii="Arial" w:hAnsi="Arial" w:cs="Arial"/>
        </w:rPr>
        <w:t xml:space="preserve">una </w:t>
      </w:r>
      <w:r w:rsidR="00A05207" w:rsidRPr="001F74AE">
        <w:rPr>
          <w:rFonts w:ascii="Arial" w:hAnsi="Arial" w:cs="Arial"/>
          <w:b/>
        </w:rPr>
        <w:t>reflexión difusa</w:t>
      </w:r>
      <w:r w:rsidR="00A05207" w:rsidRPr="001F74AE">
        <w:rPr>
          <w:rFonts w:ascii="Arial" w:hAnsi="Arial" w:cs="Arial"/>
        </w:rPr>
        <w:t>.</w:t>
      </w:r>
    </w:p>
    <w:p w:rsidR="00765B69" w:rsidRPr="001F74AE" w:rsidRDefault="00765B69" w:rsidP="001F74AE">
      <w:pPr>
        <w:pStyle w:val="u"/>
        <w:shd w:val="clear" w:color="auto" w:fill="FFFFFF"/>
        <w:spacing w:before="0" w:beforeAutospacing="0" w:after="0" w:afterAutospacing="0" w:line="360" w:lineRule="auto"/>
        <w:rPr>
          <w:rFonts w:ascii="Arial" w:hAnsi="Arial" w:cs="Arial"/>
        </w:rPr>
      </w:pPr>
    </w:p>
    <w:tbl>
      <w:tblPr>
        <w:tblStyle w:val="Tablaconcuadrcula1"/>
        <w:tblW w:w="0" w:type="auto"/>
        <w:tblLayout w:type="fixed"/>
        <w:tblLook w:val="04A0" w:firstRow="1" w:lastRow="0" w:firstColumn="1" w:lastColumn="0" w:noHBand="0" w:noVBand="1"/>
      </w:tblPr>
      <w:tblGrid>
        <w:gridCol w:w="2376"/>
        <w:gridCol w:w="6678"/>
      </w:tblGrid>
      <w:tr w:rsidR="0018552C" w:rsidRPr="001F74AE" w:rsidTr="00010FBF">
        <w:tc>
          <w:tcPr>
            <w:tcW w:w="9054" w:type="dxa"/>
            <w:gridSpan w:val="2"/>
            <w:shd w:val="clear" w:color="auto" w:fill="0D0D0D" w:themeFill="text1" w:themeFillTint="F2"/>
          </w:tcPr>
          <w:p w:rsidR="0018552C" w:rsidRPr="001F74AE" w:rsidRDefault="0018552C"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18552C" w:rsidRPr="001F74AE" w:rsidTr="00010FBF">
        <w:tc>
          <w:tcPr>
            <w:tcW w:w="2376" w:type="dxa"/>
          </w:tcPr>
          <w:p w:rsidR="0018552C" w:rsidRPr="001F74AE" w:rsidRDefault="0018552C"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18552C" w:rsidRPr="001F74AE" w:rsidRDefault="0065403E" w:rsidP="001F74AE">
            <w:pPr>
              <w:spacing w:line="360" w:lineRule="auto"/>
              <w:rPr>
                <w:rFonts w:ascii="Arial" w:hAnsi="Arial" w:cs="Arial"/>
                <w:b/>
                <w:sz w:val="24"/>
                <w:szCs w:val="24"/>
              </w:rPr>
            </w:pPr>
            <w:r w:rsidRPr="001F74AE">
              <w:rPr>
                <w:rFonts w:ascii="Arial" w:hAnsi="Arial" w:cs="Arial"/>
                <w:sz w:val="24"/>
                <w:szCs w:val="24"/>
              </w:rPr>
              <w:t>CN_11_04_CO_IMG03</w:t>
            </w:r>
          </w:p>
        </w:tc>
      </w:tr>
      <w:tr w:rsidR="0018552C" w:rsidRPr="001F74AE" w:rsidTr="00010FBF">
        <w:tc>
          <w:tcPr>
            <w:tcW w:w="2376" w:type="dxa"/>
          </w:tcPr>
          <w:p w:rsidR="0018552C" w:rsidRPr="001F74AE" w:rsidRDefault="0018552C"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18552C" w:rsidRPr="001F74AE" w:rsidRDefault="0018552C" w:rsidP="001F74AE">
            <w:pPr>
              <w:spacing w:line="360" w:lineRule="auto"/>
              <w:rPr>
                <w:rFonts w:ascii="Arial" w:hAnsi="Arial" w:cs="Arial"/>
                <w:sz w:val="24"/>
                <w:szCs w:val="24"/>
              </w:rPr>
            </w:pPr>
            <w:r w:rsidRPr="001F74AE">
              <w:rPr>
                <w:rFonts w:ascii="Arial" w:hAnsi="Arial" w:cs="Arial"/>
                <w:sz w:val="24"/>
                <w:szCs w:val="24"/>
              </w:rPr>
              <w:t>Reflexión especular y difusa</w:t>
            </w:r>
          </w:p>
        </w:tc>
      </w:tr>
      <w:tr w:rsidR="0018552C" w:rsidRPr="001F74AE" w:rsidTr="00010FBF">
        <w:tc>
          <w:tcPr>
            <w:tcW w:w="2376" w:type="dxa"/>
          </w:tcPr>
          <w:p w:rsidR="0018552C" w:rsidRPr="001F74AE" w:rsidRDefault="0018552C"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18552C" w:rsidRPr="001F74AE" w:rsidRDefault="0018552C" w:rsidP="001F74AE">
            <w:pPr>
              <w:spacing w:line="360" w:lineRule="auto"/>
              <w:rPr>
                <w:rFonts w:ascii="Arial" w:hAnsi="Arial" w:cs="Arial"/>
                <w:sz w:val="24"/>
                <w:szCs w:val="24"/>
              </w:rPr>
            </w:pPr>
            <w:r w:rsidRPr="001F74AE">
              <w:rPr>
                <w:rFonts w:ascii="Arial" w:hAnsi="Arial" w:cs="Arial"/>
                <w:sz w:val="24"/>
                <w:szCs w:val="24"/>
              </w:rPr>
              <w:t>Hacer una imagen a la izquierda en donde varios rayos rebotan en una superficie plana, y todos salen a la misma dirección, y debajo dice “Reflexión especular”. A la derecha hay una superficie irregular, por lo que los rayos rebotan en direcciones diferentes según a donde lleguen. Debajo dice “Reflexión difusa”. Hacer una imagen como la siguiente en la reflexión difusa:</w:t>
            </w:r>
          </w:p>
          <w:p w:rsidR="0018552C" w:rsidRPr="001F74AE" w:rsidRDefault="00C04B51" w:rsidP="001F74AE">
            <w:pPr>
              <w:spacing w:line="360" w:lineRule="auto"/>
              <w:rPr>
                <w:rFonts w:ascii="Arial" w:hAnsi="Arial" w:cs="Arial"/>
                <w:sz w:val="24"/>
                <w:szCs w:val="24"/>
              </w:rPr>
            </w:pPr>
            <w:r w:rsidRPr="001F74AE">
              <w:rPr>
                <w:rFonts w:ascii="Arial" w:hAnsi="Arial" w:cs="Arial"/>
                <w:noProof/>
                <w:sz w:val="24"/>
                <w:szCs w:val="24"/>
                <w:lang w:eastAsia="es-CO"/>
              </w:rPr>
              <w:drawing>
                <wp:inline distT="0" distB="0" distL="0" distR="0">
                  <wp:extent cx="3438525" cy="1869698"/>
                  <wp:effectExtent l="0" t="0" r="0" b="0"/>
                  <wp:docPr id="5" name="Imagen 5" descr="C:\Users\Miguel\Desktop\Reflexión difu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Reflexión difus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9909" cy="1881326"/>
                          </a:xfrm>
                          <a:prstGeom prst="rect">
                            <a:avLst/>
                          </a:prstGeom>
                          <a:noFill/>
                          <a:ln>
                            <a:noFill/>
                          </a:ln>
                        </pic:spPr>
                      </pic:pic>
                    </a:graphicData>
                  </a:graphic>
                </wp:inline>
              </w:drawing>
            </w:r>
          </w:p>
          <w:p w:rsidR="0018552C" w:rsidRPr="001F74AE" w:rsidRDefault="0018552C" w:rsidP="001F74AE">
            <w:pPr>
              <w:spacing w:line="360" w:lineRule="auto"/>
              <w:rPr>
                <w:rFonts w:ascii="Arial" w:hAnsi="Arial" w:cs="Arial"/>
                <w:sz w:val="24"/>
                <w:szCs w:val="24"/>
              </w:rPr>
            </w:pPr>
          </w:p>
        </w:tc>
      </w:tr>
      <w:tr w:rsidR="0018552C" w:rsidRPr="001F74AE" w:rsidTr="00010FBF">
        <w:tc>
          <w:tcPr>
            <w:tcW w:w="2376" w:type="dxa"/>
          </w:tcPr>
          <w:p w:rsidR="0018552C" w:rsidRPr="001F74AE" w:rsidRDefault="0018552C"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18552C" w:rsidRPr="001F74AE" w:rsidRDefault="0018552C" w:rsidP="001F74AE">
            <w:pPr>
              <w:spacing w:line="360" w:lineRule="auto"/>
              <w:rPr>
                <w:rFonts w:ascii="Arial" w:hAnsi="Arial" w:cs="Arial"/>
                <w:sz w:val="24"/>
                <w:szCs w:val="24"/>
              </w:rPr>
            </w:pPr>
            <w:r w:rsidRPr="001F74AE">
              <w:rPr>
                <w:rFonts w:ascii="Arial" w:hAnsi="Arial" w:cs="Arial"/>
                <w:sz w:val="24"/>
                <w:szCs w:val="24"/>
              </w:rPr>
              <w:t>La reflexión especular se da en superficies lisas y la reflexión di</w:t>
            </w:r>
            <w:r w:rsidR="008F17C7" w:rsidRPr="001F74AE">
              <w:rPr>
                <w:rFonts w:ascii="Arial" w:hAnsi="Arial" w:cs="Arial"/>
                <w:sz w:val="24"/>
                <w:szCs w:val="24"/>
              </w:rPr>
              <w:t>fusa en superficies irregulares</w:t>
            </w:r>
            <w:r w:rsidR="008B21EF" w:rsidRPr="001F74AE">
              <w:rPr>
                <w:rFonts w:ascii="Arial" w:hAnsi="Arial" w:cs="Arial"/>
                <w:sz w:val="24"/>
                <w:szCs w:val="24"/>
              </w:rPr>
              <w:t>. En ambos casos</w:t>
            </w:r>
            <w:r w:rsidR="00D05A77">
              <w:rPr>
                <w:rFonts w:ascii="Arial" w:hAnsi="Arial" w:cs="Arial"/>
                <w:sz w:val="24"/>
                <w:szCs w:val="24"/>
              </w:rPr>
              <w:t>,</w:t>
            </w:r>
            <w:r w:rsidR="008B21EF" w:rsidRPr="001F74AE">
              <w:rPr>
                <w:rFonts w:ascii="Arial" w:hAnsi="Arial" w:cs="Arial"/>
                <w:sz w:val="24"/>
                <w:szCs w:val="24"/>
              </w:rPr>
              <w:t xml:space="preserve"> los</w:t>
            </w:r>
            <w:r w:rsidR="008F17C7" w:rsidRPr="001F74AE">
              <w:rPr>
                <w:rFonts w:ascii="Arial" w:hAnsi="Arial" w:cs="Arial"/>
                <w:sz w:val="24"/>
                <w:szCs w:val="24"/>
              </w:rPr>
              <w:t xml:space="preserve"> ángulos de incidencia y de reflexión son iguales</w:t>
            </w:r>
            <w:r w:rsidR="001C32B5" w:rsidRPr="001F74AE">
              <w:rPr>
                <w:rFonts w:ascii="Arial" w:hAnsi="Arial" w:cs="Arial"/>
                <w:sz w:val="24"/>
                <w:szCs w:val="24"/>
              </w:rPr>
              <w:t>.</w:t>
            </w:r>
          </w:p>
        </w:tc>
      </w:tr>
    </w:tbl>
    <w:p w:rsidR="00D04680" w:rsidRPr="001F74AE" w:rsidRDefault="00D04680" w:rsidP="001F74AE">
      <w:pPr>
        <w:pStyle w:val="u"/>
        <w:shd w:val="clear" w:color="auto" w:fill="FFFFFF"/>
        <w:spacing w:before="0" w:beforeAutospacing="0" w:after="0" w:afterAutospacing="0" w:line="360" w:lineRule="auto"/>
        <w:rPr>
          <w:rFonts w:ascii="Arial" w:hAnsi="Arial" w:cs="Arial"/>
        </w:rPr>
      </w:pPr>
    </w:p>
    <w:tbl>
      <w:tblPr>
        <w:tblStyle w:val="Tablaconcuadrcula"/>
        <w:tblW w:w="0" w:type="auto"/>
        <w:tblLook w:val="04A0" w:firstRow="1" w:lastRow="0" w:firstColumn="1" w:lastColumn="0" w:noHBand="0" w:noVBand="1"/>
      </w:tblPr>
      <w:tblGrid>
        <w:gridCol w:w="2473"/>
        <w:gridCol w:w="6355"/>
      </w:tblGrid>
      <w:tr w:rsidR="00DF40DC" w:rsidRPr="001F74AE" w:rsidTr="00010FBF">
        <w:tc>
          <w:tcPr>
            <w:tcW w:w="9054" w:type="dxa"/>
            <w:gridSpan w:val="2"/>
            <w:shd w:val="clear" w:color="auto" w:fill="000000" w:themeFill="text1"/>
          </w:tcPr>
          <w:p w:rsidR="00DF40DC" w:rsidRPr="001F74AE" w:rsidRDefault="00DF40DC"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DF40DC" w:rsidRPr="001F74AE" w:rsidTr="00010FBF">
        <w:tc>
          <w:tcPr>
            <w:tcW w:w="2518" w:type="dxa"/>
          </w:tcPr>
          <w:p w:rsidR="00DF40DC" w:rsidRPr="001F74AE" w:rsidRDefault="00DF40DC"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DF40DC" w:rsidRPr="001F74AE" w:rsidRDefault="00DF40DC"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Pr="001F74AE">
              <w:rPr>
                <w:rFonts w:ascii="Arial" w:hAnsi="Arial" w:cs="Arial"/>
                <w:sz w:val="24"/>
                <w:szCs w:val="24"/>
              </w:rPr>
              <w:t>_REC30</w:t>
            </w:r>
          </w:p>
        </w:tc>
      </w:tr>
      <w:tr w:rsidR="00DF40DC" w:rsidRPr="001F74AE" w:rsidTr="00010FBF">
        <w:tc>
          <w:tcPr>
            <w:tcW w:w="2518" w:type="dxa"/>
          </w:tcPr>
          <w:p w:rsidR="00DF40DC" w:rsidRPr="001F74AE" w:rsidRDefault="00DF40DC"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DF40DC" w:rsidRPr="001F74AE" w:rsidRDefault="00D05A77" w:rsidP="001F74AE">
            <w:pPr>
              <w:spacing w:line="360" w:lineRule="auto"/>
              <w:rPr>
                <w:rFonts w:ascii="Arial" w:hAnsi="Arial" w:cs="Arial"/>
                <w:sz w:val="24"/>
                <w:szCs w:val="24"/>
              </w:rPr>
            </w:pPr>
            <w:r>
              <w:rPr>
                <w:rFonts w:ascii="Arial" w:hAnsi="Arial" w:cs="Arial"/>
                <w:sz w:val="24"/>
                <w:szCs w:val="24"/>
              </w:rPr>
              <w:t>La r</w:t>
            </w:r>
            <w:r w:rsidRPr="001F74AE">
              <w:rPr>
                <w:rFonts w:ascii="Arial" w:hAnsi="Arial" w:cs="Arial"/>
                <w:sz w:val="24"/>
                <w:szCs w:val="24"/>
              </w:rPr>
              <w:t xml:space="preserve">eflexión </w:t>
            </w:r>
            <w:r w:rsidR="00DF40DC" w:rsidRPr="001F74AE">
              <w:rPr>
                <w:rFonts w:ascii="Arial" w:hAnsi="Arial" w:cs="Arial"/>
                <w:sz w:val="24"/>
                <w:szCs w:val="24"/>
              </w:rPr>
              <w:t xml:space="preserve">de </w:t>
            </w:r>
            <w:r>
              <w:rPr>
                <w:rFonts w:ascii="Arial" w:hAnsi="Arial" w:cs="Arial"/>
                <w:sz w:val="24"/>
                <w:szCs w:val="24"/>
              </w:rPr>
              <w:t xml:space="preserve">la </w:t>
            </w:r>
            <w:r w:rsidR="00DF40DC" w:rsidRPr="001F74AE">
              <w:rPr>
                <w:rFonts w:ascii="Arial" w:hAnsi="Arial" w:cs="Arial"/>
                <w:sz w:val="24"/>
                <w:szCs w:val="24"/>
              </w:rPr>
              <w:t xml:space="preserve">luz y </w:t>
            </w:r>
            <w:r>
              <w:rPr>
                <w:rFonts w:ascii="Arial" w:hAnsi="Arial" w:cs="Arial"/>
                <w:sz w:val="24"/>
                <w:szCs w:val="24"/>
              </w:rPr>
              <w:t xml:space="preserve">el </w:t>
            </w:r>
            <w:r w:rsidR="00DF40DC" w:rsidRPr="001F74AE">
              <w:rPr>
                <w:rFonts w:ascii="Arial" w:hAnsi="Arial" w:cs="Arial"/>
                <w:sz w:val="24"/>
                <w:szCs w:val="24"/>
              </w:rPr>
              <w:t>sonido</w:t>
            </w:r>
          </w:p>
        </w:tc>
      </w:tr>
      <w:tr w:rsidR="00DF40DC" w:rsidRPr="001F74AE" w:rsidTr="00010FBF">
        <w:tc>
          <w:tcPr>
            <w:tcW w:w="2518" w:type="dxa"/>
          </w:tcPr>
          <w:p w:rsidR="00DF40DC" w:rsidRPr="001F74AE" w:rsidRDefault="00DF40DC"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DF40DC" w:rsidRPr="001F74AE" w:rsidRDefault="00DF40DC" w:rsidP="001F74AE">
            <w:pPr>
              <w:spacing w:line="360" w:lineRule="auto"/>
              <w:rPr>
                <w:rFonts w:ascii="Arial" w:hAnsi="Arial" w:cs="Arial"/>
                <w:sz w:val="24"/>
                <w:szCs w:val="24"/>
              </w:rPr>
            </w:pPr>
            <w:r w:rsidRPr="001F74AE">
              <w:rPr>
                <w:rFonts w:ascii="Arial" w:hAnsi="Arial" w:cs="Arial"/>
                <w:sz w:val="24"/>
                <w:szCs w:val="24"/>
              </w:rPr>
              <w:t>Actividad para reconocer los efectos de la reflexión de la luz y el sonido en la vida cotidiana</w:t>
            </w:r>
          </w:p>
        </w:tc>
      </w:tr>
    </w:tbl>
    <w:p w:rsidR="00DF40DC" w:rsidRPr="001F74AE" w:rsidRDefault="00DF40DC" w:rsidP="001F74AE">
      <w:pPr>
        <w:spacing w:line="360" w:lineRule="auto"/>
        <w:rPr>
          <w:rFonts w:ascii="Arial" w:hAnsi="Arial" w:cs="Arial"/>
          <w:sz w:val="24"/>
          <w:szCs w:val="24"/>
        </w:rPr>
      </w:pPr>
    </w:p>
    <w:p w:rsidR="0071530C" w:rsidRPr="001F74AE" w:rsidRDefault="0071530C" w:rsidP="001F74AE">
      <w:pPr>
        <w:spacing w:line="360" w:lineRule="auto"/>
        <w:rPr>
          <w:rFonts w:ascii="Arial" w:hAnsi="Arial" w:cs="Arial"/>
          <w:b/>
          <w:sz w:val="24"/>
          <w:szCs w:val="24"/>
        </w:rPr>
      </w:pPr>
      <w:r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Pr="001F74AE">
        <w:rPr>
          <w:rFonts w:ascii="Arial" w:hAnsi="Arial" w:cs="Arial"/>
          <w:sz w:val="24"/>
          <w:szCs w:val="24"/>
          <w:highlight w:val="yellow"/>
        </w:rPr>
        <w:t>2]</w:t>
      </w:r>
      <w:r w:rsidRPr="001F74AE">
        <w:rPr>
          <w:rFonts w:ascii="Arial" w:hAnsi="Arial" w:cs="Arial"/>
          <w:sz w:val="24"/>
          <w:szCs w:val="24"/>
        </w:rPr>
        <w:t xml:space="preserve"> </w:t>
      </w:r>
      <w:r w:rsidR="006353DB" w:rsidRPr="001F74AE">
        <w:rPr>
          <w:rFonts w:ascii="Arial" w:hAnsi="Arial" w:cs="Arial"/>
          <w:b/>
          <w:sz w:val="24"/>
          <w:szCs w:val="24"/>
        </w:rPr>
        <w:t>1.3</w:t>
      </w:r>
      <w:r w:rsidRPr="001F74AE">
        <w:rPr>
          <w:rFonts w:ascii="Arial" w:hAnsi="Arial" w:cs="Arial"/>
          <w:b/>
          <w:sz w:val="24"/>
          <w:szCs w:val="24"/>
        </w:rPr>
        <w:t xml:space="preserve"> Consolidación</w:t>
      </w:r>
    </w:p>
    <w:p w:rsidR="00B94D56" w:rsidRPr="001F74AE" w:rsidRDefault="00402EBF" w:rsidP="001F74AE">
      <w:pPr>
        <w:spacing w:line="360" w:lineRule="auto"/>
        <w:rPr>
          <w:rFonts w:ascii="Arial" w:hAnsi="Arial" w:cs="Arial"/>
          <w:sz w:val="24"/>
          <w:szCs w:val="24"/>
        </w:rPr>
      </w:pPr>
      <w:r w:rsidRPr="001F74AE">
        <w:rPr>
          <w:rFonts w:ascii="Arial" w:hAnsi="Arial" w:cs="Arial"/>
          <w:sz w:val="24"/>
          <w:szCs w:val="24"/>
        </w:rPr>
        <w:t>Actividad</w:t>
      </w:r>
      <w:r w:rsidR="00B94D56" w:rsidRPr="001F74AE">
        <w:rPr>
          <w:rFonts w:ascii="Arial" w:hAnsi="Arial" w:cs="Arial"/>
          <w:sz w:val="24"/>
          <w:szCs w:val="24"/>
        </w:rPr>
        <w:t xml:space="preserve"> para consolidar lo que has aprendido en esta sección.</w:t>
      </w:r>
    </w:p>
    <w:tbl>
      <w:tblPr>
        <w:tblStyle w:val="Tablaconcuadrcula"/>
        <w:tblW w:w="0" w:type="auto"/>
        <w:tblLook w:val="04A0" w:firstRow="1" w:lastRow="0" w:firstColumn="1" w:lastColumn="0" w:noHBand="0" w:noVBand="1"/>
      </w:tblPr>
      <w:tblGrid>
        <w:gridCol w:w="2473"/>
        <w:gridCol w:w="6355"/>
      </w:tblGrid>
      <w:tr w:rsidR="002F7C6E" w:rsidRPr="001F74AE" w:rsidTr="004A1C3F">
        <w:tc>
          <w:tcPr>
            <w:tcW w:w="9054" w:type="dxa"/>
            <w:gridSpan w:val="2"/>
            <w:shd w:val="clear" w:color="auto" w:fill="000000" w:themeFill="text1"/>
          </w:tcPr>
          <w:p w:rsidR="0071530C" w:rsidRPr="001F74AE" w:rsidRDefault="0071530C"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2F7C6E" w:rsidRPr="001F74AE" w:rsidTr="004A1C3F">
        <w:tc>
          <w:tcPr>
            <w:tcW w:w="2518" w:type="dxa"/>
          </w:tcPr>
          <w:p w:rsidR="0071530C" w:rsidRPr="001F74AE" w:rsidRDefault="0071530C"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71530C" w:rsidRPr="001F74AE" w:rsidRDefault="007B0533"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E65460" w:rsidRPr="001F74AE">
              <w:rPr>
                <w:rFonts w:ascii="Arial" w:hAnsi="Arial" w:cs="Arial"/>
                <w:sz w:val="24"/>
                <w:szCs w:val="24"/>
              </w:rPr>
              <w:t>_REC4</w:t>
            </w:r>
            <w:r w:rsidR="0071530C" w:rsidRPr="001F74AE">
              <w:rPr>
                <w:rFonts w:ascii="Arial" w:hAnsi="Arial" w:cs="Arial"/>
                <w:sz w:val="24"/>
                <w:szCs w:val="24"/>
              </w:rPr>
              <w:t>0</w:t>
            </w:r>
          </w:p>
        </w:tc>
      </w:tr>
      <w:tr w:rsidR="002F7C6E" w:rsidRPr="001F74AE" w:rsidTr="004A1C3F">
        <w:tc>
          <w:tcPr>
            <w:tcW w:w="2518" w:type="dxa"/>
          </w:tcPr>
          <w:p w:rsidR="0071530C" w:rsidRPr="001F74AE" w:rsidRDefault="0071530C"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71530C" w:rsidRPr="001F74AE" w:rsidRDefault="00CE1E44" w:rsidP="001F74AE">
            <w:pPr>
              <w:spacing w:line="360" w:lineRule="auto"/>
              <w:rPr>
                <w:rFonts w:ascii="Arial" w:hAnsi="Arial" w:cs="Arial"/>
                <w:sz w:val="24"/>
                <w:szCs w:val="24"/>
              </w:rPr>
            </w:pPr>
            <w:r w:rsidRPr="001F74AE">
              <w:rPr>
                <w:rFonts w:ascii="Arial" w:hAnsi="Arial" w:cs="Arial"/>
                <w:sz w:val="24"/>
                <w:szCs w:val="24"/>
              </w:rPr>
              <w:t>Refuerza tu aprendizaje: La reflexión de las ondas</w:t>
            </w:r>
          </w:p>
        </w:tc>
      </w:tr>
      <w:tr w:rsidR="002F7C6E" w:rsidRPr="001F74AE" w:rsidTr="004A1C3F">
        <w:tc>
          <w:tcPr>
            <w:tcW w:w="2518" w:type="dxa"/>
          </w:tcPr>
          <w:p w:rsidR="0071530C" w:rsidRPr="001F74AE" w:rsidRDefault="0071530C"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71530C" w:rsidRPr="001F74AE" w:rsidRDefault="00DF40DC" w:rsidP="001F74AE">
            <w:pPr>
              <w:spacing w:line="360" w:lineRule="auto"/>
              <w:rPr>
                <w:rFonts w:ascii="Arial" w:hAnsi="Arial" w:cs="Arial"/>
                <w:sz w:val="24"/>
                <w:szCs w:val="24"/>
              </w:rPr>
            </w:pPr>
            <w:r w:rsidRPr="001F74AE">
              <w:rPr>
                <w:rFonts w:ascii="Arial" w:hAnsi="Arial" w:cs="Arial"/>
                <w:sz w:val="24"/>
                <w:szCs w:val="24"/>
              </w:rPr>
              <w:t>Actividad para analizar la reflexión de las ondas</w:t>
            </w:r>
          </w:p>
        </w:tc>
      </w:tr>
    </w:tbl>
    <w:p w:rsidR="006353DB" w:rsidRPr="001F74AE" w:rsidRDefault="006353DB" w:rsidP="001F74AE">
      <w:pPr>
        <w:spacing w:line="360" w:lineRule="auto"/>
        <w:rPr>
          <w:rFonts w:ascii="Arial" w:hAnsi="Arial" w:cs="Arial"/>
          <w:sz w:val="24"/>
          <w:szCs w:val="24"/>
        </w:rPr>
      </w:pPr>
    </w:p>
    <w:p w:rsidR="009408D9" w:rsidRPr="001F74AE" w:rsidRDefault="009408D9" w:rsidP="001F74AE">
      <w:pPr>
        <w:spacing w:line="360" w:lineRule="auto"/>
        <w:rPr>
          <w:rFonts w:ascii="Arial" w:hAnsi="Arial" w:cs="Arial"/>
          <w:b/>
          <w:sz w:val="24"/>
          <w:szCs w:val="24"/>
        </w:rPr>
      </w:pPr>
      <w:r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Pr="001F74AE">
        <w:rPr>
          <w:rFonts w:ascii="Arial" w:hAnsi="Arial" w:cs="Arial"/>
          <w:sz w:val="24"/>
          <w:szCs w:val="24"/>
          <w:highlight w:val="yellow"/>
        </w:rPr>
        <w:t>1]</w:t>
      </w:r>
      <w:r w:rsidRPr="001F74AE">
        <w:rPr>
          <w:rFonts w:ascii="Arial" w:hAnsi="Arial" w:cs="Arial"/>
          <w:sz w:val="24"/>
          <w:szCs w:val="24"/>
        </w:rPr>
        <w:t xml:space="preserve"> </w:t>
      </w:r>
      <w:r w:rsidR="00B07FCC" w:rsidRPr="001F74AE">
        <w:rPr>
          <w:rFonts w:ascii="Arial" w:hAnsi="Arial" w:cs="Arial"/>
          <w:b/>
          <w:sz w:val="24"/>
          <w:szCs w:val="24"/>
        </w:rPr>
        <w:t>2</w:t>
      </w:r>
      <w:r w:rsidR="00082FDF" w:rsidRPr="001F74AE">
        <w:rPr>
          <w:rFonts w:ascii="Arial" w:hAnsi="Arial" w:cs="Arial"/>
          <w:b/>
          <w:sz w:val="24"/>
          <w:szCs w:val="24"/>
        </w:rPr>
        <w:t xml:space="preserve"> </w:t>
      </w:r>
      <w:r w:rsidR="006353DB" w:rsidRPr="001F74AE">
        <w:rPr>
          <w:rFonts w:ascii="Arial" w:hAnsi="Arial" w:cs="Arial"/>
          <w:b/>
          <w:sz w:val="24"/>
          <w:szCs w:val="24"/>
        </w:rPr>
        <w:t>La refracción</w:t>
      </w:r>
    </w:p>
    <w:p w:rsidR="009408D9" w:rsidRPr="001F74AE" w:rsidRDefault="00D2247A" w:rsidP="001F74AE">
      <w:pPr>
        <w:spacing w:line="360" w:lineRule="auto"/>
        <w:rPr>
          <w:rStyle w:val="apple-converted-space"/>
          <w:rFonts w:ascii="Arial" w:hAnsi="Arial" w:cs="Arial"/>
          <w:sz w:val="24"/>
          <w:szCs w:val="24"/>
          <w:shd w:val="clear" w:color="auto" w:fill="FFFFFF"/>
        </w:rPr>
      </w:pPr>
      <w:r w:rsidRPr="001F74AE">
        <w:rPr>
          <w:rStyle w:val="un"/>
          <w:rFonts w:ascii="Arial" w:hAnsi="Arial" w:cs="Arial"/>
          <w:sz w:val="24"/>
          <w:szCs w:val="24"/>
          <w:shd w:val="clear" w:color="auto" w:fill="FFFFFF"/>
        </w:rPr>
        <w:t>Al atravesar la frontera entre dos medios diferentes</w:t>
      </w:r>
      <w:r w:rsidR="008429FC">
        <w:rPr>
          <w:rStyle w:val="un"/>
          <w:rFonts w:ascii="Arial" w:hAnsi="Arial" w:cs="Arial"/>
          <w:sz w:val="24"/>
          <w:szCs w:val="24"/>
          <w:shd w:val="clear" w:color="auto" w:fill="FFFFFF"/>
        </w:rPr>
        <w:t>,</w:t>
      </w:r>
      <w:r w:rsidRPr="001F74AE">
        <w:rPr>
          <w:rStyle w:val="un"/>
          <w:rFonts w:ascii="Arial" w:hAnsi="Arial" w:cs="Arial"/>
          <w:sz w:val="24"/>
          <w:szCs w:val="24"/>
          <w:shd w:val="clear" w:color="auto" w:fill="FFFFFF"/>
        </w:rPr>
        <w:t xml:space="preserve"> las ondas sufren cambios en la velocidad de propagación</w:t>
      </w:r>
      <w:r w:rsidR="00A00306" w:rsidRPr="001F74AE">
        <w:rPr>
          <w:rStyle w:val="un"/>
          <w:rFonts w:ascii="Arial" w:hAnsi="Arial" w:cs="Arial"/>
          <w:sz w:val="24"/>
          <w:szCs w:val="24"/>
          <w:shd w:val="clear" w:color="auto" w:fill="FFFFFF"/>
        </w:rPr>
        <w:t xml:space="preserve"> y</w:t>
      </w:r>
      <w:r w:rsidR="008B21EF" w:rsidRPr="001F74AE">
        <w:rPr>
          <w:rStyle w:val="un"/>
          <w:rFonts w:ascii="Arial" w:hAnsi="Arial" w:cs="Arial"/>
          <w:sz w:val="24"/>
          <w:szCs w:val="24"/>
          <w:shd w:val="clear" w:color="auto" w:fill="FFFFFF"/>
        </w:rPr>
        <w:t xml:space="preserve"> en la direcci</w:t>
      </w:r>
      <w:r w:rsidR="00A00306" w:rsidRPr="001F74AE">
        <w:rPr>
          <w:rStyle w:val="un"/>
          <w:rFonts w:ascii="Arial" w:hAnsi="Arial" w:cs="Arial"/>
          <w:sz w:val="24"/>
          <w:szCs w:val="24"/>
          <w:shd w:val="clear" w:color="auto" w:fill="FFFFFF"/>
        </w:rPr>
        <w:t xml:space="preserve">ón, este fenómeno recibe el nombre de </w:t>
      </w:r>
      <w:r w:rsidR="00A00306" w:rsidRPr="001F74AE">
        <w:rPr>
          <w:rStyle w:val="apple-converted-space"/>
          <w:rFonts w:ascii="Arial" w:hAnsi="Arial" w:cs="Arial"/>
          <w:b/>
          <w:sz w:val="24"/>
          <w:szCs w:val="24"/>
          <w:shd w:val="clear" w:color="auto" w:fill="FFFFFF"/>
        </w:rPr>
        <w:t xml:space="preserve">refracción </w:t>
      </w:r>
      <w:r w:rsidR="00A00306" w:rsidRPr="001F74AE">
        <w:rPr>
          <w:rStyle w:val="apple-converted-space"/>
          <w:rFonts w:ascii="Arial" w:hAnsi="Arial" w:cs="Arial"/>
          <w:sz w:val="24"/>
          <w:szCs w:val="24"/>
          <w:shd w:val="clear" w:color="auto" w:fill="FFFFFF"/>
        </w:rPr>
        <w:t xml:space="preserve">y se define como </w:t>
      </w:r>
      <w:r w:rsidR="005F7221" w:rsidRPr="001F74AE">
        <w:rPr>
          <w:rStyle w:val="apple-converted-space"/>
          <w:rFonts w:ascii="Arial" w:hAnsi="Arial" w:cs="Arial"/>
          <w:sz w:val="24"/>
          <w:szCs w:val="24"/>
          <w:shd w:val="clear" w:color="auto" w:fill="FFFFFF"/>
        </w:rPr>
        <w:t xml:space="preserve">el </w:t>
      </w:r>
      <w:r w:rsidR="005F7221" w:rsidRPr="001F74AE">
        <w:rPr>
          <w:rStyle w:val="apple-converted-space"/>
          <w:rFonts w:ascii="Arial" w:hAnsi="Arial" w:cs="Arial"/>
          <w:b/>
          <w:sz w:val="24"/>
          <w:szCs w:val="24"/>
          <w:shd w:val="clear" w:color="auto" w:fill="FFFFFF"/>
        </w:rPr>
        <w:t>cambio</w:t>
      </w:r>
      <w:r w:rsidR="005F7221" w:rsidRPr="001F74AE">
        <w:rPr>
          <w:rStyle w:val="apple-converted-space"/>
          <w:rFonts w:ascii="Arial" w:hAnsi="Arial" w:cs="Arial"/>
          <w:sz w:val="24"/>
          <w:szCs w:val="24"/>
          <w:shd w:val="clear" w:color="auto" w:fill="FFFFFF"/>
        </w:rPr>
        <w:t xml:space="preserve"> en la </w:t>
      </w:r>
      <w:r w:rsidR="005F7221" w:rsidRPr="001F74AE">
        <w:rPr>
          <w:rStyle w:val="apple-converted-space"/>
          <w:rFonts w:ascii="Arial" w:hAnsi="Arial" w:cs="Arial"/>
          <w:b/>
          <w:sz w:val="24"/>
          <w:szCs w:val="24"/>
          <w:shd w:val="clear" w:color="auto" w:fill="FFFFFF"/>
        </w:rPr>
        <w:t>dirección de propagación</w:t>
      </w:r>
      <w:r w:rsidR="005F7221" w:rsidRPr="001F74AE">
        <w:rPr>
          <w:rStyle w:val="apple-converted-space"/>
          <w:rFonts w:ascii="Arial" w:hAnsi="Arial" w:cs="Arial"/>
          <w:sz w:val="24"/>
          <w:szCs w:val="24"/>
          <w:shd w:val="clear" w:color="auto" w:fill="FFFFFF"/>
        </w:rPr>
        <w:t xml:space="preserve"> de las ondas al pasar de un medio a otro. Ocur</w:t>
      </w:r>
      <w:r w:rsidR="009876C5" w:rsidRPr="001F74AE">
        <w:rPr>
          <w:rStyle w:val="apple-converted-space"/>
          <w:rFonts w:ascii="Arial" w:hAnsi="Arial" w:cs="Arial"/>
          <w:sz w:val="24"/>
          <w:szCs w:val="24"/>
          <w:shd w:val="clear" w:color="auto" w:fill="FFFFFF"/>
        </w:rPr>
        <w:t xml:space="preserve">re porque </w:t>
      </w:r>
      <w:r w:rsidR="005F7221" w:rsidRPr="001F74AE">
        <w:rPr>
          <w:rStyle w:val="apple-converted-space"/>
          <w:rFonts w:ascii="Arial" w:hAnsi="Arial" w:cs="Arial"/>
          <w:sz w:val="24"/>
          <w:szCs w:val="24"/>
          <w:shd w:val="clear" w:color="auto" w:fill="FFFFFF"/>
        </w:rPr>
        <w:t xml:space="preserve">las ondas se mueven a </w:t>
      </w:r>
      <w:r w:rsidR="005F7221" w:rsidRPr="001F74AE">
        <w:rPr>
          <w:rStyle w:val="apple-converted-space"/>
          <w:rFonts w:ascii="Arial" w:hAnsi="Arial" w:cs="Arial"/>
          <w:b/>
          <w:sz w:val="24"/>
          <w:szCs w:val="24"/>
          <w:shd w:val="clear" w:color="auto" w:fill="FFFFFF"/>
        </w:rPr>
        <w:t>veloci</w:t>
      </w:r>
      <w:r w:rsidR="00010FBF" w:rsidRPr="001F74AE">
        <w:rPr>
          <w:rStyle w:val="apple-converted-space"/>
          <w:rFonts w:ascii="Arial" w:hAnsi="Arial" w:cs="Arial"/>
          <w:b/>
          <w:sz w:val="24"/>
          <w:szCs w:val="24"/>
          <w:shd w:val="clear" w:color="auto" w:fill="FFFFFF"/>
        </w:rPr>
        <w:t>dades</w:t>
      </w:r>
      <w:r w:rsidR="00010FBF" w:rsidRPr="001F74AE">
        <w:rPr>
          <w:rStyle w:val="apple-converted-space"/>
          <w:rFonts w:ascii="Arial" w:hAnsi="Arial" w:cs="Arial"/>
          <w:sz w:val="24"/>
          <w:szCs w:val="24"/>
          <w:shd w:val="clear" w:color="auto" w:fill="FFFFFF"/>
        </w:rPr>
        <w:t xml:space="preserve"> diferentes </w:t>
      </w:r>
      <w:r w:rsidR="008429FC">
        <w:rPr>
          <w:rStyle w:val="apple-converted-space"/>
          <w:rFonts w:ascii="Arial" w:hAnsi="Arial" w:cs="Arial"/>
          <w:sz w:val="24"/>
          <w:szCs w:val="24"/>
          <w:shd w:val="clear" w:color="auto" w:fill="FFFFFF"/>
        </w:rPr>
        <w:t xml:space="preserve">según el </w:t>
      </w:r>
      <w:r w:rsidR="00F10E25" w:rsidRPr="001F74AE">
        <w:rPr>
          <w:rStyle w:val="apple-converted-space"/>
          <w:rFonts w:ascii="Arial" w:hAnsi="Arial" w:cs="Arial"/>
          <w:sz w:val="24"/>
          <w:szCs w:val="24"/>
          <w:shd w:val="clear" w:color="auto" w:fill="FFFFFF"/>
        </w:rPr>
        <w:t>cambio en las densidades de los medios en que viajan</w:t>
      </w:r>
      <w:r w:rsidR="00010FBF" w:rsidRPr="001F74AE">
        <w:rPr>
          <w:rStyle w:val="apple-converted-space"/>
          <w:rFonts w:ascii="Arial" w:hAnsi="Arial" w:cs="Arial"/>
          <w:sz w:val="24"/>
          <w:szCs w:val="24"/>
          <w:shd w:val="clear" w:color="auto" w:fill="FFFFFF"/>
        </w:rPr>
        <w:t>.</w:t>
      </w:r>
    </w:p>
    <w:p w:rsidR="00FA109C" w:rsidRPr="001F74AE" w:rsidRDefault="00F10E25" w:rsidP="001F74AE">
      <w:pPr>
        <w:spacing w:line="360" w:lineRule="auto"/>
        <w:rPr>
          <w:rFonts w:ascii="Arial" w:hAnsi="Arial" w:cs="Arial"/>
          <w:sz w:val="24"/>
          <w:szCs w:val="24"/>
        </w:rPr>
      </w:pPr>
      <w:r w:rsidRPr="001F74AE">
        <w:rPr>
          <w:rFonts w:ascii="Arial" w:hAnsi="Arial" w:cs="Arial"/>
          <w:sz w:val="24"/>
          <w:szCs w:val="24"/>
        </w:rPr>
        <w:t>L</w:t>
      </w:r>
      <w:r w:rsidR="00FC4E88" w:rsidRPr="001F74AE">
        <w:rPr>
          <w:rFonts w:ascii="Arial" w:hAnsi="Arial" w:cs="Arial"/>
          <w:sz w:val="24"/>
          <w:szCs w:val="24"/>
        </w:rPr>
        <w:t>as ondas de luz se mueven más ráp</w:t>
      </w:r>
      <w:r w:rsidRPr="001F74AE">
        <w:rPr>
          <w:rFonts w:ascii="Arial" w:hAnsi="Arial" w:cs="Arial"/>
          <w:sz w:val="24"/>
          <w:szCs w:val="24"/>
        </w:rPr>
        <w:t xml:space="preserve">ido en el aire que en el agua, mientras </w:t>
      </w:r>
      <w:proofErr w:type="gramStart"/>
      <w:r w:rsidRPr="001F74AE">
        <w:rPr>
          <w:rFonts w:ascii="Arial" w:hAnsi="Arial" w:cs="Arial"/>
          <w:sz w:val="24"/>
          <w:szCs w:val="24"/>
        </w:rPr>
        <w:t>que</w:t>
      </w:r>
      <w:proofErr w:type="gramEnd"/>
      <w:r w:rsidRPr="001F74AE">
        <w:rPr>
          <w:rFonts w:ascii="Arial" w:hAnsi="Arial" w:cs="Arial"/>
          <w:sz w:val="24"/>
          <w:szCs w:val="24"/>
        </w:rPr>
        <w:t xml:space="preserve"> en el </w:t>
      </w:r>
      <w:r w:rsidR="004E1842" w:rsidRPr="001F74AE">
        <w:rPr>
          <w:rFonts w:ascii="Arial" w:hAnsi="Arial" w:cs="Arial"/>
          <w:sz w:val="24"/>
          <w:szCs w:val="24"/>
        </w:rPr>
        <w:t xml:space="preserve">caso del sonido, este se mueve más rápido </w:t>
      </w:r>
      <w:r w:rsidR="004D0D60" w:rsidRPr="001F74AE">
        <w:rPr>
          <w:rFonts w:ascii="Arial" w:hAnsi="Arial" w:cs="Arial"/>
          <w:sz w:val="24"/>
          <w:szCs w:val="24"/>
        </w:rPr>
        <w:t>en el agua que en el aire</w:t>
      </w:r>
      <w:r w:rsidR="008429FC">
        <w:rPr>
          <w:rFonts w:ascii="Arial" w:hAnsi="Arial" w:cs="Arial"/>
          <w:sz w:val="24"/>
          <w:szCs w:val="24"/>
        </w:rPr>
        <w:t>;</w:t>
      </w:r>
      <w:r w:rsidR="008429FC" w:rsidRPr="001F74AE">
        <w:rPr>
          <w:rFonts w:ascii="Arial" w:hAnsi="Arial" w:cs="Arial"/>
          <w:sz w:val="24"/>
          <w:szCs w:val="24"/>
        </w:rPr>
        <w:t xml:space="preserve"> </w:t>
      </w:r>
      <w:r w:rsidR="00FA109C" w:rsidRPr="001F74AE">
        <w:rPr>
          <w:rFonts w:ascii="Arial" w:hAnsi="Arial" w:cs="Arial"/>
          <w:sz w:val="24"/>
          <w:szCs w:val="24"/>
        </w:rPr>
        <w:t>de esta manera</w:t>
      </w:r>
      <w:r w:rsidR="008429FC">
        <w:rPr>
          <w:rFonts w:ascii="Arial" w:hAnsi="Arial" w:cs="Arial"/>
          <w:sz w:val="24"/>
          <w:szCs w:val="24"/>
        </w:rPr>
        <w:t>,</w:t>
      </w:r>
      <w:r w:rsidR="00FA109C" w:rsidRPr="001F74AE">
        <w:rPr>
          <w:rFonts w:ascii="Arial" w:hAnsi="Arial" w:cs="Arial"/>
          <w:sz w:val="24"/>
          <w:szCs w:val="24"/>
        </w:rPr>
        <w:t xml:space="preserve"> las ondas </w:t>
      </w:r>
      <w:r w:rsidR="00D74437" w:rsidRPr="001F74AE">
        <w:rPr>
          <w:rFonts w:ascii="Arial" w:hAnsi="Arial" w:cs="Arial"/>
          <w:sz w:val="24"/>
          <w:szCs w:val="24"/>
        </w:rPr>
        <w:t>electromagnéticas</w:t>
      </w:r>
      <w:r w:rsidR="00FA109C" w:rsidRPr="001F74AE">
        <w:rPr>
          <w:rFonts w:ascii="Arial" w:hAnsi="Arial" w:cs="Arial"/>
          <w:sz w:val="24"/>
          <w:szCs w:val="24"/>
        </w:rPr>
        <w:t xml:space="preserve"> y mecá</w:t>
      </w:r>
      <w:r w:rsidR="00193219" w:rsidRPr="001F74AE">
        <w:rPr>
          <w:rFonts w:ascii="Arial" w:hAnsi="Arial" w:cs="Arial"/>
          <w:sz w:val="24"/>
          <w:szCs w:val="24"/>
        </w:rPr>
        <w:t xml:space="preserve">nicas se refractan cambiando su </w:t>
      </w:r>
      <w:r w:rsidR="00FA109C" w:rsidRPr="001F74AE">
        <w:rPr>
          <w:rFonts w:ascii="Arial" w:hAnsi="Arial" w:cs="Arial"/>
          <w:sz w:val="24"/>
          <w:szCs w:val="24"/>
        </w:rPr>
        <w:t>velocidad dependiendo del medio</w:t>
      </w:r>
      <w:r w:rsidR="00193219" w:rsidRPr="001F74AE">
        <w:rPr>
          <w:rFonts w:ascii="Arial" w:hAnsi="Arial" w:cs="Arial"/>
          <w:sz w:val="24"/>
          <w:szCs w:val="24"/>
        </w:rPr>
        <w:t xml:space="preserve"> </w:t>
      </w:r>
      <w:r w:rsidR="00576EF6" w:rsidRPr="001F74AE">
        <w:rPr>
          <w:rFonts w:ascii="Arial" w:hAnsi="Arial" w:cs="Arial"/>
          <w:sz w:val="24"/>
          <w:szCs w:val="24"/>
        </w:rPr>
        <w:t xml:space="preserve">en </w:t>
      </w:r>
      <w:r w:rsidR="00806E76" w:rsidRPr="001F74AE">
        <w:rPr>
          <w:rFonts w:ascii="Arial" w:hAnsi="Arial" w:cs="Arial"/>
          <w:sz w:val="24"/>
          <w:szCs w:val="24"/>
        </w:rPr>
        <w:t xml:space="preserve">el que </w:t>
      </w:r>
      <w:r w:rsidRPr="001F74AE">
        <w:rPr>
          <w:rFonts w:ascii="Arial" w:hAnsi="Arial" w:cs="Arial"/>
          <w:sz w:val="24"/>
          <w:szCs w:val="24"/>
        </w:rPr>
        <w:t>se propagan</w:t>
      </w:r>
      <w:r w:rsidR="00576EF6" w:rsidRPr="001F74AE">
        <w:rPr>
          <w:rFonts w:ascii="Arial" w:hAnsi="Arial" w:cs="Arial"/>
          <w:sz w:val="24"/>
          <w:szCs w:val="24"/>
        </w:rPr>
        <w:t>.</w:t>
      </w:r>
      <w:r w:rsidR="00A00306" w:rsidRPr="001F74AE">
        <w:rPr>
          <w:rFonts w:ascii="Arial" w:hAnsi="Arial" w:cs="Arial"/>
          <w:sz w:val="24"/>
          <w:szCs w:val="24"/>
        </w:rPr>
        <w:t xml:space="preserve"> </w:t>
      </w:r>
    </w:p>
    <w:p w:rsidR="00A00306" w:rsidRPr="001F74AE" w:rsidRDefault="00A00306" w:rsidP="001F74AE">
      <w:pPr>
        <w:spacing w:line="360" w:lineRule="auto"/>
        <w:rPr>
          <w:rFonts w:ascii="Arial" w:hAnsi="Arial" w:cs="Arial"/>
          <w:sz w:val="24"/>
          <w:szCs w:val="24"/>
        </w:rPr>
      </w:pPr>
      <w:r w:rsidRPr="001F74AE">
        <w:rPr>
          <w:rFonts w:ascii="Arial" w:hAnsi="Arial" w:cs="Arial"/>
          <w:sz w:val="24"/>
          <w:szCs w:val="24"/>
        </w:rPr>
        <w:t>Puedes observar este fenómeno e</w:t>
      </w:r>
      <w:r w:rsidR="00F10E25" w:rsidRPr="001F74AE">
        <w:rPr>
          <w:rFonts w:ascii="Arial" w:hAnsi="Arial" w:cs="Arial"/>
          <w:sz w:val="24"/>
          <w:szCs w:val="24"/>
        </w:rPr>
        <w:t xml:space="preserve">n </w:t>
      </w:r>
      <w:r w:rsidRPr="001F74AE">
        <w:rPr>
          <w:rFonts w:ascii="Arial" w:hAnsi="Arial" w:cs="Arial"/>
          <w:sz w:val="24"/>
          <w:szCs w:val="24"/>
        </w:rPr>
        <w:t>distintos</w:t>
      </w:r>
      <w:r w:rsidR="00640ADE" w:rsidRPr="001F74AE">
        <w:rPr>
          <w:rFonts w:ascii="Arial" w:hAnsi="Arial" w:cs="Arial"/>
          <w:sz w:val="24"/>
          <w:szCs w:val="24"/>
        </w:rPr>
        <w:t xml:space="preserve"> contextos </w:t>
      </w:r>
      <w:r w:rsidR="008429FC">
        <w:rPr>
          <w:rFonts w:ascii="Arial" w:hAnsi="Arial" w:cs="Arial"/>
          <w:sz w:val="24"/>
          <w:szCs w:val="24"/>
        </w:rPr>
        <w:t>cotidianos</w:t>
      </w:r>
      <w:r w:rsidR="00640ADE" w:rsidRPr="001F74AE">
        <w:rPr>
          <w:rFonts w:ascii="Arial" w:hAnsi="Arial" w:cs="Arial"/>
          <w:sz w:val="24"/>
          <w:szCs w:val="24"/>
        </w:rPr>
        <w:t>, por ejemplo,</w:t>
      </w:r>
      <w:r w:rsidR="00F10E25" w:rsidRPr="001F74AE">
        <w:rPr>
          <w:rFonts w:ascii="Arial" w:hAnsi="Arial" w:cs="Arial"/>
          <w:sz w:val="24"/>
          <w:szCs w:val="24"/>
        </w:rPr>
        <w:t xml:space="preserve"> al sumergir</w:t>
      </w:r>
      <w:r w:rsidRPr="001F74AE">
        <w:rPr>
          <w:rFonts w:ascii="Arial" w:hAnsi="Arial" w:cs="Arial"/>
          <w:sz w:val="24"/>
          <w:szCs w:val="24"/>
        </w:rPr>
        <w:t xml:space="preserve"> una cuchara en un vaso </w:t>
      </w:r>
      <w:r w:rsidR="008429FC">
        <w:rPr>
          <w:rFonts w:ascii="Arial" w:hAnsi="Arial" w:cs="Arial"/>
          <w:sz w:val="24"/>
          <w:szCs w:val="24"/>
        </w:rPr>
        <w:t>de</w:t>
      </w:r>
      <w:r w:rsidR="008429FC" w:rsidRPr="001F74AE">
        <w:rPr>
          <w:rFonts w:ascii="Arial" w:hAnsi="Arial" w:cs="Arial"/>
          <w:sz w:val="24"/>
          <w:szCs w:val="24"/>
        </w:rPr>
        <w:t xml:space="preserve"> </w:t>
      </w:r>
      <w:r w:rsidRPr="001F74AE">
        <w:rPr>
          <w:rFonts w:ascii="Arial" w:hAnsi="Arial" w:cs="Arial"/>
          <w:sz w:val="24"/>
          <w:szCs w:val="24"/>
        </w:rPr>
        <w:t>agua, parece que está quebrada</w:t>
      </w:r>
      <w:r w:rsidR="00906DC2" w:rsidRPr="001F74AE">
        <w:rPr>
          <w:rFonts w:ascii="Arial" w:hAnsi="Arial" w:cs="Arial"/>
          <w:sz w:val="24"/>
          <w:szCs w:val="24"/>
        </w:rPr>
        <w:t xml:space="preserve">; </w:t>
      </w:r>
      <w:r w:rsidR="00640ADE" w:rsidRPr="001F74AE">
        <w:rPr>
          <w:rFonts w:ascii="Arial" w:hAnsi="Arial" w:cs="Arial"/>
          <w:sz w:val="24"/>
          <w:szCs w:val="24"/>
        </w:rPr>
        <w:t xml:space="preserve">o </w:t>
      </w:r>
      <w:r w:rsidR="00906DC2" w:rsidRPr="001F74AE">
        <w:rPr>
          <w:rFonts w:ascii="Arial" w:hAnsi="Arial" w:cs="Arial"/>
          <w:sz w:val="24"/>
          <w:szCs w:val="24"/>
        </w:rPr>
        <w:t xml:space="preserve">cuando vas de pesca y tratas de coger un pez </w:t>
      </w:r>
      <w:r w:rsidR="008429FC">
        <w:rPr>
          <w:rFonts w:ascii="Arial" w:hAnsi="Arial" w:cs="Arial"/>
          <w:sz w:val="24"/>
          <w:szCs w:val="24"/>
        </w:rPr>
        <w:t>y</w:t>
      </w:r>
      <w:r w:rsidR="00906DC2" w:rsidRPr="001F74AE">
        <w:rPr>
          <w:rFonts w:ascii="Arial" w:hAnsi="Arial" w:cs="Arial"/>
          <w:sz w:val="24"/>
          <w:szCs w:val="24"/>
        </w:rPr>
        <w:t xml:space="preserve"> no lo logras porque se encuentra en una posición </w:t>
      </w:r>
      <w:r w:rsidR="008429FC" w:rsidRPr="001F74AE">
        <w:rPr>
          <w:rFonts w:ascii="Arial" w:hAnsi="Arial" w:cs="Arial"/>
          <w:sz w:val="24"/>
          <w:szCs w:val="24"/>
        </w:rPr>
        <w:t>diferen</w:t>
      </w:r>
      <w:r w:rsidR="008429FC">
        <w:rPr>
          <w:rFonts w:ascii="Arial" w:hAnsi="Arial" w:cs="Arial"/>
          <w:sz w:val="24"/>
          <w:szCs w:val="24"/>
        </w:rPr>
        <w:t>te</w:t>
      </w:r>
      <w:r w:rsidR="008429FC" w:rsidRPr="001F74AE">
        <w:rPr>
          <w:rFonts w:ascii="Arial" w:hAnsi="Arial" w:cs="Arial"/>
          <w:sz w:val="24"/>
          <w:szCs w:val="24"/>
        </w:rPr>
        <w:t xml:space="preserve"> </w:t>
      </w:r>
      <w:r w:rsidR="00906DC2" w:rsidRPr="001F74AE">
        <w:rPr>
          <w:rFonts w:ascii="Arial" w:hAnsi="Arial" w:cs="Arial"/>
          <w:sz w:val="24"/>
          <w:szCs w:val="24"/>
        </w:rPr>
        <w:t xml:space="preserve">de la que observabas. Los astrónomos deben lidiar con </w:t>
      </w:r>
      <w:r w:rsidR="00F10E25" w:rsidRPr="001F74AE">
        <w:rPr>
          <w:rFonts w:ascii="Arial" w:hAnsi="Arial" w:cs="Arial"/>
          <w:sz w:val="24"/>
          <w:szCs w:val="24"/>
        </w:rPr>
        <w:t>el fenómeno de</w:t>
      </w:r>
      <w:r w:rsidR="00906DC2" w:rsidRPr="001F74AE">
        <w:rPr>
          <w:rFonts w:ascii="Arial" w:hAnsi="Arial" w:cs="Arial"/>
          <w:sz w:val="24"/>
          <w:szCs w:val="24"/>
        </w:rPr>
        <w:t xml:space="preserve"> refracción debido a que la luz de las estrell</w:t>
      </w:r>
      <w:r w:rsidR="00640ADE" w:rsidRPr="001F74AE">
        <w:rPr>
          <w:rFonts w:ascii="Arial" w:hAnsi="Arial" w:cs="Arial"/>
          <w:sz w:val="24"/>
          <w:szCs w:val="24"/>
        </w:rPr>
        <w:t xml:space="preserve">as que viene del vacío </w:t>
      </w:r>
      <w:r w:rsidR="008429FC" w:rsidRPr="001F74AE">
        <w:rPr>
          <w:rFonts w:ascii="Arial" w:hAnsi="Arial" w:cs="Arial"/>
          <w:sz w:val="24"/>
          <w:szCs w:val="24"/>
        </w:rPr>
        <w:t>se desvía</w:t>
      </w:r>
      <w:r w:rsidR="008429FC" w:rsidRPr="001F74AE" w:rsidDel="008429FC">
        <w:rPr>
          <w:rFonts w:ascii="Arial" w:hAnsi="Arial" w:cs="Arial"/>
          <w:sz w:val="24"/>
          <w:szCs w:val="24"/>
        </w:rPr>
        <w:t xml:space="preserve"> </w:t>
      </w:r>
      <w:r w:rsidR="008429FC">
        <w:rPr>
          <w:rFonts w:ascii="Arial" w:hAnsi="Arial" w:cs="Arial"/>
          <w:sz w:val="24"/>
          <w:szCs w:val="24"/>
        </w:rPr>
        <w:t>al</w:t>
      </w:r>
      <w:r w:rsidR="00F10E25" w:rsidRPr="001F74AE">
        <w:rPr>
          <w:rFonts w:ascii="Arial" w:hAnsi="Arial" w:cs="Arial"/>
          <w:sz w:val="24"/>
          <w:szCs w:val="24"/>
        </w:rPr>
        <w:t xml:space="preserve"> atravesar la </w:t>
      </w:r>
      <w:r w:rsidR="00906DC2" w:rsidRPr="001F74AE">
        <w:rPr>
          <w:rFonts w:ascii="Arial" w:hAnsi="Arial" w:cs="Arial"/>
          <w:sz w:val="24"/>
          <w:szCs w:val="24"/>
        </w:rPr>
        <w:t>atmósfera</w:t>
      </w:r>
      <w:r w:rsidR="00F10E25" w:rsidRPr="001F74AE">
        <w:rPr>
          <w:rFonts w:ascii="Arial" w:hAnsi="Arial" w:cs="Arial"/>
          <w:sz w:val="24"/>
          <w:szCs w:val="24"/>
        </w:rPr>
        <w:t xml:space="preserve"> terrestre, de manera que ubica</w:t>
      </w:r>
      <w:r w:rsidR="00906DC2" w:rsidRPr="001F74AE">
        <w:rPr>
          <w:rFonts w:ascii="Arial" w:hAnsi="Arial" w:cs="Arial"/>
          <w:sz w:val="24"/>
          <w:szCs w:val="24"/>
        </w:rPr>
        <w:t xml:space="preserve"> a estos astros en lugar</w:t>
      </w:r>
      <w:r w:rsidR="00F10E25" w:rsidRPr="001F74AE">
        <w:rPr>
          <w:rFonts w:ascii="Arial" w:hAnsi="Arial" w:cs="Arial"/>
          <w:sz w:val="24"/>
          <w:szCs w:val="24"/>
        </w:rPr>
        <w:t>es</w:t>
      </w:r>
      <w:r w:rsidR="00906DC2" w:rsidRPr="001F74AE">
        <w:rPr>
          <w:rFonts w:ascii="Arial" w:hAnsi="Arial" w:cs="Arial"/>
          <w:sz w:val="24"/>
          <w:szCs w:val="24"/>
        </w:rPr>
        <w:t xml:space="preserve"> diferente</w:t>
      </w:r>
      <w:r w:rsidR="00F10E25" w:rsidRPr="001F74AE">
        <w:rPr>
          <w:rFonts w:ascii="Arial" w:hAnsi="Arial" w:cs="Arial"/>
          <w:sz w:val="24"/>
          <w:szCs w:val="24"/>
        </w:rPr>
        <w:t xml:space="preserve">s a los </w:t>
      </w:r>
      <w:r w:rsidR="008429FC" w:rsidRPr="001F74AE">
        <w:rPr>
          <w:rFonts w:ascii="Arial" w:hAnsi="Arial" w:cs="Arial"/>
          <w:sz w:val="24"/>
          <w:szCs w:val="24"/>
        </w:rPr>
        <w:t>rea</w:t>
      </w:r>
      <w:r w:rsidR="008429FC">
        <w:rPr>
          <w:rFonts w:ascii="Arial" w:hAnsi="Arial" w:cs="Arial"/>
          <w:sz w:val="24"/>
          <w:szCs w:val="24"/>
        </w:rPr>
        <w:t>l</w:t>
      </w:r>
      <w:r w:rsidR="008429FC" w:rsidRPr="001F74AE">
        <w:rPr>
          <w:rFonts w:ascii="Arial" w:hAnsi="Arial" w:cs="Arial"/>
          <w:sz w:val="24"/>
          <w:szCs w:val="24"/>
        </w:rPr>
        <w:t>es</w:t>
      </w:r>
      <w:r w:rsidR="00906DC2" w:rsidRPr="001F74AE">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473"/>
        <w:gridCol w:w="6355"/>
      </w:tblGrid>
      <w:tr w:rsidR="002F7C6E" w:rsidRPr="001F74AE" w:rsidTr="00A00306">
        <w:tc>
          <w:tcPr>
            <w:tcW w:w="8828" w:type="dxa"/>
            <w:gridSpan w:val="2"/>
            <w:shd w:val="clear" w:color="auto" w:fill="000000" w:themeFill="text1"/>
          </w:tcPr>
          <w:p w:rsidR="009361D1" w:rsidRPr="001F74AE" w:rsidRDefault="009361D1" w:rsidP="001F74AE">
            <w:pPr>
              <w:spacing w:line="360" w:lineRule="auto"/>
              <w:jc w:val="center"/>
              <w:rPr>
                <w:rFonts w:ascii="Arial" w:hAnsi="Arial" w:cs="Arial"/>
                <w:b/>
                <w:sz w:val="24"/>
                <w:szCs w:val="24"/>
              </w:rPr>
            </w:pPr>
            <w:r w:rsidRPr="001F74AE">
              <w:rPr>
                <w:rFonts w:ascii="Arial" w:hAnsi="Arial" w:cs="Arial"/>
                <w:b/>
                <w:sz w:val="24"/>
                <w:szCs w:val="24"/>
              </w:rPr>
              <w:t>Profundiza: recurso nuevo</w:t>
            </w:r>
          </w:p>
        </w:tc>
      </w:tr>
      <w:tr w:rsidR="002F7C6E" w:rsidRPr="001F74AE" w:rsidTr="00A00306">
        <w:tc>
          <w:tcPr>
            <w:tcW w:w="2473" w:type="dxa"/>
          </w:tcPr>
          <w:p w:rsidR="009361D1" w:rsidRPr="001F74AE" w:rsidRDefault="009361D1" w:rsidP="001F74AE">
            <w:pPr>
              <w:spacing w:line="360" w:lineRule="auto"/>
              <w:rPr>
                <w:rFonts w:ascii="Arial" w:hAnsi="Arial" w:cs="Arial"/>
                <w:b/>
                <w:sz w:val="24"/>
                <w:szCs w:val="24"/>
              </w:rPr>
            </w:pPr>
            <w:r w:rsidRPr="001F74AE">
              <w:rPr>
                <w:rFonts w:ascii="Arial" w:hAnsi="Arial" w:cs="Arial"/>
                <w:b/>
                <w:sz w:val="24"/>
                <w:szCs w:val="24"/>
              </w:rPr>
              <w:t>Código</w:t>
            </w:r>
          </w:p>
        </w:tc>
        <w:tc>
          <w:tcPr>
            <w:tcW w:w="6355" w:type="dxa"/>
          </w:tcPr>
          <w:p w:rsidR="009361D1" w:rsidRPr="001F74AE" w:rsidRDefault="007B0533"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E65460" w:rsidRPr="001F74AE">
              <w:rPr>
                <w:rFonts w:ascii="Arial" w:hAnsi="Arial" w:cs="Arial"/>
                <w:sz w:val="24"/>
                <w:szCs w:val="24"/>
              </w:rPr>
              <w:t>_REC5</w:t>
            </w:r>
            <w:r w:rsidR="009361D1" w:rsidRPr="001F74AE">
              <w:rPr>
                <w:rFonts w:ascii="Arial" w:hAnsi="Arial" w:cs="Arial"/>
                <w:sz w:val="24"/>
                <w:szCs w:val="24"/>
              </w:rPr>
              <w:t>0</w:t>
            </w:r>
          </w:p>
        </w:tc>
      </w:tr>
      <w:tr w:rsidR="002F7C6E" w:rsidRPr="001F74AE" w:rsidTr="00A00306">
        <w:tc>
          <w:tcPr>
            <w:tcW w:w="2473" w:type="dxa"/>
          </w:tcPr>
          <w:p w:rsidR="009361D1" w:rsidRPr="001F74AE" w:rsidRDefault="009361D1" w:rsidP="001F74AE">
            <w:pPr>
              <w:spacing w:line="360" w:lineRule="auto"/>
              <w:rPr>
                <w:rFonts w:ascii="Arial" w:hAnsi="Arial" w:cs="Arial"/>
                <w:b/>
                <w:sz w:val="24"/>
                <w:szCs w:val="24"/>
              </w:rPr>
            </w:pPr>
            <w:r w:rsidRPr="001F74AE">
              <w:rPr>
                <w:rFonts w:ascii="Arial" w:hAnsi="Arial" w:cs="Arial"/>
                <w:b/>
                <w:sz w:val="24"/>
                <w:szCs w:val="24"/>
              </w:rPr>
              <w:t>Título</w:t>
            </w:r>
          </w:p>
        </w:tc>
        <w:tc>
          <w:tcPr>
            <w:tcW w:w="6355" w:type="dxa"/>
          </w:tcPr>
          <w:p w:rsidR="009361D1" w:rsidRPr="001F74AE" w:rsidRDefault="005F2044" w:rsidP="001F74AE">
            <w:pPr>
              <w:spacing w:line="360" w:lineRule="auto"/>
              <w:rPr>
                <w:rFonts w:ascii="Arial" w:hAnsi="Arial" w:cs="Arial"/>
                <w:sz w:val="24"/>
                <w:szCs w:val="24"/>
              </w:rPr>
            </w:pPr>
            <w:r w:rsidRPr="001F74AE">
              <w:rPr>
                <w:rFonts w:ascii="Arial" w:hAnsi="Arial" w:cs="Arial"/>
                <w:sz w:val="24"/>
                <w:szCs w:val="24"/>
              </w:rPr>
              <w:t>La refracción de la luz y el sonido</w:t>
            </w:r>
          </w:p>
        </w:tc>
      </w:tr>
      <w:tr w:rsidR="002F7C6E" w:rsidRPr="001F74AE" w:rsidTr="00A00306">
        <w:tc>
          <w:tcPr>
            <w:tcW w:w="2473" w:type="dxa"/>
          </w:tcPr>
          <w:p w:rsidR="009361D1" w:rsidRPr="001F74AE" w:rsidRDefault="009361D1" w:rsidP="001F74AE">
            <w:pPr>
              <w:spacing w:line="360" w:lineRule="auto"/>
              <w:rPr>
                <w:rFonts w:ascii="Arial" w:hAnsi="Arial" w:cs="Arial"/>
                <w:b/>
                <w:sz w:val="24"/>
                <w:szCs w:val="24"/>
              </w:rPr>
            </w:pPr>
            <w:r w:rsidRPr="001F74AE">
              <w:rPr>
                <w:rFonts w:ascii="Arial" w:hAnsi="Arial" w:cs="Arial"/>
                <w:b/>
                <w:sz w:val="24"/>
                <w:szCs w:val="24"/>
              </w:rPr>
              <w:t>Descripción</w:t>
            </w:r>
          </w:p>
        </w:tc>
        <w:tc>
          <w:tcPr>
            <w:tcW w:w="6355" w:type="dxa"/>
          </w:tcPr>
          <w:p w:rsidR="009361D1" w:rsidRPr="001F74AE" w:rsidRDefault="00B27F24" w:rsidP="001F74AE">
            <w:pPr>
              <w:spacing w:line="360" w:lineRule="auto"/>
              <w:rPr>
                <w:rFonts w:ascii="Arial" w:hAnsi="Arial" w:cs="Arial"/>
                <w:sz w:val="24"/>
                <w:szCs w:val="24"/>
              </w:rPr>
            </w:pPr>
            <w:r w:rsidRPr="001F74AE">
              <w:rPr>
                <w:rFonts w:ascii="Arial" w:hAnsi="Arial" w:cs="Arial"/>
                <w:sz w:val="24"/>
                <w:szCs w:val="24"/>
              </w:rPr>
              <w:t>Interactivo que permite entender el fenómeno de refracción de las ondas</w:t>
            </w:r>
          </w:p>
        </w:tc>
      </w:tr>
    </w:tbl>
    <w:p w:rsidR="009361D1" w:rsidRPr="001F74AE" w:rsidRDefault="009361D1" w:rsidP="001F74AE">
      <w:pPr>
        <w:spacing w:line="360" w:lineRule="auto"/>
        <w:rPr>
          <w:rFonts w:ascii="Arial" w:hAnsi="Arial" w:cs="Arial"/>
          <w:sz w:val="24"/>
          <w:szCs w:val="24"/>
        </w:rPr>
      </w:pPr>
    </w:p>
    <w:p w:rsidR="006353DB" w:rsidRPr="001F74AE" w:rsidRDefault="009408D9" w:rsidP="001F74AE">
      <w:pPr>
        <w:spacing w:line="360" w:lineRule="auto"/>
        <w:rPr>
          <w:rFonts w:ascii="Arial" w:hAnsi="Arial" w:cs="Arial"/>
          <w:b/>
          <w:sz w:val="24"/>
          <w:szCs w:val="24"/>
        </w:rPr>
      </w:pPr>
      <w:r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Pr="001F74AE">
        <w:rPr>
          <w:rFonts w:ascii="Arial" w:hAnsi="Arial" w:cs="Arial"/>
          <w:sz w:val="24"/>
          <w:szCs w:val="24"/>
          <w:highlight w:val="yellow"/>
        </w:rPr>
        <w:t>2]</w:t>
      </w:r>
      <w:r w:rsidRPr="001F74AE">
        <w:rPr>
          <w:rFonts w:ascii="Arial" w:hAnsi="Arial" w:cs="Arial"/>
          <w:sz w:val="24"/>
          <w:szCs w:val="24"/>
        </w:rPr>
        <w:t xml:space="preserve"> </w:t>
      </w:r>
      <w:r w:rsidR="006353DB" w:rsidRPr="001F74AE">
        <w:rPr>
          <w:rFonts w:ascii="Arial" w:hAnsi="Arial" w:cs="Arial"/>
          <w:b/>
          <w:sz w:val="24"/>
          <w:szCs w:val="24"/>
        </w:rPr>
        <w:t xml:space="preserve">2.1 </w:t>
      </w:r>
      <w:r w:rsidR="004E1842" w:rsidRPr="001F74AE">
        <w:rPr>
          <w:rFonts w:ascii="Arial" w:hAnsi="Arial" w:cs="Arial"/>
          <w:b/>
          <w:sz w:val="24"/>
          <w:szCs w:val="24"/>
        </w:rPr>
        <w:t>Las leyes de la refracción</w:t>
      </w:r>
    </w:p>
    <w:p w:rsidR="006353DB" w:rsidRPr="001F74AE" w:rsidRDefault="009408D9"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 xml:space="preserve">La </w:t>
      </w:r>
      <w:r w:rsidR="0055360A" w:rsidRPr="001F74AE">
        <w:rPr>
          <w:rFonts w:ascii="Arial" w:eastAsia="Times New Roman" w:hAnsi="Arial" w:cs="Arial"/>
          <w:b/>
          <w:sz w:val="24"/>
          <w:szCs w:val="24"/>
          <w:lang w:eastAsia="es-CO"/>
        </w:rPr>
        <w:t>refracción</w:t>
      </w:r>
      <w:r w:rsidR="0055360A" w:rsidRPr="001F74AE">
        <w:rPr>
          <w:rFonts w:ascii="Arial" w:eastAsia="Times New Roman" w:hAnsi="Arial" w:cs="Arial"/>
          <w:sz w:val="24"/>
          <w:szCs w:val="24"/>
          <w:lang w:eastAsia="es-CO"/>
        </w:rPr>
        <w:t xml:space="preserve"> de </w:t>
      </w:r>
      <w:r w:rsidR="004608B2" w:rsidRPr="001F74AE">
        <w:rPr>
          <w:rFonts w:ascii="Arial" w:eastAsia="Times New Roman" w:hAnsi="Arial" w:cs="Arial"/>
          <w:sz w:val="24"/>
          <w:szCs w:val="24"/>
          <w:lang w:eastAsia="es-CO"/>
        </w:rPr>
        <w:t xml:space="preserve">todas </w:t>
      </w:r>
      <w:r w:rsidR="0055360A" w:rsidRPr="001F74AE">
        <w:rPr>
          <w:rFonts w:ascii="Arial" w:eastAsia="Times New Roman" w:hAnsi="Arial" w:cs="Arial"/>
          <w:sz w:val="24"/>
          <w:szCs w:val="24"/>
          <w:lang w:eastAsia="es-CO"/>
        </w:rPr>
        <w:t>las ondas</w:t>
      </w:r>
      <w:r w:rsidR="00B4732F" w:rsidRPr="001F74AE">
        <w:rPr>
          <w:rFonts w:ascii="Arial" w:eastAsia="Times New Roman" w:hAnsi="Arial" w:cs="Arial"/>
          <w:sz w:val="24"/>
          <w:szCs w:val="24"/>
          <w:lang w:eastAsia="es-CO"/>
        </w:rPr>
        <w:t xml:space="preserve"> </w:t>
      </w:r>
      <w:r w:rsidR="004608B2" w:rsidRPr="001F74AE">
        <w:rPr>
          <w:rFonts w:ascii="Arial" w:eastAsia="Times New Roman" w:hAnsi="Arial" w:cs="Arial"/>
          <w:sz w:val="24"/>
          <w:szCs w:val="24"/>
          <w:lang w:eastAsia="es-CO"/>
        </w:rPr>
        <w:t>sigue ciertas reglas, sin importar que estas sean mecánicas, como en el caso del sonido o de</w:t>
      </w:r>
      <w:r w:rsidR="00F10E25" w:rsidRPr="001F74AE">
        <w:rPr>
          <w:rFonts w:ascii="Arial" w:eastAsia="Times New Roman" w:hAnsi="Arial" w:cs="Arial"/>
          <w:sz w:val="24"/>
          <w:szCs w:val="24"/>
          <w:lang w:eastAsia="es-CO"/>
        </w:rPr>
        <w:t xml:space="preserve"> las producidas por u</w:t>
      </w:r>
      <w:r w:rsidR="004608B2" w:rsidRPr="001F74AE">
        <w:rPr>
          <w:rFonts w:ascii="Arial" w:eastAsia="Times New Roman" w:hAnsi="Arial" w:cs="Arial"/>
          <w:sz w:val="24"/>
          <w:szCs w:val="24"/>
          <w:lang w:eastAsia="es-CO"/>
        </w:rPr>
        <w:t>na cuerda</w:t>
      </w:r>
      <w:r w:rsidR="00F10E25" w:rsidRPr="001F74AE">
        <w:rPr>
          <w:rFonts w:ascii="Arial" w:eastAsia="Times New Roman" w:hAnsi="Arial" w:cs="Arial"/>
          <w:sz w:val="24"/>
          <w:szCs w:val="24"/>
          <w:lang w:eastAsia="es-CO"/>
        </w:rPr>
        <w:t xml:space="preserve"> que </w:t>
      </w:r>
      <w:r w:rsidR="004608B2" w:rsidRPr="001F74AE">
        <w:rPr>
          <w:rFonts w:ascii="Arial" w:eastAsia="Times New Roman" w:hAnsi="Arial" w:cs="Arial"/>
          <w:sz w:val="24"/>
          <w:szCs w:val="24"/>
          <w:lang w:eastAsia="es-CO"/>
        </w:rPr>
        <w:t>oscila, o electromagnéticas, como en el caso de la luz, las ondas de radio o las microondas.</w:t>
      </w:r>
    </w:p>
    <w:p w:rsidR="00A1038A" w:rsidRPr="001F74AE" w:rsidRDefault="00A1038A"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 xml:space="preserve">La </w:t>
      </w:r>
      <w:r w:rsidRPr="001F74AE">
        <w:rPr>
          <w:rFonts w:ascii="Arial" w:eastAsia="Times New Roman" w:hAnsi="Arial" w:cs="Arial"/>
          <w:b/>
          <w:sz w:val="24"/>
          <w:szCs w:val="24"/>
          <w:lang w:eastAsia="es-CO"/>
        </w:rPr>
        <w:t>primera ley de la refracción</w:t>
      </w:r>
      <w:r w:rsidRPr="001F74AE">
        <w:rPr>
          <w:rFonts w:ascii="Arial" w:eastAsia="Times New Roman" w:hAnsi="Arial" w:cs="Arial"/>
          <w:sz w:val="24"/>
          <w:szCs w:val="24"/>
          <w:lang w:eastAsia="es-CO"/>
        </w:rPr>
        <w:t xml:space="preserve"> dice que </w:t>
      </w:r>
      <w:r w:rsidR="007D30C6" w:rsidRPr="001F74AE">
        <w:rPr>
          <w:rFonts w:ascii="Arial" w:eastAsia="Times New Roman" w:hAnsi="Arial" w:cs="Arial"/>
          <w:sz w:val="24"/>
          <w:szCs w:val="24"/>
          <w:lang w:eastAsia="es-CO"/>
        </w:rPr>
        <w:t>las ondas incidente y refractada</w:t>
      </w:r>
      <w:r w:rsidR="00C23E88" w:rsidRPr="001F74AE">
        <w:rPr>
          <w:rFonts w:ascii="Arial" w:eastAsia="Times New Roman" w:hAnsi="Arial" w:cs="Arial"/>
          <w:sz w:val="24"/>
          <w:szCs w:val="24"/>
          <w:lang w:eastAsia="es-CO"/>
        </w:rPr>
        <w:t>,</w:t>
      </w:r>
      <w:r w:rsidR="007D30C6" w:rsidRPr="001F74AE">
        <w:rPr>
          <w:rFonts w:ascii="Arial" w:eastAsia="Times New Roman" w:hAnsi="Arial" w:cs="Arial"/>
          <w:sz w:val="24"/>
          <w:szCs w:val="24"/>
          <w:lang w:eastAsia="es-CO"/>
        </w:rPr>
        <w:t xml:space="preserve"> así como la recta normal a la </w:t>
      </w:r>
      <w:r w:rsidR="00193219" w:rsidRPr="001F74AE">
        <w:rPr>
          <w:rFonts w:ascii="Arial" w:eastAsia="Times New Roman" w:hAnsi="Arial" w:cs="Arial"/>
          <w:sz w:val="24"/>
          <w:szCs w:val="24"/>
          <w:lang w:eastAsia="es-CO"/>
        </w:rPr>
        <w:t>frontera entre los dos medios</w:t>
      </w:r>
      <w:r w:rsidR="007D30C6" w:rsidRPr="001F74AE">
        <w:rPr>
          <w:rFonts w:ascii="Arial" w:eastAsia="Times New Roman" w:hAnsi="Arial" w:cs="Arial"/>
          <w:sz w:val="24"/>
          <w:szCs w:val="24"/>
          <w:lang w:eastAsia="es-CO"/>
        </w:rPr>
        <w:t>,</w:t>
      </w:r>
      <w:r w:rsidR="00F732D3">
        <w:rPr>
          <w:rFonts w:ascii="Arial" w:eastAsia="Times New Roman" w:hAnsi="Arial" w:cs="Arial"/>
          <w:sz w:val="24"/>
          <w:szCs w:val="24"/>
          <w:lang w:eastAsia="es-CO"/>
        </w:rPr>
        <w:t xml:space="preserve"> se </w:t>
      </w:r>
      <w:r w:rsidR="00F10E25" w:rsidRPr="001F74AE">
        <w:rPr>
          <w:rFonts w:ascii="Arial" w:eastAsia="Times New Roman" w:hAnsi="Arial" w:cs="Arial"/>
          <w:sz w:val="24"/>
          <w:szCs w:val="24"/>
          <w:lang w:eastAsia="es-CO"/>
        </w:rPr>
        <w:t xml:space="preserve">encuentran </w:t>
      </w:r>
      <w:r w:rsidR="007D30C6" w:rsidRPr="001F74AE">
        <w:rPr>
          <w:rFonts w:ascii="Arial" w:eastAsia="Times New Roman" w:hAnsi="Arial" w:cs="Arial"/>
          <w:sz w:val="24"/>
          <w:szCs w:val="24"/>
          <w:lang w:eastAsia="es-CO"/>
        </w:rPr>
        <w:t>todas en el mismo plano.</w:t>
      </w:r>
    </w:p>
    <w:p w:rsidR="00127B9C" w:rsidRPr="001F74AE" w:rsidRDefault="007D30C6"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 xml:space="preserve">La </w:t>
      </w:r>
      <w:r w:rsidRPr="001F74AE">
        <w:rPr>
          <w:rFonts w:ascii="Arial" w:eastAsia="Times New Roman" w:hAnsi="Arial" w:cs="Arial"/>
          <w:b/>
          <w:sz w:val="24"/>
          <w:szCs w:val="24"/>
          <w:lang w:eastAsia="es-CO"/>
        </w:rPr>
        <w:t>segunda ley de la refracción</w:t>
      </w:r>
      <w:r w:rsidRPr="001F74AE">
        <w:rPr>
          <w:rFonts w:ascii="Arial" w:eastAsia="Times New Roman" w:hAnsi="Arial" w:cs="Arial"/>
          <w:sz w:val="24"/>
          <w:szCs w:val="24"/>
          <w:lang w:eastAsia="es-CO"/>
        </w:rPr>
        <w:t xml:space="preserve"> establece que</w:t>
      </w:r>
      <w:r w:rsidR="00127B9C" w:rsidRPr="001F74AE">
        <w:rPr>
          <w:rFonts w:ascii="Arial" w:eastAsia="Times New Roman" w:hAnsi="Arial" w:cs="Arial"/>
          <w:sz w:val="24"/>
          <w:szCs w:val="24"/>
          <w:lang w:eastAsia="es-CO"/>
        </w:rPr>
        <w:t xml:space="preserve"> cuando las ondas pasan de un medio 1 a un medio 2, el cociente de los senos de los ángulos de las ondas incidente y refractada es igual al cociente de las velocidades de la</w:t>
      </w:r>
      <w:r w:rsidR="0011278B" w:rsidRPr="001F74AE">
        <w:rPr>
          <w:rFonts w:ascii="Arial" w:eastAsia="Times New Roman" w:hAnsi="Arial" w:cs="Arial"/>
          <w:sz w:val="24"/>
          <w:szCs w:val="24"/>
          <w:lang w:eastAsia="es-CO"/>
        </w:rPr>
        <w:t>s</w:t>
      </w:r>
      <w:r w:rsidR="00127B9C" w:rsidRPr="001F74AE">
        <w:rPr>
          <w:rFonts w:ascii="Arial" w:eastAsia="Times New Roman" w:hAnsi="Arial" w:cs="Arial"/>
          <w:sz w:val="24"/>
          <w:szCs w:val="24"/>
          <w:lang w:eastAsia="es-CO"/>
        </w:rPr>
        <w:t xml:space="preserve"> ondas en</w:t>
      </w:r>
      <w:r w:rsidR="00D37191" w:rsidRPr="001F74AE">
        <w:rPr>
          <w:rFonts w:ascii="Arial" w:eastAsia="Times New Roman" w:hAnsi="Arial" w:cs="Arial"/>
          <w:sz w:val="24"/>
          <w:szCs w:val="24"/>
          <w:lang w:eastAsia="es-CO"/>
        </w:rPr>
        <w:t xml:space="preserve"> cada</w:t>
      </w:r>
      <w:r w:rsidR="00127B9C" w:rsidRPr="001F74AE">
        <w:rPr>
          <w:rFonts w:ascii="Arial" w:eastAsia="Times New Roman" w:hAnsi="Arial" w:cs="Arial"/>
          <w:sz w:val="24"/>
          <w:szCs w:val="24"/>
          <w:lang w:eastAsia="es-CO"/>
        </w:rPr>
        <w:t xml:space="preserve"> medio</w:t>
      </w:r>
      <w:r w:rsidR="00D37191" w:rsidRPr="001F74AE">
        <w:rPr>
          <w:rFonts w:ascii="Arial" w:eastAsia="Times New Roman" w:hAnsi="Arial" w:cs="Arial"/>
          <w:sz w:val="24"/>
          <w:szCs w:val="24"/>
          <w:lang w:eastAsia="es-CO"/>
        </w:rPr>
        <w:t>:</w:t>
      </w:r>
    </w:p>
    <w:p w:rsidR="00CE72BF" w:rsidRDefault="00CE72BF" w:rsidP="001F74AE">
      <w:pPr>
        <w:spacing w:line="360" w:lineRule="auto"/>
        <w:jc w:val="center"/>
        <w:rPr>
          <w:rFonts w:ascii="Arial" w:eastAsia="Times New Roman" w:hAnsi="Arial" w:cs="Arial"/>
          <w:sz w:val="24"/>
          <w:szCs w:val="24"/>
          <w:lang w:val="es-ES" w:eastAsia="es-CO"/>
        </w:rPr>
      </w:pPr>
      <w:r w:rsidRPr="00F732D3">
        <w:rPr>
          <w:rFonts w:ascii="Arial" w:eastAsia="Times New Roman" w:hAnsi="Arial" w:cs="Arial"/>
          <w:noProof/>
          <w:sz w:val="24"/>
          <w:szCs w:val="24"/>
          <w:highlight w:val="green"/>
          <w:lang w:eastAsia="es-CO"/>
        </w:rPr>
        <w:drawing>
          <wp:inline distT="0" distB="0" distL="0" distR="0">
            <wp:extent cx="1076325" cy="476250"/>
            <wp:effectExtent l="0" t="0" r="9525" b="0"/>
            <wp:docPr id="15" name="Imagen 15"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Desktop\CodeCogsEqn.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6325" cy="476250"/>
                    </a:xfrm>
                    <a:prstGeom prst="rect">
                      <a:avLst/>
                    </a:prstGeom>
                    <a:noFill/>
                    <a:ln>
                      <a:noFill/>
                    </a:ln>
                  </pic:spPr>
                </pic:pic>
              </a:graphicData>
            </a:graphic>
          </wp:inline>
        </w:drawing>
      </w:r>
    </w:p>
    <w:p w:rsidR="00CE72BF" w:rsidRPr="00F732D3" w:rsidRDefault="00CE72BF" w:rsidP="001F74AE">
      <w:pPr>
        <w:spacing w:line="360" w:lineRule="auto"/>
        <w:jc w:val="center"/>
        <w:rPr>
          <w:rFonts w:ascii="Arial" w:eastAsia="Times New Roman" w:hAnsi="Arial" w:cs="Arial"/>
          <w:sz w:val="24"/>
          <w:szCs w:val="24"/>
          <w:highlight w:val="green"/>
          <w:lang w:val="es-ES" w:eastAsia="es-CO"/>
        </w:rPr>
      </w:pPr>
      <w:r w:rsidRPr="00F732D3">
        <w:rPr>
          <w:rFonts w:ascii="Arial" w:eastAsia="Times New Roman" w:hAnsi="Arial" w:cs="Arial"/>
          <w:sz w:val="24"/>
          <w:szCs w:val="24"/>
          <w:highlight w:val="green"/>
          <w:lang w:val="es-ES" w:eastAsia="es-CO"/>
        </w:rPr>
        <w:t>\frac{sin\theta_</w:t>
      </w:r>
      <w:proofErr w:type="gramStart"/>
      <w:r w:rsidRPr="00F732D3">
        <w:rPr>
          <w:rFonts w:ascii="Arial" w:eastAsia="Times New Roman" w:hAnsi="Arial" w:cs="Arial"/>
          <w:sz w:val="24"/>
          <w:szCs w:val="24"/>
          <w:highlight w:val="green"/>
          <w:lang w:val="es-ES" w:eastAsia="es-CO"/>
        </w:rPr>
        <w:t>1}{</w:t>
      </w:r>
      <w:proofErr w:type="gramEnd"/>
      <w:r w:rsidRPr="00F732D3">
        <w:rPr>
          <w:rFonts w:ascii="Arial" w:eastAsia="Times New Roman" w:hAnsi="Arial" w:cs="Arial"/>
          <w:sz w:val="24"/>
          <w:szCs w:val="24"/>
          <w:highlight w:val="green"/>
          <w:lang w:val="es-ES" w:eastAsia="es-CO"/>
        </w:rPr>
        <w:t>sin\theta_2}=\frac{V_1}{V_2}</w:t>
      </w:r>
    </w:p>
    <w:p w:rsidR="00CE72BF" w:rsidRPr="00CE72BF" w:rsidRDefault="00CE72BF" w:rsidP="00CE72BF">
      <w:pPr>
        <w:spacing w:line="360" w:lineRule="auto"/>
        <w:jc w:val="center"/>
        <w:rPr>
          <w:rFonts w:ascii="Arial" w:eastAsia="Times New Roman" w:hAnsi="Arial" w:cs="Arial"/>
          <w:sz w:val="24"/>
          <w:szCs w:val="24"/>
          <w:lang w:val="es-ES" w:eastAsia="es-CO"/>
        </w:rPr>
      </w:pPr>
      <w:r w:rsidRPr="00F732D3">
        <w:rPr>
          <w:rFonts w:ascii="Arial" w:eastAsia="Times New Roman" w:hAnsi="Arial" w:cs="Arial"/>
          <w:sz w:val="24"/>
          <w:szCs w:val="24"/>
          <w:highlight w:val="green"/>
          <w:lang w:val="es-ES" w:eastAsia="es-CO"/>
        </w:rPr>
        <w:t>CN_11_04_formula01</w:t>
      </w:r>
    </w:p>
    <w:p w:rsidR="00D07000" w:rsidRPr="001F74AE" w:rsidRDefault="00D07000"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 xml:space="preserve">Esta ecuación constituye la </w:t>
      </w:r>
      <w:r w:rsidRPr="001F74AE">
        <w:rPr>
          <w:rFonts w:ascii="Arial" w:eastAsia="Times New Roman" w:hAnsi="Arial" w:cs="Arial"/>
          <w:b/>
          <w:sz w:val="24"/>
          <w:szCs w:val="24"/>
          <w:lang w:eastAsia="es-CO"/>
        </w:rPr>
        <w:t>ley de Snell</w:t>
      </w:r>
      <w:r w:rsidRPr="001F74AE">
        <w:rPr>
          <w:rFonts w:ascii="Arial" w:eastAsia="Times New Roman" w:hAnsi="Arial" w:cs="Arial"/>
          <w:sz w:val="24"/>
          <w:szCs w:val="24"/>
          <w:lang w:eastAsia="es-CO"/>
        </w:rPr>
        <w:t xml:space="preserve">, </w:t>
      </w:r>
      <w:proofErr w:type="gramStart"/>
      <w:r w:rsidRPr="001F74AE">
        <w:rPr>
          <w:rFonts w:ascii="Arial" w:eastAsia="Times New Roman" w:hAnsi="Arial" w:cs="Arial"/>
          <w:sz w:val="24"/>
          <w:szCs w:val="24"/>
          <w:lang w:eastAsia="es-CO"/>
        </w:rPr>
        <w:t>que</w:t>
      </w:r>
      <w:proofErr w:type="gramEnd"/>
      <w:r w:rsidRPr="001F74AE">
        <w:rPr>
          <w:rFonts w:ascii="Arial" w:eastAsia="Times New Roman" w:hAnsi="Arial" w:cs="Arial"/>
          <w:sz w:val="24"/>
          <w:szCs w:val="24"/>
          <w:lang w:eastAsia="es-CO"/>
        </w:rPr>
        <w:t xml:space="preserve"> aunque se formuló para el caso de la refracción de la luz, aplica también para la refracción de los demás tipos de onda.</w:t>
      </w:r>
    </w:p>
    <w:tbl>
      <w:tblPr>
        <w:tblStyle w:val="Tablaconcuadrcula1"/>
        <w:tblW w:w="0" w:type="auto"/>
        <w:tblLayout w:type="fixed"/>
        <w:tblLook w:val="04A0" w:firstRow="1" w:lastRow="0" w:firstColumn="1" w:lastColumn="0" w:noHBand="0" w:noVBand="1"/>
      </w:tblPr>
      <w:tblGrid>
        <w:gridCol w:w="2376"/>
        <w:gridCol w:w="6678"/>
      </w:tblGrid>
      <w:tr w:rsidR="009C6C13" w:rsidRPr="001F74AE" w:rsidTr="00FA50C8">
        <w:tc>
          <w:tcPr>
            <w:tcW w:w="9054" w:type="dxa"/>
            <w:gridSpan w:val="2"/>
            <w:shd w:val="clear" w:color="auto" w:fill="0D0D0D" w:themeFill="text1" w:themeFillTint="F2"/>
          </w:tcPr>
          <w:p w:rsidR="009C6C13" w:rsidRPr="001F74AE" w:rsidRDefault="009C6C13"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9C6C13" w:rsidRPr="001F74AE" w:rsidTr="00FA50C8">
        <w:tc>
          <w:tcPr>
            <w:tcW w:w="2376" w:type="dxa"/>
          </w:tcPr>
          <w:p w:rsidR="009C6C13" w:rsidRPr="001F74AE" w:rsidRDefault="009C6C13"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9C6C13" w:rsidRPr="001F74AE" w:rsidRDefault="0065403E" w:rsidP="001F74AE">
            <w:pPr>
              <w:spacing w:line="360" w:lineRule="auto"/>
              <w:rPr>
                <w:rFonts w:ascii="Arial" w:hAnsi="Arial" w:cs="Arial"/>
                <w:b/>
                <w:sz w:val="24"/>
                <w:szCs w:val="24"/>
              </w:rPr>
            </w:pPr>
            <w:r w:rsidRPr="001F74AE">
              <w:rPr>
                <w:rFonts w:ascii="Arial" w:hAnsi="Arial" w:cs="Arial"/>
                <w:sz w:val="24"/>
                <w:szCs w:val="24"/>
              </w:rPr>
              <w:t>CN_11_04_CO_IMG04</w:t>
            </w:r>
          </w:p>
        </w:tc>
      </w:tr>
      <w:tr w:rsidR="009C6C13" w:rsidRPr="001F74AE" w:rsidTr="00FA50C8">
        <w:tc>
          <w:tcPr>
            <w:tcW w:w="2376" w:type="dxa"/>
          </w:tcPr>
          <w:p w:rsidR="009C6C13" w:rsidRPr="001F74AE" w:rsidRDefault="009C6C13"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9C6C13" w:rsidRPr="001F74AE" w:rsidRDefault="00D26E36" w:rsidP="001F74AE">
            <w:pPr>
              <w:spacing w:line="360" w:lineRule="auto"/>
              <w:rPr>
                <w:rFonts w:ascii="Arial" w:hAnsi="Arial" w:cs="Arial"/>
                <w:sz w:val="24"/>
                <w:szCs w:val="24"/>
              </w:rPr>
            </w:pPr>
            <w:r w:rsidRPr="001F74AE">
              <w:rPr>
                <w:rFonts w:ascii="Arial" w:hAnsi="Arial" w:cs="Arial"/>
                <w:sz w:val="24"/>
                <w:szCs w:val="24"/>
              </w:rPr>
              <w:t>Re</w:t>
            </w:r>
            <w:r w:rsidR="009C6C13" w:rsidRPr="001F74AE">
              <w:rPr>
                <w:rFonts w:ascii="Arial" w:hAnsi="Arial" w:cs="Arial"/>
                <w:sz w:val="24"/>
                <w:szCs w:val="24"/>
              </w:rPr>
              <w:t>fracción de una onda sonora</w:t>
            </w:r>
          </w:p>
        </w:tc>
      </w:tr>
      <w:tr w:rsidR="009C6C13" w:rsidRPr="001F74AE" w:rsidTr="00FA50C8">
        <w:tc>
          <w:tcPr>
            <w:tcW w:w="2376" w:type="dxa"/>
          </w:tcPr>
          <w:p w:rsidR="009C6C13" w:rsidRPr="001F74AE" w:rsidRDefault="009C6C13"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9C6C13" w:rsidRPr="001F74AE" w:rsidRDefault="009C6C13" w:rsidP="001F74AE">
            <w:pPr>
              <w:spacing w:line="360" w:lineRule="auto"/>
              <w:rPr>
                <w:rFonts w:ascii="Arial" w:hAnsi="Arial" w:cs="Arial"/>
                <w:sz w:val="24"/>
                <w:szCs w:val="24"/>
              </w:rPr>
            </w:pPr>
            <w:r w:rsidRPr="001F74AE">
              <w:rPr>
                <w:rFonts w:ascii="Arial" w:hAnsi="Arial" w:cs="Arial"/>
                <w:sz w:val="24"/>
                <w:szCs w:val="24"/>
              </w:rPr>
              <w:t>Hacer una imagen como esta:</w:t>
            </w:r>
          </w:p>
          <w:p w:rsidR="009C6C13" w:rsidRPr="001F74AE" w:rsidRDefault="00726BF2" w:rsidP="001F74AE">
            <w:pPr>
              <w:spacing w:line="360" w:lineRule="auto"/>
              <w:rPr>
                <w:rFonts w:ascii="Arial" w:hAnsi="Arial" w:cs="Arial"/>
                <w:sz w:val="24"/>
                <w:szCs w:val="24"/>
              </w:rPr>
            </w:pPr>
            <w:r w:rsidRPr="001F74AE">
              <w:rPr>
                <w:rFonts w:ascii="Arial" w:hAnsi="Arial" w:cs="Arial"/>
                <w:noProof/>
                <w:sz w:val="24"/>
                <w:szCs w:val="24"/>
                <w:lang w:eastAsia="es-CO"/>
              </w:rPr>
              <w:drawing>
                <wp:inline distT="0" distB="0" distL="0" distR="0">
                  <wp:extent cx="4457700" cy="3448050"/>
                  <wp:effectExtent l="0" t="0" r="0" b="0"/>
                  <wp:docPr id="28" name="Imagen 28" descr="C:\Users\Miguel\Desktop\refracción son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guel\Desktop\refracción sonid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7700" cy="3448050"/>
                          </a:xfrm>
                          <a:prstGeom prst="rect">
                            <a:avLst/>
                          </a:prstGeom>
                          <a:noFill/>
                          <a:ln>
                            <a:noFill/>
                          </a:ln>
                        </pic:spPr>
                      </pic:pic>
                    </a:graphicData>
                  </a:graphic>
                </wp:inline>
              </w:drawing>
            </w:r>
          </w:p>
          <w:p w:rsidR="009C6C13" w:rsidRPr="001F74AE" w:rsidRDefault="00726BF2" w:rsidP="001F74AE">
            <w:pPr>
              <w:spacing w:line="360" w:lineRule="auto"/>
              <w:rPr>
                <w:rFonts w:ascii="Arial" w:hAnsi="Arial" w:cs="Arial"/>
                <w:sz w:val="24"/>
                <w:szCs w:val="24"/>
              </w:rPr>
            </w:pPr>
            <w:r w:rsidRPr="001F74AE">
              <w:rPr>
                <w:rFonts w:ascii="Arial" w:hAnsi="Arial" w:cs="Arial"/>
                <w:sz w:val="24"/>
                <w:szCs w:val="24"/>
              </w:rPr>
              <w:t xml:space="preserve">Es importante </w:t>
            </w:r>
            <w:r w:rsidR="000A0D47" w:rsidRPr="001F74AE">
              <w:rPr>
                <w:rFonts w:ascii="Arial" w:hAnsi="Arial" w:cs="Arial"/>
                <w:sz w:val="24"/>
                <w:szCs w:val="24"/>
              </w:rPr>
              <w:t>que en la imagen que se haga,</w:t>
            </w:r>
            <w:r w:rsidR="008F136F" w:rsidRPr="001F74AE">
              <w:rPr>
                <w:rFonts w:ascii="Arial" w:hAnsi="Arial" w:cs="Arial"/>
                <w:sz w:val="24"/>
                <w:szCs w:val="24"/>
              </w:rPr>
              <w:t xml:space="preserve"> los grados en verdad sean los que se ponen.</w:t>
            </w:r>
            <w:r w:rsidR="00986D13" w:rsidRPr="001F74AE">
              <w:rPr>
                <w:rFonts w:ascii="Arial" w:hAnsi="Arial" w:cs="Arial"/>
                <w:sz w:val="24"/>
                <w:szCs w:val="24"/>
              </w:rPr>
              <w:t xml:space="preserve"> El decimal debe ir con coma, no con punto como se muestra en la imagen.</w:t>
            </w:r>
          </w:p>
        </w:tc>
      </w:tr>
      <w:tr w:rsidR="009C6C13" w:rsidRPr="001F74AE" w:rsidTr="00FA50C8">
        <w:tc>
          <w:tcPr>
            <w:tcW w:w="2376" w:type="dxa"/>
          </w:tcPr>
          <w:p w:rsidR="009C6C13" w:rsidRPr="001F74AE" w:rsidRDefault="009C6C13"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9C6C13" w:rsidRPr="001F74AE" w:rsidRDefault="00D26E36" w:rsidP="001F74AE">
            <w:pPr>
              <w:spacing w:line="360" w:lineRule="auto"/>
              <w:rPr>
                <w:rFonts w:ascii="Arial" w:hAnsi="Arial" w:cs="Arial"/>
                <w:sz w:val="24"/>
                <w:szCs w:val="24"/>
              </w:rPr>
            </w:pPr>
            <w:r w:rsidRPr="001F74AE">
              <w:rPr>
                <w:rFonts w:ascii="Arial" w:hAnsi="Arial" w:cs="Arial"/>
                <w:sz w:val="24"/>
                <w:szCs w:val="24"/>
              </w:rPr>
              <w:t xml:space="preserve">Las ondas sonoras </w:t>
            </w:r>
            <w:r w:rsidR="003F1B12">
              <w:rPr>
                <w:rFonts w:ascii="Arial" w:hAnsi="Arial" w:cs="Arial"/>
                <w:sz w:val="24"/>
                <w:szCs w:val="24"/>
              </w:rPr>
              <w:t xml:space="preserve">que </w:t>
            </w:r>
            <w:r w:rsidRPr="001F74AE">
              <w:rPr>
                <w:rFonts w:ascii="Arial" w:hAnsi="Arial" w:cs="Arial"/>
                <w:sz w:val="24"/>
                <w:szCs w:val="24"/>
              </w:rPr>
              <w:t>viajan en el agua con un ángulo de incidencia de 30°, al salir al aire tendrán un ángulo de refracción de 6</w:t>
            </w:r>
            <w:r w:rsidR="00DF2D18" w:rsidRPr="001F74AE">
              <w:rPr>
                <w:rFonts w:ascii="Arial" w:hAnsi="Arial" w:cs="Arial"/>
                <w:sz w:val="24"/>
                <w:szCs w:val="24"/>
              </w:rPr>
              <w:t>,</w:t>
            </w:r>
            <w:r w:rsidRPr="001F74AE">
              <w:rPr>
                <w:rFonts w:ascii="Arial" w:hAnsi="Arial" w:cs="Arial"/>
                <w:sz w:val="24"/>
                <w:szCs w:val="24"/>
              </w:rPr>
              <w:t>864°.</w:t>
            </w:r>
            <w:r w:rsidR="007A2C20" w:rsidRPr="001F74AE">
              <w:rPr>
                <w:rFonts w:ascii="Arial" w:hAnsi="Arial" w:cs="Arial"/>
                <w:sz w:val="24"/>
                <w:szCs w:val="24"/>
              </w:rPr>
              <w:t xml:space="preserve"> </w:t>
            </w:r>
          </w:p>
        </w:tc>
      </w:tr>
    </w:tbl>
    <w:p w:rsidR="009C6C13" w:rsidRPr="001F74AE" w:rsidRDefault="009C6C13" w:rsidP="001F74AE">
      <w:pPr>
        <w:spacing w:line="360" w:lineRule="auto"/>
        <w:rPr>
          <w:rFonts w:ascii="Arial" w:eastAsia="Times New Roman" w:hAnsi="Arial" w:cs="Arial"/>
          <w:sz w:val="24"/>
          <w:szCs w:val="24"/>
          <w:lang w:eastAsia="es-CO"/>
        </w:rPr>
      </w:pPr>
    </w:p>
    <w:p w:rsidR="00A65208" w:rsidRPr="001F74AE" w:rsidRDefault="0095287F"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Por ejemplo,</w:t>
      </w:r>
      <w:r w:rsidR="00BC2B9E" w:rsidRPr="001F74AE">
        <w:rPr>
          <w:rFonts w:ascii="Arial" w:eastAsia="Times New Roman" w:hAnsi="Arial" w:cs="Arial"/>
          <w:sz w:val="24"/>
          <w:szCs w:val="24"/>
          <w:lang w:eastAsia="es-CO"/>
        </w:rPr>
        <w:t xml:space="preserve"> la velocidad del sonido en el agua es de 1435 m/s, y en el aire es de 343 m/s en condiciones normales. </w:t>
      </w:r>
      <w:r w:rsidR="007A2C20" w:rsidRPr="001F74AE">
        <w:rPr>
          <w:rFonts w:ascii="Arial" w:eastAsia="Times New Roman" w:hAnsi="Arial" w:cs="Arial"/>
          <w:sz w:val="24"/>
          <w:szCs w:val="24"/>
          <w:lang w:eastAsia="es-CO"/>
        </w:rPr>
        <w:t>Por esto, s</w:t>
      </w:r>
      <w:r w:rsidR="00BC2B9E" w:rsidRPr="001F74AE">
        <w:rPr>
          <w:rFonts w:ascii="Arial" w:eastAsia="Times New Roman" w:hAnsi="Arial" w:cs="Arial"/>
          <w:sz w:val="24"/>
          <w:szCs w:val="24"/>
          <w:lang w:eastAsia="es-CO"/>
        </w:rPr>
        <w:t>i una fuente de sonido sumergida en el agua emite ondas que llegan hasta el aire, con un ángulo de 30° con respecto a la recta normal a la superficie del agua, cuando el sonido llegue hasta el aire se refractará, y el á</w:t>
      </w:r>
      <w:r w:rsidR="006379B7" w:rsidRPr="001F74AE">
        <w:rPr>
          <w:rFonts w:ascii="Arial" w:eastAsia="Times New Roman" w:hAnsi="Arial" w:cs="Arial"/>
          <w:sz w:val="24"/>
          <w:szCs w:val="24"/>
          <w:lang w:eastAsia="es-CO"/>
        </w:rPr>
        <w:t>ngulo de refracción será de 6</w:t>
      </w:r>
      <w:r w:rsidR="00DF2D18" w:rsidRPr="001F74AE">
        <w:rPr>
          <w:rFonts w:ascii="Arial" w:eastAsia="Times New Roman" w:hAnsi="Arial" w:cs="Arial"/>
          <w:sz w:val="24"/>
          <w:szCs w:val="24"/>
          <w:lang w:eastAsia="es-CO"/>
        </w:rPr>
        <w:t>,</w:t>
      </w:r>
      <w:r w:rsidR="006379B7" w:rsidRPr="001F74AE">
        <w:rPr>
          <w:rFonts w:ascii="Arial" w:eastAsia="Times New Roman" w:hAnsi="Arial" w:cs="Arial"/>
          <w:sz w:val="24"/>
          <w:szCs w:val="24"/>
          <w:lang w:eastAsia="es-CO"/>
        </w:rPr>
        <w:t>864°:</w:t>
      </w:r>
    </w:p>
    <w:p w:rsidR="00BC2B9E" w:rsidRDefault="00CE72BF" w:rsidP="001F74AE">
      <w:pPr>
        <w:spacing w:line="360" w:lineRule="auto"/>
        <w:jc w:val="center"/>
        <w:rPr>
          <w:rFonts w:ascii="Arial" w:eastAsia="Times New Roman" w:hAnsi="Arial" w:cs="Arial"/>
          <w:sz w:val="24"/>
          <w:szCs w:val="24"/>
          <w:highlight w:val="green"/>
          <w:lang w:eastAsia="es-CO"/>
        </w:rPr>
      </w:pPr>
      <w:r w:rsidRPr="00F732D3">
        <w:rPr>
          <w:rFonts w:ascii="Arial" w:eastAsia="Times New Roman" w:hAnsi="Arial" w:cs="Arial"/>
          <w:noProof/>
          <w:sz w:val="24"/>
          <w:szCs w:val="24"/>
          <w:highlight w:val="green"/>
          <w:lang w:eastAsia="es-CO"/>
        </w:rPr>
        <w:drawing>
          <wp:inline distT="0" distB="0" distL="0" distR="0">
            <wp:extent cx="2047875" cy="495300"/>
            <wp:effectExtent l="0" t="0" r="9525" b="0"/>
            <wp:docPr id="19" name="Imagen 19"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Desktop\CodeCogsEqn.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875" cy="495300"/>
                    </a:xfrm>
                    <a:prstGeom prst="rect">
                      <a:avLst/>
                    </a:prstGeom>
                    <a:noFill/>
                    <a:ln>
                      <a:noFill/>
                    </a:ln>
                  </pic:spPr>
                </pic:pic>
              </a:graphicData>
            </a:graphic>
          </wp:inline>
        </w:drawing>
      </w:r>
    </w:p>
    <w:p w:rsidR="00CE72BF" w:rsidRPr="00F732D3" w:rsidRDefault="00CE72BF" w:rsidP="001F74AE">
      <w:pPr>
        <w:spacing w:line="360" w:lineRule="auto"/>
        <w:jc w:val="center"/>
        <w:rPr>
          <w:rFonts w:ascii="Arial" w:eastAsia="Times New Roman" w:hAnsi="Arial" w:cs="Arial"/>
          <w:sz w:val="24"/>
          <w:szCs w:val="24"/>
          <w:highlight w:val="green"/>
          <w:lang w:eastAsia="es-CO"/>
        </w:rPr>
      </w:pPr>
      <w:r w:rsidRPr="00F732D3">
        <w:rPr>
          <w:rFonts w:ascii="Arial" w:eastAsia="Times New Roman" w:hAnsi="Arial" w:cs="Arial"/>
          <w:sz w:val="24"/>
          <w:szCs w:val="24"/>
          <w:highlight w:val="green"/>
          <w:lang w:eastAsia="es-CO"/>
        </w:rPr>
        <w:t>\</w:t>
      </w:r>
      <w:proofErr w:type="gramStart"/>
      <w:r w:rsidRPr="00F732D3">
        <w:rPr>
          <w:rFonts w:ascii="Arial" w:eastAsia="Times New Roman" w:hAnsi="Arial" w:cs="Arial"/>
          <w:sz w:val="24"/>
          <w:szCs w:val="24"/>
          <w:highlight w:val="green"/>
          <w:lang w:eastAsia="es-CO"/>
        </w:rPr>
        <w:t>frac{</w:t>
      </w:r>
      <w:proofErr w:type="spellStart"/>
      <w:proofErr w:type="gramEnd"/>
      <w:r w:rsidRPr="00F732D3">
        <w:rPr>
          <w:rFonts w:ascii="Arial" w:eastAsia="Times New Roman" w:hAnsi="Arial" w:cs="Arial"/>
          <w:sz w:val="24"/>
          <w:szCs w:val="24"/>
          <w:highlight w:val="green"/>
          <w:lang w:eastAsia="es-CO"/>
        </w:rPr>
        <w:t>sen</w:t>
      </w:r>
      <w:proofErr w:type="spellEnd"/>
      <w:r w:rsidRPr="00F732D3">
        <w:rPr>
          <w:rFonts w:ascii="Arial" w:eastAsia="Times New Roman" w:hAnsi="Arial" w:cs="Arial"/>
          <w:sz w:val="24"/>
          <w:szCs w:val="24"/>
          <w:highlight w:val="green"/>
          <w:lang w:eastAsia="es-CO"/>
        </w:rPr>
        <w:t>\ 30}{</w:t>
      </w:r>
      <w:proofErr w:type="spellStart"/>
      <w:r w:rsidRPr="00F732D3">
        <w:rPr>
          <w:rFonts w:ascii="Arial" w:eastAsia="Times New Roman" w:hAnsi="Arial" w:cs="Arial"/>
          <w:sz w:val="24"/>
          <w:szCs w:val="24"/>
          <w:highlight w:val="green"/>
          <w:lang w:eastAsia="es-CO"/>
        </w:rPr>
        <w:t>sen</w:t>
      </w:r>
      <w:proofErr w:type="spellEnd"/>
      <w:r w:rsidRPr="00F732D3">
        <w:rPr>
          <w:rFonts w:ascii="Arial" w:eastAsia="Times New Roman" w:hAnsi="Arial" w:cs="Arial"/>
          <w:sz w:val="24"/>
          <w:szCs w:val="24"/>
          <w:highlight w:val="green"/>
          <w:lang w:eastAsia="es-CO"/>
        </w:rPr>
        <w:t>\ x}=\frac{1435\frac{m}{s}}{343\frac{m}{s}}</w:t>
      </w:r>
    </w:p>
    <w:p w:rsidR="00CE72BF" w:rsidRPr="00F732D3" w:rsidRDefault="00CE72BF" w:rsidP="001F74AE">
      <w:pPr>
        <w:spacing w:line="360" w:lineRule="auto"/>
        <w:jc w:val="center"/>
        <w:rPr>
          <w:rFonts w:ascii="Arial" w:eastAsia="Times New Roman" w:hAnsi="Arial" w:cs="Arial"/>
          <w:sz w:val="24"/>
          <w:szCs w:val="24"/>
          <w:highlight w:val="green"/>
          <w:lang w:eastAsia="es-CO"/>
        </w:rPr>
      </w:pPr>
      <w:r w:rsidRPr="00F732D3">
        <w:rPr>
          <w:rFonts w:ascii="Arial" w:eastAsia="Times New Roman" w:hAnsi="Arial" w:cs="Arial"/>
          <w:sz w:val="24"/>
          <w:szCs w:val="24"/>
          <w:highlight w:val="green"/>
          <w:lang w:eastAsia="es-CO"/>
        </w:rPr>
        <w:t>CN_11_04_formula02</w:t>
      </w:r>
    </w:p>
    <w:p w:rsidR="006379B7" w:rsidRDefault="00CE72BF" w:rsidP="001F74AE">
      <w:pPr>
        <w:spacing w:line="360" w:lineRule="auto"/>
        <w:jc w:val="center"/>
        <w:rPr>
          <w:rFonts w:ascii="Arial" w:eastAsia="Times New Roman" w:hAnsi="Arial" w:cs="Arial"/>
          <w:sz w:val="24"/>
          <w:szCs w:val="24"/>
          <w:lang w:eastAsia="es-CO"/>
        </w:rPr>
      </w:pPr>
      <w:r w:rsidRPr="00F732D3">
        <w:rPr>
          <w:rFonts w:ascii="Arial" w:eastAsia="Times New Roman" w:hAnsi="Arial" w:cs="Arial"/>
          <w:noProof/>
          <w:sz w:val="24"/>
          <w:szCs w:val="24"/>
          <w:highlight w:val="green"/>
          <w:lang w:eastAsia="es-CO"/>
        </w:rPr>
        <w:drawing>
          <wp:inline distT="0" distB="0" distL="0" distR="0">
            <wp:extent cx="2847975" cy="504825"/>
            <wp:effectExtent l="0" t="0" r="9525" b="9525"/>
            <wp:docPr id="23" name="Imagen 23"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guel\Desktop\CodeCogsEqn (1).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975" cy="504825"/>
                    </a:xfrm>
                    <a:prstGeom prst="rect">
                      <a:avLst/>
                    </a:prstGeom>
                    <a:noFill/>
                    <a:ln>
                      <a:noFill/>
                    </a:ln>
                  </pic:spPr>
                </pic:pic>
              </a:graphicData>
            </a:graphic>
          </wp:inline>
        </w:drawing>
      </w:r>
    </w:p>
    <w:p w:rsidR="00CE72BF" w:rsidRPr="00F732D3" w:rsidRDefault="00CE72BF" w:rsidP="001F74AE">
      <w:pPr>
        <w:spacing w:line="360" w:lineRule="auto"/>
        <w:jc w:val="center"/>
        <w:rPr>
          <w:rFonts w:ascii="Arial" w:eastAsia="Times New Roman" w:hAnsi="Arial" w:cs="Arial"/>
          <w:sz w:val="24"/>
          <w:szCs w:val="24"/>
          <w:highlight w:val="green"/>
          <w:lang w:val="en-US" w:eastAsia="es-CO"/>
        </w:rPr>
      </w:pPr>
      <w:r w:rsidRPr="00F732D3">
        <w:rPr>
          <w:rFonts w:ascii="Arial" w:eastAsia="Times New Roman" w:hAnsi="Arial" w:cs="Arial"/>
          <w:sz w:val="24"/>
          <w:szCs w:val="24"/>
          <w:highlight w:val="green"/>
          <w:lang w:val="en-US" w:eastAsia="es-CO"/>
        </w:rPr>
        <w:t>\</w:t>
      </w:r>
      <w:proofErr w:type="spellStart"/>
      <w:proofErr w:type="gramStart"/>
      <w:r w:rsidRPr="00F732D3">
        <w:rPr>
          <w:rFonts w:ascii="Arial" w:eastAsia="Times New Roman" w:hAnsi="Arial" w:cs="Arial"/>
          <w:sz w:val="24"/>
          <w:szCs w:val="24"/>
          <w:highlight w:val="green"/>
          <w:lang w:val="en-US" w:eastAsia="es-CO"/>
        </w:rPr>
        <w:t>frac</w:t>
      </w:r>
      <w:proofErr w:type="spellEnd"/>
      <w:r w:rsidRPr="00F732D3">
        <w:rPr>
          <w:rFonts w:ascii="Arial" w:eastAsia="Times New Roman" w:hAnsi="Arial" w:cs="Arial"/>
          <w:sz w:val="24"/>
          <w:szCs w:val="24"/>
          <w:highlight w:val="green"/>
          <w:lang w:val="en-US" w:eastAsia="es-CO"/>
        </w:rPr>
        <w:t>{</w:t>
      </w:r>
      <w:proofErr w:type="gramEnd"/>
      <w:r w:rsidRPr="00F732D3">
        <w:rPr>
          <w:rFonts w:ascii="Arial" w:eastAsia="Times New Roman" w:hAnsi="Arial" w:cs="Arial"/>
          <w:sz w:val="24"/>
          <w:szCs w:val="24"/>
          <w:highlight w:val="green"/>
          <w:lang w:val="en-US" w:eastAsia="es-CO"/>
        </w:rPr>
        <w:t>(</w:t>
      </w:r>
      <w:proofErr w:type="spellStart"/>
      <w:r w:rsidRPr="00F732D3">
        <w:rPr>
          <w:rFonts w:ascii="Arial" w:eastAsia="Times New Roman" w:hAnsi="Arial" w:cs="Arial"/>
          <w:sz w:val="24"/>
          <w:szCs w:val="24"/>
          <w:highlight w:val="green"/>
          <w:lang w:val="en-US" w:eastAsia="es-CO"/>
        </w:rPr>
        <w:t>sen</w:t>
      </w:r>
      <w:proofErr w:type="spellEnd"/>
      <w:r w:rsidRPr="00F732D3">
        <w:rPr>
          <w:rFonts w:ascii="Arial" w:eastAsia="Times New Roman" w:hAnsi="Arial" w:cs="Arial"/>
          <w:sz w:val="24"/>
          <w:szCs w:val="24"/>
          <w:highlight w:val="green"/>
          <w:lang w:val="en-US" w:eastAsia="es-CO"/>
        </w:rPr>
        <w:t>\ 30)(343\ \</w:t>
      </w:r>
      <w:proofErr w:type="spellStart"/>
      <w:r w:rsidRPr="00F732D3">
        <w:rPr>
          <w:rFonts w:ascii="Arial" w:eastAsia="Times New Roman" w:hAnsi="Arial" w:cs="Arial"/>
          <w:sz w:val="24"/>
          <w:szCs w:val="24"/>
          <w:highlight w:val="green"/>
          <w:lang w:val="en-US" w:eastAsia="es-CO"/>
        </w:rPr>
        <w:t>frac</w:t>
      </w:r>
      <w:proofErr w:type="spellEnd"/>
      <w:r w:rsidRPr="00F732D3">
        <w:rPr>
          <w:rFonts w:ascii="Arial" w:eastAsia="Times New Roman" w:hAnsi="Arial" w:cs="Arial"/>
          <w:sz w:val="24"/>
          <w:szCs w:val="24"/>
          <w:highlight w:val="green"/>
          <w:lang w:val="en-US" w:eastAsia="es-CO"/>
        </w:rPr>
        <w:t>{m}{s})}{(1435\ \</w:t>
      </w:r>
      <w:proofErr w:type="spellStart"/>
      <w:r w:rsidRPr="00F732D3">
        <w:rPr>
          <w:rFonts w:ascii="Arial" w:eastAsia="Times New Roman" w:hAnsi="Arial" w:cs="Arial"/>
          <w:sz w:val="24"/>
          <w:szCs w:val="24"/>
          <w:highlight w:val="green"/>
          <w:lang w:val="en-US" w:eastAsia="es-CO"/>
        </w:rPr>
        <w:t>frac</w:t>
      </w:r>
      <w:proofErr w:type="spellEnd"/>
      <w:r w:rsidRPr="00F732D3">
        <w:rPr>
          <w:rFonts w:ascii="Arial" w:eastAsia="Times New Roman" w:hAnsi="Arial" w:cs="Arial"/>
          <w:sz w:val="24"/>
          <w:szCs w:val="24"/>
          <w:highlight w:val="green"/>
          <w:lang w:val="en-US" w:eastAsia="es-CO"/>
        </w:rPr>
        <w:t>{m}{s})}=</w:t>
      </w:r>
      <w:proofErr w:type="spellStart"/>
      <w:r w:rsidRPr="00F732D3">
        <w:rPr>
          <w:rFonts w:ascii="Arial" w:eastAsia="Times New Roman" w:hAnsi="Arial" w:cs="Arial"/>
          <w:sz w:val="24"/>
          <w:szCs w:val="24"/>
          <w:highlight w:val="green"/>
          <w:lang w:val="en-US" w:eastAsia="es-CO"/>
        </w:rPr>
        <w:t>sen</w:t>
      </w:r>
      <w:proofErr w:type="spellEnd"/>
      <w:r w:rsidRPr="00F732D3">
        <w:rPr>
          <w:rFonts w:ascii="Arial" w:eastAsia="Times New Roman" w:hAnsi="Arial" w:cs="Arial"/>
          <w:sz w:val="24"/>
          <w:szCs w:val="24"/>
          <w:highlight w:val="green"/>
          <w:lang w:val="en-US" w:eastAsia="es-CO"/>
        </w:rPr>
        <w:t>\ x</w:t>
      </w:r>
    </w:p>
    <w:p w:rsidR="00CE72BF" w:rsidRPr="00F732D3" w:rsidRDefault="00CE72BF" w:rsidP="001F74AE">
      <w:pPr>
        <w:spacing w:line="360" w:lineRule="auto"/>
        <w:jc w:val="center"/>
        <w:rPr>
          <w:rFonts w:ascii="Arial" w:eastAsia="Times New Roman" w:hAnsi="Arial" w:cs="Arial"/>
          <w:sz w:val="24"/>
          <w:szCs w:val="24"/>
          <w:lang w:val="en-US" w:eastAsia="es-CO"/>
        </w:rPr>
      </w:pPr>
      <w:r w:rsidRPr="00F732D3">
        <w:rPr>
          <w:rFonts w:ascii="Arial" w:eastAsia="Times New Roman" w:hAnsi="Arial" w:cs="Arial"/>
          <w:sz w:val="24"/>
          <w:szCs w:val="24"/>
          <w:highlight w:val="green"/>
          <w:lang w:val="en-US" w:eastAsia="es-CO"/>
        </w:rPr>
        <w:t>CN_11_04_formula03</w:t>
      </w:r>
    </w:p>
    <w:p w:rsidR="006379B7" w:rsidRDefault="00CE72BF" w:rsidP="001F74AE">
      <w:pPr>
        <w:spacing w:line="360" w:lineRule="auto"/>
        <w:jc w:val="center"/>
        <w:rPr>
          <w:rFonts w:ascii="Arial" w:eastAsia="Times New Roman" w:hAnsi="Arial" w:cs="Arial"/>
          <w:sz w:val="24"/>
          <w:szCs w:val="24"/>
          <w:lang w:eastAsia="es-CO"/>
        </w:rPr>
      </w:pPr>
      <w:r w:rsidRPr="00F732D3">
        <w:rPr>
          <w:rFonts w:ascii="Arial" w:eastAsia="Times New Roman" w:hAnsi="Arial" w:cs="Arial"/>
          <w:noProof/>
          <w:sz w:val="24"/>
          <w:szCs w:val="24"/>
          <w:highlight w:val="green"/>
          <w:lang w:eastAsia="es-CO"/>
        </w:rPr>
        <w:drawing>
          <wp:inline distT="0" distB="0" distL="0" distR="0">
            <wp:extent cx="1666875" cy="152400"/>
            <wp:effectExtent l="0" t="0" r="9525" b="0"/>
            <wp:docPr id="24" name="Imagen 24"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guel\Desktop\CodeCogsEqn (2).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6875" cy="152400"/>
                    </a:xfrm>
                    <a:prstGeom prst="rect">
                      <a:avLst/>
                    </a:prstGeom>
                    <a:noFill/>
                    <a:ln>
                      <a:noFill/>
                    </a:ln>
                  </pic:spPr>
                </pic:pic>
              </a:graphicData>
            </a:graphic>
          </wp:inline>
        </w:drawing>
      </w:r>
    </w:p>
    <w:p w:rsidR="00CE72BF" w:rsidRPr="00F732D3" w:rsidRDefault="00CE72BF" w:rsidP="001F74AE">
      <w:pPr>
        <w:spacing w:line="360" w:lineRule="auto"/>
        <w:jc w:val="center"/>
        <w:rPr>
          <w:rFonts w:ascii="Arial" w:eastAsia="Times New Roman" w:hAnsi="Arial" w:cs="Arial"/>
          <w:sz w:val="24"/>
          <w:szCs w:val="24"/>
          <w:highlight w:val="green"/>
          <w:lang w:eastAsia="es-CO"/>
        </w:rPr>
      </w:pPr>
      <w:r w:rsidRPr="00F732D3">
        <w:rPr>
          <w:rFonts w:ascii="Arial" w:eastAsia="Times New Roman" w:hAnsi="Arial" w:cs="Arial"/>
          <w:sz w:val="24"/>
          <w:szCs w:val="24"/>
          <w:highlight w:val="green"/>
          <w:lang w:eastAsia="es-CO"/>
        </w:rPr>
        <w:t>0.1195=</w:t>
      </w:r>
      <w:proofErr w:type="spellStart"/>
      <w:r w:rsidRPr="00F732D3">
        <w:rPr>
          <w:rFonts w:ascii="Arial" w:eastAsia="Times New Roman" w:hAnsi="Arial" w:cs="Arial"/>
          <w:sz w:val="24"/>
          <w:szCs w:val="24"/>
          <w:highlight w:val="green"/>
          <w:lang w:eastAsia="es-CO"/>
        </w:rPr>
        <w:t>sen</w:t>
      </w:r>
      <w:proofErr w:type="spellEnd"/>
      <w:r w:rsidRPr="00F732D3">
        <w:rPr>
          <w:rFonts w:ascii="Arial" w:eastAsia="Times New Roman" w:hAnsi="Arial" w:cs="Arial"/>
          <w:sz w:val="24"/>
          <w:szCs w:val="24"/>
          <w:highlight w:val="green"/>
          <w:lang w:eastAsia="es-CO"/>
        </w:rPr>
        <w:t>\ x</w:t>
      </w:r>
    </w:p>
    <w:p w:rsidR="00CE72BF" w:rsidRPr="001F74AE" w:rsidRDefault="00CE72BF" w:rsidP="001F74AE">
      <w:pPr>
        <w:spacing w:line="360" w:lineRule="auto"/>
        <w:jc w:val="center"/>
        <w:rPr>
          <w:rFonts w:ascii="Arial" w:eastAsia="Times New Roman" w:hAnsi="Arial" w:cs="Arial"/>
          <w:sz w:val="24"/>
          <w:szCs w:val="24"/>
          <w:lang w:eastAsia="es-CO"/>
        </w:rPr>
      </w:pPr>
      <w:r w:rsidRPr="00F732D3">
        <w:rPr>
          <w:rFonts w:ascii="Arial" w:eastAsia="Times New Roman" w:hAnsi="Arial" w:cs="Arial"/>
          <w:sz w:val="24"/>
          <w:szCs w:val="24"/>
          <w:highlight w:val="green"/>
          <w:lang w:eastAsia="es-CO"/>
        </w:rPr>
        <w:t>CN_11_04_formula04</w:t>
      </w:r>
    </w:p>
    <w:p w:rsidR="006379B7" w:rsidRDefault="00CE72BF" w:rsidP="001F74AE">
      <w:pPr>
        <w:spacing w:line="360" w:lineRule="auto"/>
        <w:jc w:val="center"/>
        <w:rPr>
          <w:rFonts w:ascii="Arial" w:eastAsia="Times New Roman" w:hAnsi="Arial" w:cs="Arial"/>
          <w:sz w:val="24"/>
          <w:szCs w:val="24"/>
          <w:lang w:eastAsia="es-CO"/>
        </w:rPr>
      </w:pPr>
      <w:r w:rsidRPr="00F732D3">
        <w:rPr>
          <w:rFonts w:ascii="Arial" w:eastAsia="Times New Roman" w:hAnsi="Arial" w:cs="Arial"/>
          <w:noProof/>
          <w:sz w:val="24"/>
          <w:szCs w:val="24"/>
          <w:highlight w:val="green"/>
          <w:lang w:eastAsia="es-CO"/>
        </w:rPr>
        <w:drawing>
          <wp:inline distT="0" distB="0" distL="0" distR="0">
            <wp:extent cx="1981200" cy="152400"/>
            <wp:effectExtent l="0" t="0" r="0" b="0"/>
            <wp:docPr id="25" name="Imagen 25" descr="C:\Users\Miguel\Desktop\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guel\Desktop\CodeCogsEqn (3).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1200" cy="152400"/>
                    </a:xfrm>
                    <a:prstGeom prst="rect">
                      <a:avLst/>
                    </a:prstGeom>
                    <a:noFill/>
                    <a:ln>
                      <a:noFill/>
                    </a:ln>
                  </pic:spPr>
                </pic:pic>
              </a:graphicData>
            </a:graphic>
          </wp:inline>
        </w:drawing>
      </w:r>
    </w:p>
    <w:p w:rsidR="00272588" w:rsidRPr="00F732D3" w:rsidRDefault="00272588" w:rsidP="001F74AE">
      <w:pPr>
        <w:spacing w:line="360" w:lineRule="auto"/>
        <w:jc w:val="center"/>
        <w:rPr>
          <w:rFonts w:ascii="Arial" w:eastAsia="Times New Roman" w:hAnsi="Arial" w:cs="Arial"/>
          <w:sz w:val="24"/>
          <w:szCs w:val="24"/>
          <w:highlight w:val="green"/>
          <w:lang w:eastAsia="es-CO"/>
        </w:rPr>
      </w:pPr>
      <w:proofErr w:type="spellStart"/>
      <w:r w:rsidRPr="00F732D3">
        <w:rPr>
          <w:rFonts w:ascii="Arial" w:eastAsia="Times New Roman" w:hAnsi="Arial" w:cs="Arial"/>
          <w:sz w:val="24"/>
          <w:szCs w:val="24"/>
          <w:highlight w:val="green"/>
          <w:lang w:eastAsia="es-CO"/>
        </w:rPr>
        <w:t>arcsen</w:t>
      </w:r>
      <w:proofErr w:type="spellEnd"/>
      <w:r w:rsidRPr="00F732D3">
        <w:rPr>
          <w:rFonts w:ascii="Arial" w:eastAsia="Times New Roman" w:hAnsi="Arial" w:cs="Arial"/>
          <w:sz w:val="24"/>
          <w:szCs w:val="24"/>
          <w:highlight w:val="green"/>
          <w:lang w:eastAsia="es-CO"/>
        </w:rPr>
        <w:t>\ 0.1195=x</w:t>
      </w:r>
    </w:p>
    <w:p w:rsidR="00272588" w:rsidRPr="001F74AE" w:rsidRDefault="00272588" w:rsidP="001F74AE">
      <w:pPr>
        <w:spacing w:line="360" w:lineRule="auto"/>
        <w:jc w:val="center"/>
        <w:rPr>
          <w:rFonts w:ascii="Arial" w:eastAsia="Times New Roman" w:hAnsi="Arial" w:cs="Arial"/>
          <w:sz w:val="24"/>
          <w:szCs w:val="24"/>
          <w:lang w:eastAsia="es-CO"/>
        </w:rPr>
      </w:pPr>
      <w:r w:rsidRPr="00F732D3">
        <w:rPr>
          <w:rFonts w:ascii="Arial" w:eastAsia="Times New Roman" w:hAnsi="Arial" w:cs="Arial"/>
          <w:sz w:val="24"/>
          <w:szCs w:val="24"/>
          <w:highlight w:val="green"/>
          <w:lang w:eastAsia="es-CO"/>
        </w:rPr>
        <w:t>CN_11_04_formula05</w:t>
      </w:r>
    </w:p>
    <w:p w:rsidR="002812E5" w:rsidRDefault="00CE72BF" w:rsidP="001F74AE">
      <w:pPr>
        <w:spacing w:line="360" w:lineRule="auto"/>
        <w:jc w:val="center"/>
        <w:rPr>
          <w:rFonts w:ascii="Arial" w:eastAsia="Times New Roman" w:hAnsi="Arial" w:cs="Arial"/>
          <w:sz w:val="24"/>
          <w:szCs w:val="24"/>
          <w:lang w:eastAsia="es-CO"/>
        </w:rPr>
      </w:pPr>
      <w:r w:rsidRPr="00F732D3">
        <w:rPr>
          <w:rFonts w:ascii="Arial" w:eastAsia="Times New Roman" w:hAnsi="Arial" w:cs="Arial"/>
          <w:noProof/>
          <w:sz w:val="24"/>
          <w:szCs w:val="24"/>
          <w:highlight w:val="green"/>
          <w:lang w:eastAsia="es-CO"/>
        </w:rPr>
        <w:drawing>
          <wp:inline distT="0" distB="0" distL="0" distR="0">
            <wp:extent cx="1009650" cy="152400"/>
            <wp:effectExtent l="0" t="0" r="0" b="0"/>
            <wp:docPr id="26" name="Imagen 26"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guel\Desktop\CodeCogsEqn (5).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9650" cy="152400"/>
                    </a:xfrm>
                    <a:prstGeom prst="rect">
                      <a:avLst/>
                    </a:prstGeom>
                    <a:noFill/>
                    <a:ln>
                      <a:noFill/>
                    </a:ln>
                  </pic:spPr>
                </pic:pic>
              </a:graphicData>
            </a:graphic>
          </wp:inline>
        </w:drawing>
      </w:r>
    </w:p>
    <w:p w:rsidR="00272588" w:rsidRPr="00F732D3" w:rsidRDefault="00272588" w:rsidP="001F74AE">
      <w:pPr>
        <w:spacing w:line="360" w:lineRule="auto"/>
        <w:jc w:val="center"/>
        <w:rPr>
          <w:rFonts w:ascii="Arial" w:eastAsia="Times New Roman" w:hAnsi="Arial" w:cs="Arial"/>
          <w:sz w:val="24"/>
          <w:szCs w:val="24"/>
          <w:highlight w:val="green"/>
          <w:lang w:eastAsia="es-CO"/>
        </w:rPr>
      </w:pPr>
      <w:r w:rsidRPr="00F732D3">
        <w:rPr>
          <w:rFonts w:ascii="Arial" w:eastAsia="Times New Roman" w:hAnsi="Arial" w:cs="Arial"/>
          <w:sz w:val="24"/>
          <w:szCs w:val="24"/>
          <w:highlight w:val="green"/>
          <w:lang w:eastAsia="es-CO"/>
        </w:rPr>
        <w:t>6.864=x</w:t>
      </w:r>
    </w:p>
    <w:p w:rsidR="00272588" w:rsidRPr="001F74AE" w:rsidRDefault="00272588" w:rsidP="001F74AE">
      <w:pPr>
        <w:spacing w:line="360" w:lineRule="auto"/>
        <w:jc w:val="center"/>
        <w:rPr>
          <w:rFonts w:ascii="Arial" w:eastAsia="Times New Roman" w:hAnsi="Arial" w:cs="Arial"/>
          <w:sz w:val="24"/>
          <w:szCs w:val="24"/>
          <w:lang w:eastAsia="es-CO"/>
        </w:rPr>
      </w:pPr>
      <w:r w:rsidRPr="00F732D3">
        <w:rPr>
          <w:rFonts w:ascii="Arial" w:eastAsia="Times New Roman" w:hAnsi="Arial" w:cs="Arial"/>
          <w:sz w:val="24"/>
          <w:szCs w:val="24"/>
          <w:highlight w:val="green"/>
          <w:lang w:eastAsia="es-CO"/>
        </w:rPr>
        <w:t>CN_11_04_formula06</w:t>
      </w:r>
    </w:p>
    <w:tbl>
      <w:tblPr>
        <w:tblStyle w:val="Tablaconcuadrcula"/>
        <w:tblW w:w="0" w:type="auto"/>
        <w:tblLook w:val="04A0" w:firstRow="1" w:lastRow="0" w:firstColumn="1" w:lastColumn="0" w:noHBand="0" w:noVBand="1"/>
      </w:tblPr>
      <w:tblGrid>
        <w:gridCol w:w="2473"/>
        <w:gridCol w:w="6355"/>
      </w:tblGrid>
      <w:tr w:rsidR="002812E5" w:rsidRPr="001F74AE" w:rsidTr="00FA50C8">
        <w:tc>
          <w:tcPr>
            <w:tcW w:w="9054" w:type="dxa"/>
            <w:gridSpan w:val="2"/>
            <w:shd w:val="clear" w:color="auto" w:fill="000000" w:themeFill="text1"/>
          </w:tcPr>
          <w:p w:rsidR="002812E5" w:rsidRPr="001F74AE" w:rsidRDefault="002812E5"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2812E5" w:rsidRPr="001F74AE" w:rsidTr="00FA50C8">
        <w:tc>
          <w:tcPr>
            <w:tcW w:w="2518" w:type="dxa"/>
          </w:tcPr>
          <w:p w:rsidR="002812E5" w:rsidRPr="001F74AE" w:rsidRDefault="002812E5"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2812E5" w:rsidRPr="001F74AE" w:rsidRDefault="002812E5"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Pr="001F74AE">
              <w:rPr>
                <w:rFonts w:ascii="Arial" w:hAnsi="Arial" w:cs="Arial"/>
                <w:sz w:val="24"/>
                <w:szCs w:val="24"/>
              </w:rPr>
              <w:t>_REC60</w:t>
            </w:r>
          </w:p>
        </w:tc>
      </w:tr>
      <w:tr w:rsidR="002812E5" w:rsidRPr="001F74AE" w:rsidTr="00FA50C8">
        <w:tc>
          <w:tcPr>
            <w:tcW w:w="2518" w:type="dxa"/>
          </w:tcPr>
          <w:p w:rsidR="002812E5" w:rsidRPr="001F74AE" w:rsidRDefault="002812E5"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2812E5" w:rsidRPr="001F74AE" w:rsidRDefault="002812E5" w:rsidP="001F74AE">
            <w:pPr>
              <w:spacing w:line="360" w:lineRule="auto"/>
              <w:rPr>
                <w:rFonts w:ascii="Arial" w:hAnsi="Arial" w:cs="Arial"/>
                <w:sz w:val="24"/>
                <w:szCs w:val="24"/>
              </w:rPr>
            </w:pPr>
            <w:r w:rsidRPr="001F74AE">
              <w:rPr>
                <w:rFonts w:ascii="Arial" w:hAnsi="Arial" w:cs="Arial"/>
                <w:sz w:val="24"/>
                <w:szCs w:val="24"/>
              </w:rPr>
              <w:t>Aprende en qué consiste la refracción</w:t>
            </w:r>
          </w:p>
        </w:tc>
      </w:tr>
      <w:tr w:rsidR="002812E5" w:rsidRPr="001F74AE" w:rsidTr="00FA50C8">
        <w:tc>
          <w:tcPr>
            <w:tcW w:w="2518" w:type="dxa"/>
          </w:tcPr>
          <w:p w:rsidR="002812E5" w:rsidRPr="001F74AE" w:rsidRDefault="002812E5"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2812E5" w:rsidRPr="001F74AE" w:rsidRDefault="002812E5" w:rsidP="001F74AE">
            <w:pPr>
              <w:spacing w:line="360" w:lineRule="auto"/>
              <w:rPr>
                <w:rFonts w:ascii="Arial" w:hAnsi="Arial" w:cs="Arial"/>
                <w:sz w:val="24"/>
                <w:szCs w:val="24"/>
              </w:rPr>
            </w:pPr>
            <w:r w:rsidRPr="001F74AE">
              <w:rPr>
                <w:rFonts w:ascii="Arial" w:hAnsi="Arial" w:cs="Arial"/>
                <w:sz w:val="24"/>
                <w:szCs w:val="24"/>
              </w:rPr>
              <w:t>Actividad para reconocer aspectos generales de la refracción de las ondas</w:t>
            </w:r>
          </w:p>
        </w:tc>
      </w:tr>
    </w:tbl>
    <w:p w:rsidR="002812E5" w:rsidRPr="001F74AE" w:rsidRDefault="002812E5" w:rsidP="001F74AE">
      <w:pPr>
        <w:spacing w:line="360" w:lineRule="auto"/>
        <w:rPr>
          <w:rFonts w:ascii="Arial" w:eastAsia="Times New Roman" w:hAnsi="Arial" w:cs="Arial"/>
          <w:sz w:val="24"/>
          <w:szCs w:val="24"/>
          <w:lang w:eastAsia="es-CO"/>
        </w:rPr>
      </w:pPr>
    </w:p>
    <w:p w:rsidR="000A320A" w:rsidRPr="001F74AE" w:rsidRDefault="003255D1" w:rsidP="001F74AE">
      <w:pPr>
        <w:spacing w:line="360" w:lineRule="auto"/>
        <w:rPr>
          <w:rFonts w:ascii="Arial" w:hAnsi="Arial" w:cs="Arial"/>
          <w:b/>
          <w:sz w:val="24"/>
          <w:szCs w:val="24"/>
        </w:rPr>
      </w:pPr>
      <w:r w:rsidRPr="001F74AE">
        <w:rPr>
          <w:rFonts w:ascii="Arial" w:hAnsi="Arial" w:cs="Arial"/>
          <w:sz w:val="24"/>
          <w:szCs w:val="24"/>
          <w:highlight w:val="yellow"/>
        </w:rPr>
        <w:t xml:space="preserve"> </w:t>
      </w:r>
      <w:r w:rsidR="000A320A" w:rsidRPr="001F74AE">
        <w:rPr>
          <w:rFonts w:ascii="Arial" w:hAnsi="Arial" w:cs="Arial"/>
          <w:sz w:val="24"/>
          <w:szCs w:val="24"/>
          <w:highlight w:val="yellow"/>
        </w:rPr>
        <w:t>[SECCIÓN 2]</w:t>
      </w:r>
      <w:r w:rsidR="000A320A" w:rsidRPr="001F74AE">
        <w:rPr>
          <w:rFonts w:ascii="Arial" w:hAnsi="Arial" w:cs="Arial"/>
          <w:sz w:val="24"/>
          <w:szCs w:val="24"/>
        </w:rPr>
        <w:t xml:space="preserve"> </w:t>
      </w:r>
      <w:r w:rsidR="002812E5" w:rsidRPr="001F74AE">
        <w:rPr>
          <w:rFonts w:ascii="Arial" w:hAnsi="Arial" w:cs="Arial"/>
          <w:b/>
          <w:sz w:val="24"/>
          <w:szCs w:val="24"/>
        </w:rPr>
        <w:t>2.2</w:t>
      </w:r>
      <w:r w:rsidR="000A320A" w:rsidRPr="001F74AE">
        <w:rPr>
          <w:rFonts w:ascii="Arial" w:hAnsi="Arial" w:cs="Arial"/>
          <w:b/>
          <w:sz w:val="24"/>
          <w:szCs w:val="24"/>
        </w:rPr>
        <w:t xml:space="preserve"> </w:t>
      </w:r>
      <w:r w:rsidR="002812E5" w:rsidRPr="001F74AE">
        <w:rPr>
          <w:rFonts w:ascii="Arial" w:hAnsi="Arial" w:cs="Arial"/>
          <w:b/>
          <w:sz w:val="24"/>
          <w:szCs w:val="24"/>
        </w:rPr>
        <w:t>El í</w:t>
      </w:r>
      <w:r w:rsidR="000A320A" w:rsidRPr="001F74AE">
        <w:rPr>
          <w:rFonts w:ascii="Arial" w:hAnsi="Arial" w:cs="Arial"/>
          <w:b/>
          <w:sz w:val="24"/>
          <w:szCs w:val="24"/>
        </w:rPr>
        <w:t>ndice de refracción de la luz</w:t>
      </w:r>
    </w:p>
    <w:p w:rsidR="00D07000" w:rsidRPr="001F74AE" w:rsidRDefault="00D07000" w:rsidP="001F74AE">
      <w:pPr>
        <w:spacing w:line="360" w:lineRule="auto"/>
        <w:rPr>
          <w:rFonts w:ascii="Arial" w:hAnsi="Arial" w:cs="Arial"/>
          <w:sz w:val="24"/>
          <w:szCs w:val="24"/>
        </w:rPr>
      </w:pPr>
      <w:r w:rsidRPr="001F74AE">
        <w:rPr>
          <w:rFonts w:ascii="Arial" w:hAnsi="Arial" w:cs="Arial"/>
          <w:sz w:val="24"/>
          <w:szCs w:val="24"/>
        </w:rPr>
        <w:t xml:space="preserve">En el caso particular de la luz, es posible </w:t>
      </w:r>
      <w:r w:rsidR="00294961" w:rsidRPr="001F74AE">
        <w:rPr>
          <w:rFonts w:ascii="Arial" w:hAnsi="Arial" w:cs="Arial"/>
          <w:sz w:val="24"/>
          <w:szCs w:val="24"/>
        </w:rPr>
        <w:t xml:space="preserve">comparar la velocidad de un rayo de luz en cualquier medio con su velocidad en el </w:t>
      </w:r>
      <w:r w:rsidR="00294961" w:rsidRPr="001F74AE">
        <w:rPr>
          <w:rFonts w:ascii="Arial" w:hAnsi="Arial" w:cs="Arial"/>
          <w:b/>
          <w:sz w:val="24"/>
          <w:szCs w:val="24"/>
        </w:rPr>
        <w:t>vacío</w:t>
      </w:r>
      <w:r w:rsidR="00294961" w:rsidRPr="001F74AE">
        <w:rPr>
          <w:rFonts w:ascii="Arial" w:hAnsi="Arial" w:cs="Arial"/>
          <w:sz w:val="24"/>
          <w:szCs w:val="24"/>
        </w:rPr>
        <w:t xml:space="preserve">. Así, al aplicar la ley de Snell usamos como </w:t>
      </w:r>
      <w:r w:rsidR="00294961" w:rsidRPr="00370FF4">
        <w:rPr>
          <w:rFonts w:ascii="Arial" w:hAnsi="Arial" w:cs="Arial"/>
          <w:b/>
          <w:i/>
          <w:sz w:val="24"/>
          <w:szCs w:val="24"/>
        </w:rPr>
        <w:t>v</w:t>
      </w:r>
      <w:r w:rsidR="00294961" w:rsidRPr="00370FF4">
        <w:rPr>
          <w:rFonts w:ascii="Arial" w:hAnsi="Arial" w:cs="Arial"/>
          <w:b/>
          <w:i/>
          <w:sz w:val="24"/>
          <w:szCs w:val="24"/>
          <w:vertAlign w:val="subscript"/>
        </w:rPr>
        <w:t>1</w:t>
      </w:r>
      <w:r w:rsidR="00294961" w:rsidRPr="001F74AE">
        <w:rPr>
          <w:rFonts w:ascii="Arial" w:hAnsi="Arial" w:cs="Arial"/>
          <w:sz w:val="24"/>
          <w:szCs w:val="24"/>
        </w:rPr>
        <w:t xml:space="preserve"> el valor de la </w:t>
      </w:r>
      <w:r w:rsidR="00294961" w:rsidRPr="001F74AE">
        <w:rPr>
          <w:rFonts w:ascii="Arial" w:hAnsi="Arial" w:cs="Arial"/>
          <w:b/>
          <w:sz w:val="24"/>
          <w:szCs w:val="24"/>
        </w:rPr>
        <w:t>velocidad de la luz</w:t>
      </w:r>
      <w:r w:rsidR="00294961" w:rsidRPr="001F74AE">
        <w:rPr>
          <w:rFonts w:ascii="Arial" w:hAnsi="Arial" w:cs="Arial"/>
          <w:sz w:val="24"/>
          <w:szCs w:val="24"/>
        </w:rPr>
        <w:t xml:space="preserve"> en el vacío, también llamado </w:t>
      </w:r>
      <w:r w:rsidR="00294961" w:rsidRPr="00370FF4">
        <w:rPr>
          <w:rFonts w:ascii="Arial" w:hAnsi="Arial" w:cs="Arial"/>
          <w:b/>
          <w:i/>
          <w:sz w:val="24"/>
          <w:szCs w:val="24"/>
        </w:rPr>
        <w:t>c</w:t>
      </w:r>
      <w:r w:rsidR="00294961" w:rsidRPr="001F74AE">
        <w:rPr>
          <w:rFonts w:ascii="Arial" w:hAnsi="Arial" w:cs="Arial"/>
          <w:sz w:val="24"/>
          <w:szCs w:val="24"/>
        </w:rPr>
        <w:t>, y que equivale a casi 300</w:t>
      </w:r>
      <w:r w:rsidR="003F1B12">
        <w:rPr>
          <w:rFonts w:ascii="Arial" w:hAnsi="Arial" w:cs="Arial"/>
          <w:sz w:val="24"/>
          <w:szCs w:val="24"/>
        </w:rPr>
        <w:t> </w:t>
      </w:r>
      <w:r w:rsidR="00294961" w:rsidRPr="001F74AE">
        <w:rPr>
          <w:rFonts w:ascii="Arial" w:hAnsi="Arial" w:cs="Arial"/>
          <w:sz w:val="24"/>
          <w:szCs w:val="24"/>
        </w:rPr>
        <w:t xml:space="preserve">000 </w:t>
      </w:r>
      <w:r w:rsidR="00600BA3" w:rsidRPr="001F74AE">
        <w:rPr>
          <w:rFonts w:ascii="Arial" w:hAnsi="Arial" w:cs="Arial"/>
          <w:sz w:val="24"/>
          <w:szCs w:val="24"/>
        </w:rPr>
        <w:t>k</w:t>
      </w:r>
      <w:r w:rsidR="00294961" w:rsidRPr="001F74AE">
        <w:rPr>
          <w:rFonts w:ascii="Arial" w:hAnsi="Arial" w:cs="Arial"/>
          <w:sz w:val="24"/>
          <w:szCs w:val="24"/>
        </w:rPr>
        <w:t>ilómetros por segundo.</w:t>
      </w:r>
    </w:p>
    <w:p w:rsidR="0083348C" w:rsidRDefault="00CE72BF" w:rsidP="001F74AE">
      <w:pPr>
        <w:spacing w:line="360" w:lineRule="auto"/>
        <w:jc w:val="center"/>
        <w:rPr>
          <w:rFonts w:ascii="Arial" w:hAnsi="Arial" w:cs="Arial"/>
          <w:sz w:val="24"/>
          <w:szCs w:val="24"/>
        </w:rPr>
      </w:pPr>
      <w:r w:rsidRPr="00F732D3">
        <w:rPr>
          <w:rFonts w:ascii="Arial" w:hAnsi="Arial" w:cs="Arial"/>
          <w:noProof/>
          <w:sz w:val="24"/>
          <w:szCs w:val="24"/>
          <w:highlight w:val="green"/>
          <w:lang w:eastAsia="es-CO"/>
        </w:rPr>
        <w:drawing>
          <wp:inline distT="0" distB="0" distL="0" distR="0">
            <wp:extent cx="1076325" cy="476250"/>
            <wp:effectExtent l="0" t="0" r="9525" b="0"/>
            <wp:docPr id="16" name="Imagen 16"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esktop\CodeCogsEqn (1).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6325" cy="476250"/>
                    </a:xfrm>
                    <a:prstGeom prst="rect">
                      <a:avLst/>
                    </a:prstGeom>
                    <a:noFill/>
                    <a:ln>
                      <a:noFill/>
                    </a:ln>
                  </pic:spPr>
                </pic:pic>
              </a:graphicData>
            </a:graphic>
          </wp:inline>
        </w:drawing>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w:t>
      </w:r>
      <w:proofErr w:type="gramStart"/>
      <w:r w:rsidRPr="00F732D3">
        <w:rPr>
          <w:rFonts w:ascii="Arial" w:hAnsi="Arial" w:cs="Arial"/>
          <w:sz w:val="24"/>
          <w:szCs w:val="24"/>
          <w:highlight w:val="green"/>
        </w:rPr>
        <w:t>frac{</w:t>
      </w:r>
      <w:proofErr w:type="gramEnd"/>
      <w:r w:rsidRPr="00F732D3">
        <w:rPr>
          <w:rFonts w:ascii="Arial" w:hAnsi="Arial" w:cs="Arial"/>
          <w:sz w:val="24"/>
          <w:szCs w:val="24"/>
          <w:highlight w:val="green"/>
        </w:rPr>
        <w:t>\sin \theta_1}{\sin \theta_2}=\frac{C}{V_2}</w:t>
      </w:r>
    </w:p>
    <w:p w:rsidR="00272588" w:rsidRPr="001F74AE" w:rsidRDefault="00272588" w:rsidP="001F74AE">
      <w:pPr>
        <w:spacing w:line="360" w:lineRule="auto"/>
        <w:jc w:val="center"/>
        <w:rPr>
          <w:rFonts w:ascii="Arial" w:hAnsi="Arial" w:cs="Arial"/>
          <w:sz w:val="24"/>
          <w:szCs w:val="24"/>
        </w:rPr>
      </w:pPr>
      <w:r w:rsidRPr="00F732D3">
        <w:rPr>
          <w:rFonts w:ascii="Arial" w:hAnsi="Arial" w:cs="Arial"/>
          <w:sz w:val="24"/>
          <w:szCs w:val="24"/>
          <w:highlight w:val="green"/>
        </w:rPr>
        <w:t>CN_11_04_formula07</w:t>
      </w:r>
    </w:p>
    <w:p w:rsidR="00185722" w:rsidRPr="001F74AE" w:rsidRDefault="001866B4" w:rsidP="001F74AE">
      <w:pPr>
        <w:spacing w:line="360" w:lineRule="auto"/>
        <w:rPr>
          <w:rFonts w:ascii="Arial" w:hAnsi="Arial" w:cs="Arial"/>
          <w:sz w:val="24"/>
          <w:szCs w:val="24"/>
        </w:rPr>
      </w:pPr>
      <w:r w:rsidRPr="001F74AE">
        <w:rPr>
          <w:rFonts w:ascii="Arial" w:hAnsi="Arial" w:cs="Arial"/>
          <w:sz w:val="24"/>
          <w:szCs w:val="24"/>
        </w:rPr>
        <w:t xml:space="preserve">Como el valor de </w:t>
      </w:r>
      <w:r w:rsidRPr="001F74AE">
        <w:rPr>
          <w:rFonts w:ascii="Arial" w:hAnsi="Arial" w:cs="Arial"/>
          <w:b/>
          <w:i/>
          <w:sz w:val="24"/>
          <w:szCs w:val="24"/>
        </w:rPr>
        <w:t>c</w:t>
      </w:r>
      <w:r w:rsidRPr="001F74AE">
        <w:rPr>
          <w:rFonts w:ascii="Arial" w:hAnsi="Arial" w:cs="Arial"/>
          <w:sz w:val="24"/>
          <w:szCs w:val="24"/>
        </w:rPr>
        <w:t xml:space="preserve"> es constante, es posible obtener, para cada medio, un valor que relacione la velocidad de la luz en </w:t>
      </w:r>
      <w:r w:rsidR="002D7697" w:rsidRPr="001F74AE">
        <w:rPr>
          <w:rFonts w:ascii="Arial" w:hAnsi="Arial" w:cs="Arial"/>
          <w:sz w:val="24"/>
          <w:szCs w:val="24"/>
        </w:rPr>
        <w:t>dicho</w:t>
      </w:r>
      <w:r w:rsidRPr="001F74AE">
        <w:rPr>
          <w:rFonts w:ascii="Arial" w:hAnsi="Arial" w:cs="Arial"/>
          <w:sz w:val="24"/>
          <w:szCs w:val="24"/>
        </w:rPr>
        <w:t xml:space="preserve"> medio con la velocidad de la luz en el vacío. Ese valor es llamado </w:t>
      </w:r>
      <w:r w:rsidRPr="001F74AE">
        <w:rPr>
          <w:rFonts w:ascii="Arial" w:hAnsi="Arial" w:cs="Arial"/>
          <w:b/>
          <w:sz w:val="24"/>
          <w:szCs w:val="24"/>
        </w:rPr>
        <w:t>índice de refracción</w:t>
      </w:r>
      <w:r w:rsidRPr="001F74AE">
        <w:rPr>
          <w:rFonts w:ascii="Arial" w:hAnsi="Arial" w:cs="Arial"/>
          <w:sz w:val="24"/>
          <w:szCs w:val="24"/>
        </w:rPr>
        <w:t xml:space="preserve">, y </w:t>
      </w:r>
      <w:r w:rsidR="00185722" w:rsidRPr="001F74AE">
        <w:rPr>
          <w:rFonts w:ascii="Arial" w:hAnsi="Arial" w:cs="Arial"/>
          <w:sz w:val="24"/>
          <w:szCs w:val="24"/>
        </w:rPr>
        <w:t xml:space="preserve">se representa con la letra </w:t>
      </w:r>
      <w:r w:rsidR="00185722" w:rsidRPr="001F74AE">
        <w:rPr>
          <w:rFonts w:ascii="Arial" w:hAnsi="Arial" w:cs="Arial"/>
          <w:b/>
          <w:i/>
          <w:sz w:val="24"/>
          <w:szCs w:val="24"/>
        </w:rPr>
        <w:t>n</w:t>
      </w:r>
      <w:r w:rsidR="00185722" w:rsidRPr="001F74AE">
        <w:rPr>
          <w:rFonts w:ascii="Arial" w:hAnsi="Arial" w:cs="Arial"/>
          <w:sz w:val="24"/>
          <w:szCs w:val="24"/>
        </w:rPr>
        <w:t>.</w:t>
      </w:r>
    </w:p>
    <w:p w:rsidR="001866B4" w:rsidRDefault="00CE72BF" w:rsidP="001F74AE">
      <w:pPr>
        <w:spacing w:line="360" w:lineRule="auto"/>
        <w:jc w:val="center"/>
        <w:rPr>
          <w:rFonts w:ascii="Arial" w:hAnsi="Arial" w:cs="Arial"/>
          <w:sz w:val="24"/>
          <w:szCs w:val="24"/>
        </w:rPr>
      </w:pPr>
      <w:r w:rsidRPr="00F732D3">
        <w:rPr>
          <w:rFonts w:ascii="Arial" w:hAnsi="Arial" w:cs="Arial"/>
          <w:noProof/>
          <w:sz w:val="24"/>
          <w:szCs w:val="24"/>
          <w:highlight w:val="green"/>
          <w:lang w:eastAsia="es-CO"/>
        </w:rPr>
        <w:drawing>
          <wp:inline distT="0" distB="0" distL="0" distR="0">
            <wp:extent cx="571500" cy="400050"/>
            <wp:effectExtent l="0" t="0" r="0" b="0"/>
            <wp:docPr id="11" name="Imagen 11"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Desktop\CodeCogsEqn (2).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 cy="400050"/>
                    </a:xfrm>
                    <a:prstGeom prst="rect">
                      <a:avLst/>
                    </a:prstGeom>
                    <a:noFill/>
                    <a:ln>
                      <a:noFill/>
                    </a:ln>
                  </pic:spPr>
                </pic:pic>
              </a:graphicData>
            </a:graphic>
          </wp:inline>
        </w:drawing>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n=\frac{c}{v}</w:t>
      </w:r>
    </w:p>
    <w:p w:rsidR="00272588" w:rsidRPr="001F74AE" w:rsidRDefault="00272588" w:rsidP="001F74AE">
      <w:pPr>
        <w:spacing w:line="360" w:lineRule="auto"/>
        <w:jc w:val="center"/>
        <w:rPr>
          <w:rFonts w:ascii="Arial" w:hAnsi="Arial" w:cs="Arial"/>
          <w:sz w:val="24"/>
          <w:szCs w:val="24"/>
        </w:rPr>
      </w:pPr>
      <w:r w:rsidRPr="00F732D3">
        <w:rPr>
          <w:rFonts w:ascii="Arial" w:hAnsi="Arial" w:cs="Arial"/>
          <w:sz w:val="24"/>
          <w:szCs w:val="24"/>
          <w:highlight w:val="green"/>
        </w:rPr>
        <w:t>CN_11_04_formula08</w:t>
      </w:r>
    </w:p>
    <w:p w:rsidR="00185722" w:rsidRPr="001F74AE" w:rsidRDefault="00AC160E" w:rsidP="001F74AE">
      <w:pPr>
        <w:spacing w:line="360" w:lineRule="auto"/>
        <w:rPr>
          <w:rFonts w:ascii="Arial" w:hAnsi="Arial" w:cs="Arial"/>
          <w:sz w:val="24"/>
          <w:szCs w:val="24"/>
        </w:rPr>
      </w:pPr>
      <w:r w:rsidRPr="001F74AE">
        <w:rPr>
          <w:rFonts w:ascii="Arial" w:hAnsi="Arial" w:cs="Arial"/>
          <w:sz w:val="24"/>
          <w:szCs w:val="24"/>
        </w:rPr>
        <w:t xml:space="preserve">Usando los índices de refracción es posible reescribir la ecuación de la </w:t>
      </w:r>
      <w:r w:rsidRPr="00370FF4">
        <w:rPr>
          <w:rFonts w:ascii="Arial" w:hAnsi="Arial" w:cs="Arial"/>
          <w:sz w:val="24"/>
          <w:szCs w:val="24"/>
        </w:rPr>
        <w:t>ley de Snell</w:t>
      </w:r>
      <w:r w:rsidRPr="001F74AE">
        <w:rPr>
          <w:rFonts w:ascii="Arial" w:hAnsi="Arial" w:cs="Arial"/>
          <w:b/>
          <w:sz w:val="24"/>
          <w:szCs w:val="24"/>
        </w:rPr>
        <w:t xml:space="preserve"> </w:t>
      </w:r>
      <w:r w:rsidRPr="001F74AE">
        <w:rPr>
          <w:rFonts w:ascii="Arial" w:hAnsi="Arial" w:cs="Arial"/>
          <w:sz w:val="24"/>
          <w:szCs w:val="24"/>
        </w:rPr>
        <w:t>de esta manera:</w:t>
      </w:r>
    </w:p>
    <w:p w:rsidR="00AC160E" w:rsidRDefault="00CE72BF" w:rsidP="001F74AE">
      <w:pPr>
        <w:spacing w:line="360" w:lineRule="auto"/>
        <w:jc w:val="center"/>
        <w:rPr>
          <w:rFonts w:ascii="Arial" w:hAnsi="Arial" w:cs="Arial"/>
          <w:sz w:val="24"/>
          <w:szCs w:val="24"/>
        </w:rPr>
      </w:pPr>
      <w:r w:rsidRPr="00F732D3">
        <w:rPr>
          <w:rFonts w:ascii="Arial" w:hAnsi="Arial" w:cs="Arial"/>
          <w:noProof/>
          <w:sz w:val="24"/>
          <w:szCs w:val="24"/>
          <w:highlight w:val="green"/>
          <w:lang w:eastAsia="es-CO"/>
        </w:rPr>
        <w:drawing>
          <wp:inline distT="0" distB="0" distL="0" distR="0">
            <wp:extent cx="1866900" cy="190500"/>
            <wp:effectExtent l="0" t="0" r="0" b="0"/>
            <wp:docPr id="13" name="Imagen 13" descr="C:\Users\Miguel\Desktop\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CodeCogsEqn (4).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6900" cy="190500"/>
                    </a:xfrm>
                    <a:prstGeom prst="rect">
                      <a:avLst/>
                    </a:prstGeom>
                    <a:noFill/>
                    <a:ln>
                      <a:noFill/>
                    </a:ln>
                  </pic:spPr>
                </pic:pic>
              </a:graphicData>
            </a:graphic>
          </wp:inline>
        </w:drawing>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n_1\ sin\ \theta_1=n_2\ sin\ \theta_2</w:t>
      </w:r>
    </w:p>
    <w:p w:rsidR="00272588" w:rsidRPr="001F74AE" w:rsidRDefault="00272588" w:rsidP="001F74AE">
      <w:pPr>
        <w:spacing w:line="360" w:lineRule="auto"/>
        <w:jc w:val="center"/>
        <w:rPr>
          <w:rFonts w:ascii="Arial" w:hAnsi="Arial" w:cs="Arial"/>
          <w:sz w:val="24"/>
          <w:szCs w:val="24"/>
        </w:rPr>
      </w:pPr>
      <w:r w:rsidRPr="00F732D3">
        <w:rPr>
          <w:rFonts w:ascii="Arial" w:hAnsi="Arial" w:cs="Arial"/>
          <w:sz w:val="24"/>
          <w:szCs w:val="24"/>
          <w:highlight w:val="green"/>
        </w:rPr>
        <w:t>CN_11_04_formula09</w:t>
      </w:r>
    </w:p>
    <w:p w:rsidR="00CC555E" w:rsidRDefault="003F1B12" w:rsidP="001F74AE">
      <w:pPr>
        <w:spacing w:line="360" w:lineRule="auto"/>
        <w:rPr>
          <w:rFonts w:ascii="Arial" w:hAnsi="Arial" w:cs="Arial"/>
          <w:sz w:val="24"/>
          <w:szCs w:val="24"/>
        </w:rPr>
      </w:pPr>
      <w:r w:rsidRPr="001F74AE">
        <w:rPr>
          <w:rFonts w:ascii="Arial" w:hAnsi="Arial" w:cs="Arial"/>
          <w:sz w:val="24"/>
          <w:szCs w:val="24"/>
        </w:rPr>
        <w:t>D</w:t>
      </w:r>
      <w:r w:rsidR="00C727EE" w:rsidRPr="001F74AE">
        <w:rPr>
          <w:rFonts w:ascii="Arial" w:hAnsi="Arial" w:cs="Arial"/>
          <w:sz w:val="24"/>
          <w:szCs w:val="24"/>
        </w:rPr>
        <w:t>onde</w:t>
      </w:r>
      <w:r>
        <w:rPr>
          <w:rFonts w:ascii="Arial" w:hAnsi="Arial" w:cs="Arial"/>
          <w:sz w:val="24"/>
          <w:szCs w:val="24"/>
        </w:rPr>
        <w:t>:</w:t>
      </w:r>
    </w:p>
    <w:p w:rsidR="00CC555E" w:rsidRDefault="00C727EE" w:rsidP="001F74AE">
      <w:pPr>
        <w:spacing w:line="360" w:lineRule="auto"/>
        <w:rPr>
          <w:rFonts w:ascii="Arial" w:hAnsi="Arial" w:cs="Arial"/>
          <w:sz w:val="24"/>
          <w:szCs w:val="24"/>
        </w:rPr>
      </w:pPr>
      <w:r w:rsidRPr="00370FF4">
        <w:rPr>
          <w:rFonts w:ascii="Arial" w:hAnsi="Arial" w:cs="Arial"/>
          <w:i/>
          <w:sz w:val="24"/>
          <w:szCs w:val="24"/>
        </w:rPr>
        <w:t>n</w:t>
      </w:r>
      <w:r w:rsidRPr="00370FF4">
        <w:rPr>
          <w:rFonts w:ascii="Arial" w:hAnsi="Arial" w:cs="Arial"/>
          <w:i/>
          <w:sz w:val="24"/>
          <w:szCs w:val="24"/>
          <w:vertAlign w:val="subscript"/>
        </w:rPr>
        <w:t>1</w:t>
      </w:r>
      <w:r w:rsidR="00CC555E">
        <w:rPr>
          <w:rFonts w:ascii="Arial" w:hAnsi="Arial" w:cs="Arial"/>
          <w:sz w:val="24"/>
          <w:szCs w:val="24"/>
        </w:rPr>
        <w:t>:</w:t>
      </w:r>
      <w:r w:rsidRPr="003F1B12">
        <w:rPr>
          <w:rFonts w:ascii="Arial" w:hAnsi="Arial" w:cs="Arial"/>
          <w:sz w:val="24"/>
          <w:szCs w:val="24"/>
        </w:rPr>
        <w:t xml:space="preserve"> índice de refracción del medio 1</w:t>
      </w:r>
      <w:r w:rsidR="00CC555E">
        <w:rPr>
          <w:rFonts w:ascii="Arial" w:hAnsi="Arial" w:cs="Arial"/>
          <w:sz w:val="24"/>
          <w:szCs w:val="24"/>
        </w:rPr>
        <w:t>.</w:t>
      </w:r>
    </w:p>
    <w:p w:rsidR="00CC555E" w:rsidRDefault="00C727EE" w:rsidP="001F74AE">
      <w:pPr>
        <w:spacing w:line="360" w:lineRule="auto"/>
        <w:rPr>
          <w:rFonts w:ascii="Arial" w:hAnsi="Arial" w:cs="Arial"/>
          <w:sz w:val="24"/>
          <w:szCs w:val="24"/>
        </w:rPr>
      </w:pPr>
      <w:r w:rsidRPr="00370FF4">
        <w:rPr>
          <w:rFonts w:ascii="Arial" w:hAnsi="Arial" w:cs="Arial"/>
          <w:i/>
          <w:sz w:val="24"/>
          <w:szCs w:val="24"/>
        </w:rPr>
        <w:t>n</w:t>
      </w:r>
      <w:r w:rsidRPr="00370FF4">
        <w:rPr>
          <w:rFonts w:ascii="Arial" w:hAnsi="Arial" w:cs="Arial"/>
          <w:i/>
          <w:sz w:val="24"/>
          <w:szCs w:val="24"/>
          <w:vertAlign w:val="subscript"/>
        </w:rPr>
        <w:t>2</w:t>
      </w:r>
      <w:r w:rsidR="00CC555E">
        <w:rPr>
          <w:rFonts w:ascii="Arial" w:hAnsi="Arial" w:cs="Arial"/>
          <w:sz w:val="24"/>
          <w:szCs w:val="24"/>
        </w:rPr>
        <w:t>:</w:t>
      </w:r>
      <w:r w:rsidRPr="003F1B12">
        <w:rPr>
          <w:rFonts w:ascii="Arial" w:hAnsi="Arial" w:cs="Arial"/>
          <w:sz w:val="24"/>
          <w:szCs w:val="24"/>
        </w:rPr>
        <w:t xml:space="preserve"> ín</w:t>
      </w:r>
      <w:r w:rsidR="00FC1F52" w:rsidRPr="003F1B12">
        <w:rPr>
          <w:rFonts w:ascii="Arial" w:hAnsi="Arial" w:cs="Arial"/>
          <w:sz w:val="24"/>
          <w:szCs w:val="24"/>
        </w:rPr>
        <w:t>dice de refracción del medio 2</w:t>
      </w:r>
      <w:r w:rsidR="00CC555E">
        <w:rPr>
          <w:rFonts w:ascii="Arial" w:hAnsi="Arial" w:cs="Arial"/>
          <w:sz w:val="24"/>
          <w:szCs w:val="24"/>
        </w:rPr>
        <w:t>.</w:t>
      </w:r>
    </w:p>
    <w:p w:rsidR="00CC555E" w:rsidRDefault="002D7697" w:rsidP="001F74AE">
      <w:pPr>
        <w:spacing w:line="360" w:lineRule="auto"/>
        <w:rPr>
          <w:rFonts w:ascii="Arial" w:hAnsi="Arial" w:cs="Arial"/>
          <w:sz w:val="24"/>
          <w:szCs w:val="24"/>
        </w:rPr>
      </w:pPr>
      <w:r w:rsidRPr="00370FF4">
        <w:rPr>
          <w:rFonts w:ascii="Arial" w:hAnsi="Arial" w:cs="Arial"/>
          <w:i/>
          <w:sz w:val="24"/>
          <w:szCs w:val="24"/>
        </w:rPr>
        <w:t>θ</w:t>
      </w:r>
      <w:r w:rsidRPr="00370FF4">
        <w:rPr>
          <w:rFonts w:ascii="Arial" w:hAnsi="Arial" w:cs="Arial"/>
          <w:i/>
          <w:sz w:val="24"/>
          <w:szCs w:val="24"/>
          <w:vertAlign w:val="subscript"/>
        </w:rPr>
        <w:t>1</w:t>
      </w:r>
      <w:r w:rsidR="00CC555E">
        <w:rPr>
          <w:rFonts w:ascii="Arial" w:hAnsi="Arial" w:cs="Arial"/>
          <w:sz w:val="24"/>
          <w:szCs w:val="24"/>
        </w:rPr>
        <w:t xml:space="preserve">: </w:t>
      </w:r>
      <w:r w:rsidR="00C727EE" w:rsidRPr="003F1B12">
        <w:rPr>
          <w:rFonts w:ascii="Arial" w:hAnsi="Arial" w:cs="Arial"/>
          <w:sz w:val="24"/>
          <w:szCs w:val="24"/>
        </w:rPr>
        <w:t>ángulo de incidencia</w:t>
      </w:r>
      <w:r w:rsidR="00CC555E">
        <w:rPr>
          <w:rFonts w:ascii="Arial" w:hAnsi="Arial" w:cs="Arial"/>
          <w:sz w:val="24"/>
          <w:szCs w:val="24"/>
        </w:rPr>
        <w:t>.</w:t>
      </w:r>
    </w:p>
    <w:p w:rsidR="00185722" w:rsidRPr="001F74AE" w:rsidRDefault="002D7697" w:rsidP="001F74AE">
      <w:pPr>
        <w:spacing w:line="360" w:lineRule="auto"/>
        <w:rPr>
          <w:rFonts w:ascii="Arial" w:hAnsi="Arial" w:cs="Arial"/>
          <w:sz w:val="24"/>
          <w:szCs w:val="24"/>
        </w:rPr>
      </w:pPr>
      <w:r w:rsidRPr="00370FF4">
        <w:rPr>
          <w:rFonts w:ascii="Arial" w:hAnsi="Arial" w:cs="Arial"/>
          <w:i/>
          <w:sz w:val="24"/>
          <w:szCs w:val="24"/>
        </w:rPr>
        <w:t>θ</w:t>
      </w:r>
      <w:r w:rsidRPr="00370FF4">
        <w:rPr>
          <w:rFonts w:ascii="Arial" w:hAnsi="Arial" w:cs="Arial"/>
          <w:i/>
          <w:sz w:val="24"/>
          <w:szCs w:val="24"/>
          <w:vertAlign w:val="subscript"/>
        </w:rPr>
        <w:t>2</w:t>
      </w:r>
      <w:r w:rsidR="00CC555E">
        <w:rPr>
          <w:rFonts w:ascii="Arial" w:hAnsi="Arial" w:cs="Arial"/>
          <w:sz w:val="24"/>
          <w:szCs w:val="24"/>
        </w:rPr>
        <w:t xml:space="preserve">: </w:t>
      </w:r>
      <w:r w:rsidR="00C727EE" w:rsidRPr="001F74AE">
        <w:rPr>
          <w:rFonts w:ascii="Arial" w:hAnsi="Arial" w:cs="Arial"/>
          <w:sz w:val="24"/>
          <w:szCs w:val="24"/>
        </w:rPr>
        <w:t>ángulo de refracción.</w:t>
      </w:r>
    </w:p>
    <w:p w:rsidR="007A2C20" w:rsidRPr="001F74AE" w:rsidRDefault="003255D1" w:rsidP="001F74AE">
      <w:pPr>
        <w:spacing w:line="360" w:lineRule="auto"/>
        <w:rPr>
          <w:rFonts w:ascii="Arial" w:hAnsi="Arial" w:cs="Arial"/>
          <w:sz w:val="24"/>
          <w:szCs w:val="24"/>
        </w:rPr>
      </w:pPr>
      <w:r w:rsidRPr="001F74AE">
        <w:rPr>
          <w:rFonts w:ascii="Arial" w:hAnsi="Arial" w:cs="Arial"/>
          <w:sz w:val="24"/>
          <w:szCs w:val="24"/>
        </w:rPr>
        <w:t>Supongamos</w:t>
      </w:r>
      <w:r w:rsidR="007A2C20" w:rsidRPr="001F74AE">
        <w:rPr>
          <w:rFonts w:ascii="Arial" w:hAnsi="Arial" w:cs="Arial"/>
          <w:sz w:val="24"/>
          <w:szCs w:val="24"/>
        </w:rPr>
        <w:t>, por ejemplo,</w:t>
      </w:r>
      <w:r w:rsidRPr="001F74AE">
        <w:rPr>
          <w:rFonts w:ascii="Arial" w:hAnsi="Arial" w:cs="Arial"/>
          <w:sz w:val="24"/>
          <w:szCs w:val="24"/>
        </w:rPr>
        <w:t xml:space="preserve"> que un rayo de luz</w:t>
      </w:r>
      <w:r w:rsidR="00F32B6B" w:rsidRPr="001F74AE">
        <w:rPr>
          <w:rFonts w:ascii="Arial" w:hAnsi="Arial" w:cs="Arial"/>
          <w:sz w:val="24"/>
          <w:szCs w:val="24"/>
        </w:rPr>
        <w:t xml:space="preserve"> que viaja</w:t>
      </w:r>
      <w:r w:rsidR="0095287F" w:rsidRPr="001F74AE">
        <w:rPr>
          <w:rFonts w:ascii="Arial" w:hAnsi="Arial" w:cs="Arial"/>
          <w:sz w:val="24"/>
          <w:szCs w:val="24"/>
        </w:rPr>
        <w:t xml:space="preserve"> a través de</w:t>
      </w:r>
      <w:r w:rsidR="00F32B6B" w:rsidRPr="001F74AE">
        <w:rPr>
          <w:rFonts w:ascii="Arial" w:hAnsi="Arial" w:cs="Arial"/>
          <w:sz w:val="24"/>
          <w:szCs w:val="24"/>
        </w:rPr>
        <w:t xml:space="preserve">l aire entra en un bloque de vidrio. El índice </w:t>
      </w:r>
      <w:r w:rsidR="006A5445" w:rsidRPr="001F74AE">
        <w:rPr>
          <w:rFonts w:ascii="Arial" w:hAnsi="Arial" w:cs="Arial"/>
          <w:sz w:val="24"/>
          <w:szCs w:val="24"/>
        </w:rPr>
        <w:t xml:space="preserve">de refracción </w:t>
      </w:r>
      <w:r w:rsidR="00273D01" w:rsidRPr="001F74AE">
        <w:rPr>
          <w:rFonts w:ascii="Arial" w:hAnsi="Arial" w:cs="Arial"/>
          <w:sz w:val="24"/>
          <w:szCs w:val="24"/>
        </w:rPr>
        <w:t xml:space="preserve">de la luz </w:t>
      </w:r>
      <w:r w:rsidR="006A5445" w:rsidRPr="001F74AE">
        <w:rPr>
          <w:rFonts w:ascii="Arial" w:hAnsi="Arial" w:cs="Arial"/>
          <w:sz w:val="24"/>
          <w:szCs w:val="24"/>
        </w:rPr>
        <w:t xml:space="preserve">en el aire es </w:t>
      </w:r>
      <w:r w:rsidR="00273D01" w:rsidRPr="001F74AE">
        <w:rPr>
          <w:rFonts w:ascii="Arial" w:hAnsi="Arial" w:cs="Arial"/>
          <w:sz w:val="24"/>
          <w:szCs w:val="24"/>
        </w:rPr>
        <w:t>aproximadamente 1, y en el vidrio es 1,</w:t>
      </w:r>
      <w:r w:rsidR="00C2461E" w:rsidRPr="001F74AE">
        <w:rPr>
          <w:rFonts w:ascii="Arial" w:hAnsi="Arial" w:cs="Arial"/>
          <w:sz w:val="24"/>
          <w:szCs w:val="24"/>
        </w:rPr>
        <w:t xml:space="preserve">52. </w:t>
      </w:r>
    </w:p>
    <w:p w:rsidR="00FC1F52" w:rsidRPr="001F74AE" w:rsidRDefault="00C2461E" w:rsidP="001F74AE">
      <w:pPr>
        <w:spacing w:line="360" w:lineRule="auto"/>
        <w:rPr>
          <w:rFonts w:ascii="Arial" w:hAnsi="Arial" w:cs="Arial"/>
          <w:sz w:val="24"/>
          <w:szCs w:val="24"/>
        </w:rPr>
      </w:pPr>
      <w:r w:rsidRPr="001F74AE">
        <w:rPr>
          <w:rFonts w:ascii="Arial" w:hAnsi="Arial" w:cs="Arial"/>
          <w:sz w:val="24"/>
          <w:szCs w:val="24"/>
        </w:rPr>
        <w:t>Si el rayo entra con un ángulo de incidencia</w:t>
      </w:r>
      <w:r w:rsidR="00E42172" w:rsidRPr="001F74AE">
        <w:rPr>
          <w:rFonts w:ascii="Arial" w:hAnsi="Arial" w:cs="Arial"/>
          <w:sz w:val="24"/>
          <w:szCs w:val="24"/>
        </w:rPr>
        <w:t xml:space="preserve"> de 45°, ¿cuál será su ángulo de refracción?</w:t>
      </w:r>
    </w:p>
    <w:p w:rsidR="002D7697" w:rsidRDefault="00CE72BF" w:rsidP="001F74AE">
      <w:pPr>
        <w:spacing w:line="360" w:lineRule="auto"/>
        <w:jc w:val="center"/>
        <w:rPr>
          <w:rFonts w:ascii="Arial" w:hAnsi="Arial" w:cs="Arial"/>
          <w:sz w:val="24"/>
          <w:szCs w:val="24"/>
          <w:highlight w:val="green"/>
        </w:rPr>
      </w:pPr>
      <w:r w:rsidRPr="00F732D3">
        <w:rPr>
          <w:rFonts w:ascii="Arial" w:hAnsi="Arial" w:cs="Arial"/>
          <w:noProof/>
          <w:sz w:val="24"/>
          <w:szCs w:val="24"/>
          <w:highlight w:val="green"/>
          <w:lang w:eastAsia="es-CO"/>
        </w:rPr>
        <w:drawing>
          <wp:inline distT="0" distB="0" distL="0" distR="0">
            <wp:extent cx="2240280" cy="228600"/>
            <wp:effectExtent l="0" t="0" r="7620" b="0"/>
            <wp:docPr id="8" name="Imagen 8" descr="C:\Users\Miguel\Desktop\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CodeCogsEqn (4).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0280" cy="228600"/>
                    </a:xfrm>
                    <a:prstGeom prst="rect">
                      <a:avLst/>
                    </a:prstGeom>
                    <a:noFill/>
                    <a:ln>
                      <a:noFill/>
                    </a:ln>
                  </pic:spPr>
                </pic:pic>
              </a:graphicData>
            </a:graphic>
          </wp:inline>
        </w:drawing>
      </w:r>
    </w:p>
    <w:p w:rsidR="00272588" w:rsidRPr="00272588" w:rsidRDefault="00272588" w:rsidP="00272588">
      <w:pPr>
        <w:spacing w:line="360" w:lineRule="auto"/>
        <w:jc w:val="center"/>
        <w:rPr>
          <w:rFonts w:ascii="Arial" w:hAnsi="Arial" w:cs="Arial"/>
          <w:sz w:val="24"/>
          <w:szCs w:val="24"/>
          <w:highlight w:val="green"/>
        </w:rPr>
      </w:pPr>
      <w:r w:rsidRPr="00272588">
        <w:rPr>
          <w:rFonts w:ascii="Arial" w:hAnsi="Arial" w:cs="Arial"/>
          <w:sz w:val="24"/>
          <w:szCs w:val="24"/>
          <w:highlight w:val="green"/>
        </w:rPr>
        <w:t>n_1\ sin\ \theta_1=n_2\ sin\ \theta_2</w:t>
      </w:r>
    </w:p>
    <w:p w:rsidR="00272588" w:rsidRPr="001F74AE" w:rsidRDefault="00272588" w:rsidP="00272588">
      <w:pPr>
        <w:spacing w:line="360" w:lineRule="auto"/>
        <w:jc w:val="center"/>
        <w:rPr>
          <w:rFonts w:ascii="Arial" w:hAnsi="Arial" w:cs="Arial"/>
          <w:sz w:val="24"/>
          <w:szCs w:val="24"/>
        </w:rPr>
      </w:pPr>
      <w:r>
        <w:rPr>
          <w:rFonts w:ascii="Arial" w:hAnsi="Arial" w:cs="Arial"/>
          <w:sz w:val="24"/>
          <w:szCs w:val="24"/>
          <w:highlight w:val="green"/>
        </w:rPr>
        <w:t>CN_11_04_formula</w:t>
      </w:r>
      <w:r w:rsidRPr="00F732D3">
        <w:rPr>
          <w:rFonts w:ascii="Arial" w:hAnsi="Arial" w:cs="Arial"/>
          <w:sz w:val="24"/>
          <w:szCs w:val="24"/>
          <w:highlight w:val="green"/>
        </w:rPr>
        <w:t>10</w:t>
      </w:r>
    </w:p>
    <w:p w:rsidR="00E42172" w:rsidRDefault="00CE72BF" w:rsidP="001F74AE">
      <w:pPr>
        <w:spacing w:line="360" w:lineRule="auto"/>
        <w:jc w:val="center"/>
        <w:rPr>
          <w:rFonts w:ascii="Arial" w:hAnsi="Arial" w:cs="Arial"/>
          <w:sz w:val="24"/>
          <w:szCs w:val="24"/>
          <w:highlight w:val="green"/>
        </w:rPr>
      </w:pPr>
      <w:r w:rsidRPr="00F732D3">
        <w:rPr>
          <w:rFonts w:ascii="Arial" w:hAnsi="Arial" w:cs="Arial"/>
          <w:noProof/>
          <w:sz w:val="24"/>
          <w:szCs w:val="24"/>
          <w:highlight w:val="green"/>
          <w:lang w:eastAsia="es-CO"/>
        </w:rPr>
        <w:drawing>
          <wp:inline distT="0" distB="0" distL="0" distR="0">
            <wp:extent cx="2895600" cy="190500"/>
            <wp:effectExtent l="0" t="0" r="0" b="0"/>
            <wp:docPr id="29" name="Imagen 29"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guel\Desktop\CodeCogsEqn.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190500"/>
                    </a:xfrm>
                    <a:prstGeom prst="rect">
                      <a:avLst/>
                    </a:prstGeom>
                    <a:noFill/>
                    <a:ln>
                      <a:noFill/>
                    </a:ln>
                  </pic:spPr>
                </pic:pic>
              </a:graphicData>
            </a:graphic>
          </wp:inline>
        </w:drawing>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w:t>
      </w:r>
      <w:proofErr w:type="gramStart"/>
      <w:r w:rsidRPr="00F732D3">
        <w:rPr>
          <w:rFonts w:ascii="Arial" w:hAnsi="Arial" w:cs="Arial"/>
          <w:sz w:val="24"/>
          <w:szCs w:val="24"/>
          <w:highlight w:val="green"/>
        </w:rPr>
        <w:t>1)(</w:t>
      </w:r>
      <w:proofErr w:type="spellStart"/>
      <w:proofErr w:type="gramEnd"/>
      <w:r w:rsidRPr="00F732D3">
        <w:rPr>
          <w:rFonts w:ascii="Arial" w:hAnsi="Arial" w:cs="Arial"/>
          <w:sz w:val="24"/>
          <w:szCs w:val="24"/>
          <w:highlight w:val="green"/>
        </w:rPr>
        <w:t>sen</w:t>
      </w:r>
      <w:proofErr w:type="spellEnd"/>
      <w:r w:rsidRPr="00F732D3">
        <w:rPr>
          <w:rFonts w:ascii="Arial" w:hAnsi="Arial" w:cs="Arial"/>
          <w:sz w:val="24"/>
          <w:szCs w:val="24"/>
          <w:highlight w:val="green"/>
        </w:rPr>
        <w:t>\ 45)=(1,52)(</w:t>
      </w:r>
      <w:proofErr w:type="spellStart"/>
      <w:r w:rsidRPr="00F732D3">
        <w:rPr>
          <w:rFonts w:ascii="Arial" w:hAnsi="Arial" w:cs="Arial"/>
          <w:sz w:val="24"/>
          <w:szCs w:val="24"/>
          <w:highlight w:val="green"/>
        </w:rPr>
        <w:t>sen</w:t>
      </w:r>
      <w:proofErr w:type="spellEnd"/>
      <w:r w:rsidRPr="00F732D3">
        <w:rPr>
          <w:rFonts w:ascii="Arial" w:hAnsi="Arial" w:cs="Arial"/>
          <w:sz w:val="24"/>
          <w:szCs w:val="24"/>
          <w:highlight w:val="green"/>
        </w:rPr>
        <w:t>\ x)</w:t>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CN_11_04_formula11</w:t>
      </w:r>
    </w:p>
    <w:p w:rsidR="008D107D" w:rsidRDefault="00CE72BF" w:rsidP="001F74AE">
      <w:pPr>
        <w:spacing w:line="360" w:lineRule="auto"/>
        <w:jc w:val="center"/>
        <w:rPr>
          <w:rFonts w:ascii="Arial" w:hAnsi="Arial" w:cs="Arial"/>
          <w:sz w:val="24"/>
          <w:szCs w:val="24"/>
          <w:highlight w:val="green"/>
        </w:rPr>
      </w:pPr>
      <w:r w:rsidRPr="00F732D3">
        <w:rPr>
          <w:rFonts w:ascii="Arial" w:hAnsi="Arial" w:cs="Arial"/>
          <w:noProof/>
          <w:sz w:val="24"/>
          <w:szCs w:val="24"/>
          <w:highlight w:val="green"/>
          <w:lang w:eastAsia="es-CO"/>
        </w:rPr>
        <w:drawing>
          <wp:inline distT="0" distB="0" distL="0" distR="0">
            <wp:extent cx="1571625" cy="476250"/>
            <wp:effectExtent l="0" t="0" r="9525" b="0"/>
            <wp:docPr id="30" name="Imagen 30"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guel\Desktop\CodeCogsEqn (1).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1625" cy="476250"/>
                    </a:xfrm>
                    <a:prstGeom prst="rect">
                      <a:avLst/>
                    </a:prstGeom>
                    <a:noFill/>
                    <a:ln>
                      <a:noFill/>
                    </a:ln>
                  </pic:spPr>
                </pic:pic>
              </a:graphicData>
            </a:graphic>
          </wp:inline>
        </w:drawing>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w:t>
      </w:r>
      <w:proofErr w:type="gramStart"/>
      <w:r w:rsidRPr="00F732D3">
        <w:rPr>
          <w:rFonts w:ascii="Arial" w:hAnsi="Arial" w:cs="Arial"/>
          <w:sz w:val="24"/>
          <w:szCs w:val="24"/>
          <w:highlight w:val="green"/>
        </w:rPr>
        <w:t>frac{</w:t>
      </w:r>
      <w:proofErr w:type="spellStart"/>
      <w:proofErr w:type="gramEnd"/>
      <w:r w:rsidRPr="00F732D3">
        <w:rPr>
          <w:rFonts w:ascii="Arial" w:hAnsi="Arial" w:cs="Arial"/>
          <w:sz w:val="24"/>
          <w:szCs w:val="24"/>
          <w:highlight w:val="green"/>
        </w:rPr>
        <w:t>sen</w:t>
      </w:r>
      <w:proofErr w:type="spellEnd"/>
      <w:r w:rsidRPr="00F732D3">
        <w:rPr>
          <w:rFonts w:ascii="Arial" w:hAnsi="Arial" w:cs="Arial"/>
          <w:sz w:val="24"/>
          <w:szCs w:val="24"/>
          <w:highlight w:val="green"/>
        </w:rPr>
        <w:t>\ 45}{1,52}=</w:t>
      </w:r>
      <w:proofErr w:type="spellStart"/>
      <w:r w:rsidRPr="00F732D3">
        <w:rPr>
          <w:rFonts w:ascii="Arial" w:hAnsi="Arial" w:cs="Arial"/>
          <w:sz w:val="24"/>
          <w:szCs w:val="24"/>
          <w:highlight w:val="green"/>
        </w:rPr>
        <w:t>sen</w:t>
      </w:r>
      <w:proofErr w:type="spellEnd"/>
      <w:r w:rsidRPr="00F732D3">
        <w:rPr>
          <w:rFonts w:ascii="Arial" w:hAnsi="Arial" w:cs="Arial"/>
          <w:sz w:val="24"/>
          <w:szCs w:val="24"/>
          <w:highlight w:val="green"/>
        </w:rPr>
        <w:t>\ x</w:t>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CN_11_04_formula12</w:t>
      </w:r>
    </w:p>
    <w:p w:rsidR="008D107D" w:rsidRDefault="00CE72BF" w:rsidP="001F74AE">
      <w:pPr>
        <w:spacing w:line="360" w:lineRule="auto"/>
        <w:jc w:val="center"/>
        <w:rPr>
          <w:rFonts w:ascii="Arial" w:hAnsi="Arial" w:cs="Arial"/>
          <w:sz w:val="24"/>
          <w:szCs w:val="24"/>
          <w:highlight w:val="green"/>
        </w:rPr>
      </w:pPr>
      <w:r w:rsidRPr="00F732D3">
        <w:rPr>
          <w:rFonts w:ascii="Arial" w:hAnsi="Arial" w:cs="Arial"/>
          <w:noProof/>
          <w:sz w:val="24"/>
          <w:szCs w:val="24"/>
          <w:highlight w:val="green"/>
          <w:lang w:eastAsia="es-CO"/>
        </w:rPr>
        <w:drawing>
          <wp:inline distT="0" distB="0" distL="0" distR="0">
            <wp:extent cx="1619250" cy="190500"/>
            <wp:effectExtent l="0" t="0" r="0" b="0"/>
            <wp:docPr id="31" name="Imagen 31"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guel\Desktop\CodeCogsEqn (2).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9250" cy="190500"/>
                    </a:xfrm>
                    <a:prstGeom prst="rect">
                      <a:avLst/>
                    </a:prstGeom>
                    <a:noFill/>
                    <a:ln>
                      <a:noFill/>
                    </a:ln>
                  </pic:spPr>
                </pic:pic>
              </a:graphicData>
            </a:graphic>
          </wp:inline>
        </w:drawing>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0,4652=</w:t>
      </w:r>
      <w:proofErr w:type="spellStart"/>
      <w:r w:rsidRPr="00F732D3">
        <w:rPr>
          <w:rFonts w:ascii="Arial" w:hAnsi="Arial" w:cs="Arial"/>
          <w:sz w:val="24"/>
          <w:szCs w:val="24"/>
          <w:highlight w:val="green"/>
        </w:rPr>
        <w:t>sen</w:t>
      </w:r>
      <w:proofErr w:type="spellEnd"/>
      <w:r w:rsidRPr="00F732D3">
        <w:rPr>
          <w:rFonts w:ascii="Arial" w:hAnsi="Arial" w:cs="Arial"/>
          <w:sz w:val="24"/>
          <w:szCs w:val="24"/>
          <w:highlight w:val="green"/>
        </w:rPr>
        <w:t>\ x</w:t>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CN_11_04_fomula1</w:t>
      </w:r>
      <w:r w:rsidR="00B313A0">
        <w:rPr>
          <w:rFonts w:ascii="Arial" w:hAnsi="Arial" w:cs="Arial"/>
          <w:sz w:val="24"/>
          <w:szCs w:val="24"/>
          <w:highlight w:val="green"/>
        </w:rPr>
        <w:t>3</w:t>
      </w:r>
    </w:p>
    <w:p w:rsidR="008D107D" w:rsidRDefault="00CE72BF" w:rsidP="001F74AE">
      <w:pPr>
        <w:spacing w:line="360" w:lineRule="auto"/>
        <w:jc w:val="center"/>
        <w:rPr>
          <w:rFonts w:ascii="Arial" w:hAnsi="Arial" w:cs="Arial"/>
          <w:sz w:val="24"/>
          <w:szCs w:val="24"/>
          <w:highlight w:val="green"/>
        </w:rPr>
      </w:pPr>
      <w:r w:rsidRPr="00F732D3">
        <w:rPr>
          <w:rFonts w:ascii="Arial" w:hAnsi="Arial" w:cs="Arial"/>
          <w:noProof/>
          <w:sz w:val="24"/>
          <w:szCs w:val="24"/>
          <w:highlight w:val="green"/>
          <w:lang w:eastAsia="es-CO"/>
        </w:rPr>
        <w:drawing>
          <wp:inline distT="0" distB="0" distL="0" distR="0">
            <wp:extent cx="1905000" cy="190500"/>
            <wp:effectExtent l="0" t="0" r="0" b="0"/>
            <wp:docPr id="32" name="Imagen 32" descr="C:\Users\Miguel\Desktop\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guel\Desktop\CodeCogsEqn (3).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5000" cy="190500"/>
                    </a:xfrm>
                    <a:prstGeom prst="rect">
                      <a:avLst/>
                    </a:prstGeom>
                    <a:noFill/>
                    <a:ln>
                      <a:noFill/>
                    </a:ln>
                  </pic:spPr>
                </pic:pic>
              </a:graphicData>
            </a:graphic>
          </wp:inline>
        </w:drawing>
      </w:r>
    </w:p>
    <w:p w:rsidR="00272588" w:rsidRPr="00F732D3" w:rsidRDefault="00272588" w:rsidP="001F74AE">
      <w:pPr>
        <w:spacing w:line="360" w:lineRule="auto"/>
        <w:jc w:val="center"/>
        <w:rPr>
          <w:rFonts w:ascii="Arial" w:hAnsi="Arial" w:cs="Arial"/>
          <w:sz w:val="24"/>
          <w:szCs w:val="24"/>
          <w:highlight w:val="green"/>
        </w:rPr>
      </w:pPr>
      <w:proofErr w:type="spellStart"/>
      <w:r w:rsidRPr="00F732D3">
        <w:rPr>
          <w:rFonts w:ascii="Arial" w:hAnsi="Arial" w:cs="Arial"/>
          <w:sz w:val="24"/>
          <w:szCs w:val="24"/>
          <w:highlight w:val="green"/>
        </w:rPr>
        <w:t>arcsen</w:t>
      </w:r>
      <w:proofErr w:type="spellEnd"/>
      <w:r w:rsidRPr="00F732D3">
        <w:rPr>
          <w:rFonts w:ascii="Arial" w:hAnsi="Arial" w:cs="Arial"/>
          <w:sz w:val="24"/>
          <w:szCs w:val="24"/>
          <w:highlight w:val="green"/>
        </w:rPr>
        <w:t>\ 0,4652=x</w:t>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CN_11_04_formula1</w:t>
      </w:r>
      <w:r w:rsidR="00B313A0">
        <w:rPr>
          <w:rFonts w:ascii="Arial" w:hAnsi="Arial" w:cs="Arial"/>
          <w:sz w:val="24"/>
          <w:szCs w:val="24"/>
          <w:highlight w:val="green"/>
        </w:rPr>
        <w:t>4</w:t>
      </w:r>
    </w:p>
    <w:p w:rsidR="008D107D" w:rsidRDefault="00CE72BF" w:rsidP="001F74AE">
      <w:pPr>
        <w:spacing w:line="360" w:lineRule="auto"/>
        <w:jc w:val="center"/>
        <w:rPr>
          <w:rFonts w:ascii="Arial" w:hAnsi="Arial" w:cs="Arial"/>
          <w:sz w:val="24"/>
          <w:szCs w:val="24"/>
        </w:rPr>
      </w:pPr>
      <w:r w:rsidRPr="00F732D3">
        <w:rPr>
          <w:rFonts w:ascii="Arial" w:hAnsi="Arial" w:cs="Arial"/>
          <w:noProof/>
          <w:sz w:val="24"/>
          <w:szCs w:val="24"/>
          <w:highlight w:val="green"/>
          <w:lang w:eastAsia="es-CO"/>
        </w:rPr>
        <w:drawing>
          <wp:inline distT="0" distB="0" distL="0" distR="0">
            <wp:extent cx="1276350" cy="190500"/>
            <wp:effectExtent l="0" t="0" r="0" b="0"/>
            <wp:docPr id="33" name="Imagen 33" descr="C:\Users\Miguel\Desktop\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guel\Desktop\CodeCogsEqn (4).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6350" cy="190500"/>
                    </a:xfrm>
                    <a:prstGeom prst="rect">
                      <a:avLst/>
                    </a:prstGeom>
                    <a:noFill/>
                    <a:ln>
                      <a:noFill/>
                    </a:ln>
                  </pic:spPr>
                </pic:pic>
              </a:graphicData>
            </a:graphic>
          </wp:inline>
        </w:drawing>
      </w:r>
    </w:p>
    <w:p w:rsidR="00272588" w:rsidRPr="00F732D3" w:rsidRDefault="00272588" w:rsidP="001F74AE">
      <w:pPr>
        <w:spacing w:line="360" w:lineRule="auto"/>
        <w:jc w:val="center"/>
        <w:rPr>
          <w:rFonts w:ascii="Arial" w:hAnsi="Arial" w:cs="Arial"/>
          <w:sz w:val="24"/>
          <w:szCs w:val="24"/>
          <w:highlight w:val="green"/>
        </w:rPr>
      </w:pPr>
      <w:r w:rsidRPr="00F732D3">
        <w:rPr>
          <w:rFonts w:ascii="Arial" w:hAnsi="Arial" w:cs="Arial"/>
          <w:sz w:val="24"/>
          <w:szCs w:val="24"/>
          <w:highlight w:val="green"/>
        </w:rPr>
        <w:t>27,7233=x</w:t>
      </w:r>
    </w:p>
    <w:p w:rsidR="00272588" w:rsidRPr="001F74AE" w:rsidRDefault="00272588" w:rsidP="001F74AE">
      <w:pPr>
        <w:spacing w:line="360" w:lineRule="auto"/>
        <w:jc w:val="center"/>
        <w:rPr>
          <w:rFonts w:ascii="Arial" w:hAnsi="Arial" w:cs="Arial"/>
          <w:sz w:val="24"/>
          <w:szCs w:val="24"/>
        </w:rPr>
      </w:pPr>
      <w:r w:rsidRPr="00F732D3">
        <w:rPr>
          <w:rFonts w:ascii="Arial" w:hAnsi="Arial" w:cs="Arial"/>
          <w:sz w:val="24"/>
          <w:szCs w:val="24"/>
          <w:highlight w:val="green"/>
        </w:rPr>
        <w:t>CN_11_05_formula1</w:t>
      </w:r>
      <w:r w:rsidR="00B313A0" w:rsidRPr="00F732D3">
        <w:rPr>
          <w:rFonts w:ascii="Arial" w:hAnsi="Arial" w:cs="Arial"/>
          <w:sz w:val="24"/>
          <w:szCs w:val="24"/>
          <w:highlight w:val="green"/>
        </w:rPr>
        <w:t>5</w:t>
      </w:r>
    </w:p>
    <w:p w:rsidR="00E02B66" w:rsidRPr="001F74AE" w:rsidRDefault="008D107D" w:rsidP="001F74AE">
      <w:pPr>
        <w:spacing w:line="360" w:lineRule="auto"/>
        <w:rPr>
          <w:rStyle w:val="un"/>
          <w:rFonts w:ascii="Arial" w:hAnsi="Arial" w:cs="Arial"/>
          <w:sz w:val="24"/>
          <w:szCs w:val="24"/>
        </w:rPr>
      </w:pPr>
      <w:r w:rsidRPr="001F74AE">
        <w:rPr>
          <w:rFonts w:ascii="Arial" w:hAnsi="Arial" w:cs="Arial"/>
          <w:sz w:val="24"/>
          <w:szCs w:val="24"/>
        </w:rPr>
        <w:t>El ángulo de refracción del rayo de luz es</w:t>
      </w:r>
      <w:r w:rsidR="002812E5" w:rsidRPr="001F74AE">
        <w:rPr>
          <w:rFonts w:ascii="Arial" w:hAnsi="Arial" w:cs="Arial"/>
          <w:sz w:val="24"/>
          <w:szCs w:val="24"/>
        </w:rPr>
        <w:t>,</w:t>
      </w:r>
      <w:r w:rsidRPr="001F74AE">
        <w:rPr>
          <w:rFonts w:ascii="Arial" w:hAnsi="Arial" w:cs="Arial"/>
          <w:sz w:val="24"/>
          <w:szCs w:val="24"/>
        </w:rPr>
        <w:t xml:space="preserve"> en este caso</w:t>
      </w:r>
      <w:r w:rsidR="002812E5" w:rsidRPr="001F74AE">
        <w:rPr>
          <w:rFonts w:ascii="Arial" w:hAnsi="Arial" w:cs="Arial"/>
          <w:sz w:val="24"/>
          <w:szCs w:val="24"/>
        </w:rPr>
        <w:t>,</w:t>
      </w:r>
      <w:r w:rsidRPr="001F74AE">
        <w:rPr>
          <w:rFonts w:ascii="Arial" w:hAnsi="Arial" w:cs="Arial"/>
          <w:sz w:val="24"/>
          <w:szCs w:val="24"/>
        </w:rPr>
        <w:t xml:space="preserve"> de 27,</w:t>
      </w:r>
      <w:r w:rsidR="002812E5" w:rsidRPr="001F74AE">
        <w:rPr>
          <w:rFonts w:ascii="Arial" w:hAnsi="Arial" w:cs="Arial"/>
          <w:sz w:val="24"/>
          <w:szCs w:val="24"/>
        </w:rPr>
        <w:t>7233°.</w:t>
      </w:r>
    </w:p>
    <w:tbl>
      <w:tblPr>
        <w:tblStyle w:val="Tablaconcuadrcula"/>
        <w:tblW w:w="0" w:type="auto"/>
        <w:tblLook w:val="04A0" w:firstRow="1" w:lastRow="0" w:firstColumn="1" w:lastColumn="0" w:noHBand="0" w:noVBand="1"/>
      </w:tblPr>
      <w:tblGrid>
        <w:gridCol w:w="2473"/>
        <w:gridCol w:w="6355"/>
      </w:tblGrid>
      <w:tr w:rsidR="00194120" w:rsidRPr="001F74AE" w:rsidTr="00010FBF">
        <w:tc>
          <w:tcPr>
            <w:tcW w:w="9054" w:type="dxa"/>
            <w:gridSpan w:val="2"/>
            <w:shd w:val="clear" w:color="auto" w:fill="000000" w:themeFill="text1"/>
          </w:tcPr>
          <w:p w:rsidR="00194120" w:rsidRPr="001F74AE" w:rsidRDefault="00194120"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194120" w:rsidRPr="001F74AE" w:rsidTr="00010FBF">
        <w:tc>
          <w:tcPr>
            <w:tcW w:w="2518" w:type="dxa"/>
          </w:tcPr>
          <w:p w:rsidR="00194120" w:rsidRPr="001F74AE" w:rsidRDefault="00194120"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194120" w:rsidRPr="001F74AE" w:rsidRDefault="00194120"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880B5B" w:rsidRPr="001F74AE">
              <w:rPr>
                <w:rFonts w:ascii="Arial" w:hAnsi="Arial" w:cs="Arial"/>
                <w:sz w:val="24"/>
                <w:szCs w:val="24"/>
              </w:rPr>
              <w:t>_REC7</w:t>
            </w:r>
            <w:r w:rsidRPr="001F74AE">
              <w:rPr>
                <w:rFonts w:ascii="Arial" w:hAnsi="Arial" w:cs="Arial"/>
                <w:sz w:val="24"/>
                <w:szCs w:val="24"/>
              </w:rPr>
              <w:t>0</w:t>
            </w:r>
          </w:p>
        </w:tc>
      </w:tr>
      <w:tr w:rsidR="00194120" w:rsidRPr="001F74AE" w:rsidTr="00010FBF">
        <w:tc>
          <w:tcPr>
            <w:tcW w:w="2518" w:type="dxa"/>
          </w:tcPr>
          <w:p w:rsidR="00194120" w:rsidRPr="001F74AE" w:rsidRDefault="00194120"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194120" w:rsidRPr="001F74AE" w:rsidRDefault="00762C2B" w:rsidP="00762C2B">
            <w:pPr>
              <w:spacing w:line="360" w:lineRule="auto"/>
              <w:rPr>
                <w:rFonts w:ascii="Arial" w:hAnsi="Arial" w:cs="Arial"/>
                <w:sz w:val="24"/>
                <w:szCs w:val="24"/>
              </w:rPr>
            </w:pPr>
            <w:ins w:id="0" w:author="PEQUETITA Garcia Rodriguez" w:date="2016-06-21T23:30:00Z">
              <w:r>
                <w:rPr>
                  <w:rFonts w:ascii="Arial" w:hAnsi="Arial" w:cs="Arial"/>
                  <w:sz w:val="24"/>
                  <w:szCs w:val="24"/>
                </w:rPr>
                <w:t xml:space="preserve">Calcula </w:t>
              </w:r>
            </w:ins>
            <w:del w:id="1" w:author="PEQUETITA Garcia Rodriguez" w:date="2016-06-21T23:30:00Z">
              <w:r w:rsidR="00CC555E" w:rsidDel="00762C2B">
                <w:rPr>
                  <w:rFonts w:ascii="Arial" w:hAnsi="Arial" w:cs="Arial"/>
                  <w:sz w:val="24"/>
                  <w:szCs w:val="24"/>
                </w:rPr>
                <w:delText>L</w:delText>
              </w:r>
            </w:del>
            <w:ins w:id="2" w:author="PEQUETITA Garcia Rodriguez" w:date="2016-06-21T23:30:00Z">
              <w:r>
                <w:rPr>
                  <w:rFonts w:ascii="Arial" w:hAnsi="Arial" w:cs="Arial"/>
                  <w:sz w:val="24"/>
                  <w:szCs w:val="24"/>
                </w:rPr>
                <w:t>l</w:t>
              </w:r>
            </w:ins>
            <w:r w:rsidR="00CC555E">
              <w:rPr>
                <w:rFonts w:ascii="Arial" w:hAnsi="Arial" w:cs="Arial"/>
                <w:sz w:val="24"/>
                <w:szCs w:val="24"/>
              </w:rPr>
              <w:t>a r</w:t>
            </w:r>
            <w:r w:rsidR="00CC555E" w:rsidRPr="001F74AE">
              <w:rPr>
                <w:rFonts w:ascii="Arial" w:hAnsi="Arial" w:cs="Arial"/>
                <w:sz w:val="24"/>
                <w:szCs w:val="24"/>
              </w:rPr>
              <w:t xml:space="preserve">efracción </w:t>
            </w:r>
            <w:del w:id="3" w:author="PEQUETITA Garcia Rodriguez" w:date="2016-06-21T23:30:00Z">
              <w:r w:rsidR="002224FB" w:rsidRPr="001F74AE" w:rsidDel="00762C2B">
                <w:rPr>
                  <w:rFonts w:ascii="Arial" w:hAnsi="Arial" w:cs="Arial"/>
                  <w:sz w:val="24"/>
                  <w:szCs w:val="24"/>
                </w:rPr>
                <w:delText xml:space="preserve">de </w:delText>
              </w:r>
              <w:r w:rsidR="00CC555E" w:rsidDel="00762C2B">
                <w:rPr>
                  <w:rFonts w:ascii="Arial" w:hAnsi="Arial" w:cs="Arial"/>
                  <w:sz w:val="24"/>
                  <w:szCs w:val="24"/>
                </w:rPr>
                <w:delText xml:space="preserve">la </w:delText>
              </w:r>
              <w:r w:rsidR="002224FB" w:rsidRPr="001F74AE" w:rsidDel="00762C2B">
                <w:rPr>
                  <w:rFonts w:ascii="Arial" w:hAnsi="Arial" w:cs="Arial"/>
                  <w:sz w:val="24"/>
                  <w:szCs w:val="24"/>
                </w:rPr>
                <w:delText xml:space="preserve">luz y </w:delText>
              </w:r>
              <w:r w:rsidR="00CC555E" w:rsidDel="00762C2B">
                <w:rPr>
                  <w:rFonts w:ascii="Arial" w:hAnsi="Arial" w:cs="Arial"/>
                  <w:sz w:val="24"/>
                  <w:szCs w:val="24"/>
                </w:rPr>
                <w:delText xml:space="preserve">el </w:delText>
              </w:r>
              <w:r w:rsidR="002224FB" w:rsidRPr="001F74AE" w:rsidDel="00762C2B">
                <w:rPr>
                  <w:rFonts w:ascii="Arial" w:hAnsi="Arial" w:cs="Arial"/>
                  <w:sz w:val="24"/>
                  <w:szCs w:val="24"/>
                </w:rPr>
                <w:delText>sonido</w:delText>
              </w:r>
            </w:del>
            <w:ins w:id="4" w:author="PEQUETITA Garcia Rodriguez" w:date="2016-06-21T23:30:00Z">
              <w:r>
                <w:rPr>
                  <w:rFonts w:ascii="Arial" w:hAnsi="Arial" w:cs="Arial"/>
                  <w:sz w:val="24"/>
                  <w:szCs w:val="24"/>
                </w:rPr>
                <w:t>en las ondas</w:t>
              </w:r>
            </w:ins>
          </w:p>
        </w:tc>
      </w:tr>
      <w:tr w:rsidR="00194120" w:rsidRPr="001F74AE" w:rsidTr="00010FBF">
        <w:tc>
          <w:tcPr>
            <w:tcW w:w="2518" w:type="dxa"/>
          </w:tcPr>
          <w:p w:rsidR="00194120" w:rsidRPr="001F74AE" w:rsidRDefault="00194120"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194120" w:rsidRPr="001F74AE" w:rsidRDefault="00162A0C">
            <w:pPr>
              <w:spacing w:line="360" w:lineRule="auto"/>
              <w:rPr>
                <w:rFonts w:ascii="Arial" w:hAnsi="Arial" w:cs="Arial"/>
                <w:sz w:val="24"/>
                <w:szCs w:val="24"/>
              </w:rPr>
            </w:pPr>
            <w:r w:rsidRPr="001F74AE">
              <w:rPr>
                <w:rFonts w:ascii="Arial" w:hAnsi="Arial" w:cs="Arial"/>
                <w:sz w:val="24"/>
                <w:szCs w:val="24"/>
              </w:rPr>
              <w:t xml:space="preserve">Actividad que permite aplicar los conocimientos matemáticos adquiridos en relación </w:t>
            </w:r>
            <w:r w:rsidR="00CC555E">
              <w:rPr>
                <w:rFonts w:ascii="Arial" w:hAnsi="Arial" w:cs="Arial"/>
                <w:sz w:val="24"/>
                <w:szCs w:val="24"/>
              </w:rPr>
              <w:t>con</w:t>
            </w:r>
            <w:r w:rsidR="00CC555E" w:rsidRPr="001F74AE">
              <w:rPr>
                <w:rFonts w:ascii="Arial" w:hAnsi="Arial" w:cs="Arial"/>
                <w:sz w:val="24"/>
                <w:szCs w:val="24"/>
              </w:rPr>
              <w:t xml:space="preserve"> </w:t>
            </w:r>
            <w:r w:rsidRPr="001F74AE">
              <w:rPr>
                <w:rFonts w:ascii="Arial" w:hAnsi="Arial" w:cs="Arial"/>
                <w:sz w:val="24"/>
                <w:szCs w:val="24"/>
              </w:rPr>
              <w:t>la refracción de las ondas</w:t>
            </w:r>
          </w:p>
        </w:tc>
      </w:tr>
    </w:tbl>
    <w:p w:rsidR="002D7697" w:rsidRPr="001F74AE" w:rsidRDefault="002D7697" w:rsidP="001F74AE">
      <w:pPr>
        <w:spacing w:line="360" w:lineRule="auto"/>
        <w:rPr>
          <w:rFonts w:ascii="Arial" w:hAnsi="Arial" w:cs="Arial"/>
          <w:sz w:val="24"/>
          <w:szCs w:val="24"/>
          <w:highlight w:val="yellow"/>
        </w:rPr>
      </w:pPr>
    </w:p>
    <w:p w:rsidR="005A718E" w:rsidRPr="001F74AE" w:rsidRDefault="002D7697" w:rsidP="001F74AE">
      <w:pPr>
        <w:spacing w:line="360" w:lineRule="auto"/>
        <w:rPr>
          <w:rFonts w:ascii="Arial" w:hAnsi="Arial" w:cs="Arial"/>
          <w:b/>
          <w:sz w:val="24"/>
          <w:szCs w:val="24"/>
        </w:rPr>
      </w:pPr>
      <w:r w:rsidRPr="001F74AE">
        <w:rPr>
          <w:rFonts w:ascii="Arial" w:hAnsi="Arial" w:cs="Arial"/>
          <w:sz w:val="24"/>
          <w:szCs w:val="24"/>
          <w:highlight w:val="yellow"/>
        </w:rPr>
        <w:t xml:space="preserve"> </w:t>
      </w:r>
      <w:r w:rsidR="005A718E" w:rsidRPr="001F74AE">
        <w:rPr>
          <w:rFonts w:ascii="Arial" w:hAnsi="Arial" w:cs="Arial"/>
          <w:sz w:val="24"/>
          <w:szCs w:val="24"/>
          <w:highlight w:val="yellow"/>
        </w:rPr>
        <w:t>[SECCIÓN 2]</w:t>
      </w:r>
      <w:r w:rsidR="005A718E" w:rsidRPr="001F74AE">
        <w:rPr>
          <w:rFonts w:ascii="Arial" w:hAnsi="Arial" w:cs="Arial"/>
          <w:sz w:val="24"/>
          <w:szCs w:val="24"/>
        </w:rPr>
        <w:t xml:space="preserve"> </w:t>
      </w:r>
      <w:r w:rsidR="005A718E" w:rsidRPr="001F74AE">
        <w:rPr>
          <w:rFonts w:ascii="Arial" w:hAnsi="Arial" w:cs="Arial"/>
          <w:b/>
          <w:sz w:val="24"/>
          <w:szCs w:val="24"/>
        </w:rPr>
        <w:t>2.2.1 La relación entre la refracción y la reflexión</w:t>
      </w:r>
      <w:r w:rsidR="00EE64D2" w:rsidRPr="001F74AE">
        <w:rPr>
          <w:rFonts w:ascii="Arial" w:hAnsi="Arial" w:cs="Arial"/>
          <w:b/>
          <w:sz w:val="24"/>
          <w:szCs w:val="24"/>
        </w:rPr>
        <w:t xml:space="preserve"> de la luz</w:t>
      </w:r>
    </w:p>
    <w:p w:rsidR="00EE64D2" w:rsidRPr="001F74AE" w:rsidRDefault="003102A0" w:rsidP="001F74AE">
      <w:pPr>
        <w:spacing w:line="360" w:lineRule="auto"/>
        <w:rPr>
          <w:rFonts w:ascii="Arial" w:hAnsi="Arial" w:cs="Arial"/>
          <w:sz w:val="24"/>
          <w:szCs w:val="24"/>
        </w:rPr>
      </w:pPr>
      <w:r w:rsidRPr="001F74AE">
        <w:rPr>
          <w:rFonts w:ascii="Arial" w:hAnsi="Arial" w:cs="Arial"/>
          <w:sz w:val="24"/>
          <w:szCs w:val="24"/>
        </w:rPr>
        <w:t xml:space="preserve">El ángulo de un rayo refractado depende del </w:t>
      </w:r>
      <w:r w:rsidRPr="001F74AE">
        <w:rPr>
          <w:rFonts w:ascii="Arial" w:hAnsi="Arial" w:cs="Arial"/>
          <w:b/>
          <w:sz w:val="24"/>
          <w:szCs w:val="24"/>
        </w:rPr>
        <w:t>ángulo de incidencia</w:t>
      </w:r>
      <w:r w:rsidRPr="001F74AE">
        <w:rPr>
          <w:rFonts w:ascii="Arial" w:hAnsi="Arial" w:cs="Arial"/>
          <w:sz w:val="24"/>
          <w:szCs w:val="24"/>
        </w:rPr>
        <w:t xml:space="preserve"> y del </w:t>
      </w:r>
      <w:r w:rsidRPr="001F74AE">
        <w:rPr>
          <w:rFonts w:ascii="Arial" w:hAnsi="Arial" w:cs="Arial"/>
          <w:b/>
          <w:sz w:val="24"/>
          <w:szCs w:val="24"/>
        </w:rPr>
        <w:t>índice de refracción</w:t>
      </w:r>
      <w:r w:rsidRPr="001F74AE">
        <w:rPr>
          <w:rFonts w:ascii="Arial" w:hAnsi="Arial" w:cs="Arial"/>
          <w:sz w:val="24"/>
          <w:szCs w:val="24"/>
        </w:rPr>
        <w:t xml:space="preserve"> del medio a donde llega la luz.</w:t>
      </w:r>
    </w:p>
    <w:p w:rsidR="003C0817" w:rsidRPr="001F74AE" w:rsidRDefault="00A2045A" w:rsidP="001F74AE">
      <w:pPr>
        <w:spacing w:line="360" w:lineRule="auto"/>
        <w:rPr>
          <w:rFonts w:ascii="Arial" w:hAnsi="Arial" w:cs="Arial"/>
          <w:sz w:val="24"/>
          <w:szCs w:val="24"/>
        </w:rPr>
      </w:pPr>
      <w:r w:rsidRPr="001F74AE">
        <w:rPr>
          <w:rFonts w:ascii="Arial" w:hAnsi="Arial" w:cs="Arial"/>
          <w:sz w:val="24"/>
          <w:szCs w:val="24"/>
        </w:rPr>
        <w:t xml:space="preserve">Normalmente, cuando un rayo de luz penetra un nuevo medio, una parte de la luz se </w:t>
      </w:r>
      <w:r w:rsidRPr="001F74AE">
        <w:rPr>
          <w:rFonts w:ascii="Arial" w:hAnsi="Arial" w:cs="Arial"/>
          <w:b/>
          <w:sz w:val="24"/>
          <w:szCs w:val="24"/>
        </w:rPr>
        <w:t>refleja</w:t>
      </w:r>
      <w:r w:rsidRPr="001F74AE">
        <w:rPr>
          <w:rFonts w:ascii="Arial" w:hAnsi="Arial" w:cs="Arial"/>
          <w:sz w:val="24"/>
          <w:szCs w:val="24"/>
        </w:rPr>
        <w:t xml:space="preserve"> y otra se </w:t>
      </w:r>
      <w:r w:rsidRPr="001F74AE">
        <w:rPr>
          <w:rFonts w:ascii="Arial" w:hAnsi="Arial" w:cs="Arial"/>
          <w:b/>
          <w:sz w:val="24"/>
          <w:szCs w:val="24"/>
        </w:rPr>
        <w:t>refracta</w:t>
      </w:r>
      <w:r w:rsidRPr="001F74AE">
        <w:rPr>
          <w:rFonts w:ascii="Arial" w:hAnsi="Arial" w:cs="Arial"/>
          <w:sz w:val="24"/>
          <w:szCs w:val="24"/>
        </w:rPr>
        <w:t>. Sin embargo, c</w:t>
      </w:r>
      <w:r w:rsidR="003102A0" w:rsidRPr="001F74AE">
        <w:rPr>
          <w:rFonts w:ascii="Arial" w:hAnsi="Arial" w:cs="Arial"/>
          <w:sz w:val="24"/>
          <w:szCs w:val="24"/>
        </w:rPr>
        <w:t xml:space="preserve">uando el índice de refracción del nuevo medio es mayor al del medio original, es posible hallar un </w:t>
      </w:r>
      <w:r w:rsidR="003102A0" w:rsidRPr="001F74AE">
        <w:rPr>
          <w:rFonts w:ascii="Arial" w:hAnsi="Arial" w:cs="Arial"/>
          <w:b/>
          <w:sz w:val="24"/>
          <w:szCs w:val="24"/>
        </w:rPr>
        <w:t>ángulo de incidencia</w:t>
      </w:r>
      <w:r w:rsidR="003102A0" w:rsidRPr="001F74AE">
        <w:rPr>
          <w:rFonts w:ascii="Arial" w:hAnsi="Arial" w:cs="Arial"/>
          <w:sz w:val="24"/>
          <w:szCs w:val="24"/>
        </w:rPr>
        <w:t xml:space="preserve"> tal que el </w:t>
      </w:r>
      <w:r w:rsidR="003102A0" w:rsidRPr="001F74AE">
        <w:rPr>
          <w:rFonts w:ascii="Arial" w:hAnsi="Arial" w:cs="Arial"/>
          <w:b/>
          <w:sz w:val="24"/>
          <w:szCs w:val="24"/>
        </w:rPr>
        <w:t xml:space="preserve">ángulo de </w:t>
      </w:r>
      <w:r w:rsidR="00880B5B" w:rsidRPr="001F74AE">
        <w:rPr>
          <w:rFonts w:ascii="Arial" w:hAnsi="Arial" w:cs="Arial"/>
          <w:b/>
          <w:sz w:val="24"/>
          <w:szCs w:val="24"/>
        </w:rPr>
        <w:t>refracción</w:t>
      </w:r>
      <w:r w:rsidR="00880B5B" w:rsidRPr="001F74AE">
        <w:rPr>
          <w:rFonts w:ascii="Arial" w:hAnsi="Arial" w:cs="Arial"/>
          <w:sz w:val="24"/>
          <w:szCs w:val="24"/>
        </w:rPr>
        <w:t xml:space="preserve"> sea igual a 90°.</w:t>
      </w:r>
      <w:r w:rsidR="003102A0" w:rsidRPr="001F74AE">
        <w:rPr>
          <w:rFonts w:ascii="Arial" w:hAnsi="Arial" w:cs="Arial"/>
          <w:sz w:val="24"/>
          <w:szCs w:val="24"/>
        </w:rPr>
        <w:t xml:space="preserve"> </w:t>
      </w:r>
      <w:r w:rsidR="00880B5B" w:rsidRPr="001F74AE">
        <w:rPr>
          <w:rFonts w:ascii="Arial" w:hAnsi="Arial" w:cs="Arial"/>
          <w:sz w:val="24"/>
          <w:szCs w:val="24"/>
        </w:rPr>
        <w:t xml:space="preserve">En otras palabras, es posible orientar el rayo de luz de manera </w:t>
      </w:r>
      <w:proofErr w:type="gramStart"/>
      <w:r w:rsidR="00880B5B" w:rsidRPr="001F74AE">
        <w:rPr>
          <w:rFonts w:ascii="Arial" w:hAnsi="Arial" w:cs="Arial"/>
          <w:sz w:val="24"/>
          <w:szCs w:val="24"/>
        </w:rPr>
        <w:t>que</w:t>
      </w:r>
      <w:proofErr w:type="gramEnd"/>
      <w:r w:rsidR="00880B5B" w:rsidRPr="001F74AE">
        <w:rPr>
          <w:rFonts w:ascii="Arial" w:hAnsi="Arial" w:cs="Arial"/>
          <w:sz w:val="24"/>
          <w:szCs w:val="24"/>
        </w:rPr>
        <w:t xml:space="preserve"> al llegar al nuevo medio, toda la luz se refleje y no haya refracción.</w:t>
      </w:r>
    </w:p>
    <w:p w:rsidR="00A2045A" w:rsidRPr="001F74AE" w:rsidRDefault="003D62CF" w:rsidP="001F74AE">
      <w:pPr>
        <w:spacing w:line="360" w:lineRule="auto"/>
        <w:rPr>
          <w:rFonts w:ascii="Arial" w:hAnsi="Arial" w:cs="Arial"/>
          <w:sz w:val="24"/>
          <w:szCs w:val="24"/>
        </w:rPr>
      </w:pPr>
      <w:r w:rsidRPr="001F74AE">
        <w:rPr>
          <w:rFonts w:ascii="Arial" w:hAnsi="Arial" w:cs="Arial"/>
          <w:sz w:val="24"/>
          <w:szCs w:val="24"/>
        </w:rPr>
        <w:t xml:space="preserve">Este fenómeno, en donde no hay refracción sino solo reflexión, se conoce como </w:t>
      </w:r>
      <w:r w:rsidRPr="001F74AE">
        <w:rPr>
          <w:rFonts w:ascii="Arial" w:hAnsi="Arial" w:cs="Arial"/>
          <w:b/>
          <w:sz w:val="24"/>
          <w:szCs w:val="24"/>
        </w:rPr>
        <w:t>reflexión total</w:t>
      </w:r>
      <w:r w:rsidRPr="001F74AE">
        <w:rPr>
          <w:rFonts w:ascii="Arial" w:hAnsi="Arial" w:cs="Arial"/>
          <w:sz w:val="24"/>
          <w:szCs w:val="24"/>
        </w:rPr>
        <w:t xml:space="preserve">. El ángulo de incidencia a partir del cual se obtiene reflexión total es el </w:t>
      </w:r>
      <w:r w:rsidRPr="001F74AE">
        <w:rPr>
          <w:rFonts w:ascii="Arial" w:hAnsi="Arial" w:cs="Arial"/>
          <w:b/>
          <w:sz w:val="24"/>
          <w:szCs w:val="24"/>
        </w:rPr>
        <w:t>ángulo crítico</w:t>
      </w:r>
      <w:r w:rsidRPr="001F74AE">
        <w:rPr>
          <w:rFonts w:ascii="Arial" w:hAnsi="Arial" w:cs="Arial"/>
          <w:sz w:val="24"/>
          <w:szCs w:val="24"/>
        </w:rPr>
        <w:t>.</w:t>
      </w:r>
    </w:p>
    <w:tbl>
      <w:tblPr>
        <w:tblStyle w:val="Tablaconcuadrcula1"/>
        <w:tblW w:w="0" w:type="auto"/>
        <w:tblLayout w:type="fixed"/>
        <w:tblLook w:val="04A0" w:firstRow="1" w:lastRow="0" w:firstColumn="1" w:lastColumn="0" w:noHBand="0" w:noVBand="1"/>
      </w:tblPr>
      <w:tblGrid>
        <w:gridCol w:w="2376"/>
        <w:gridCol w:w="6678"/>
      </w:tblGrid>
      <w:tr w:rsidR="00B75B1B" w:rsidRPr="001F74AE" w:rsidTr="00145E5A">
        <w:tc>
          <w:tcPr>
            <w:tcW w:w="9054" w:type="dxa"/>
            <w:gridSpan w:val="2"/>
            <w:shd w:val="clear" w:color="auto" w:fill="0D0D0D" w:themeFill="text1" w:themeFillTint="F2"/>
          </w:tcPr>
          <w:p w:rsidR="00B75B1B" w:rsidRPr="001F74AE" w:rsidRDefault="00B75B1B"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B75B1B" w:rsidRPr="001F74AE" w:rsidTr="00145E5A">
        <w:tc>
          <w:tcPr>
            <w:tcW w:w="2376" w:type="dxa"/>
          </w:tcPr>
          <w:p w:rsidR="00B75B1B" w:rsidRPr="001F74AE" w:rsidRDefault="00B75B1B"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B75B1B" w:rsidRPr="001F74AE" w:rsidRDefault="00336A8B" w:rsidP="001F74AE">
            <w:pPr>
              <w:spacing w:line="360" w:lineRule="auto"/>
              <w:rPr>
                <w:rFonts w:ascii="Arial" w:hAnsi="Arial" w:cs="Arial"/>
                <w:b/>
                <w:sz w:val="24"/>
                <w:szCs w:val="24"/>
              </w:rPr>
            </w:pPr>
            <w:r w:rsidRPr="001F74AE">
              <w:rPr>
                <w:rFonts w:ascii="Arial" w:hAnsi="Arial" w:cs="Arial"/>
                <w:sz w:val="24"/>
                <w:szCs w:val="24"/>
              </w:rPr>
              <w:t>CN_11_04_CO_IMG05</w:t>
            </w:r>
          </w:p>
        </w:tc>
      </w:tr>
      <w:tr w:rsidR="00B75B1B" w:rsidRPr="001F74AE" w:rsidTr="00145E5A">
        <w:tc>
          <w:tcPr>
            <w:tcW w:w="2376" w:type="dxa"/>
          </w:tcPr>
          <w:p w:rsidR="00B75B1B" w:rsidRPr="001F74AE" w:rsidRDefault="00B75B1B"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B75B1B" w:rsidRPr="001F74AE" w:rsidRDefault="00B75B1B" w:rsidP="001F74AE">
            <w:pPr>
              <w:spacing w:line="360" w:lineRule="auto"/>
              <w:rPr>
                <w:rFonts w:ascii="Arial" w:hAnsi="Arial" w:cs="Arial"/>
                <w:sz w:val="24"/>
                <w:szCs w:val="24"/>
              </w:rPr>
            </w:pPr>
            <w:r w:rsidRPr="001F74AE">
              <w:rPr>
                <w:rFonts w:ascii="Arial" w:hAnsi="Arial" w:cs="Arial"/>
                <w:sz w:val="24"/>
                <w:szCs w:val="24"/>
              </w:rPr>
              <w:t>Reflexión total</w:t>
            </w:r>
          </w:p>
        </w:tc>
      </w:tr>
      <w:tr w:rsidR="00B75B1B" w:rsidRPr="001F74AE" w:rsidTr="00145E5A">
        <w:tc>
          <w:tcPr>
            <w:tcW w:w="2376" w:type="dxa"/>
          </w:tcPr>
          <w:p w:rsidR="00B75B1B" w:rsidRPr="001F74AE" w:rsidRDefault="00B75B1B"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B75B1B" w:rsidRPr="001F74AE" w:rsidRDefault="00FF72C6" w:rsidP="001F74AE">
            <w:pPr>
              <w:spacing w:line="360" w:lineRule="auto"/>
              <w:rPr>
                <w:rFonts w:ascii="Arial" w:hAnsi="Arial" w:cs="Arial"/>
                <w:sz w:val="24"/>
                <w:szCs w:val="24"/>
              </w:rPr>
            </w:pPr>
            <w:hyperlink r:id="rId26" w:history="1">
              <w:r w:rsidR="004167DF" w:rsidRPr="001F74AE">
                <w:rPr>
                  <w:rStyle w:val="Hipervnculo"/>
                  <w:rFonts w:ascii="Arial" w:hAnsi="Arial" w:cs="Arial"/>
                  <w:sz w:val="24"/>
                  <w:szCs w:val="24"/>
                </w:rPr>
                <w:t>https://upload.wikimedia.org/wikipedia/commons/thumb/4/4f/Refracci%C3%B3n_y_reflexi%C3%B3n.svg/600px-Refracci%C3%B3n_y_reflexi%C3%B3n.svg.png</w:t>
              </w:r>
            </w:hyperlink>
          </w:p>
          <w:p w:rsidR="004167DF" w:rsidRPr="001F74AE" w:rsidRDefault="004167DF" w:rsidP="001F74AE">
            <w:pPr>
              <w:spacing w:line="360" w:lineRule="auto"/>
              <w:rPr>
                <w:rFonts w:ascii="Arial" w:hAnsi="Arial" w:cs="Arial"/>
                <w:sz w:val="24"/>
                <w:szCs w:val="24"/>
              </w:rPr>
            </w:pPr>
          </w:p>
          <w:p w:rsidR="004167DF" w:rsidRPr="001F74AE" w:rsidRDefault="004167DF" w:rsidP="001F74AE">
            <w:pPr>
              <w:spacing w:line="360" w:lineRule="auto"/>
              <w:rPr>
                <w:rFonts w:ascii="Arial" w:hAnsi="Arial" w:cs="Arial"/>
                <w:sz w:val="24"/>
                <w:szCs w:val="24"/>
              </w:rPr>
            </w:pPr>
            <w:r w:rsidRPr="001F74AE">
              <w:rPr>
                <w:rFonts w:ascii="Arial" w:hAnsi="Arial" w:cs="Arial"/>
                <w:sz w:val="24"/>
                <w:szCs w:val="24"/>
              </w:rPr>
              <w:t>Ilustrar</w:t>
            </w:r>
            <w:r w:rsidR="001567C0" w:rsidRPr="001F74AE">
              <w:rPr>
                <w:rFonts w:ascii="Arial" w:hAnsi="Arial" w:cs="Arial"/>
                <w:sz w:val="24"/>
                <w:szCs w:val="24"/>
              </w:rPr>
              <w:t>. Escribir “Reflexión total” en vez de “Reflexión interna total”.</w:t>
            </w:r>
          </w:p>
        </w:tc>
      </w:tr>
      <w:tr w:rsidR="00B75B1B" w:rsidRPr="001F74AE" w:rsidTr="00145E5A">
        <w:tc>
          <w:tcPr>
            <w:tcW w:w="2376" w:type="dxa"/>
          </w:tcPr>
          <w:p w:rsidR="00B75B1B" w:rsidRPr="001F74AE" w:rsidRDefault="00B75B1B"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B75B1B" w:rsidRPr="001F74AE" w:rsidRDefault="0091519C" w:rsidP="001F74AE">
            <w:pPr>
              <w:spacing w:line="360" w:lineRule="auto"/>
              <w:rPr>
                <w:rFonts w:ascii="Arial" w:hAnsi="Arial" w:cs="Arial"/>
                <w:sz w:val="24"/>
                <w:szCs w:val="24"/>
              </w:rPr>
            </w:pPr>
            <w:r w:rsidRPr="001F74AE">
              <w:rPr>
                <w:rFonts w:ascii="Arial" w:hAnsi="Arial" w:cs="Arial"/>
                <w:sz w:val="24"/>
                <w:szCs w:val="24"/>
              </w:rPr>
              <w:t xml:space="preserve">Cuando el ángulo de incidencia es igual al ángulo crítico no hay refracción, y el rayo se refleja paralelamente a la superficie del nuevo medio. Si el ángulo crítico es sobrepasado, </w:t>
            </w:r>
            <w:r w:rsidR="00486031" w:rsidRPr="001F74AE">
              <w:rPr>
                <w:rFonts w:ascii="Arial" w:hAnsi="Arial" w:cs="Arial"/>
                <w:sz w:val="24"/>
                <w:szCs w:val="24"/>
              </w:rPr>
              <w:t>el rayo se devuelve al medio original.</w:t>
            </w:r>
          </w:p>
        </w:tc>
      </w:tr>
    </w:tbl>
    <w:p w:rsidR="00B75B1B" w:rsidRPr="001F74AE" w:rsidRDefault="00B75B1B" w:rsidP="001F74AE">
      <w:pPr>
        <w:spacing w:line="360" w:lineRule="auto"/>
        <w:rPr>
          <w:rFonts w:ascii="Arial" w:hAnsi="Arial" w:cs="Arial"/>
          <w:sz w:val="24"/>
          <w:szCs w:val="24"/>
        </w:rPr>
      </w:pPr>
    </w:p>
    <w:p w:rsidR="0079180D" w:rsidRPr="001F74AE" w:rsidRDefault="0079180D" w:rsidP="001F74AE">
      <w:pPr>
        <w:spacing w:line="360" w:lineRule="auto"/>
        <w:rPr>
          <w:rFonts w:ascii="Arial" w:hAnsi="Arial" w:cs="Arial"/>
          <w:sz w:val="24"/>
          <w:szCs w:val="24"/>
        </w:rPr>
      </w:pPr>
      <w:r w:rsidRPr="001F74AE">
        <w:rPr>
          <w:rFonts w:ascii="Arial" w:hAnsi="Arial" w:cs="Arial"/>
          <w:sz w:val="24"/>
          <w:szCs w:val="24"/>
        </w:rPr>
        <w:t>Para que haya reflexión total se requiere que el ángulo de refracción sea mayor o igual a 90°, por tanto, el ángulo crítico debe ser aquel que produzca un ángulo de refracción de exactamente 90°. Dicho ángulo se puede hallar fá</w:t>
      </w:r>
      <w:r w:rsidR="001C6102" w:rsidRPr="001F74AE">
        <w:rPr>
          <w:rFonts w:ascii="Arial" w:hAnsi="Arial" w:cs="Arial"/>
          <w:sz w:val="24"/>
          <w:szCs w:val="24"/>
        </w:rPr>
        <w:t xml:space="preserve">cilmente usando la </w:t>
      </w:r>
      <w:r w:rsidR="001C6102" w:rsidRPr="001F74AE">
        <w:rPr>
          <w:rFonts w:ascii="Arial" w:hAnsi="Arial" w:cs="Arial"/>
          <w:b/>
          <w:sz w:val="24"/>
          <w:szCs w:val="24"/>
        </w:rPr>
        <w:t>ley de Snell</w:t>
      </w:r>
      <w:r w:rsidR="00B854C0" w:rsidRPr="001F74AE">
        <w:rPr>
          <w:rFonts w:ascii="Arial" w:hAnsi="Arial" w:cs="Arial"/>
          <w:sz w:val="24"/>
          <w:szCs w:val="24"/>
        </w:rPr>
        <w:t>, si se tiene la velocidad d</w:t>
      </w:r>
      <w:r w:rsidR="001C6102" w:rsidRPr="001F74AE">
        <w:rPr>
          <w:rFonts w:ascii="Arial" w:hAnsi="Arial" w:cs="Arial"/>
          <w:sz w:val="24"/>
          <w:szCs w:val="24"/>
        </w:rPr>
        <w:t>e la lu</w:t>
      </w:r>
      <w:r w:rsidR="00B854C0" w:rsidRPr="001F74AE">
        <w:rPr>
          <w:rFonts w:ascii="Arial" w:hAnsi="Arial" w:cs="Arial"/>
          <w:sz w:val="24"/>
          <w:szCs w:val="24"/>
        </w:rPr>
        <w:t>z</w:t>
      </w:r>
      <w:r w:rsidR="001C6102" w:rsidRPr="001F74AE">
        <w:rPr>
          <w:rFonts w:ascii="Arial" w:hAnsi="Arial" w:cs="Arial"/>
          <w:sz w:val="24"/>
          <w:szCs w:val="24"/>
        </w:rPr>
        <w:t xml:space="preserve"> en </w:t>
      </w:r>
      <w:r w:rsidR="00B854C0" w:rsidRPr="001F74AE">
        <w:rPr>
          <w:rFonts w:ascii="Arial" w:hAnsi="Arial" w:cs="Arial"/>
          <w:sz w:val="24"/>
          <w:szCs w:val="24"/>
        </w:rPr>
        <w:t>cada medio, o se cuenta con los índices de refracción correspondientes.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91519C" w:rsidRPr="001F74AE" w:rsidTr="00145E5A">
        <w:tc>
          <w:tcPr>
            <w:tcW w:w="8828" w:type="dxa"/>
            <w:gridSpan w:val="2"/>
            <w:shd w:val="clear" w:color="auto" w:fill="000000"/>
          </w:tcPr>
          <w:p w:rsidR="0091519C" w:rsidRPr="001F74AE" w:rsidRDefault="0091519C" w:rsidP="001F74AE">
            <w:pPr>
              <w:spacing w:after="0" w:line="360" w:lineRule="auto"/>
              <w:jc w:val="center"/>
              <w:rPr>
                <w:rFonts w:ascii="Arial" w:hAnsi="Arial" w:cs="Arial"/>
                <w:b/>
                <w:color w:val="FFFFFF"/>
                <w:sz w:val="24"/>
                <w:szCs w:val="24"/>
                <w:lang w:val="es-MX"/>
              </w:rPr>
            </w:pPr>
            <w:r w:rsidRPr="001F74AE">
              <w:rPr>
                <w:rFonts w:ascii="Arial" w:hAnsi="Arial" w:cs="Arial"/>
                <w:b/>
                <w:color w:val="FFFFFF"/>
                <w:sz w:val="24"/>
                <w:szCs w:val="24"/>
                <w:lang w:val="es-MX"/>
              </w:rPr>
              <w:t>Destacado</w:t>
            </w:r>
          </w:p>
        </w:tc>
      </w:tr>
      <w:tr w:rsidR="0091519C" w:rsidRPr="001F74AE" w:rsidTr="00145E5A">
        <w:tc>
          <w:tcPr>
            <w:tcW w:w="2490" w:type="dxa"/>
            <w:shd w:val="clear" w:color="auto" w:fill="auto"/>
          </w:tcPr>
          <w:p w:rsidR="0091519C" w:rsidRPr="001F74AE" w:rsidRDefault="0091519C" w:rsidP="001F74AE">
            <w:pPr>
              <w:spacing w:after="0" w:line="360" w:lineRule="auto"/>
              <w:rPr>
                <w:rFonts w:ascii="Arial" w:hAnsi="Arial" w:cs="Arial"/>
                <w:b/>
                <w:sz w:val="24"/>
                <w:szCs w:val="24"/>
                <w:lang w:val="es-MX"/>
              </w:rPr>
            </w:pPr>
            <w:r w:rsidRPr="001F74AE">
              <w:rPr>
                <w:rFonts w:ascii="Arial" w:hAnsi="Arial" w:cs="Arial"/>
                <w:b/>
                <w:sz w:val="24"/>
                <w:szCs w:val="24"/>
                <w:lang w:val="es-MX"/>
              </w:rPr>
              <w:t>Título</w:t>
            </w:r>
          </w:p>
        </w:tc>
        <w:tc>
          <w:tcPr>
            <w:tcW w:w="6338" w:type="dxa"/>
            <w:shd w:val="clear" w:color="auto" w:fill="auto"/>
          </w:tcPr>
          <w:p w:rsidR="0091519C" w:rsidRPr="001F74AE" w:rsidRDefault="0091519C" w:rsidP="001F74AE">
            <w:pPr>
              <w:spacing w:after="0" w:line="360" w:lineRule="auto"/>
              <w:jc w:val="center"/>
              <w:rPr>
                <w:rFonts w:ascii="Arial" w:hAnsi="Arial" w:cs="Arial"/>
                <w:b/>
                <w:sz w:val="24"/>
                <w:szCs w:val="24"/>
                <w:lang w:val="es-MX"/>
              </w:rPr>
            </w:pPr>
            <w:r w:rsidRPr="001F74AE">
              <w:rPr>
                <w:rFonts w:ascii="Arial" w:hAnsi="Arial" w:cs="Arial"/>
                <w:b/>
                <w:sz w:val="24"/>
                <w:szCs w:val="24"/>
                <w:lang w:val="es-MX"/>
              </w:rPr>
              <w:t>Reflexión interna</w:t>
            </w:r>
          </w:p>
        </w:tc>
      </w:tr>
      <w:tr w:rsidR="0091519C" w:rsidRPr="001F74AE" w:rsidTr="00145E5A">
        <w:tc>
          <w:tcPr>
            <w:tcW w:w="2490" w:type="dxa"/>
            <w:shd w:val="clear" w:color="auto" w:fill="auto"/>
          </w:tcPr>
          <w:p w:rsidR="0091519C" w:rsidRPr="001F74AE" w:rsidRDefault="0091519C" w:rsidP="001F74AE">
            <w:pPr>
              <w:spacing w:after="0" w:line="360" w:lineRule="auto"/>
              <w:rPr>
                <w:rFonts w:ascii="Arial" w:hAnsi="Arial" w:cs="Arial"/>
                <w:sz w:val="24"/>
                <w:szCs w:val="24"/>
                <w:lang w:val="es-MX"/>
              </w:rPr>
            </w:pPr>
            <w:r w:rsidRPr="001F74AE">
              <w:rPr>
                <w:rFonts w:ascii="Arial" w:hAnsi="Arial" w:cs="Arial"/>
                <w:b/>
                <w:sz w:val="24"/>
                <w:szCs w:val="24"/>
                <w:lang w:val="es-MX"/>
              </w:rPr>
              <w:t>Contenido</w:t>
            </w:r>
          </w:p>
        </w:tc>
        <w:tc>
          <w:tcPr>
            <w:tcW w:w="6338" w:type="dxa"/>
            <w:shd w:val="clear" w:color="auto" w:fill="auto"/>
          </w:tcPr>
          <w:p w:rsidR="0091519C" w:rsidRPr="001F74AE" w:rsidRDefault="0091519C" w:rsidP="001F74AE">
            <w:pPr>
              <w:spacing w:after="0" w:line="360" w:lineRule="auto"/>
              <w:rPr>
                <w:rFonts w:ascii="Arial" w:hAnsi="Arial" w:cs="Arial"/>
                <w:sz w:val="24"/>
                <w:szCs w:val="24"/>
              </w:rPr>
            </w:pPr>
            <w:r w:rsidRPr="001F74AE">
              <w:rPr>
                <w:rFonts w:ascii="Arial" w:hAnsi="Arial" w:cs="Arial"/>
                <w:sz w:val="24"/>
                <w:szCs w:val="24"/>
              </w:rPr>
              <w:t xml:space="preserve">Cuando la luz incide sobre un medio con un índice de refracción </w:t>
            </w:r>
            <w:r w:rsidRPr="001F74AE">
              <w:rPr>
                <w:rFonts w:ascii="Arial" w:hAnsi="Arial" w:cs="Arial"/>
                <w:b/>
                <w:sz w:val="24"/>
                <w:szCs w:val="24"/>
              </w:rPr>
              <w:t>menor</w:t>
            </w:r>
            <w:r w:rsidRPr="001F74AE">
              <w:rPr>
                <w:rFonts w:ascii="Arial" w:hAnsi="Arial" w:cs="Arial"/>
                <w:sz w:val="24"/>
                <w:szCs w:val="24"/>
              </w:rPr>
              <w:t xml:space="preserve"> al del medio por el que viajaba, el rayo se desvía de manera que el ángulo que forma con la recta normal es </w:t>
            </w:r>
            <w:r w:rsidRPr="001F74AE">
              <w:rPr>
                <w:rFonts w:ascii="Arial" w:hAnsi="Arial" w:cs="Arial"/>
                <w:b/>
                <w:sz w:val="24"/>
                <w:szCs w:val="24"/>
              </w:rPr>
              <w:t>mayor</w:t>
            </w:r>
            <w:r w:rsidRPr="001F74AE">
              <w:rPr>
                <w:rFonts w:ascii="Arial" w:hAnsi="Arial" w:cs="Arial"/>
                <w:sz w:val="24"/>
                <w:szCs w:val="24"/>
              </w:rPr>
              <w:t xml:space="preserve"> al ángulo incidente. Este tipo de reflexión se conoce a menudo como </w:t>
            </w:r>
            <w:r w:rsidRPr="001F74AE">
              <w:rPr>
                <w:rFonts w:ascii="Arial" w:hAnsi="Arial" w:cs="Arial"/>
                <w:b/>
                <w:sz w:val="24"/>
                <w:szCs w:val="24"/>
              </w:rPr>
              <w:t>reflexión interna</w:t>
            </w:r>
            <w:r w:rsidRPr="001F74AE">
              <w:rPr>
                <w:rFonts w:ascii="Arial" w:hAnsi="Arial" w:cs="Arial"/>
                <w:sz w:val="24"/>
                <w:szCs w:val="24"/>
              </w:rPr>
              <w:t>.</w:t>
            </w:r>
          </w:p>
          <w:p w:rsidR="0091519C" w:rsidRPr="001F74AE" w:rsidRDefault="0091519C" w:rsidP="001F74AE">
            <w:pPr>
              <w:spacing w:after="0" w:line="360" w:lineRule="auto"/>
              <w:rPr>
                <w:rFonts w:ascii="Arial" w:hAnsi="Arial" w:cs="Arial"/>
                <w:sz w:val="24"/>
                <w:szCs w:val="24"/>
              </w:rPr>
            </w:pPr>
            <w:r w:rsidRPr="001F74AE">
              <w:rPr>
                <w:rFonts w:ascii="Arial" w:hAnsi="Arial" w:cs="Arial"/>
                <w:sz w:val="24"/>
                <w:szCs w:val="24"/>
              </w:rPr>
              <w:t xml:space="preserve">Este nombre se relaciona con el hecho de que la luz reflejada </w:t>
            </w:r>
            <w:r w:rsidR="00EB41E3" w:rsidRPr="001F74AE">
              <w:rPr>
                <w:rFonts w:ascii="Arial" w:hAnsi="Arial" w:cs="Arial"/>
                <w:sz w:val="24"/>
                <w:szCs w:val="24"/>
              </w:rPr>
              <w:t xml:space="preserve">bajo estas condiciones </w:t>
            </w:r>
            <w:r w:rsidRPr="001F74AE">
              <w:rPr>
                <w:rFonts w:ascii="Arial" w:hAnsi="Arial" w:cs="Arial"/>
                <w:sz w:val="24"/>
                <w:szCs w:val="24"/>
              </w:rPr>
              <w:t>permanece en el medio en el que venía, es decir,</w:t>
            </w:r>
            <w:r w:rsidR="0095287F" w:rsidRPr="001F74AE">
              <w:rPr>
                <w:rFonts w:ascii="Arial" w:hAnsi="Arial" w:cs="Arial"/>
                <w:sz w:val="24"/>
                <w:szCs w:val="24"/>
              </w:rPr>
              <w:t xml:space="preserve"> no puede atravesar la frontera de las superficies reflejándose</w:t>
            </w:r>
            <w:r w:rsidR="00EB41E3" w:rsidRPr="001F74AE">
              <w:rPr>
                <w:rFonts w:ascii="Arial" w:hAnsi="Arial" w:cs="Arial"/>
                <w:sz w:val="24"/>
                <w:szCs w:val="24"/>
              </w:rPr>
              <w:t xml:space="preserve"> únicamente en el medio más denso</w:t>
            </w:r>
            <w:r w:rsidRPr="001F74AE">
              <w:rPr>
                <w:rFonts w:ascii="Arial" w:hAnsi="Arial" w:cs="Arial"/>
                <w:sz w:val="24"/>
                <w:szCs w:val="24"/>
              </w:rPr>
              <w:t>.</w:t>
            </w:r>
          </w:p>
          <w:p w:rsidR="0091519C" w:rsidRPr="001F74AE" w:rsidRDefault="0091519C" w:rsidP="001F74AE">
            <w:pPr>
              <w:spacing w:after="0" w:line="360" w:lineRule="auto"/>
              <w:rPr>
                <w:rFonts w:ascii="Arial" w:hAnsi="Arial" w:cs="Arial"/>
                <w:sz w:val="24"/>
                <w:szCs w:val="24"/>
              </w:rPr>
            </w:pPr>
            <w:r w:rsidRPr="001F74AE">
              <w:rPr>
                <w:rFonts w:ascii="Arial" w:hAnsi="Arial" w:cs="Arial"/>
                <w:sz w:val="24"/>
                <w:szCs w:val="24"/>
              </w:rPr>
              <w:t xml:space="preserve">Así, a la reflexión total también se le llama </w:t>
            </w:r>
            <w:r w:rsidRPr="001F74AE">
              <w:rPr>
                <w:rFonts w:ascii="Arial" w:hAnsi="Arial" w:cs="Arial"/>
                <w:b/>
                <w:sz w:val="24"/>
                <w:szCs w:val="24"/>
              </w:rPr>
              <w:t>reflexión interna total</w:t>
            </w:r>
            <w:r w:rsidRPr="001F74AE">
              <w:rPr>
                <w:rFonts w:ascii="Arial" w:hAnsi="Arial" w:cs="Arial"/>
                <w:sz w:val="24"/>
                <w:szCs w:val="24"/>
              </w:rPr>
              <w:t>.</w:t>
            </w:r>
          </w:p>
        </w:tc>
      </w:tr>
    </w:tbl>
    <w:p w:rsidR="0091519C" w:rsidRPr="001F74AE" w:rsidRDefault="0091519C" w:rsidP="001F74AE">
      <w:pPr>
        <w:spacing w:line="360" w:lineRule="auto"/>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EE64D2" w:rsidRPr="001F74AE" w:rsidTr="003102A0">
        <w:tc>
          <w:tcPr>
            <w:tcW w:w="8828" w:type="dxa"/>
            <w:gridSpan w:val="2"/>
            <w:shd w:val="clear" w:color="auto" w:fill="000000"/>
          </w:tcPr>
          <w:p w:rsidR="00EE64D2" w:rsidRPr="001F74AE" w:rsidRDefault="00EE64D2" w:rsidP="001F74AE">
            <w:pPr>
              <w:spacing w:after="0" w:line="360" w:lineRule="auto"/>
              <w:jc w:val="center"/>
              <w:rPr>
                <w:rFonts w:ascii="Arial" w:hAnsi="Arial" w:cs="Arial"/>
                <w:b/>
                <w:color w:val="FFFFFF"/>
                <w:sz w:val="24"/>
                <w:szCs w:val="24"/>
                <w:lang w:val="es-MX"/>
              </w:rPr>
            </w:pPr>
            <w:r w:rsidRPr="001F74AE">
              <w:rPr>
                <w:rFonts w:ascii="Arial" w:hAnsi="Arial" w:cs="Arial"/>
                <w:b/>
                <w:color w:val="FFFFFF"/>
                <w:sz w:val="24"/>
                <w:szCs w:val="24"/>
                <w:lang w:val="es-MX"/>
              </w:rPr>
              <w:t>Profundiza: recurso aprovechado</w:t>
            </w:r>
          </w:p>
        </w:tc>
      </w:tr>
      <w:tr w:rsidR="00EE64D2" w:rsidRPr="001F74AE" w:rsidTr="003102A0">
        <w:tc>
          <w:tcPr>
            <w:tcW w:w="2478" w:type="dxa"/>
            <w:shd w:val="clear" w:color="auto" w:fill="auto"/>
          </w:tcPr>
          <w:p w:rsidR="00EE64D2" w:rsidRPr="001F74AE" w:rsidRDefault="00EE64D2" w:rsidP="001F74AE">
            <w:pPr>
              <w:spacing w:after="0" w:line="360" w:lineRule="auto"/>
              <w:rPr>
                <w:rFonts w:ascii="Arial" w:hAnsi="Arial" w:cs="Arial"/>
                <w:b/>
                <w:color w:val="000000"/>
                <w:sz w:val="24"/>
                <w:szCs w:val="24"/>
                <w:lang w:val="es-MX"/>
              </w:rPr>
            </w:pPr>
            <w:r w:rsidRPr="001F74AE">
              <w:rPr>
                <w:rFonts w:ascii="Arial" w:hAnsi="Arial" w:cs="Arial"/>
                <w:b/>
                <w:color w:val="000000"/>
                <w:sz w:val="24"/>
                <w:szCs w:val="24"/>
                <w:lang w:val="es-MX"/>
              </w:rPr>
              <w:t>Código</w:t>
            </w:r>
          </w:p>
        </w:tc>
        <w:tc>
          <w:tcPr>
            <w:tcW w:w="6350" w:type="dxa"/>
            <w:shd w:val="clear" w:color="auto" w:fill="auto"/>
          </w:tcPr>
          <w:p w:rsidR="00EE64D2" w:rsidRPr="001F74AE" w:rsidRDefault="00880B5B" w:rsidP="001F74AE">
            <w:pPr>
              <w:spacing w:after="0" w:line="360" w:lineRule="auto"/>
              <w:rPr>
                <w:rFonts w:ascii="Arial" w:hAnsi="Arial" w:cs="Arial"/>
                <w:b/>
                <w:color w:val="000000"/>
                <w:sz w:val="24"/>
                <w:szCs w:val="24"/>
                <w:lang w:val="es-MX"/>
              </w:rPr>
            </w:pPr>
            <w:r w:rsidRPr="001F74AE">
              <w:rPr>
                <w:rFonts w:ascii="Arial" w:hAnsi="Arial" w:cs="Arial"/>
                <w:color w:val="000000"/>
                <w:sz w:val="24"/>
                <w:szCs w:val="24"/>
                <w:lang w:val="es-MX"/>
              </w:rPr>
              <w:t>CN_11_04_CO_REC8</w:t>
            </w:r>
            <w:r w:rsidR="00EE64D2" w:rsidRPr="001F74AE">
              <w:rPr>
                <w:rFonts w:ascii="Arial" w:hAnsi="Arial" w:cs="Arial"/>
                <w:color w:val="000000"/>
                <w:sz w:val="24"/>
                <w:szCs w:val="24"/>
                <w:lang w:val="es-MX"/>
              </w:rPr>
              <w:t>0</w:t>
            </w:r>
          </w:p>
        </w:tc>
      </w:tr>
      <w:tr w:rsidR="00EE64D2" w:rsidRPr="001F74AE" w:rsidTr="003102A0">
        <w:tc>
          <w:tcPr>
            <w:tcW w:w="2478" w:type="dxa"/>
            <w:shd w:val="clear" w:color="auto" w:fill="auto"/>
          </w:tcPr>
          <w:p w:rsidR="00EE64D2" w:rsidRPr="001F74AE" w:rsidRDefault="00EE64D2" w:rsidP="001F74AE">
            <w:pPr>
              <w:spacing w:after="0" w:line="360" w:lineRule="auto"/>
              <w:rPr>
                <w:rFonts w:ascii="Arial" w:hAnsi="Arial" w:cs="Arial"/>
                <w:color w:val="000000"/>
                <w:sz w:val="24"/>
                <w:szCs w:val="24"/>
                <w:lang w:val="es-MX"/>
              </w:rPr>
            </w:pPr>
            <w:r w:rsidRPr="001F74AE">
              <w:rPr>
                <w:rFonts w:ascii="Arial" w:hAnsi="Arial" w:cs="Arial"/>
                <w:b/>
                <w:color w:val="000000"/>
                <w:sz w:val="24"/>
                <w:szCs w:val="24"/>
                <w:lang w:val="es-MX"/>
              </w:rPr>
              <w:t>Ubicación en Aula Planeta</w:t>
            </w:r>
          </w:p>
        </w:tc>
        <w:tc>
          <w:tcPr>
            <w:tcW w:w="6350" w:type="dxa"/>
            <w:shd w:val="clear" w:color="auto" w:fill="auto"/>
          </w:tcPr>
          <w:p w:rsidR="00EE64D2" w:rsidRPr="001F74AE" w:rsidRDefault="00EE64D2" w:rsidP="001F74AE">
            <w:pPr>
              <w:spacing w:after="0" w:line="360" w:lineRule="auto"/>
              <w:rPr>
                <w:rFonts w:ascii="Arial" w:hAnsi="Arial" w:cs="Arial"/>
                <w:color w:val="000000"/>
                <w:sz w:val="24"/>
                <w:szCs w:val="24"/>
                <w:lang w:val="es-MX"/>
              </w:rPr>
            </w:pPr>
            <w:r w:rsidRPr="001F74AE">
              <w:rPr>
                <w:rFonts w:ascii="Arial" w:hAnsi="Arial" w:cs="Arial"/>
                <w:color w:val="000000"/>
                <w:sz w:val="24"/>
                <w:szCs w:val="24"/>
                <w:lang w:val="es-MX"/>
              </w:rPr>
              <w:t>4° ESO/ Física y química/ Las ondas de luz y sonido/ La reflexión y la refracción de la luz</w:t>
            </w:r>
          </w:p>
        </w:tc>
      </w:tr>
      <w:tr w:rsidR="00EE64D2" w:rsidRPr="001F74AE" w:rsidTr="003102A0">
        <w:tc>
          <w:tcPr>
            <w:tcW w:w="2478" w:type="dxa"/>
            <w:shd w:val="clear" w:color="auto" w:fill="auto"/>
          </w:tcPr>
          <w:p w:rsidR="00EE64D2" w:rsidRPr="001F74AE" w:rsidRDefault="00EE64D2" w:rsidP="001F74AE">
            <w:pPr>
              <w:spacing w:after="0" w:line="360" w:lineRule="auto"/>
              <w:rPr>
                <w:rFonts w:ascii="Arial" w:hAnsi="Arial" w:cs="Arial"/>
                <w:color w:val="000000"/>
                <w:sz w:val="24"/>
                <w:szCs w:val="24"/>
                <w:lang w:val="es-MX"/>
              </w:rPr>
            </w:pPr>
            <w:r w:rsidRPr="001F74AE">
              <w:rPr>
                <w:rFonts w:ascii="Arial" w:hAnsi="Arial" w:cs="Arial"/>
                <w:b/>
                <w:color w:val="000000"/>
                <w:sz w:val="24"/>
                <w:szCs w:val="24"/>
                <w:lang w:val="es-MX"/>
              </w:rPr>
              <w:t>Cambio (descripción o capturas de pantallas)</w:t>
            </w:r>
          </w:p>
        </w:tc>
        <w:tc>
          <w:tcPr>
            <w:tcW w:w="6350" w:type="dxa"/>
            <w:shd w:val="clear" w:color="auto" w:fill="auto"/>
          </w:tcPr>
          <w:p w:rsidR="00EE64D2" w:rsidRPr="001F74AE" w:rsidRDefault="00EE64D2" w:rsidP="001F74AE">
            <w:pPr>
              <w:spacing w:after="0" w:line="360" w:lineRule="auto"/>
              <w:rPr>
                <w:rFonts w:ascii="Arial" w:hAnsi="Arial" w:cs="Arial"/>
                <w:color w:val="FF0000"/>
                <w:sz w:val="24"/>
                <w:szCs w:val="24"/>
                <w:lang w:val="es-MX"/>
              </w:rPr>
            </w:pPr>
            <w:r w:rsidRPr="001F74AE">
              <w:rPr>
                <w:rFonts w:ascii="Arial" w:hAnsi="Arial" w:cs="Arial"/>
                <w:color w:val="FF0000"/>
                <w:sz w:val="24"/>
                <w:szCs w:val="24"/>
                <w:lang w:val="es-MX"/>
              </w:rPr>
              <w:t>Ninguna</w:t>
            </w:r>
          </w:p>
        </w:tc>
      </w:tr>
      <w:tr w:rsidR="00EE64D2" w:rsidRPr="001F74AE" w:rsidTr="003102A0">
        <w:tc>
          <w:tcPr>
            <w:tcW w:w="2478" w:type="dxa"/>
            <w:shd w:val="clear" w:color="auto" w:fill="auto"/>
          </w:tcPr>
          <w:p w:rsidR="00EE64D2" w:rsidRPr="001F74AE" w:rsidRDefault="00EE64D2" w:rsidP="001F74AE">
            <w:pPr>
              <w:spacing w:after="0" w:line="360" w:lineRule="auto"/>
              <w:rPr>
                <w:rFonts w:ascii="Arial" w:hAnsi="Arial" w:cs="Arial"/>
                <w:b/>
                <w:color w:val="000000"/>
                <w:sz w:val="24"/>
                <w:szCs w:val="24"/>
                <w:lang w:val="es-MX"/>
              </w:rPr>
            </w:pPr>
            <w:r w:rsidRPr="001F74AE">
              <w:rPr>
                <w:rFonts w:ascii="Arial" w:hAnsi="Arial" w:cs="Arial"/>
                <w:b/>
                <w:color w:val="000000"/>
                <w:sz w:val="24"/>
                <w:szCs w:val="24"/>
                <w:lang w:val="es-MX"/>
              </w:rPr>
              <w:t>Título</w:t>
            </w:r>
          </w:p>
        </w:tc>
        <w:tc>
          <w:tcPr>
            <w:tcW w:w="6350" w:type="dxa"/>
            <w:shd w:val="clear" w:color="auto" w:fill="auto"/>
          </w:tcPr>
          <w:p w:rsidR="00EE64D2" w:rsidRPr="001F74AE" w:rsidRDefault="00EE64D2" w:rsidP="001F74AE">
            <w:pPr>
              <w:spacing w:after="0" w:line="360" w:lineRule="auto"/>
              <w:rPr>
                <w:rFonts w:ascii="Arial" w:hAnsi="Arial" w:cs="Arial"/>
                <w:color w:val="000000"/>
                <w:sz w:val="24"/>
                <w:szCs w:val="24"/>
                <w:lang w:val="es-MX"/>
              </w:rPr>
            </w:pPr>
            <w:r w:rsidRPr="001F74AE">
              <w:rPr>
                <w:rFonts w:ascii="Arial" w:hAnsi="Arial" w:cs="Arial"/>
                <w:color w:val="000000"/>
                <w:sz w:val="24"/>
                <w:szCs w:val="24"/>
                <w:lang w:val="es-MX"/>
              </w:rPr>
              <w:t>El comportamiento de la luz al cambiar de medio</w:t>
            </w:r>
          </w:p>
        </w:tc>
      </w:tr>
      <w:tr w:rsidR="00EE64D2" w:rsidRPr="001F74AE" w:rsidTr="003102A0">
        <w:tc>
          <w:tcPr>
            <w:tcW w:w="2478" w:type="dxa"/>
            <w:shd w:val="clear" w:color="auto" w:fill="auto"/>
          </w:tcPr>
          <w:p w:rsidR="00EE64D2" w:rsidRPr="001F74AE" w:rsidRDefault="00EE64D2" w:rsidP="001F74AE">
            <w:pPr>
              <w:spacing w:after="0" w:line="360" w:lineRule="auto"/>
              <w:rPr>
                <w:rFonts w:ascii="Arial" w:hAnsi="Arial" w:cs="Arial"/>
                <w:b/>
                <w:color w:val="000000"/>
                <w:sz w:val="24"/>
                <w:szCs w:val="24"/>
                <w:lang w:val="es-MX"/>
              </w:rPr>
            </w:pPr>
            <w:r w:rsidRPr="001F74AE">
              <w:rPr>
                <w:rFonts w:ascii="Arial" w:hAnsi="Arial" w:cs="Arial"/>
                <w:b/>
                <w:color w:val="000000"/>
                <w:sz w:val="24"/>
                <w:szCs w:val="24"/>
                <w:lang w:val="es-MX"/>
              </w:rPr>
              <w:t>Descripción</w:t>
            </w:r>
          </w:p>
        </w:tc>
        <w:tc>
          <w:tcPr>
            <w:tcW w:w="6350" w:type="dxa"/>
            <w:shd w:val="clear" w:color="auto" w:fill="auto"/>
          </w:tcPr>
          <w:p w:rsidR="00EE64D2" w:rsidRPr="001F74AE" w:rsidRDefault="00EE64D2" w:rsidP="001F74AE">
            <w:pPr>
              <w:spacing w:after="0" w:line="360" w:lineRule="auto"/>
              <w:rPr>
                <w:rFonts w:ascii="Arial" w:hAnsi="Arial" w:cs="Arial"/>
                <w:color w:val="000000"/>
                <w:sz w:val="24"/>
                <w:szCs w:val="24"/>
                <w:lang w:val="es-MX"/>
              </w:rPr>
            </w:pPr>
            <w:r w:rsidRPr="001F74AE">
              <w:rPr>
                <w:rFonts w:ascii="Arial" w:hAnsi="Arial" w:cs="Arial"/>
                <w:color w:val="000000"/>
                <w:sz w:val="24"/>
                <w:szCs w:val="24"/>
                <w:lang w:val="es-MX"/>
              </w:rPr>
              <w:t>Interactivo que permite analizar cómo cambia la reflexión y refracción de la luz según el ángulo de incidencia y las características de los medios por los que viaja</w:t>
            </w:r>
          </w:p>
        </w:tc>
      </w:tr>
    </w:tbl>
    <w:p w:rsidR="0091519C" w:rsidRPr="001F74AE" w:rsidRDefault="0091519C" w:rsidP="001F74AE">
      <w:pPr>
        <w:spacing w:line="360" w:lineRule="auto"/>
        <w:rPr>
          <w:rFonts w:ascii="Arial" w:hAnsi="Arial" w:cs="Arial"/>
          <w:sz w:val="24"/>
          <w:szCs w:val="24"/>
          <w:highlight w:val="yellow"/>
        </w:rPr>
      </w:pPr>
    </w:p>
    <w:p w:rsidR="00731453" w:rsidRPr="001F74AE" w:rsidRDefault="008626BD" w:rsidP="001F74AE">
      <w:pPr>
        <w:spacing w:line="360" w:lineRule="auto"/>
        <w:rPr>
          <w:rFonts w:ascii="Arial" w:hAnsi="Arial" w:cs="Arial"/>
          <w:b/>
          <w:sz w:val="24"/>
          <w:szCs w:val="24"/>
        </w:rPr>
      </w:pPr>
      <w:r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Pr="001F74AE">
        <w:rPr>
          <w:rFonts w:ascii="Arial" w:hAnsi="Arial" w:cs="Arial"/>
          <w:sz w:val="24"/>
          <w:szCs w:val="24"/>
          <w:highlight w:val="yellow"/>
        </w:rPr>
        <w:t>2]</w:t>
      </w:r>
      <w:r w:rsidRPr="001F74AE">
        <w:rPr>
          <w:rFonts w:ascii="Arial" w:hAnsi="Arial" w:cs="Arial"/>
          <w:b/>
          <w:sz w:val="24"/>
          <w:szCs w:val="24"/>
        </w:rPr>
        <w:t xml:space="preserve"> 2.3 </w:t>
      </w:r>
      <w:r w:rsidR="00B6555A" w:rsidRPr="001F74AE">
        <w:rPr>
          <w:rFonts w:ascii="Arial" w:hAnsi="Arial" w:cs="Arial"/>
          <w:b/>
          <w:sz w:val="24"/>
          <w:szCs w:val="24"/>
        </w:rPr>
        <w:t>La polarización</w:t>
      </w:r>
    </w:p>
    <w:p w:rsidR="00AF0EFC" w:rsidRPr="001F74AE" w:rsidRDefault="00434619"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Las ondas pueden</w:t>
      </w:r>
      <w:r w:rsidR="00226F46" w:rsidRPr="001F74AE">
        <w:rPr>
          <w:rFonts w:ascii="Arial" w:eastAsia="Times New Roman" w:hAnsi="Arial" w:cs="Arial"/>
          <w:sz w:val="24"/>
          <w:szCs w:val="24"/>
          <w:lang w:eastAsia="es-CO"/>
        </w:rPr>
        <w:t xml:space="preserve"> ser longitudinal</w:t>
      </w:r>
      <w:r w:rsidRPr="001F74AE">
        <w:rPr>
          <w:rFonts w:ascii="Arial" w:eastAsia="Times New Roman" w:hAnsi="Arial" w:cs="Arial"/>
          <w:sz w:val="24"/>
          <w:szCs w:val="24"/>
          <w:lang w:eastAsia="es-CO"/>
        </w:rPr>
        <w:t>es</w:t>
      </w:r>
      <w:r w:rsidR="00226F46" w:rsidRPr="001F74AE">
        <w:rPr>
          <w:rFonts w:ascii="Arial" w:eastAsia="Times New Roman" w:hAnsi="Arial" w:cs="Arial"/>
          <w:sz w:val="24"/>
          <w:szCs w:val="24"/>
          <w:lang w:eastAsia="es-CO"/>
        </w:rPr>
        <w:t xml:space="preserve"> o trans</w:t>
      </w:r>
      <w:r w:rsidR="00F81842" w:rsidRPr="001F74AE">
        <w:rPr>
          <w:rFonts w:ascii="Arial" w:eastAsia="Times New Roman" w:hAnsi="Arial" w:cs="Arial"/>
          <w:sz w:val="24"/>
          <w:szCs w:val="24"/>
          <w:lang w:eastAsia="es-CO"/>
        </w:rPr>
        <w:t>versal</w:t>
      </w:r>
      <w:r w:rsidRPr="001F74AE">
        <w:rPr>
          <w:rFonts w:ascii="Arial" w:eastAsia="Times New Roman" w:hAnsi="Arial" w:cs="Arial"/>
          <w:sz w:val="24"/>
          <w:szCs w:val="24"/>
          <w:lang w:eastAsia="es-CO"/>
        </w:rPr>
        <w:t>es</w:t>
      </w:r>
      <w:r w:rsidR="00F81842" w:rsidRPr="001F74AE">
        <w:rPr>
          <w:rFonts w:ascii="Arial" w:eastAsia="Times New Roman" w:hAnsi="Arial" w:cs="Arial"/>
          <w:sz w:val="24"/>
          <w:szCs w:val="24"/>
          <w:lang w:eastAsia="es-CO"/>
        </w:rPr>
        <w:t xml:space="preserve">. </w:t>
      </w:r>
      <w:r w:rsidR="005C4F4C" w:rsidRPr="001F74AE">
        <w:rPr>
          <w:rFonts w:ascii="Arial" w:eastAsia="Times New Roman" w:hAnsi="Arial" w:cs="Arial"/>
          <w:sz w:val="24"/>
          <w:szCs w:val="24"/>
          <w:lang w:eastAsia="es-CO"/>
        </w:rPr>
        <w:t xml:space="preserve">En </w:t>
      </w:r>
      <w:r w:rsidR="00963E2B" w:rsidRPr="001F74AE">
        <w:rPr>
          <w:rFonts w:ascii="Arial" w:eastAsia="Times New Roman" w:hAnsi="Arial" w:cs="Arial"/>
          <w:sz w:val="24"/>
          <w:szCs w:val="24"/>
          <w:lang w:eastAsia="es-CO"/>
        </w:rPr>
        <w:t xml:space="preserve">las </w:t>
      </w:r>
      <w:r w:rsidR="00452A17" w:rsidRPr="001F74AE">
        <w:rPr>
          <w:rFonts w:ascii="Arial" w:eastAsia="Times New Roman" w:hAnsi="Arial" w:cs="Arial"/>
          <w:sz w:val="24"/>
          <w:szCs w:val="24"/>
          <w:lang w:eastAsia="es-CO"/>
        </w:rPr>
        <w:t>longitudinales</w:t>
      </w:r>
      <w:r w:rsidR="005C4F4C" w:rsidRPr="001F74AE">
        <w:rPr>
          <w:rFonts w:ascii="Arial" w:eastAsia="Times New Roman" w:hAnsi="Arial" w:cs="Arial"/>
          <w:sz w:val="24"/>
          <w:szCs w:val="24"/>
          <w:lang w:eastAsia="es-CO"/>
        </w:rPr>
        <w:t xml:space="preserve">, </w:t>
      </w:r>
      <w:r w:rsidR="00522032" w:rsidRPr="001F74AE">
        <w:rPr>
          <w:rFonts w:ascii="Arial" w:eastAsia="Times New Roman" w:hAnsi="Arial" w:cs="Arial"/>
          <w:sz w:val="24"/>
          <w:szCs w:val="24"/>
          <w:lang w:eastAsia="es-CO"/>
        </w:rPr>
        <w:t xml:space="preserve">como las ondas sonoras, </w:t>
      </w:r>
      <w:r w:rsidR="005C4F4C" w:rsidRPr="001F74AE">
        <w:rPr>
          <w:rFonts w:ascii="Arial" w:eastAsia="Times New Roman" w:hAnsi="Arial" w:cs="Arial"/>
          <w:sz w:val="24"/>
          <w:szCs w:val="24"/>
          <w:lang w:eastAsia="es-CO"/>
        </w:rPr>
        <w:t xml:space="preserve">el movimiento vibratorio se da en una sola dirección, la de propagación de la onda. </w:t>
      </w:r>
      <w:r w:rsidR="00EB41E3" w:rsidRPr="001F74AE">
        <w:rPr>
          <w:rFonts w:ascii="Arial" w:eastAsia="Times New Roman" w:hAnsi="Arial" w:cs="Arial"/>
          <w:sz w:val="24"/>
          <w:szCs w:val="24"/>
          <w:lang w:eastAsia="es-CO"/>
        </w:rPr>
        <w:t>En l</w:t>
      </w:r>
      <w:r w:rsidR="00363490" w:rsidRPr="001F74AE">
        <w:rPr>
          <w:rFonts w:ascii="Arial" w:eastAsia="Times New Roman" w:hAnsi="Arial" w:cs="Arial"/>
          <w:sz w:val="24"/>
          <w:szCs w:val="24"/>
          <w:lang w:eastAsia="es-CO"/>
        </w:rPr>
        <w:t>as ondas transversales,</w:t>
      </w:r>
      <w:r w:rsidR="00A17458" w:rsidRPr="001F74AE">
        <w:rPr>
          <w:rFonts w:ascii="Arial" w:eastAsia="Times New Roman" w:hAnsi="Arial" w:cs="Arial"/>
          <w:sz w:val="24"/>
          <w:szCs w:val="24"/>
          <w:lang w:eastAsia="es-CO"/>
        </w:rPr>
        <w:t xml:space="preserve"> como las de una cuerda o las </w:t>
      </w:r>
      <w:r w:rsidR="00522032" w:rsidRPr="001F74AE">
        <w:rPr>
          <w:rFonts w:ascii="Arial" w:eastAsia="Times New Roman" w:hAnsi="Arial" w:cs="Arial"/>
          <w:sz w:val="24"/>
          <w:szCs w:val="24"/>
          <w:lang w:eastAsia="es-CO"/>
        </w:rPr>
        <w:t>lumínicas,</w:t>
      </w:r>
      <w:r w:rsidR="00683C58" w:rsidRPr="001F74AE">
        <w:rPr>
          <w:rFonts w:ascii="Arial" w:eastAsia="Times New Roman" w:hAnsi="Arial" w:cs="Arial"/>
          <w:sz w:val="24"/>
          <w:szCs w:val="24"/>
          <w:lang w:eastAsia="es-CO"/>
        </w:rPr>
        <w:t xml:space="preserve"> </w:t>
      </w:r>
      <w:r w:rsidR="00A17458" w:rsidRPr="001F74AE">
        <w:rPr>
          <w:rFonts w:ascii="Arial" w:eastAsia="Times New Roman" w:hAnsi="Arial" w:cs="Arial"/>
          <w:sz w:val="24"/>
          <w:szCs w:val="24"/>
          <w:lang w:eastAsia="es-CO"/>
        </w:rPr>
        <w:t>las partículas que la</w:t>
      </w:r>
      <w:r w:rsidR="00ED61C5">
        <w:rPr>
          <w:rFonts w:ascii="Arial" w:eastAsia="Times New Roman" w:hAnsi="Arial" w:cs="Arial"/>
          <w:sz w:val="24"/>
          <w:szCs w:val="24"/>
          <w:lang w:eastAsia="es-CO"/>
        </w:rPr>
        <w:t>s</w:t>
      </w:r>
      <w:r w:rsidR="00A17458" w:rsidRPr="001F74AE">
        <w:rPr>
          <w:rFonts w:ascii="Arial" w:eastAsia="Times New Roman" w:hAnsi="Arial" w:cs="Arial"/>
          <w:sz w:val="24"/>
          <w:szCs w:val="24"/>
          <w:lang w:eastAsia="es-CO"/>
        </w:rPr>
        <w:t xml:space="preserve"> componen se mueven perpendicularmente </w:t>
      </w:r>
      <w:r w:rsidR="00363490" w:rsidRPr="001F74AE">
        <w:rPr>
          <w:rFonts w:ascii="Arial" w:eastAsia="Times New Roman" w:hAnsi="Arial" w:cs="Arial"/>
          <w:sz w:val="24"/>
          <w:szCs w:val="24"/>
          <w:lang w:eastAsia="es-CO"/>
        </w:rPr>
        <w:t>a la dirección de propagación de la onda.</w:t>
      </w:r>
    </w:p>
    <w:tbl>
      <w:tblPr>
        <w:tblStyle w:val="Tablaconcuadrcula1"/>
        <w:tblW w:w="0" w:type="auto"/>
        <w:tblLayout w:type="fixed"/>
        <w:tblLook w:val="04A0" w:firstRow="1" w:lastRow="0" w:firstColumn="1" w:lastColumn="0" w:noHBand="0" w:noVBand="1"/>
      </w:tblPr>
      <w:tblGrid>
        <w:gridCol w:w="2376"/>
        <w:gridCol w:w="6678"/>
      </w:tblGrid>
      <w:tr w:rsidR="00363490" w:rsidRPr="001F74AE" w:rsidTr="00FA50C8">
        <w:tc>
          <w:tcPr>
            <w:tcW w:w="9054" w:type="dxa"/>
            <w:gridSpan w:val="2"/>
            <w:shd w:val="clear" w:color="auto" w:fill="0D0D0D" w:themeFill="text1" w:themeFillTint="F2"/>
          </w:tcPr>
          <w:p w:rsidR="00363490" w:rsidRPr="001F74AE" w:rsidRDefault="00363490"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363490" w:rsidRPr="001F74AE" w:rsidTr="00FA50C8">
        <w:tc>
          <w:tcPr>
            <w:tcW w:w="2376" w:type="dxa"/>
          </w:tcPr>
          <w:p w:rsidR="00363490" w:rsidRPr="001F74AE" w:rsidRDefault="00363490"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363490" w:rsidRPr="001F74AE" w:rsidRDefault="00336A8B" w:rsidP="001F74AE">
            <w:pPr>
              <w:spacing w:line="360" w:lineRule="auto"/>
              <w:rPr>
                <w:rFonts w:ascii="Arial" w:hAnsi="Arial" w:cs="Arial"/>
                <w:b/>
                <w:sz w:val="24"/>
                <w:szCs w:val="24"/>
              </w:rPr>
            </w:pPr>
            <w:r w:rsidRPr="001F74AE">
              <w:rPr>
                <w:rFonts w:ascii="Arial" w:hAnsi="Arial" w:cs="Arial"/>
                <w:sz w:val="24"/>
                <w:szCs w:val="24"/>
              </w:rPr>
              <w:t>CN_11_04_CO_IMG06</w:t>
            </w:r>
          </w:p>
        </w:tc>
      </w:tr>
      <w:tr w:rsidR="00363490" w:rsidRPr="001F74AE" w:rsidTr="00FA50C8">
        <w:tc>
          <w:tcPr>
            <w:tcW w:w="2376" w:type="dxa"/>
          </w:tcPr>
          <w:p w:rsidR="00363490" w:rsidRPr="001F74AE" w:rsidRDefault="00363490"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363490" w:rsidRPr="001F74AE" w:rsidRDefault="00D26E36" w:rsidP="001F74AE">
            <w:pPr>
              <w:spacing w:line="360" w:lineRule="auto"/>
              <w:rPr>
                <w:rFonts w:ascii="Arial" w:hAnsi="Arial" w:cs="Arial"/>
                <w:sz w:val="24"/>
                <w:szCs w:val="24"/>
              </w:rPr>
            </w:pPr>
            <w:r w:rsidRPr="001F74AE">
              <w:rPr>
                <w:rFonts w:ascii="Arial" w:hAnsi="Arial" w:cs="Arial"/>
                <w:sz w:val="24"/>
                <w:szCs w:val="24"/>
              </w:rPr>
              <w:t>Onda transversal</w:t>
            </w:r>
          </w:p>
        </w:tc>
      </w:tr>
      <w:tr w:rsidR="00363490" w:rsidRPr="001F74AE" w:rsidTr="00FA50C8">
        <w:tc>
          <w:tcPr>
            <w:tcW w:w="2376" w:type="dxa"/>
          </w:tcPr>
          <w:p w:rsidR="00363490" w:rsidRPr="001F74AE" w:rsidRDefault="00363490"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363490" w:rsidRPr="001F74AE" w:rsidRDefault="00363490" w:rsidP="001F74AE">
            <w:pPr>
              <w:spacing w:line="360" w:lineRule="auto"/>
              <w:rPr>
                <w:rFonts w:ascii="Arial" w:hAnsi="Arial" w:cs="Arial"/>
                <w:sz w:val="24"/>
                <w:szCs w:val="24"/>
              </w:rPr>
            </w:pPr>
            <w:r w:rsidRPr="001F74AE">
              <w:rPr>
                <w:rFonts w:ascii="Arial" w:hAnsi="Arial" w:cs="Arial"/>
                <w:sz w:val="24"/>
                <w:szCs w:val="24"/>
              </w:rPr>
              <w:t>Hacer una imagen como esta:</w:t>
            </w:r>
          </w:p>
          <w:p w:rsidR="00363490" w:rsidRPr="001F74AE" w:rsidRDefault="00363490" w:rsidP="001F74AE">
            <w:pPr>
              <w:spacing w:line="360" w:lineRule="auto"/>
              <w:rPr>
                <w:rFonts w:ascii="Arial" w:hAnsi="Arial" w:cs="Arial"/>
                <w:sz w:val="24"/>
                <w:szCs w:val="24"/>
              </w:rPr>
            </w:pPr>
            <w:r w:rsidRPr="001F74AE">
              <w:rPr>
                <w:rFonts w:ascii="Arial" w:hAnsi="Arial" w:cs="Arial"/>
                <w:noProof/>
                <w:sz w:val="24"/>
                <w:szCs w:val="24"/>
                <w:lang w:eastAsia="es-CO"/>
              </w:rPr>
              <w:drawing>
                <wp:inline distT="0" distB="0" distL="0" distR="0">
                  <wp:extent cx="4029075" cy="2191769"/>
                  <wp:effectExtent l="0" t="0" r="0" b="0"/>
                  <wp:docPr id="35" name="Imagen 35" descr="C:\Users\Miguel\Desktop\O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guel\Desktop\Onda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1106" cy="2220073"/>
                          </a:xfrm>
                          <a:prstGeom prst="rect">
                            <a:avLst/>
                          </a:prstGeom>
                          <a:noFill/>
                          <a:ln>
                            <a:noFill/>
                          </a:ln>
                        </pic:spPr>
                      </pic:pic>
                    </a:graphicData>
                  </a:graphic>
                </wp:inline>
              </w:drawing>
            </w:r>
          </w:p>
          <w:p w:rsidR="00363490" w:rsidRPr="001F74AE" w:rsidRDefault="00363490" w:rsidP="001F74AE">
            <w:pPr>
              <w:spacing w:line="360" w:lineRule="auto"/>
              <w:rPr>
                <w:rFonts w:ascii="Arial" w:hAnsi="Arial" w:cs="Arial"/>
                <w:sz w:val="24"/>
                <w:szCs w:val="24"/>
              </w:rPr>
            </w:pPr>
            <w:r w:rsidRPr="001F74AE">
              <w:rPr>
                <w:rFonts w:ascii="Arial" w:hAnsi="Arial" w:cs="Arial"/>
                <w:sz w:val="24"/>
                <w:szCs w:val="24"/>
              </w:rPr>
              <w:t xml:space="preserve">Las ondas deben quedar más simétricas, </w:t>
            </w:r>
            <w:r w:rsidR="00827CF2" w:rsidRPr="001F74AE">
              <w:rPr>
                <w:rFonts w:ascii="Arial" w:hAnsi="Arial" w:cs="Arial"/>
                <w:sz w:val="24"/>
                <w:szCs w:val="24"/>
              </w:rPr>
              <w:t>y que se vean “acostadas”, que lleven la dirección de la línea del centro del cuadro que hay al final.</w:t>
            </w:r>
          </w:p>
          <w:p w:rsidR="00827CF2" w:rsidRPr="001F74AE" w:rsidRDefault="00827CF2" w:rsidP="001F74AE">
            <w:pPr>
              <w:spacing w:line="360" w:lineRule="auto"/>
              <w:rPr>
                <w:rFonts w:ascii="Arial" w:hAnsi="Arial" w:cs="Arial"/>
                <w:sz w:val="24"/>
                <w:szCs w:val="24"/>
              </w:rPr>
            </w:pPr>
          </w:p>
          <w:p w:rsidR="00827CF2" w:rsidRPr="001F74AE" w:rsidRDefault="00827CF2" w:rsidP="001F74AE">
            <w:pPr>
              <w:spacing w:line="360" w:lineRule="auto"/>
              <w:rPr>
                <w:rFonts w:ascii="Arial" w:hAnsi="Arial" w:cs="Arial"/>
                <w:sz w:val="24"/>
                <w:szCs w:val="24"/>
              </w:rPr>
            </w:pPr>
            <w:r w:rsidRPr="001F74AE">
              <w:rPr>
                <w:rFonts w:ascii="Arial" w:hAnsi="Arial" w:cs="Arial"/>
                <w:sz w:val="24"/>
                <w:szCs w:val="24"/>
              </w:rPr>
              <w:t xml:space="preserve">Al lado, hacer una imagen </w:t>
            </w:r>
            <w:proofErr w:type="gramStart"/>
            <w:r w:rsidRPr="001F74AE">
              <w:rPr>
                <w:rFonts w:ascii="Arial" w:hAnsi="Arial" w:cs="Arial"/>
                <w:sz w:val="24"/>
                <w:szCs w:val="24"/>
              </w:rPr>
              <w:t>s</w:t>
            </w:r>
            <w:r w:rsidR="00111B07" w:rsidRPr="001F74AE">
              <w:rPr>
                <w:rFonts w:ascii="Arial" w:hAnsi="Arial" w:cs="Arial"/>
                <w:sz w:val="24"/>
                <w:szCs w:val="24"/>
              </w:rPr>
              <w:t>imilar</w:t>
            </w:r>
            <w:proofErr w:type="gramEnd"/>
            <w:r w:rsidR="00111B07" w:rsidRPr="001F74AE">
              <w:rPr>
                <w:rFonts w:ascii="Arial" w:hAnsi="Arial" w:cs="Arial"/>
                <w:sz w:val="24"/>
                <w:szCs w:val="24"/>
              </w:rPr>
              <w:t xml:space="preserve"> pero con ondas que tengan</w:t>
            </w:r>
            <w:r w:rsidRPr="001F74AE">
              <w:rPr>
                <w:rFonts w:ascii="Arial" w:hAnsi="Arial" w:cs="Arial"/>
                <w:sz w:val="24"/>
                <w:szCs w:val="24"/>
              </w:rPr>
              <w:t xml:space="preserve"> otras inclinaciones. Además de una onda en un plano horizontal como en la imagen anterior, debe hacer una vertical y al menos dos que estén oblicuas. Ver la imagen del link para darse una idea: </w:t>
            </w:r>
            <w:hyperlink r:id="rId28" w:history="1">
              <w:r w:rsidRPr="001F74AE">
                <w:rPr>
                  <w:rStyle w:val="Hipervnculo"/>
                  <w:rFonts w:ascii="Arial" w:hAnsi="Arial" w:cs="Arial"/>
                  <w:sz w:val="24"/>
                  <w:szCs w:val="24"/>
                </w:rPr>
                <w:t>http://www.carlostapia.es/fisica/polarimetria.html</w:t>
              </w:r>
            </w:hyperlink>
          </w:p>
          <w:p w:rsidR="00827CF2" w:rsidRPr="001F74AE" w:rsidRDefault="00827CF2" w:rsidP="001F74AE">
            <w:pPr>
              <w:spacing w:line="360" w:lineRule="auto"/>
              <w:rPr>
                <w:rFonts w:ascii="Arial" w:hAnsi="Arial" w:cs="Arial"/>
                <w:sz w:val="24"/>
                <w:szCs w:val="24"/>
              </w:rPr>
            </w:pPr>
            <w:r w:rsidRPr="001F74AE">
              <w:rPr>
                <w:rFonts w:ascii="Arial" w:hAnsi="Arial" w:cs="Arial"/>
                <w:sz w:val="24"/>
                <w:szCs w:val="24"/>
              </w:rPr>
              <w:t>Hacer que los planos de</w:t>
            </w:r>
            <w:r w:rsidR="00111B07" w:rsidRPr="001F74AE">
              <w:rPr>
                <w:rFonts w:ascii="Arial" w:hAnsi="Arial" w:cs="Arial"/>
                <w:sz w:val="24"/>
                <w:szCs w:val="24"/>
              </w:rPr>
              <w:t xml:space="preserve"> las ondas coincidan con las</w:t>
            </w:r>
            <w:r w:rsidRPr="001F74AE">
              <w:rPr>
                <w:rFonts w:ascii="Arial" w:hAnsi="Arial" w:cs="Arial"/>
                <w:sz w:val="24"/>
                <w:szCs w:val="24"/>
              </w:rPr>
              <w:t xml:space="preserve"> direcciones de las flechas rojas del cuadro de la izquierda (una horizontal, una vertical y dos oblicuas).</w:t>
            </w:r>
          </w:p>
          <w:p w:rsidR="00827CF2" w:rsidRPr="001F74AE" w:rsidRDefault="00827CF2" w:rsidP="001F74AE">
            <w:pPr>
              <w:spacing w:line="360" w:lineRule="auto"/>
              <w:rPr>
                <w:rFonts w:ascii="Arial" w:hAnsi="Arial" w:cs="Arial"/>
                <w:sz w:val="24"/>
                <w:szCs w:val="24"/>
              </w:rPr>
            </w:pPr>
            <w:r w:rsidRPr="001F74AE">
              <w:rPr>
                <w:rFonts w:ascii="Arial" w:hAnsi="Arial" w:cs="Arial"/>
                <w:sz w:val="24"/>
                <w:szCs w:val="24"/>
              </w:rPr>
              <w:t xml:space="preserve">Debajo de esta imagen escribir </w:t>
            </w:r>
            <w:r w:rsidR="00111B07" w:rsidRPr="001F74AE">
              <w:rPr>
                <w:rFonts w:ascii="Arial" w:hAnsi="Arial" w:cs="Arial"/>
                <w:sz w:val="24"/>
                <w:szCs w:val="24"/>
              </w:rPr>
              <w:t>“</w:t>
            </w:r>
            <w:r w:rsidRPr="001F74AE">
              <w:rPr>
                <w:rFonts w:ascii="Arial" w:hAnsi="Arial" w:cs="Arial"/>
                <w:sz w:val="24"/>
                <w:szCs w:val="24"/>
              </w:rPr>
              <w:t>Ondas transversales vibrando en diversas direcciones</w:t>
            </w:r>
            <w:r w:rsidR="00111B07" w:rsidRPr="001F74AE">
              <w:rPr>
                <w:rFonts w:ascii="Arial" w:hAnsi="Arial" w:cs="Arial"/>
                <w:sz w:val="24"/>
                <w:szCs w:val="24"/>
              </w:rPr>
              <w:t>”</w:t>
            </w:r>
            <w:r w:rsidRPr="001F74AE">
              <w:rPr>
                <w:rFonts w:ascii="Arial" w:hAnsi="Arial" w:cs="Arial"/>
                <w:sz w:val="24"/>
                <w:szCs w:val="24"/>
              </w:rPr>
              <w:t>.</w:t>
            </w:r>
          </w:p>
        </w:tc>
      </w:tr>
      <w:tr w:rsidR="00363490" w:rsidRPr="001F74AE" w:rsidTr="00FA50C8">
        <w:tc>
          <w:tcPr>
            <w:tcW w:w="2376" w:type="dxa"/>
          </w:tcPr>
          <w:p w:rsidR="00363490" w:rsidRPr="001F74AE" w:rsidRDefault="00363490"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363490" w:rsidRPr="001F74AE" w:rsidRDefault="00827CF2" w:rsidP="001F74AE">
            <w:pPr>
              <w:spacing w:line="360" w:lineRule="auto"/>
              <w:rPr>
                <w:rFonts w:ascii="Arial" w:hAnsi="Arial" w:cs="Arial"/>
                <w:sz w:val="24"/>
                <w:szCs w:val="24"/>
              </w:rPr>
            </w:pPr>
            <w:r w:rsidRPr="001F74AE">
              <w:rPr>
                <w:rFonts w:ascii="Arial" w:hAnsi="Arial" w:cs="Arial"/>
                <w:sz w:val="24"/>
                <w:szCs w:val="24"/>
              </w:rPr>
              <w:t>Las ondas transversales pueden vibrar en muchas direcciones, conservando un ángulo de 90° con respecto a la dirección de propagación.</w:t>
            </w:r>
          </w:p>
        </w:tc>
      </w:tr>
    </w:tbl>
    <w:p w:rsidR="00363490" w:rsidRPr="001F74AE" w:rsidRDefault="00363490" w:rsidP="001F74AE">
      <w:pPr>
        <w:spacing w:line="360" w:lineRule="auto"/>
        <w:rPr>
          <w:rFonts w:ascii="Arial" w:eastAsia="Times New Roman" w:hAnsi="Arial" w:cs="Arial"/>
          <w:sz w:val="24"/>
          <w:szCs w:val="24"/>
          <w:lang w:eastAsia="es-CO"/>
        </w:rPr>
      </w:pPr>
    </w:p>
    <w:p w:rsidR="00827CF2" w:rsidRPr="001F74AE" w:rsidRDefault="00827CF2"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 xml:space="preserve">Cuando una onda transversal vibra en un solo plano, se dice que está </w:t>
      </w:r>
      <w:r w:rsidRPr="001F74AE">
        <w:rPr>
          <w:rFonts w:ascii="Arial" w:eastAsia="Times New Roman" w:hAnsi="Arial" w:cs="Arial"/>
          <w:b/>
          <w:sz w:val="24"/>
          <w:szCs w:val="24"/>
          <w:lang w:eastAsia="es-CO"/>
        </w:rPr>
        <w:t>polarizada</w:t>
      </w:r>
      <w:r w:rsidRPr="001F74AE">
        <w:rPr>
          <w:rFonts w:ascii="Arial" w:eastAsia="Times New Roman" w:hAnsi="Arial" w:cs="Arial"/>
          <w:sz w:val="24"/>
          <w:szCs w:val="24"/>
          <w:lang w:eastAsia="es-CO"/>
        </w:rPr>
        <w:t xml:space="preserve">. </w:t>
      </w:r>
      <w:r w:rsidR="00A17458" w:rsidRPr="001F74AE">
        <w:rPr>
          <w:rFonts w:ascii="Arial" w:eastAsia="Times New Roman" w:hAnsi="Arial" w:cs="Arial"/>
          <w:sz w:val="24"/>
          <w:szCs w:val="24"/>
          <w:lang w:eastAsia="es-CO"/>
        </w:rPr>
        <w:t>Las ondas de una cuerda se pueden ver polarizadas</w:t>
      </w:r>
      <w:r w:rsidR="00EB41E3" w:rsidRPr="001F74AE">
        <w:rPr>
          <w:rFonts w:ascii="Arial" w:eastAsia="Times New Roman" w:hAnsi="Arial" w:cs="Arial"/>
          <w:sz w:val="24"/>
          <w:szCs w:val="24"/>
          <w:lang w:eastAsia="es-CO"/>
        </w:rPr>
        <w:t xml:space="preserve"> si</w:t>
      </w:r>
      <w:r w:rsidR="00EB41E3" w:rsidRPr="001F74AE">
        <w:rPr>
          <w:rStyle w:val="Refdecomentario"/>
          <w:rFonts w:ascii="Arial" w:hAnsi="Arial" w:cs="Arial"/>
          <w:sz w:val="24"/>
          <w:szCs w:val="24"/>
        </w:rPr>
        <w:t xml:space="preserve"> </w:t>
      </w:r>
      <w:r w:rsidR="00EB41E3" w:rsidRPr="001F74AE">
        <w:rPr>
          <w:rFonts w:ascii="Arial" w:eastAsia="Times New Roman" w:hAnsi="Arial" w:cs="Arial"/>
          <w:sz w:val="24"/>
          <w:szCs w:val="24"/>
          <w:lang w:eastAsia="es-CO"/>
        </w:rPr>
        <w:t xml:space="preserve">solamente </w:t>
      </w:r>
      <w:r w:rsidR="00A17458" w:rsidRPr="001F74AE">
        <w:rPr>
          <w:rFonts w:ascii="Arial" w:eastAsia="Times New Roman" w:hAnsi="Arial" w:cs="Arial"/>
          <w:sz w:val="24"/>
          <w:szCs w:val="24"/>
          <w:lang w:eastAsia="es-CO"/>
        </w:rPr>
        <w:t>movemos el extremo de la cuerda de arriba hacia abajo</w:t>
      </w:r>
      <w:r w:rsidR="00614518" w:rsidRPr="001F74AE">
        <w:rPr>
          <w:rFonts w:ascii="Arial" w:eastAsia="Times New Roman" w:hAnsi="Arial" w:cs="Arial"/>
          <w:sz w:val="24"/>
          <w:szCs w:val="24"/>
          <w:lang w:eastAsia="es-CO"/>
        </w:rPr>
        <w:t xml:space="preserve">; en este caso, la onda está </w:t>
      </w:r>
      <w:r w:rsidR="00614518" w:rsidRPr="001F74AE">
        <w:rPr>
          <w:rFonts w:ascii="Arial" w:eastAsia="Times New Roman" w:hAnsi="Arial" w:cs="Arial"/>
          <w:b/>
          <w:sz w:val="24"/>
          <w:szCs w:val="24"/>
          <w:lang w:eastAsia="es-CO"/>
        </w:rPr>
        <w:t>polarizada verticalmente</w:t>
      </w:r>
      <w:r w:rsidR="00A17458" w:rsidRPr="001F74AE">
        <w:rPr>
          <w:rFonts w:ascii="Arial" w:eastAsia="Times New Roman" w:hAnsi="Arial" w:cs="Arial"/>
          <w:sz w:val="24"/>
          <w:szCs w:val="24"/>
          <w:lang w:eastAsia="es-CO"/>
        </w:rPr>
        <w:t xml:space="preserve">, lo que hace referencia a que las ondas de la cuerda se encuentran </w:t>
      </w:r>
      <w:r w:rsidR="00852034" w:rsidRPr="001F74AE">
        <w:rPr>
          <w:rFonts w:ascii="Arial" w:eastAsia="Times New Roman" w:hAnsi="Arial" w:cs="Arial"/>
          <w:sz w:val="24"/>
          <w:szCs w:val="24"/>
          <w:lang w:eastAsia="es-CO"/>
        </w:rPr>
        <w:t>limitadas a transmitirse en ese plano.</w:t>
      </w:r>
    </w:p>
    <w:p w:rsidR="00827CF2" w:rsidRPr="001F74AE" w:rsidRDefault="00614518"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Otro tipo de</w:t>
      </w:r>
      <w:r w:rsidR="00827CF2" w:rsidRPr="001F74AE">
        <w:rPr>
          <w:rFonts w:ascii="Arial" w:eastAsia="Times New Roman" w:hAnsi="Arial" w:cs="Arial"/>
          <w:sz w:val="24"/>
          <w:szCs w:val="24"/>
          <w:lang w:eastAsia="es-CO"/>
        </w:rPr>
        <w:t xml:space="preserve"> ondas, como por ejemplo la </w:t>
      </w:r>
      <w:r w:rsidR="00827CF2" w:rsidRPr="001F74AE">
        <w:rPr>
          <w:rFonts w:ascii="Arial" w:eastAsia="Times New Roman" w:hAnsi="Arial" w:cs="Arial"/>
          <w:b/>
          <w:sz w:val="24"/>
          <w:szCs w:val="24"/>
          <w:lang w:eastAsia="es-CO"/>
        </w:rPr>
        <w:t>luz</w:t>
      </w:r>
      <w:r w:rsidR="00827CF2" w:rsidRPr="001F74AE">
        <w:rPr>
          <w:rFonts w:ascii="Arial" w:eastAsia="Times New Roman" w:hAnsi="Arial" w:cs="Arial"/>
          <w:sz w:val="24"/>
          <w:szCs w:val="24"/>
          <w:lang w:eastAsia="es-CO"/>
        </w:rPr>
        <w:t xml:space="preserve">, espontáneamente se producen en diferentes planos. Un </w:t>
      </w:r>
      <w:r w:rsidR="00827CF2" w:rsidRPr="001F74AE">
        <w:rPr>
          <w:rFonts w:ascii="Arial" w:eastAsia="Times New Roman" w:hAnsi="Arial" w:cs="Arial"/>
          <w:b/>
          <w:sz w:val="24"/>
          <w:szCs w:val="24"/>
          <w:lang w:eastAsia="es-CO"/>
        </w:rPr>
        <w:t>rayo de luz</w:t>
      </w:r>
      <w:r w:rsidRPr="001F74AE">
        <w:rPr>
          <w:rFonts w:ascii="Arial" w:eastAsia="Times New Roman" w:hAnsi="Arial" w:cs="Arial"/>
          <w:sz w:val="24"/>
          <w:szCs w:val="24"/>
          <w:lang w:eastAsia="es-CO"/>
        </w:rPr>
        <w:t xml:space="preserve"> común</w:t>
      </w:r>
      <w:r w:rsidR="00827CF2" w:rsidRPr="001F74AE">
        <w:rPr>
          <w:rFonts w:ascii="Arial" w:eastAsia="Times New Roman" w:hAnsi="Arial" w:cs="Arial"/>
          <w:sz w:val="24"/>
          <w:szCs w:val="24"/>
          <w:lang w:eastAsia="es-CO"/>
        </w:rPr>
        <w:t xml:space="preserve"> tiene </w:t>
      </w:r>
      <w:r w:rsidR="00E14852" w:rsidRPr="001F74AE">
        <w:rPr>
          <w:rFonts w:ascii="Arial" w:eastAsia="Times New Roman" w:hAnsi="Arial" w:cs="Arial"/>
          <w:sz w:val="24"/>
          <w:szCs w:val="24"/>
          <w:lang w:eastAsia="es-CO"/>
        </w:rPr>
        <w:t>vari</w:t>
      </w:r>
      <w:r w:rsidR="00E14852">
        <w:rPr>
          <w:rFonts w:ascii="Arial" w:eastAsia="Times New Roman" w:hAnsi="Arial" w:cs="Arial"/>
          <w:sz w:val="24"/>
          <w:szCs w:val="24"/>
          <w:lang w:eastAsia="es-CO"/>
        </w:rPr>
        <w:t>as</w:t>
      </w:r>
      <w:r w:rsidR="00E14852" w:rsidRPr="001F74AE">
        <w:rPr>
          <w:rFonts w:ascii="Arial" w:eastAsia="Times New Roman" w:hAnsi="Arial" w:cs="Arial"/>
          <w:sz w:val="24"/>
          <w:szCs w:val="24"/>
          <w:lang w:eastAsia="es-CO"/>
        </w:rPr>
        <w:t xml:space="preserve"> </w:t>
      </w:r>
      <w:r w:rsidR="00852034" w:rsidRPr="001F74AE">
        <w:rPr>
          <w:rFonts w:ascii="Arial" w:eastAsia="Times New Roman" w:hAnsi="Arial" w:cs="Arial"/>
          <w:sz w:val="24"/>
          <w:szCs w:val="24"/>
          <w:lang w:eastAsia="es-CO"/>
        </w:rPr>
        <w:t>longitudes de onda</w:t>
      </w:r>
      <w:r w:rsidR="00E14852">
        <w:rPr>
          <w:rFonts w:ascii="Arial" w:eastAsia="Times New Roman" w:hAnsi="Arial" w:cs="Arial"/>
          <w:sz w:val="24"/>
          <w:szCs w:val="24"/>
          <w:lang w:eastAsia="es-CO"/>
        </w:rPr>
        <w:t xml:space="preserve"> que</w:t>
      </w:r>
      <w:r w:rsidR="00E14852" w:rsidRPr="001F74AE">
        <w:rPr>
          <w:rFonts w:ascii="Arial" w:eastAsia="Times New Roman" w:hAnsi="Arial" w:cs="Arial"/>
          <w:sz w:val="24"/>
          <w:szCs w:val="24"/>
          <w:lang w:eastAsia="es-CO"/>
        </w:rPr>
        <w:t xml:space="preserve"> </w:t>
      </w:r>
      <w:r w:rsidRPr="001F74AE">
        <w:rPr>
          <w:rFonts w:ascii="Arial" w:eastAsia="Times New Roman" w:hAnsi="Arial" w:cs="Arial"/>
          <w:sz w:val="24"/>
          <w:szCs w:val="24"/>
          <w:lang w:eastAsia="es-CO"/>
        </w:rPr>
        <w:t>vibran e</w:t>
      </w:r>
      <w:r w:rsidR="00521C45" w:rsidRPr="001F74AE">
        <w:rPr>
          <w:rFonts w:ascii="Arial" w:eastAsia="Times New Roman" w:hAnsi="Arial" w:cs="Arial"/>
          <w:sz w:val="24"/>
          <w:szCs w:val="24"/>
          <w:lang w:eastAsia="es-CO"/>
        </w:rPr>
        <w:t xml:space="preserve">n </w:t>
      </w:r>
      <w:r w:rsidRPr="001F74AE">
        <w:rPr>
          <w:rFonts w:ascii="Arial" w:eastAsia="Times New Roman" w:hAnsi="Arial" w:cs="Arial"/>
          <w:sz w:val="24"/>
          <w:szCs w:val="24"/>
          <w:lang w:eastAsia="es-CO"/>
        </w:rPr>
        <w:t xml:space="preserve">planos distintos, aunque todos perpendiculares a la dirección de propagación de la onda, es decir, a la dirección en la que viaja el rayo de luz. Es posible </w:t>
      </w:r>
      <w:r w:rsidRPr="001F74AE">
        <w:rPr>
          <w:rFonts w:ascii="Arial" w:eastAsia="Times New Roman" w:hAnsi="Arial" w:cs="Arial"/>
          <w:b/>
          <w:sz w:val="24"/>
          <w:szCs w:val="24"/>
          <w:lang w:eastAsia="es-CO"/>
        </w:rPr>
        <w:t>polarizar</w:t>
      </w:r>
      <w:r w:rsidRPr="001F74AE">
        <w:rPr>
          <w:rFonts w:ascii="Arial" w:eastAsia="Times New Roman" w:hAnsi="Arial" w:cs="Arial"/>
          <w:sz w:val="24"/>
          <w:szCs w:val="24"/>
          <w:lang w:eastAsia="es-CO"/>
        </w:rPr>
        <w:t xml:space="preserve"> la luz, haciendo que atraviese un medio que solo permit</w:t>
      </w:r>
      <w:r w:rsidR="003C1CFC" w:rsidRPr="001F74AE">
        <w:rPr>
          <w:rFonts w:ascii="Arial" w:eastAsia="Times New Roman" w:hAnsi="Arial" w:cs="Arial"/>
          <w:sz w:val="24"/>
          <w:szCs w:val="24"/>
          <w:lang w:eastAsia="es-CO"/>
        </w:rPr>
        <w:t>a e</w:t>
      </w:r>
      <w:r w:rsidRPr="001F74AE">
        <w:rPr>
          <w:rFonts w:ascii="Arial" w:eastAsia="Times New Roman" w:hAnsi="Arial" w:cs="Arial"/>
          <w:sz w:val="24"/>
          <w:szCs w:val="24"/>
          <w:lang w:eastAsia="es-CO"/>
        </w:rPr>
        <w:t>l paso de las ondas que van en una dirección determinada.</w:t>
      </w:r>
      <w:r w:rsidR="00F47F49" w:rsidRPr="001F74AE">
        <w:rPr>
          <w:rFonts w:ascii="Arial" w:eastAsia="Times New Roman" w:hAnsi="Arial" w:cs="Arial"/>
          <w:sz w:val="24"/>
          <w:szCs w:val="24"/>
          <w:lang w:eastAsia="es-CO"/>
        </w:rPr>
        <w:t xml:space="preserve"> Diversos cristales, como la turmalina y la </w:t>
      </w:r>
      <w:proofErr w:type="spellStart"/>
      <w:r w:rsidR="00F47F49" w:rsidRPr="001F74AE">
        <w:rPr>
          <w:rFonts w:ascii="Arial" w:eastAsia="Times New Roman" w:hAnsi="Arial" w:cs="Arial"/>
          <w:sz w:val="24"/>
          <w:szCs w:val="24"/>
          <w:lang w:eastAsia="es-CO"/>
        </w:rPr>
        <w:t>herapatita</w:t>
      </w:r>
      <w:proofErr w:type="spellEnd"/>
      <w:r w:rsidR="00F47F49" w:rsidRPr="001F74AE">
        <w:rPr>
          <w:rFonts w:ascii="Arial" w:eastAsia="Times New Roman" w:hAnsi="Arial" w:cs="Arial"/>
          <w:sz w:val="24"/>
          <w:szCs w:val="24"/>
          <w:lang w:eastAsia="es-CO"/>
        </w:rPr>
        <w:t>, polarizan la luz.</w:t>
      </w:r>
    </w:p>
    <w:tbl>
      <w:tblPr>
        <w:tblStyle w:val="Tablaconcuadrcula1"/>
        <w:tblW w:w="0" w:type="auto"/>
        <w:tblLayout w:type="fixed"/>
        <w:tblLook w:val="04A0" w:firstRow="1" w:lastRow="0" w:firstColumn="1" w:lastColumn="0" w:noHBand="0" w:noVBand="1"/>
      </w:tblPr>
      <w:tblGrid>
        <w:gridCol w:w="2376"/>
        <w:gridCol w:w="6678"/>
      </w:tblGrid>
      <w:tr w:rsidR="00614518" w:rsidRPr="001F74AE" w:rsidTr="00FA50C8">
        <w:tc>
          <w:tcPr>
            <w:tcW w:w="9054" w:type="dxa"/>
            <w:gridSpan w:val="2"/>
            <w:shd w:val="clear" w:color="auto" w:fill="0D0D0D" w:themeFill="text1" w:themeFillTint="F2"/>
          </w:tcPr>
          <w:p w:rsidR="00614518" w:rsidRPr="001F74AE" w:rsidRDefault="00614518"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614518" w:rsidRPr="001F74AE" w:rsidTr="00FA50C8">
        <w:tc>
          <w:tcPr>
            <w:tcW w:w="2376" w:type="dxa"/>
          </w:tcPr>
          <w:p w:rsidR="00614518" w:rsidRPr="001F74AE" w:rsidRDefault="00614518"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614518" w:rsidRPr="001F74AE" w:rsidRDefault="00614518" w:rsidP="001F74AE">
            <w:pPr>
              <w:spacing w:line="360" w:lineRule="auto"/>
              <w:rPr>
                <w:rFonts w:ascii="Arial" w:hAnsi="Arial" w:cs="Arial"/>
                <w:b/>
                <w:sz w:val="24"/>
                <w:szCs w:val="24"/>
              </w:rPr>
            </w:pPr>
            <w:r w:rsidRPr="001F74AE">
              <w:rPr>
                <w:rFonts w:ascii="Arial" w:hAnsi="Arial" w:cs="Arial"/>
                <w:sz w:val="24"/>
                <w:szCs w:val="24"/>
              </w:rPr>
              <w:t>C</w:t>
            </w:r>
            <w:r w:rsidR="00336A8B" w:rsidRPr="001F74AE">
              <w:rPr>
                <w:rFonts w:ascii="Arial" w:hAnsi="Arial" w:cs="Arial"/>
                <w:sz w:val="24"/>
                <w:szCs w:val="24"/>
              </w:rPr>
              <w:t>N_11_04_CO_IMG07</w:t>
            </w:r>
          </w:p>
        </w:tc>
      </w:tr>
      <w:tr w:rsidR="00614518" w:rsidRPr="001F74AE" w:rsidTr="00FA50C8">
        <w:tc>
          <w:tcPr>
            <w:tcW w:w="2376" w:type="dxa"/>
          </w:tcPr>
          <w:p w:rsidR="00614518" w:rsidRPr="001F74AE" w:rsidRDefault="00614518"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614518" w:rsidRPr="001F74AE" w:rsidRDefault="00D26E36" w:rsidP="001F74AE">
            <w:pPr>
              <w:spacing w:line="360" w:lineRule="auto"/>
              <w:rPr>
                <w:rFonts w:ascii="Arial" w:hAnsi="Arial" w:cs="Arial"/>
                <w:sz w:val="24"/>
                <w:szCs w:val="24"/>
              </w:rPr>
            </w:pPr>
            <w:r w:rsidRPr="001F74AE">
              <w:rPr>
                <w:rFonts w:ascii="Arial" w:hAnsi="Arial" w:cs="Arial"/>
                <w:sz w:val="24"/>
                <w:szCs w:val="24"/>
              </w:rPr>
              <w:t>Polarización</w:t>
            </w:r>
          </w:p>
        </w:tc>
      </w:tr>
      <w:tr w:rsidR="00614518" w:rsidRPr="001F74AE" w:rsidTr="00FA50C8">
        <w:tc>
          <w:tcPr>
            <w:tcW w:w="2376" w:type="dxa"/>
          </w:tcPr>
          <w:p w:rsidR="00614518" w:rsidRPr="001F74AE" w:rsidRDefault="00614518"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614518" w:rsidRPr="001F74AE" w:rsidRDefault="00614518" w:rsidP="001F74AE">
            <w:pPr>
              <w:spacing w:line="360" w:lineRule="auto"/>
              <w:rPr>
                <w:rFonts w:ascii="Arial" w:hAnsi="Arial" w:cs="Arial"/>
                <w:sz w:val="24"/>
                <w:szCs w:val="24"/>
              </w:rPr>
            </w:pPr>
            <w:r w:rsidRPr="001F74AE">
              <w:rPr>
                <w:rFonts w:ascii="Arial" w:hAnsi="Arial" w:cs="Arial"/>
                <w:sz w:val="24"/>
                <w:szCs w:val="24"/>
              </w:rPr>
              <w:t>Hacer una imagen como esta:</w:t>
            </w:r>
          </w:p>
          <w:p w:rsidR="00614518" w:rsidRPr="001F74AE" w:rsidRDefault="00FF72C6" w:rsidP="001F74AE">
            <w:pPr>
              <w:spacing w:line="360" w:lineRule="auto"/>
              <w:rPr>
                <w:rFonts w:ascii="Arial" w:hAnsi="Arial" w:cs="Arial"/>
                <w:sz w:val="24"/>
                <w:szCs w:val="24"/>
              </w:rPr>
            </w:pPr>
            <w:hyperlink r:id="rId29" w:history="1">
              <w:r w:rsidR="00614518" w:rsidRPr="001F74AE">
                <w:rPr>
                  <w:rStyle w:val="Hipervnculo"/>
                  <w:rFonts w:ascii="Arial" w:hAnsi="Arial" w:cs="Arial"/>
                  <w:sz w:val="24"/>
                  <w:szCs w:val="24"/>
                </w:rPr>
                <w:t>http://www.carlostapia.es/fisica/polarimetria.html</w:t>
              </w:r>
            </w:hyperlink>
          </w:p>
          <w:p w:rsidR="00614518" w:rsidRPr="001F74AE" w:rsidRDefault="00614518" w:rsidP="001F74AE">
            <w:pPr>
              <w:spacing w:line="360" w:lineRule="auto"/>
              <w:rPr>
                <w:rFonts w:ascii="Arial" w:hAnsi="Arial" w:cs="Arial"/>
                <w:sz w:val="24"/>
                <w:szCs w:val="24"/>
              </w:rPr>
            </w:pPr>
            <w:r w:rsidRPr="001F74AE">
              <w:rPr>
                <w:rFonts w:ascii="Arial" w:hAnsi="Arial" w:cs="Arial"/>
                <w:sz w:val="24"/>
                <w:szCs w:val="24"/>
              </w:rPr>
              <w:t>Incluir los cuadros de la izquierda y la derecha, y el cuadro central. Notar que antes del cuadro central las ondas se mueven en muchas direcciones, pero después de pasar por ahí, quedan verticales. Hacer que las líneas de ese cuadro central sean verticales, y no horizontales como se muestra en la image</w:t>
            </w:r>
            <w:r w:rsidR="000A221E" w:rsidRPr="001F74AE">
              <w:rPr>
                <w:rFonts w:ascii="Arial" w:hAnsi="Arial" w:cs="Arial"/>
                <w:sz w:val="24"/>
                <w:szCs w:val="24"/>
              </w:rPr>
              <w:t>n. Y hacer que los planos de la</w:t>
            </w:r>
            <w:r w:rsidRPr="001F74AE">
              <w:rPr>
                <w:rFonts w:ascii="Arial" w:hAnsi="Arial" w:cs="Arial"/>
                <w:sz w:val="24"/>
                <w:szCs w:val="24"/>
              </w:rPr>
              <w:t>s</w:t>
            </w:r>
            <w:r w:rsidR="000A221E" w:rsidRPr="001F74AE">
              <w:rPr>
                <w:rFonts w:ascii="Arial" w:hAnsi="Arial" w:cs="Arial"/>
                <w:sz w:val="24"/>
                <w:szCs w:val="24"/>
              </w:rPr>
              <w:t xml:space="preserve"> </w:t>
            </w:r>
            <w:r w:rsidRPr="001F74AE">
              <w:rPr>
                <w:rFonts w:ascii="Arial" w:hAnsi="Arial" w:cs="Arial"/>
                <w:sz w:val="24"/>
                <w:szCs w:val="24"/>
              </w:rPr>
              <w:t>ondas coincidan con las direcciones de las flechas rojas del cuadro de la izquierda (una horizontal, una vertical y dos oblicuas), en vez de hacer varias direcciones desordenadas como se muestra en la imagen.</w:t>
            </w:r>
          </w:p>
        </w:tc>
      </w:tr>
      <w:tr w:rsidR="00614518" w:rsidRPr="001F74AE" w:rsidTr="00FA50C8">
        <w:tc>
          <w:tcPr>
            <w:tcW w:w="2376" w:type="dxa"/>
          </w:tcPr>
          <w:p w:rsidR="00614518" w:rsidRPr="001F74AE" w:rsidRDefault="00614518"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614518" w:rsidRPr="001F74AE" w:rsidRDefault="00962B38" w:rsidP="001F74AE">
            <w:pPr>
              <w:spacing w:line="360" w:lineRule="auto"/>
              <w:rPr>
                <w:rFonts w:ascii="Arial" w:hAnsi="Arial" w:cs="Arial"/>
                <w:sz w:val="24"/>
                <w:szCs w:val="24"/>
              </w:rPr>
            </w:pPr>
            <w:r w:rsidRPr="001F74AE">
              <w:rPr>
                <w:rFonts w:ascii="Arial" w:hAnsi="Arial" w:cs="Arial"/>
                <w:sz w:val="24"/>
                <w:szCs w:val="24"/>
              </w:rPr>
              <w:t xml:space="preserve">Un polarizador </w:t>
            </w:r>
            <w:r w:rsidR="003A6FE0" w:rsidRPr="001F74AE">
              <w:rPr>
                <w:rFonts w:ascii="Arial" w:hAnsi="Arial" w:cs="Arial"/>
                <w:sz w:val="24"/>
                <w:szCs w:val="24"/>
              </w:rPr>
              <w:t>es un objeto que polariza las ondas</w:t>
            </w:r>
            <w:r w:rsidRPr="001F74AE">
              <w:rPr>
                <w:rFonts w:ascii="Arial" w:hAnsi="Arial" w:cs="Arial"/>
                <w:sz w:val="24"/>
                <w:szCs w:val="24"/>
              </w:rPr>
              <w:t xml:space="preserve">, es decir, </w:t>
            </w:r>
            <w:r w:rsidR="003A6FE0" w:rsidRPr="001F74AE">
              <w:rPr>
                <w:rFonts w:ascii="Arial" w:hAnsi="Arial" w:cs="Arial"/>
                <w:sz w:val="24"/>
                <w:szCs w:val="24"/>
              </w:rPr>
              <w:t>las filtra para que solo queden aquellas</w:t>
            </w:r>
            <w:r w:rsidRPr="001F74AE">
              <w:rPr>
                <w:rFonts w:ascii="Arial" w:hAnsi="Arial" w:cs="Arial"/>
                <w:sz w:val="24"/>
                <w:szCs w:val="24"/>
              </w:rPr>
              <w:t xml:space="preserve"> que se mueven en un plano determinado.</w:t>
            </w:r>
          </w:p>
        </w:tc>
      </w:tr>
    </w:tbl>
    <w:p w:rsidR="00AD2255" w:rsidRPr="001F74AE" w:rsidRDefault="00AD2255" w:rsidP="001F74AE">
      <w:pPr>
        <w:spacing w:line="360" w:lineRule="auto"/>
        <w:rPr>
          <w:rFonts w:ascii="Arial" w:eastAsia="Times New Roman" w:hAnsi="Arial" w:cs="Arial"/>
          <w:sz w:val="24"/>
          <w:szCs w:val="24"/>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3A6FE0" w:rsidRPr="001F74AE" w:rsidTr="00FA50C8">
        <w:tc>
          <w:tcPr>
            <w:tcW w:w="8828" w:type="dxa"/>
            <w:gridSpan w:val="2"/>
            <w:shd w:val="clear" w:color="auto" w:fill="000000"/>
          </w:tcPr>
          <w:p w:rsidR="003A6FE0" w:rsidRPr="001F74AE" w:rsidRDefault="003A6FE0" w:rsidP="001F74AE">
            <w:pPr>
              <w:spacing w:after="0" w:line="360" w:lineRule="auto"/>
              <w:jc w:val="center"/>
              <w:rPr>
                <w:rFonts w:ascii="Arial" w:hAnsi="Arial" w:cs="Arial"/>
                <w:b/>
                <w:color w:val="FFFFFF"/>
                <w:sz w:val="24"/>
                <w:szCs w:val="24"/>
                <w:lang w:val="es-MX"/>
              </w:rPr>
            </w:pPr>
            <w:r w:rsidRPr="001F74AE">
              <w:rPr>
                <w:rFonts w:ascii="Arial" w:hAnsi="Arial" w:cs="Arial"/>
                <w:b/>
                <w:color w:val="FFFFFF"/>
                <w:sz w:val="24"/>
                <w:szCs w:val="24"/>
                <w:lang w:val="es-MX"/>
              </w:rPr>
              <w:t>Destacado</w:t>
            </w:r>
          </w:p>
        </w:tc>
      </w:tr>
      <w:tr w:rsidR="003A6FE0" w:rsidRPr="001F74AE" w:rsidTr="00FA50C8">
        <w:tc>
          <w:tcPr>
            <w:tcW w:w="2490" w:type="dxa"/>
            <w:shd w:val="clear" w:color="auto" w:fill="auto"/>
          </w:tcPr>
          <w:p w:rsidR="003A6FE0" w:rsidRPr="001F74AE" w:rsidRDefault="003A6FE0" w:rsidP="001F74AE">
            <w:pPr>
              <w:spacing w:after="0" w:line="360" w:lineRule="auto"/>
              <w:rPr>
                <w:rFonts w:ascii="Arial" w:hAnsi="Arial" w:cs="Arial"/>
                <w:b/>
                <w:sz w:val="24"/>
                <w:szCs w:val="24"/>
                <w:lang w:val="es-MX"/>
              </w:rPr>
            </w:pPr>
            <w:r w:rsidRPr="001F74AE">
              <w:rPr>
                <w:rFonts w:ascii="Arial" w:hAnsi="Arial" w:cs="Arial"/>
                <w:b/>
                <w:sz w:val="24"/>
                <w:szCs w:val="24"/>
                <w:lang w:val="es-MX"/>
              </w:rPr>
              <w:t>Título</w:t>
            </w:r>
          </w:p>
        </w:tc>
        <w:tc>
          <w:tcPr>
            <w:tcW w:w="6338" w:type="dxa"/>
            <w:shd w:val="clear" w:color="auto" w:fill="auto"/>
          </w:tcPr>
          <w:p w:rsidR="003A6FE0" w:rsidRPr="001F74AE" w:rsidRDefault="003A6FE0" w:rsidP="001F74AE">
            <w:pPr>
              <w:spacing w:after="0" w:line="360" w:lineRule="auto"/>
              <w:jc w:val="center"/>
              <w:rPr>
                <w:rFonts w:ascii="Arial" w:hAnsi="Arial" w:cs="Arial"/>
                <w:b/>
                <w:sz w:val="24"/>
                <w:szCs w:val="24"/>
                <w:lang w:val="es-MX"/>
              </w:rPr>
            </w:pPr>
            <w:r w:rsidRPr="001F74AE">
              <w:rPr>
                <w:rFonts w:ascii="Arial" w:hAnsi="Arial" w:cs="Arial"/>
                <w:b/>
                <w:sz w:val="24"/>
                <w:szCs w:val="24"/>
                <w:lang w:val="es-MX"/>
              </w:rPr>
              <w:t>¿Qué relación hay entre la refracción y la polarización?</w:t>
            </w:r>
          </w:p>
        </w:tc>
      </w:tr>
      <w:tr w:rsidR="003A6FE0" w:rsidRPr="001F74AE" w:rsidTr="00FA50C8">
        <w:tc>
          <w:tcPr>
            <w:tcW w:w="2490" w:type="dxa"/>
            <w:shd w:val="clear" w:color="auto" w:fill="auto"/>
          </w:tcPr>
          <w:p w:rsidR="003A6FE0" w:rsidRPr="001F74AE" w:rsidRDefault="003A6FE0" w:rsidP="001F74AE">
            <w:pPr>
              <w:spacing w:after="0" w:line="360" w:lineRule="auto"/>
              <w:rPr>
                <w:rFonts w:ascii="Arial" w:hAnsi="Arial" w:cs="Arial"/>
                <w:sz w:val="24"/>
                <w:szCs w:val="24"/>
                <w:lang w:val="es-MX"/>
              </w:rPr>
            </w:pPr>
            <w:r w:rsidRPr="001F74AE">
              <w:rPr>
                <w:rFonts w:ascii="Arial" w:hAnsi="Arial" w:cs="Arial"/>
                <w:b/>
                <w:sz w:val="24"/>
                <w:szCs w:val="24"/>
                <w:lang w:val="es-MX"/>
              </w:rPr>
              <w:t>Contenido</w:t>
            </w:r>
          </w:p>
        </w:tc>
        <w:tc>
          <w:tcPr>
            <w:tcW w:w="6338" w:type="dxa"/>
            <w:shd w:val="clear" w:color="auto" w:fill="auto"/>
          </w:tcPr>
          <w:p w:rsidR="003A6FE0" w:rsidRPr="001F74AE" w:rsidRDefault="003A6FE0" w:rsidP="001F74AE">
            <w:pPr>
              <w:spacing w:after="0" w:line="360" w:lineRule="auto"/>
              <w:rPr>
                <w:rFonts w:ascii="Arial" w:hAnsi="Arial" w:cs="Arial"/>
                <w:sz w:val="24"/>
                <w:szCs w:val="24"/>
              </w:rPr>
            </w:pPr>
            <w:r w:rsidRPr="001F74AE">
              <w:rPr>
                <w:rFonts w:ascii="Arial" w:hAnsi="Arial" w:cs="Arial"/>
                <w:sz w:val="24"/>
                <w:szCs w:val="24"/>
              </w:rPr>
              <w:t>En general, se considera que un polarizador</w:t>
            </w:r>
            <w:r w:rsidR="003C1CFC" w:rsidRPr="001F74AE">
              <w:rPr>
                <w:rFonts w:ascii="Arial" w:hAnsi="Arial" w:cs="Arial"/>
                <w:sz w:val="24"/>
                <w:szCs w:val="24"/>
              </w:rPr>
              <w:t xml:space="preserve"> funciona como una especie de</w:t>
            </w:r>
            <w:r w:rsidRPr="001F74AE">
              <w:rPr>
                <w:rFonts w:ascii="Arial" w:hAnsi="Arial" w:cs="Arial"/>
                <w:sz w:val="24"/>
                <w:szCs w:val="24"/>
              </w:rPr>
              <w:t xml:space="preserve"> rejilla que solo permite pasar ondas con cierta dirección de oscilación. Esto</w:t>
            </w:r>
            <w:r w:rsidR="000A221E" w:rsidRPr="001F74AE">
              <w:rPr>
                <w:rFonts w:ascii="Arial" w:hAnsi="Arial" w:cs="Arial"/>
                <w:sz w:val="24"/>
                <w:szCs w:val="24"/>
              </w:rPr>
              <w:t>, en parte, es correcto</w:t>
            </w:r>
            <w:r w:rsidRPr="001F74AE">
              <w:rPr>
                <w:rFonts w:ascii="Arial" w:hAnsi="Arial" w:cs="Arial"/>
                <w:sz w:val="24"/>
                <w:szCs w:val="24"/>
              </w:rPr>
              <w:t xml:space="preserve">. La experiencia con los polarizadores de luz muestra que, además </w:t>
            </w:r>
            <w:r w:rsidR="000A221E" w:rsidRPr="001F74AE">
              <w:rPr>
                <w:rFonts w:ascii="Arial" w:hAnsi="Arial" w:cs="Arial"/>
                <w:sz w:val="24"/>
                <w:szCs w:val="24"/>
              </w:rPr>
              <w:t>d</w:t>
            </w:r>
            <w:r w:rsidRPr="001F74AE">
              <w:rPr>
                <w:rFonts w:ascii="Arial" w:hAnsi="Arial" w:cs="Arial"/>
                <w:sz w:val="24"/>
                <w:szCs w:val="24"/>
              </w:rPr>
              <w:t>e servir de filtro, tienen alguna capacidad de alterar la dirección de las ondas</w:t>
            </w:r>
            <w:r w:rsidR="00E7232C" w:rsidRPr="001F74AE">
              <w:rPr>
                <w:rFonts w:ascii="Arial" w:hAnsi="Arial" w:cs="Arial"/>
                <w:sz w:val="24"/>
                <w:szCs w:val="24"/>
              </w:rPr>
              <w:t xml:space="preserve"> lumínicas</w:t>
            </w:r>
            <w:r w:rsidRPr="001F74AE">
              <w:rPr>
                <w:rFonts w:ascii="Arial" w:hAnsi="Arial" w:cs="Arial"/>
                <w:sz w:val="24"/>
                <w:szCs w:val="24"/>
              </w:rPr>
              <w:t xml:space="preserve"> que los </w:t>
            </w:r>
            <w:r w:rsidR="00E7232C" w:rsidRPr="001F74AE">
              <w:rPr>
                <w:rFonts w:ascii="Arial" w:hAnsi="Arial" w:cs="Arial"/>
                <w:sz w:val="24"/>
                <w:szCs w:val="24"/>
              </w:rPr>
              <w:t>atravies</w:t>
            </w:r>
            <w:r w:rsidRPr="001F74AE">
              <w:rPr>
                <w:rFonts w:ascii="Arial" w:hAnsi="Arial" w:cs="Arial"/>
                <w:sz w:val="24"/>
                <w:szCs w:val="24"/>
              </w:rPr>
              <w:t>an</w:t>
            </w:r>
            <w:r w:rsidR="00E7232C" w:rsidRPr="001F74AE">
              <w:rPr>
                <w:rFonts w:ascii="Arial" w:hAnsi="Arial" w:cs="Arial"/>
                <w:sz w:val="24"/>
                <w:szCs w:val="24"/>
              </w:rPr>
              <w:t>. De esta forma, una parte de las ondas que no tienen la dirección admitida por el polarizador</w:t>
            </w:r>
            <w:r w:rsidR="00804074" w:rsidRPr="001F74AE">
              <w:rPr>
                <w:rFonts w:ascii="Arial" w:hAnsi="Arial" w:cs="Arial"/>
                <w:sz w:val="24"/>
                <w:szCs w:val="24"/>
              </w:rPr>
              <w:t xml:space="preserve"> se refractan</w:t>
            </w:r>
            <w:r w:rsidR="00521C45" w:rsidRPr="001F74AE">
              <w:rPr>
                <w:rFonts w:ascii="Arial" w:hAnsi="Arial" w:cs="Arial"/>
                <w:sz w:val="24"/>
                <w:szCs w:val="24"/>
              </w:rPr>
              <w:t xml:space="preserve"> </w:t>
            </w:r>
            <w:r w:rsidR="00E7232C" w:rsidRPr="001F74AE">
              <w:rPr>
                <w:rFonts w:ascii="Arial" w:hAnsi="Arial" w:cs="Arial"/>
                <w:sz w:val="24"/>
                <w:szCs w:val="24"/>
              </w:rPr>
              <w:t>y salen como luz polarizada.</w:t>
            </w:r>
          </w:p>
          <w:p w:rsidR="00E7232C" w:rsidRPr="001F74AE" w:rsidRDefault="00E7232C" w:rsidP="001F74AE">
            <w:pPr>
              <w:spacing w:after="0" w:line="360" w:lineRule="auto"/>
              <w:rPr>
                <w:rFonts w:ascii="Arial" w:hAnsi="Arial" w:cs="Arial"/>
                <w:sz w:val="24"/>
                <w:szCs w:val="24"/>
              </w:rPr>
            </w:pPr>
            <w:r w:rsidRPr="001F74AE">
              <w:rPr>
                <w:rFonts w:ascii="Arial" w:hAnsi="Arial" w:cs="Arial"/>
                <w:sz w:val="24"/>
                <w:szCs w:val="24"/>
              </w:rPr>
              <w:t>En otras palabras, un polarizador también refracta la luz, aunque sea solo una parte de esta.</w:t>
            </w:r>
          </w:p>
        </w:tc>
      </w:tr>
    </w:tbl>
    <w:p w:rsidR="003A6FE0" w:rsidRPr="001F74AE" w:rsidRDefault="003A6FE0" w:rsidP="001F74AE">
      <w:pPr>
        <w:spacing w:line="360" w:lineRule="auto"/>
        <w:rPr>
          <w:rFonts w:ascii="Arial" w:eastAsia="Times New Roman" w:hAnsi="Arial" w:cs="Arial"/>
          <w:sz w:val="24"/>
          <w:szCs w:val="24"/>
          <w:lang w:eastAsia="es-CO"/>
        </w:rPr>
      </w:pPr>
    </w:p>
    <w:tbl>
      <w:tblPr>
        <w:tblStyle w:val="Tablaconcuadrcula"/>
        <w:tblW w:w="0" w:type="auto"/>
        <w:tblLook w:val="04A0" w:firstRow="1" w:lastRow="0" w:firstColumn="1" w:lastColumn="0" w:noHBand="0" w:noVBand="1"/>
      </w:tblPr>
      <w:tblGrid>
        <w:gridCol w:w="2473"/>
        <w:gridCol w:w="6355"/>
      </w:tblGrid>
      <w:tr w:rsidR="002224FB" w:rsidRPr="001F74AE" w:rsidTr="00010FBF">
        <w:tc>
          <w:tcPr>
            <w:tcW w:w="9054" w:type="dxa"/>
            <w:gridSpan w:val="2"/>
            <w:shd w:val="clear" w:color="auto" w:fill="000000" w:themeFill="text1"/>
          </w:tcPr>
          <w:p w:rsidR="002224FB" w:rsidRPr="001F74AE" w:rsidRDefault="002224FB"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2224FB" w:rsidRPr="001F74AE" w:rsidTr="00010FBF">
        <w:tc>
          <w:tcPr>
            <w:tcW w:w="2518" w:type="dxa"/>
          </w:tcPr>
          <w:p w:rsidR="002224FB" w:rsidRPr="001F74AE" w:rsidRDefault="002224FB"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2224FB" w:rsidRPr="001F74AE" w:rsidRDefault="002224FB"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D640EE" w:rsidRPr="001F74AE">
              <w:rPr>
                <w:rFonts w:ascii="Arial" w:hAnsi="Arial" w:cs="Arial"/>
                <w:sz w:val="24"/>
                <w:szCs w:val="24"/>
              </w:rPr>
              <w:t>_REC9</w:t>
            </w:r>
            <w:r w:rsidRPr="001F74AE">
              <w:rPr>
                <w:rFonts w:ascii="Arial" w:hAnsi="Arial" w:cs="Arial"/>
                <w:sz w:val="24"/>
                <w:szCs w:val="24"/>
              </w:rPr>
              <w:t>0</w:t>
            </w:r>
          </w:p>
        </w:tc>
      </w:tr>
      <w:tr w:rsidR="002224FB" w:rsidRPr="001F74AE" w:rsidTr="00010FBF">
        <w:tc>
          <w:tcPr>
            <w:tcW w:w="2518" w:type="dxa"/>
          </w:tcPr>
          <w:p w:rsidR="002224FB" w:rsidRPr="001F74AE" w:rsidRDefault="002224FB"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2224FB" w:rsidRPr="001F74AE" w:rsidRDefault="002224FB" w:rsidP="001F74AE">
            <w:pPr>
              <w:spacing w:line="360" w:lineRule="auto"/>
              <w:rPr>
                <w:rFonts w:ascii="Arial" w:hAnsi="Arial" w:cs="Arial"/>
                <w:sz w:val="24"/>
                <w:szCs w:val="24"/>
              </w:rPr>
            </w:pPr>
            <w:r w:rsidRPr="001F74AE">
              <w:rPr>
                <w:rFonts w:ascii="Arial" w:hAnsi="Arial" w:cs="Arial"/>
                <w:sz w:val="24"/>
                <w:szCs w:val="24"/>
              </w:rPr>
              <w:t>¿Qué es y para qué sirve la polarización?</w:t>
            </w:r>
          </w:p>
        </w:tc>
      </w:tr>
      <w:tr w:rsidR="002224FB" w:rsidRPr="001F74AE" w:rsidTr="00010FBF">
        <w:tc>
          <w:tcPr>
            <w:tcW w:w="2518" w:type="dxa"/>
          </w:tcPr>
          <w:p w:rsidR="002224FB" w:rsidRPr="001F74AE" w:rsidRDefault="002224FB"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2224FB" w:rsidRPr="001F74AE" w:rsidRDefault="00D640EE" w:rsidP="001F74AE">
            <w:pPr>
              <w:spacing w:line="360" w:lineRule="auto"/>
              <w:rPr>
                <w:rFonts w:ascii="Arial" w:hAnsi="Arial" w:cs="Arial"/>
                <w:sz w:val="24"/>
                <w:szCs w:val="24"/>
              </w:rPr>
            </w:pPr>
            <w:r w:rsidRPr="001F74AE">
              <w:rPr>
                <w:rFonts w:ascii="Arial" w:hAnsi="Arial" w:cs="Arial"/>
                <w:sz w:val="24"/>
                <w:szCs w:val="24"/>
              </w:rPr>
              <w:t>Actividad para relacionar el fenómeno de polarización de la luz con la refracción</w:t>
            </w:r>
          </w:p>
        </w:tc>
      </w:tr>
    </w:tbl>
    <w:p w:rsidR="00804074" w:rsidRPr="001F74AE" w:rsidRDefault="00804074" w:rsidP="001F74AE">
      <w:pPr>
        <w:spacing w:line="360" w:lineRule="auto"/>
        <w:rPr>
          <w:rFonts w:ascii="Arial" w:hAnsi="Arial" w:cs="Arial"/>
          <w:sz w:val="24"/>
          <w:szCs w:val="24"/>
          <w:highlight w:val="yellow"/>
        </w:rPr>
      </w:pPr>
    </w:p>
    <w:p w:rsidR="00E40B77" w:rsidRPr="001F74AE" w:rsidRDefault="00804074" w:rsidP="001F74AE">
      <w:pPr>
        <w:spacing w:line="360" w:lineRule="auto"/>
        <w:rPr>
          <w:rFonts w:ascii="Arial" w:hAnsi="Arial" w:cs="Arial"/>
          <w:b/>
          <w:sz w:val="24"/>
          <w:szCs w:val="24"/>
        </w:rPr>
      </w:pPr>
      <w:r w:rsidRPr="001F74AE">
        <w:rPr>
          <w:rFonts w:ascii="Arial" w:hAnsi="Arial" w:cs="Arial"/>
          <w:sz w:val="24"/>
          <w:szCs w:val="24"/>
          <w:highlight w:val="yellow"/>
        </w:rPr>
        <w:t xml:space="preserve"> </w:t>
      </w:r>
      <w:r w:rsidR="00E40B77"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00E40B77" w:rsidRPr="001F74AE">
        <w:rPr>
          <w:rFonts w:ascii="Arial" w:hAnsi="Arial" w:cs="Arial"/>
          <w:sz w:val="24"/>
          <w:szCs w:val="24"/>
          <w:highlight w:val="yellow"/>
        </w:rPr>
        <w:t>2]</w:t>
      </w:r>
      <w:r w:rsidR="00E40B77" w:rsidRPr="001F74AE">
        <w:rPr>
          <w:rFonts w:ascii="Arial" w:hAnsi="Arial" w:cs="Arial"/>
          <w:sz w:val="24"/>
          <w:szCs w:val="24"/>
        </w:rPr>
        <w:t xml:space="preserve"> </w:t>
      </w:r>
      <w:r w:rsidR="006353DB" w:rsidRPr="001F74AE">
        <w:rPr>
          <w:rFonts w:ascii="Arial" w:hAnsi="Arial" w:cs="Arial"/>
          <w:b/>
          <w:sz w:val="24"/>
          <w:szCs w:val="24"/>
        </w:rPr>
        <w:t>2.4</w:t>
      </w:r>
      <w:r w:rsidR="00E40B77" w:rsidRPr="001F74AE">
        <w:rPr>
          <w:rFonts w:ascii="Arial" w:hAnsi="Arial" w:cs="Arial"/>
          <w:b/>
          <w:sz w:val="24"/>
          <w:szCs w:val="24"/>
        </w:rPr>
        <w:t xml:space="preserve"> Consolidación</w:t>
      </w:r>
    </w:p>
    <w:p w:rsidR="00E40B77" w:rsidRPr="001F74AE" w:rsidRDefault="00E40B77" w:rsidP="001F74AE">
      <w:pPr>
        <w:spacing w:line="360" w:lineRule="auto"/>
        <w:rPr>
          <w:rFonts w:ascii="Arial" w:hAnsi="Arial" w:cs="Arial"/>
          <w:sz w:val="24"/>
          <w:szCs w:val="24"/>
          <w:shd w:val="clear" w:color="auto" w:fill="FFFFFF"/>
        </w:rPr>
      </w:pPr>
      <w:r w:rsidRPr="001F74AE">
        <w:rPr>
          <w:rFonts w:ascii="Arial" w:hAnsi="Arial" w:cs="Arial"/>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472"/>
        <w:gridCol w:w="6356"/>
      </w:tblGrid>
      <w:tr w:rsidR="002F7C6E" w:rsidRPr="001F74AE" w:rsidTr="004A1C3F">
        <w:tc>
          <w:tcPr>
            <w:tcW w:w="9054" w:type="dxa"/>
            <w:gridSpan w:val="2"/>
            <w:shd w:val="clear" w:color="auto" w:fill="000000" w:themeFill="text1"/>
          </w:tcPr>
          <w:p w:rsidR="00E84934" w:rsidRPr="001F74AE" w:rsidRDefault="00E84934"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2F7C6E" w:rsidRPr="001F74AE" w:rsidTr="004A1C3F">
        <w:tc>
          <w:tcPr>
            <w:tcW w:w="2518" w:type="dxa"/>
          </w:tcPr>
          <w:p w:rsidR="00E84934" w:rsidRPr="001F74AE" w:rsidRDefault="00E84934"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E84934" w:rsidRPr="001F74AE" w:rsidRDefault="007B0533"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D640EE" w:rsidRPr="001F74AE">
              <w:rPr>
                <w:rFonts w:ascii="Arial" w:hAnsi="Arial" w:cs="Arial"/>
                <w:sz w:val="24"/>
                <w:szCs w:val="24"/>
              </w:rPr>
              <w:t>_REC10</w:t>
            </w:r>
            <w:r w:rsidR="00E65460" w:rsidRPr="001F74AE">
              <w:rPr>
                <w:rFonts w:ascii="Arial" w:hAnsi="Arial" w:cs="Arial"/>
                <w:sz w:val="24"/>
                <w:szCs w:val="24"/>
              </w:rPr>
              <w:t>0</w:t>
            </w:r>
          </w:p>
        </w:tc>
      </w:tr>
      <w:tr w:rsidR="002F7C6E" w:rsidRPr="001F74AE" w:rsidTr="004A1C3F">
        <w:tc>
          <w:tcPr>
            <w:tcW w:w="2518" w:type="dxa"/>
          </w:tcPr>
          <w:p w:rsidR="00E84934" w:rsidRPr="001F74AE" w:rsidRDefault="00E84934"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E84934" w:rsidRPr="001F74AE" w:rsidRDefault="004A253B" w:rsidP="001F74AE">
            <w:pPr>
              <w:spacing w:line="360" w:lineRule="auto"/>
              <w:rPr>
                <w:rFonts w:ascii="Arial" w:hAnsi="Arial" w:cs="Arial"/>
                <w:sz w:val="24"/>
                <w:szCs w:val="24"/>
              </w:rPr>
            </w:pPr>
            <w:r w:rsidRPr="001F74AE">
              <w:rPr>
                <w:rFonts w:ascii="Arial" w:hAnsi="Arial" w:cs="Arial"/>
                <w:sz w:val="24"/>
                <w:szCs w:val="24"/>
              </w:rPr>
              <w:t>Refuerza tu aprendizaje: La refracción</w:t>
            </w:r>
          </w:p>
        </w:tc>
      </w:tr>
      <w:tr w:rsidR="002F7C6E" w:rsidRPr="001F74AE" w:rsidTr="004A1C3F">
        <w:tc>
          <w:tcPr>
            <w:tcW w:w="2518" w:type="dxa"/>
          </w:tcPr>
          <w:p w:rsidR="00E84934" w:rsidRPr="001F74AE" w:rsidRDefault="00E84934"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E84934" w:rsidRPr="001F74AE" w:rsidRDefault="00D640EE" w:rsidP="001F74AE">
            <w:pPr>
              <w:spacing w:line="360" w:lineRule="auto"/>
              <w:rPr>
                <w:rFonts w:ascii="Arial" w:hAnsi="Arial" w:cs="Arial"/>
                <w:sz w:val="24"/>
                <w:szCs w:val="24"/>
              </w:rPr>
            </w:pPr>
            <w:r w:rsidRPr="001F74AE">
              <w:rPr>
                <w:rFonts w:ascii="Arial" w:hAnsi="Arial" w:cs="Arial"/>
                <w:sz w:val="24"/>
                <w:szCs w:val="24"/>
              </w:rPr>
              <w:t>Actividad para analizar el fenómeno de refracción</w:t>
            </w:r>
          </w:p>
        </w:tc>
      </w:tr>
    </w:tbl>
    <w:p w:rsidR="00D71924" w:rsidRPr="001F74AE" w:rsidRDefault="00D71924" w:rsidP="001F74AE">
      <w:pPr>
        <w:spacing w:line="360" w:lineRule="auto"/>
        <w:rPr>
          <w:rFonts w:ascii="Arial" w:hAnsi="Arial" w:cs="Arial"/>
          <w:b/>
          <w:sz w:val="24"/>
          <w:szCs w:val="24"/>
        </w:rPr>
      </w:pPr>
    </w:p>
    <w:p w:rsidR="00B55900" w:rsidRPr="001F74AE" w:rsidRDefault="003012CD" w:rsidP="001F74AE">
      <w:pPr>
        <w:spacing w:line="360" w:lineRule="auto"/>
        <w:rPr>
          <w:rFonts w:ascii="Arial" w:hAnsi="Arial" w:cs="Arial"/>
          <w:b/>
          <w:sz w:val="24"/>
          <w:szCs w:val="24"/>
        </w:rPr>
      </w:pPr>
      <w:r w:rsidRPr="001F74AE">
        <w:rPr>
          <w:rFonts w:ascii="Arial" w:hAnsi="Arial" w:cs="Arial"/>
          <w:sz w:val="24"/>
          <w:szCs w:val="24"/>
          <w:highlight w:val="yellow"/>
        </w:rPr>
        <w:t>[SE</w:t>
      </w:r>
      <w:r w:rsidR="00E40B77" w:rsidRPr="001F74AE">
        <w:rPr>
          <w:rFonts w:ascii="Arial" w:hAnsi="Arial" w:cs="Arial"/>
          <w:sz w:val="24"/>
          <w:szCs w:val="24"/>
          <w:highlight w:val="yellow"/>
        </w:rPr>
        <w:t>CCIÓN</w:t>
      </w:r>
      <w:r w:rsidR="00566FF2" w:rsidRPr="001F74AE">
        <w:rPr>
          <w:rFonts w:ascii="Arial" w:hAnsi="Arial" w:cs="Arial"/>
          <w:sz w:val="24"/>
          <w:szCs w:val="24"/>
          <w:highlight w:val="yellow"/>
        </w:rPr>
        <w:t xml:space="preserve"> </w:t>
      </w:r>
      <w:r w:rsidR="00E40B77" w:rsidRPr="001F74AE">
        <w:rPr>
          <w:rFonts w:ascii="Arial" w:hAnsi="Arial" w:cs="Arial"/>
          <w:sz w:val="24"/>
          <w:szCs w:val="24"/>
          <w:highlight w:val="yellow"/>
        </w:rPr>
        <w:t>1</w:t>
      </w:r>
      <w:r w:rsidRPr="001F74AE">
        <w:rPr>
          <w:rFonts w:ascii="Arial" w:hAnsi="Arial" w:cs="Arial"/>
          <w:sz w:val="24"/>
          <w:szCs w:val="24"/>
          <w:highlight w:val="yellow"/>
        </w:rPr>
        <w:t>]</w:t>
      </w:r>
      <w:r w:rsidRPr="001F74AE">
        <w:rPr>
          <w:rFonts w:ascii="Arial" w:hAnsi="Arial" w:cs="Arial"/>
          <w:sz w:val="24"/>
          <w:szCs w:val="24"/>
        </w:rPr>
        <w:t xml:space="preserve"> </w:t>
      </w:r>
      <w:r w:rsidRPr="001F74AE">
        <w:rPr>
          <w:rFonts w:ascii="Arial" w:hAnsi="Arial" w:cs="Arial"/>
          <w:b/>
          <w:sz w:val="24"/>
          <w:szCs w:val="24"/>
        </w:rPr>
        <w:t xml:space="preserve">3 </w:t>
      </w:r>
      <w:r w:rsidR="00B6555A" w:rsidRPr="001F74AE">
        <w:rPr>
          <w:rFonts w:ascii="Arial" w:hAnsi="Arial" w:cs="Arial"/>
          <w:b/>
          <w:sz w:val="24"/>
          <w:szCs w:val="24"/>
        </w:rPr>
        <w:t>La difracción</w:t>
      </w:r>
    </w:p>
    <w:p w:rsidR="00CA523F" w:rsidRPr="001F74AE" w:rsidRDefault="00A8206C" w:rsidP="001F74AE">
      <w:pPr>
        <w:spacing w:line="360" w:lineRule="auto"/>
        <w:rPr>
          <w:rFonts w:ascii="Arial" w:hAnsi="Arial" w:cs="Arial"/>
          <w:sz w:val="24"/>
          <w:szCs w:val="24"/>
        </w:rPr>
      </w:pPr>
      <w:r w:rsidRPr="001F74AE">
        <w:rPr>
          <w:rFonts w:ascii="Arial" w:hAnsi="Arial" w:cs="Arial"/>
          <w:sz w:val="24"/>
          <w:szCs w:val="24"/>
        </w:rPr>
        <w:t xml:space="preserve">Además de ser reflejadas y refractadas, las ondas </w:t>
      </w:r>
      <w:r w:rsidR="001D21D2" w:rsidRPr="001F74AE">
        <w:rPr>
          <w:rFonts w:ascii="Arial" w:hAnsi="Arial" w:cs="Arial"/>
          <w:sz w:val="24"/>
          <w:szCs w:val="24"/>
        </w:rPr>
        <w:t xml:space="preserve">se pueden </w:t>
      </w:r>
      <w:r w:rsidR="001D21D2" w:rsidRPr="001F74AE">
        <w:rPr>
          <w:rFonts w:ascii="Arial" w:hAnsi="Arial" w:cs="Arial"/>
          <w:b/>
          <w:sz w:val="24"/>
          <w:szCs w:val="24"/>
        </w:rPr>
        <w:t>difractar</w:t>
      </w:r>
      <w:r w:rsidR="001D21D2" w:rsidRPr="001F74AE">
        <w:rPr>
          <w:rFonts w:ascii="Arial" w:hAnsi="Arial" w:cs="Arial"/>
          <w:sz w:val="24"/>
          <w:szCs w:val="24"/>
        </w:rPr>
        <w:t xml:space="preserve">. </w:t>
      </w:r>
      <w:r w:rsidR="000B3AC8" w:rsidRPr="001F74AE">
        <w:rPr>
          <w:rFonts w:ascii="Arial" w:hAnsi="Arial" w:cs="Arial"/>
          <w:sz w:val="24"/>
          <w:szCs w:val="24"/>
        </w:rPr>
        <w:t>La</w:t>
      </w:r>
      <w:r w:rsidR="00380693" w:rsidRPr="001F74AE">
        <w:rPr>
          <w:rFonts w:ascii="Arial" w:hAnsi="Arial" w:cs="Arial"/>
          <w:sz w:val="24"/>
          <w:szCs w:val="24"/>
        </w:rPr>
        <w:t xml:space="preserve"> </w:t>
      </w:r>
      <w:r w:rsidR="00380693" w:rsidRPr="001F74AE">
        <w:rPr>
          <w:rFonts w:ascii="Arial" w:hAnsi="Arial" w:cs="Arial"/>
          <w:b/>
          <w:sz w:val="24"/>
          <w:szCs w:val="24"/>
        </w:rPr>
        <w:t>difracción</w:t>
      </w:r>
      <w:r w:rsidR="00380693" w:rsidRPr="001F74AE">
        <w:rPr>
          <w:rFonts w:ascii="Arial" w:hAnsi="Arial" w:cs="Arial"/>
          <w:sz w:val="24"/>
          <w:szCs w:val="24"/>
        </w:rPr>
        <w:t xml:space="preserve"> es un fenómeno en el cual una onda rodea un obstáculo que interrumpe </w:t>
      </w:r>
      <w:r w:rsidR="00380693" w:rsidRPr="001F74AE">
        <w:rPr>
          <w:rFonts w:ascii="Arial" w:hAnsi="Arial" w:cs="Arial"/>
          <w:b/>
          <w:sz w:val="24"/>
          <w:szCs w:val="24"/>
        </w:rPr>
        <w:t>parcialmente</w:t>
      </w:r>
      <w:r w:rsidR="00380693" w:rsidRPr="001F74AE">
        <w:rPr>
          <w:rFonts w:ascii="Arial" w:hAnsi="Arial" w:cs="Arial"/>
          <w:sz w:val="24"/>
          <w:szCs w:val="24"/>
        </w:rPr>
        <w:t xml:space="preserve"> su propagación.</w:t>
      </w:r>
      <w:r w:rsidR="00361FDE" w:rsidRPr="001F74AE">
        <w:rPr>
          <w:rFonts w:ascii="Arial" w:hAnsi="Arial" w:cs="Arial"/>
          <w:sz w:val="24"/>
          <w:szCs w:val="24"/>
        </w:rPr>
        <w:t xml:space="preserve"> Así, </w:t>
      </w:r>
      <w:r w:rsidR="00B65F9D" w:rsidRPr="001F74AE">
        <w:rPr>
          <w:rFonts w:ascii="Arial" w:hAnsi="Arial" w:cs="Arial"/>
          <w:sz w:val="24"/>
          <w:szCs w:val="24"/>
        </w:rPr>
        <w:t>cuando la onda llega a dicho</w:t>
      </w:r>
      <w:r w:rsidR="00361FDE" w:rsidRPr="001F74AE">
        <w:rPr>
          <w:rFonts w:ascii="Arial" w:hAnsi="Arial" w:cs="Arial"/>
          <w:sz w:val="24"/>
          <w:szCs w:val="24"/>
        </w:rPr>
        <w:t xml:space="preserve"> obstáculo cambia su </w:t>
      </w:r>
      <w:r w:rsidR="00361FDE" w:rsidRPr="001F74AE">
        <w:rPr>
          <w:rFonts w:ascii="Arial" w:hAnsi="Arial" w:cs="Arial"/>
          <w:b/>
          <w:sz w:val="24"/>
          <w:szCs w:val="24"/>
        </w:rPr>
        <w:t>dirección</w:t>
      </w:r>
      <w:r w:rsidR="00361FDE" w:rsidRPr="001F74AE">
        <w:rPr>
          <w:rFonts w:ascii="Arial" w:hAnsi="Arial" w:cs="Arial"/>
          <w:sz w:val="24"/>
          <w:szCs w:val="24"/>
        </w:rPr>
        <w:t>, en mayor o menor medida.</w:t>
      </w:r>
    </w:p>
    <w:p w:rsidR="00786367" w:rsidRPr="001F74AE" w:rsidRDefault="00786367" w:rsidP="001F74AE">
      <w:pPr>
        <w:spacing w:line="360" w:lineRule="auto"/>
        <w:rPr>
          <w:rFonts w:ascii="Arial" w:hAnsi="Arial" w:cs="Arial"/>
          <w:sz w:val="24"/>
          <w:szCs w:val="24"/>
        </w:rPr>
      </w:pPr>
      <w:r w:rsidRPr="001F74AE">
        <w:rPr>
          <w:rFonts w:ascii="Arial" w:hAnsi="Arial" w:cs="Arial"/>
          <w:sz w:val="24"/>
          <w:szCs w:val="24"/>
        </w:rPr>
        <w:t xml:space="preserve">El comportamiento preciso de una onda durante la difracción depende de la relación entre su </w:t>
      </w:r>
      <w:r w:rsidRPr="001F74AE">
        <w:rPr>
          <w:rFonts w:ascii="Arial" w:hAnsi="Arial" w:cs="Arial"/>
          <w:b/>
          <w:sz w:val="24"/>
          <w:szCs w:val="24"/>
        </w:rPr>
        <w:t>longitud de onda</w:t>
      </w:r>
      <w:r w:rsidRPr="001F74AE">
        <w:rPr>
          <w:rFonts w:ascii="Arial" w:hAnsi="Arial" w:cs="Arial"/>
          <w:sz w:val="24"/>
          <w:szCs w:val="24"/>
        </w:rPr>
        <w:t xml:space="preserve"> y el </w:t>
      </w:r>
      <w:r w:rsidRPr="001F74AE">
        <w:rPr>
          <w:rFonts w:ascii="Arial" w:hAnsi="Arial" w:cs="Arial"/>
          <w:b/>
          <w:sz w:val="24"/>
          <w:szCs w:val="24"/>
        </w:rPr>
        <w:t>tamaño del obstáculo</w:t>
      </w:r>
      <w:r w:rsidRPr="001F74AE">
        <w:rPr>
          <w:rFonts w:ascii="Arial" w:hAnsi="Arial" w:cs="Arial"/>
          <w:sz w:val="24"/>
          <w:szCs w:val="24"/>
        </w:rPr>
        <w:t xml:space="preserve"> que enfrenta. Cuando se tiene un obstáculo pequeño en comp</w:t>
      </w:r>
      <w:r w:rsidR="00145E5A" w:rsidRPr="001F74AE">
        <w:rPr>
          <w:rFonts w:ascii="Arial" w:hAnsi="Arial" w:cs="Arial"/>
          <w:sz w:val="24"/>
          <w:szCs w:val="24"/>
        </w:rPr>
        <w:t>aración con</w:t>
      </w:r>
      <w:r w:rsidRPr="001F74AE">
        <w:rPr>
          <w:rFonts w:ascii="Arial" w:hAnsi="Arial" w:cs="Arial"/>
          <w:sz w:val="24"/>
          <w:szCs w:val="24"/>
        </w:rPr>
        <w:t xml:space="preserve"> la longitud de onda, la onda puede rodearlo completamente y continuar con su trayectoria inalterada, más allá de alguna perturbación en el sitio exacto en donde la onda entra en contacto con el obstáculo.</w:t>
      </w:r>
    </w:p>
    <w:tbl>
      <w:tblPr>
        <w:tblStyle w:val="Tablaconcuadrcula1"/>
        <w:tblW w:w="0" w:type="auto"/>
        <w:tblLayout w:type="fixed"/>
        <w:tblLook w:val="04A0" w:firstRow="1" w:lastRow="0" w:firstColumn="1" w:lastColumn="0" w:noHBand="0" w:noVBand="1"/>
      </w:tblPr>
      <w:tblGrid>
        <w:gridCol w:w="2376"/>
        <w:gridCol w:w="6678"/>
      </w:tblGrid>
      <w:tr w:rsidR="00A8206C" w:rsidRPr="001F74AE" w:rsidTr="00FA50C8">
        <w:tc>
          <w:tcPr>
            <w:tcW w:w="9054" w:type="dxa"/>
            <w:gridSpan w:val="2"/>
            <w:shd w:val="clear" w:color="auto" w:fill="0D0D0D" w:themeFill="text1" w:themeFillTint="F2"/>
          </w:tcPr>
          <w:p w:rsidR="00A8206C" w:rsidRPr="001F74AE" w:rsidRDefault="00A8206C"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A8206C" w:rsidRPr="001F74AE" w:rsidTr="00FA50C8">
        <w:tc>
          <w:tcPr>
            <w:tcW w:w="2376" w:type="dxa"/>
          </w:tcPr>
          <w:p w:rsidR="00A8206C" w:rsidRPr="001F74AE" w:rsidRDefault="00A8206C"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A8206C" w:rsidRPr="001F74AE" w:rsidRDefault="00336A8B" w:rsidP="001F74AE">
            <w:pPr>
              <w:spacing w:line="360" w:lineRule="auto"/>
              <w:rPr>
                <w:rFonts w:ascii="Arial" w:hAnsi="Arial" w:cs="Arial"/>
                <w:b/>
                <w:sz w:val="24"/>
                <w:szCs w:val="24"/>
              </w:rPr>
            </w:pPr>
            <w:r w:rsidRPr="001F74AE">
              <w:rPr>
                <w:rFonts w:ascii="Arial" w:hAnsi="Arial" w:cs="Arial"/>
                <w:sz w:val="24"/>
                <w:szCs w:val="24"/>
              </w:rPr>
              <w:t>CN_11_04_CO_IMG08</w:t>
            </w:r>
          </w:p>
        </w:tc>
      </w:tr>
      <w:tr w:rsidR="00A8206C" w:rsidRPr="001F74AE" w:rsidTr="00FA50C8">
        <w:tc>
          <w:tcPr>
            <w:tcW w:w="2376" w:type="dxa"/>
          </w:tcPr>
          <w:p w:rsidR="00A8206C" w:rsidRPr="001F74AE" w:rsidRDefault="00A8206C"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A8206C" w:rsidRPr="001F74AE" w:rsidRDefault="00B65F9D" w:rsidP="001F74AE">
            <w:pPr>
              <w:spacing w:line="360" w:lineRule="auto"/>
              <w:rPr>
                <w:rFonts w:ascii="Arial" w:hAnsi="Arial" w:cs="Arial"/>
                <w:sz w:val="24"/>
                <w:szCs w:val="24"/>
              </w:rPr>
            </w:pPr>
            <w:r w:rsidRPr="001F74AE">
              <w:rPr>
                <w:rFonts w:ascii="Arial" w:hAnsi="Arial" w:cs="Arial"/>
                <w:sz w:val="24"/>
                <w:szCs w:val="24"/>
              </w:rPr>
              <w:t>Difracción de una onda – obstáculo pequeño</w:t>
            </w:r>
          </w:p>
        </w:tc>
      </w:tr>
      <w:tr w:rsidR="00A8206C" w:rsidRPr="001F74AE" w:rsidTr="00FA50C8">
        <w:tc>
          <w:tcPr>
            <w:tcW w:w="2376" w:type="dxa"/>
          </w:tcPr>
          <w:p w:rsidR="00A8206C" w:rsidRPr="001F74AE" w:rsidRDefault="00A8206C"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1D21D2" w:rsidRPr="001F74AE" w:rsidRDefault="00A8206C" w:rsidP="001F74AE">
            <w:pPr>
              <w:spacing w:line="360" w:lineRule="auto"/>
              <w:rPr>
                <w:rFonts w:ascii="Arial" w:hAnsi="Arial" w:cs="Arial"/>
                <w:sz w:val="24"/>
                <w:szCs w:val="24"/>
              </w:rPr>
            </w:pPr>
            <w:r w:rsidRPr="001F74AE">
              <w:rPr>
                <w:rFonts w:ascii="Arial" w:hAnsi="Arial" w:cs="Arial"/>
                <w:sz w:val="24"/>
                <w:szCs w:val="24"/>
              </w:rPr>
              <w:t>Hacer una imagen como esta:</w:t>
            </w:r>
          </w:p>
          <w:p w:rsidR="00A8206C" w:rsidRPr="001F74AE" w:rsidRDefault="00FF72C6" w:rsidP="001F74AE">
            <w:pPr>
              <w:spacing w:line="360" w:lineRule="auto"/>
              <w:rPr>
                <w:rFonts w:ascii="Arial" w:hAnsi="Arial" w:cs="Arial"/>
                <w:sz w:val="24"/>
                <w:szCs w:val="24"/>
              </w:rPr>
            </w:pPr>
            <w:hyperlink r:id="rId30" w:history="1">
              <w:r w:rsidR="001D21D2" w:rsidRPr="001F74AE">
                <w:rPr>
                  <w:rStyle w:val="Hipervnculo"/>
                  <w:rFonts w:ascii="Arial" w:hAnsi="Arial" w:cs="Arial"/>
                  <w:sz w:val="24"/>
                  <w:szCs w:val="24"/>
                </w:rPr>
                <w:t>http://hyperphysics.phy-astr.gsu.edu/hbasees/sound/imgsou/difr.gif</w:t>
              </w:r>
            </w:hyperlink>
          </w:p>
          <w:p w:rsidR="001D21D2" w:rsidRPr="001F74AE" w:rsidRDefault="00A376E7" w:rsidP="001F74AE">
            <w:pPr>
              <w:spacing w:line="360" w:lineRule="auto"/>
              <w:rPr>
                <w:rFonts w:ascii="Arial" w:hAnsi="Arial" w:cs="Arial"/>
                <w:sz w:val="24"/>
                <w:szCs w:val="24"/>
              </w:rPr>
            </w:pPr>
            <w:r w:rsidRPr="001F74AE">
              <w:rPr>
                <w:rFonts w:ascii="Arial" w:hAnsi="Arial" w:cs="Arial"/>
                <w:sz w:val="24"/>
                <w:szCs w:val="24"/>
              </w:rPr>
              <w:t xml:space="preserve">La idea </w:t>
            </w:r>
            <w:r w:rsidR="001D21D2" w:rsidRPr="001F74AE">
              <w:rPr>
                <w:rFonts w:ascii="Arial" w:hAnsi="Arial" w:cs="Arial"/>
                <w:sz w:val="24"/>
                <w:szCs w:val="24"/>
              </w:rPr>
              <w:t xml:space="preserve">es mostrar </w:t>
            </w:r>
            <w:r w:rsidRPr="001F74AE">
              <w:rPr>
                <w:rFonts w:ascii="Arial" w:hAnsi="Arial" w:cs="Arial"/>
                <w:sz w:val="24"/>
                <w:szCs w:val="24"/>
              </w:rPr>
              <w:t>únicamente có</w:t>
            </w:r>
            <w:r w:rsidR="001D21D2" w:rsidRPr="001F74AE">
              <w:rPr>
                <w:rFonts w:ascii="Arial" w:hAnsi="Arial" w:cs="Arial"/>
                <w:sz w:val="24"/>
                <w:szCs w:val="24"/>
              </w:rPr>
              <w:t>mo las ondas rodean el obstáculo; no poner ningún texto, ninguna silla detrás del círculo gris, y la flecha y el símbolo de lambda que está</w:t>
            </w:r>
            <w:r w:rsidRPr="001F74AE">
              <w:rPr>
                <w:rFonts w:ascii="Arial" w:hAnsi="Arial" w:cs="Arial"/>
                <w:sz w:val="24"/>
                <w:szCs w:val="24"/>
              </w:rPr>
              <w:t>n</w:t>
            </w:r>
            <w:r w:rsidR="001D21D2" w:rsidRPr="001F74AE">
              <w:rPr>
                <w:rFonts w:ascii="Arial" w:hAnsi="Arial" w:cs="Arial"/>
                <w:sz w:val="24"/>
                <w:szCs w:val="24"/>
              </w:rPr>
              <w:t xml:space="preserve"> cerca de donde se origin</w:t>
            </w:r>
            <w:r w:rsidRPr="001F74AE">
              <w:rPr>
                <w:rFonts w:ascii="Arial" w:hAnsi="Arial" w:cs="Arial"/>
                <w:sz w:val="24"/>
                <w:szCs w:val="24"/>
              </w:rPr>
              <w:t xml:space="preserve">an las sondas. La fuente de las </w:t>
            </w:r>
            <w:r w:rsidR="001D21D2" w:rsidRPr="001F74AE">
              <w:rPr>
                <w:rFonts w:ascii="Arial" w:hAnsi="Arial" w:cs="Arial"/>
                <w:sz w:val="24"/>
                <w:szCs w:val="24"/>
              </w:rPr>
              <w:t xml:space="preserve">ondas no tiene que ser ese muñequito. No incluir las líneas negras verticales de la derecha, ni lo que sigue después de ellas. </w:t>
            </w:r>
          </w:p>
        </w:tc>
      </w:tr>
      <w:tr w:rsidR="00A8206C" w:rsidRPr="001F74AE" w:rsidTr="00FA50C8">
        <w:tc>
          <w:tcPr>
            <w:tcW w:w="2376" w:type="dxa"/>
          </w:tcPr>
          <w:p w:rsidR="00A8206C" w:rsidRPr="001F74AE" w:rsidRDefault="00A8206C"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A8206C" w:rsidRPr="001F74AE" w:rsidRDefault="00786367" w:rsidP="001F74AE">
            <w:pPr>
              <w:spacing w:line="360" w:lineRule="auto"/>
              <w:rPr>
                <w:rFonts w:ascii="Arial" w:hAnsi="Arial" w:cs="Arial"/>
                <w:sz w:val="24"/>
                <w:szCs w:val="24"/>
              </w:rPr>
            </w:pPr>
            <w:r w:rsidRPr="001F74AE">
              <w:rPr>
                <w:rFonts w:ascii="Arial" w:hAnsi="Arial" w:cs="Arial"/>
                <w:sz w:val="24"/>
                <w:szCs w:val="24"/>
              </w:rPr>
              <w:t>Un obstáculo pequeño es rodeado completamente por las ondas.</w:t>
            </w:r>
          </w:p>
        </w:tc>
      </w:tr>
    </w:tbl>
    <w:p w:rsidR="00786367" w:rsidRPr="001F74AE" w:rsidRDefault="00786367" w:rsidP="001F74AE">
      <w:pPr>
        <w:spacing w:line="360" w:lineRule="auto"/>
        <w:rPr>
          <w:rStyle w:val="un"/>
          <w:rFonts w:ascii="Arial" w:hAnsi="Arial" w:cs="Arial"/>
          <w:sz w:val="24"/>
          <w:szCs w:val="24"/>
          <w:shd w:val="clear" w:color="auto" w:fill="FFFFFF"/>
        </w:rPr>
      </w:pPr>
    </w:p>
    <w:p w:rsidR="00A8206C" w:rsidRPr="001F74AE" w:rsidRDefault="00786367" w:rsidP="001F74AE">
      <w:pPr>
        <w:spacing w:line="360" w:lineRule="auto"/>
        <w:rPr>
          <w:rFonts w:ascii="Arial" w:hAnsi="Arial" w:cs="Arial"/>
          <w:sz w:val="24"/>
          <w:szCs w:val="24"/>
        </w:rPr>
      </w:pPr>
      <w:r w:rsidRPr="001F74AE">
        <w:rPr>
          <w:rFonts w:ascii="Arial" w:hAnsi="Arial" w:cs="Arial"/>
          <w:sz w:val="24"/>
          <w:szCs w:val="24"/>
        </w:rPr>
        <w:t xml:space="preserve">En otros casos, </w:t>
      </w:r>
      <w:r w:rsidR="00D1095F" w:rsidRPr="001F74AE">
        <w:rPr>
          <w:rFonts w:ascii="Arial" w:hAnsi="Arial" w:cs="Arial"/>
          <w:sz w:val="24"/>
          <w:szCs w:val="24"/>
        </w:rPr>
        <w:t xml:space="preserve">el obstáculo es demasiado grande para que la onda lo envuelva, por lo que </w:t>
      </w:r>
      <w:r w:rsidR="004572E4" w:rsidRPr="001F74AE">
        <w:rPr>
          <w:rFonts w:ascii="Arial" w:hAnsi="Arial" w:cs="Arial"/>
          <w:sz w:val="24"/>
          <w:szCs w:val="24"/>
        </w:rPr>
        <w:t xml:space="preserve">solo la </w:t>
      </w:r>
      <w:proofErr w:type="gramStart"/>
      <w:r w:rsidR="004572E4" w:rsidRPr="001F74AE">
        <w:rPr>
          <w:rFonts w:ascii="Arial" w:hAnsi="Arial" w:cs="Arial"/>
          <w:sz w:val="24"/>
          <w:szCs w:val="24"/>
        </w:rPr>
        <w:t>rodea</w:t>
      </w:r>
      <w:proofErr w:type="gramEnd"/>
      <w:r w:rsidR="004572E4" w:rsidRPr="001F74AE">
        <w:rPr>
          <w:rFonts w:ascii="Arial" w:hAnsi="Arial" w:cs="Arial"/>
          <w:sz w:val="24"/>
          <w:szCs w:val="24"/>
        </w:rPr>
        <w:t xml:space="preserve"> por un lado.</w:t>
      </w:r>
      <w:r w:rsidRPr="001F74AE">
        <w:rPr>
          <w:rFonts w:ascii="Arial" w:hAnsi="Arial" w:cs="Arial"/>
          <w:sz w:val="24"/>
          <w:szCs w:val="24"/>
        </w:rPr>
        <w:t xml:space="preserve"> </w:t>
      </w:r>
      <w:r w:rsidR="00145E5A" w:rsidRPr="001F74AE">
        <w:rPr>
          <w:rFonts w:ascii="Arial" w:hAnsi="Arial" w:cs="Arial"/>
          <w:sz w:val="24"/>
          <w:szCs w:val="24"/>
        </w:rPr>
        <w:t>Cuando esto ocurre</w:t>
      </w:r>
      <w:r w:rsidR="004572E4" w:rsidRPr="001F74AE">
        <w:rPr>
          <w:rFonts w:ascii="Arial" w:hAnsi="Arial" w:cs="Arial"/>
          <w:sz w:val="24"/>
          <w:szCs w:val="24"/>
        </w:rPr>
        <w:t>, la</w:t>
      </w:r>
      <w:r w:rsidRPr="001F74AE">
        <w:rPr>
          <w:rFonts w:ascii="Arial" w:hAnsi="Arial" w:cs="Arial"/>
          <w:sz w:val="24"/>
          <w:szCs w:val="24"/>
        </w:rPr>
        <w:t xml:space="preserve"> trayectoria </w:t>
      </w:r>
      <w:r w:rsidR="004572E4" w:rsidRPr="001F74AE">
        <w:rPr>
          <w:rFonts w:ascii="Arial" w:hAnsi="Arial" w:cs="Arial"/>
          <w:sz w:val="24"/>
          <w:szCs w:val="24"/>
        </w:rPr>
        <w:t>de la onda sí se modifica.</w:t>
      </w:r>
    </w:p>
    <w:tbl>
      <w:tblPr>
        <w:tblStyle w:val="Tablaconcuadrcula1"/>
        <w:tblW w:w="0" w:type="auto"/>
        <w:tblLayout w:type="fixed"/>
        <w:tblLook w:val="04A0" w:firstRow="1" w:lastRow="0" w:firstColumn="1" w:lastColumn="0" w:noHBand="0" w:noVBand="1"/>
      </w:tblPr>
      <w:tblGrid>
        <w:gridCol w:w="2376"/>
        <w:gridCol w:w="6678"/>
      </w:tblGrid>
      <w:tr w:rsidR="00D26E36" w:rsidRPr="001F74AE" w:rsidTr="00FA50C8">
        <w:tc>
          <w:tcPr>
            <w:tcW w:w="9054" w:type="dxa"/>
            <w:gridSpan w:val="2"/>
            <w:shd w:val="clear" w:color="auto" w:fill="0D0D0D" w:themeFill="text1" w:themeFillTint="F2"/>
          </w:tcPr>
          <w:p w:rsidR="00D26E36" w:rsidRPr="001F74AE" w:rsidRDefault="00D26E36"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D26E36" w:rsidRPr="001F74AE" w:rsidTr="00FA50C8">
        <w:tc>
          <w:tcPr>
            <w:tcW w:w="2376" w:type="dxa"/>
          </w:tcPr>
          <w:p w:rsidR="00D26E36" w:rsidRPr="001F74AE" w:rsidRDefault="00D26E36"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D26E36" w:rsidRPr="001F74AE" w:rsidRDefault="00336A8B" w:rsidP="001F74AE">
            <w:pPr>
              <w:spacing w:line="360" w:lineRule="auto"/>
              <w:rPr>
                <w:rFonts w:ascii="Arial" w:hAnsi="Arial" w:cs="Arial"/>
                <w:b/>
                <w:sz w:val="24"/>
                <w:szCs w:val="24"/>
              </w:rPr>
            </w:pPr>
            <w:r w:rsidRPr="001F74AE">
              <w:rPr>
                <w:rFonts w:ascii="Arial" w:hAnsi="Arial" w:cs="Arial"/>
                <w:sz w:val="24"/>
                <w:szCs w:val="24"/>
              </w:rPr>
              <w:t>CN_11_04_CO_IMG09</w:t>
            </w:r>
          </w:p>
        </w:tc>
      </w:tr>
      <w:tr w:rsidR="00D26E36" w:rsidRPr="001F74AE" w:rsidTr="00FA50C8">
        <w:tc>
          <w:tcPr>
            <w:tcW w:w="2376" w:type="dxa"/>
          </w:tcPr>
          <w:p w:rsidR="00D26E36" w:rsidRPr="001F74AE" w:rsidRDefault="00D26E36"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D26E36" w:rsidRPr="00AF6EFC" w:rsidRDefault="00B65F9D" w:rsidP="001F74AE">
            <w:pPr>
              <w:spacing w:line="360" w:lineRule="auto"/>
              <w:rPr>
                <w:rFonts w:ascii="Arial" w:hAnsi="Arial" w:cs="Arial"/>
                <w:sz w:val="24"/>
                <w:szCs w:val="24"/>
              </w:rPr>
            </w:pPr>
            <w:r w:rsidRPr="00AF6EFC">
              <w:rPr>
                <w:rFonts w:ascii="Arial" w:hAnsi="Arial" w:cs="Arial"/>
                <w:sz w:val="24"/>
                <w:szCs w:val="24"/>
              </w:rPr>
              <w:t>Difracción de una onda – obstáculo grande</w:t>
            </w:r>
          </w:p>
        </w:tc>
      </w:tr>
      <w:tr w:rsidR="00D26E36" w:rsidRPr="001F74AE" w:rsidTr="00FA50C8">
        <w:tc>
          <w:tcPr>
            <w:tcW w:w="2376" w:type="dxa"/>
          </w:tcPr>
          <w:p w:rsidR="00D26E36" w:rsidRPr="001F74AE" w:rsidRDefault="00D26E36"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D26E36" w:rsidRPr="00AF6EFC" w:rsidRDefault="00D26E36" w:rsidP="001F74AE">
            <w:pPr>
              <w:spacing w:line="360" w:lineRule="auto"/>
              <w:rPr>
                <w:rFonts w:ascii="Arial" w:hAnsi="Arial" w:cs="Arial"/>
                <w:sz w:val="24"/>
                <w:szCs w:val="24"/>
              </w:rPr>
            </w:pPr>
            <w:r w:rsidRPr="00AF6EFC">
              <w:rPr>
                <w:rFonts w:ascii="Arial" w:hAnsi="Arial" w:cs="Arial"/>
                <w:sz w:val="24"/>
                <w:szCs w:val="24"/>
              </w:rPr>
              <w:t>Ilustrar la parte izquierda de esta imagen</w:t>
            </w:r>
          </w:p>
          <w:p w:rsidR="00D26E36" w:rsidRPr="00AF6EFC" w:rsidRDefault="00FF72C6" w:rsidP="001F74AE">
            <w:pPr>
              <w:spacing w:line="360" w:lineRule="auto"/>
              <w:rPr>
                <w:rFonts w:ascii="Arial" w:hAnsi="Arial" w:cs="Arial"/>
                <w:sz w:val="24"/>
                <w:szCs w:val="24"/>
              </w:rPr>
            </w:pPr>
            <w:hyperlink r:id="rId31" w:history="1">
              <w:r w:rsidR="005176A5" w:rsidRPr="00AF6EFC">
                <w:rPr>
                  <w:rStyle w:val="Hipervnculo"/>
                  <w:rFonts w:ascii="Arial" w:hAnsi="Arial" w:cs="Arial"/>
                  <w:sz w:val="24"/>
                  <w:szCs w:val="24"/>
                </w:rPr>
                <w:t>http://2.bp.blogspot.com/-5UB-XQ3wk_Y/VdJDR4fNzTI/AAAAAAAAHGM/ZyvyHnqao7E/s1600/11.png</w:t>
              </w:r>
            </w:hyperlink>
          </w:p>
        </w:tc>
      </w:tr>
      <w:tr w:rsidR="00D26E36" w:rsidRPr="001F74AE" w:rsidTr="00FA50C8">
        <w:tc>
          <w:tcPr>
            <w:tcW w:w="2376" w:type="dxa"/>
          </w:tcPr>
          <w:p w:rsidR="00D26E36" w:rsidRPr="001F74AE" w:rsidRDefault="00D26E36"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D26E36" w:rsidRPr="001F74AE" w:rsidRDefault="00B60D4F" w:rsidP="001F74AE">
            <w:pPr>
              <w:spacing w:line="360" w:lineRule="auto"/>
              <w:rPr>
                <w:rFonts w:ascii="Arial" w:hAnsi="Arial" w:cs="Arial"/>
                <w:sz w:val="24"/>
                <w:szCs w:val="24"/>
              </w:rPr>
            </w:pPr>
            <w:r w:rsidRPr="001F74AE">
              <w:rPr>
                <w:rFonts w:ascii="Arial" w:hAnsi="Arial" w:cs="Arial"/>
                <w:sz w:val="24"/>
                <w:szCs w:val="24"/>
              </w:rPr>
              <w:t>Las ondas se difractan al encontrar un obstáculo que no pueden atravesar, en tanto no sean bloqueadas del todo.</w:t>
            </w:r>
          </w:p>
        </w:tc>
      </w:tr>
    </w:tbl>
    <w:p w:rsidR="00D26E36" w:rsidRPr="001F74AE" w:rsidRDefault="00D26E36" w:rsidP="001F74AE">
      <w:pPr>
        <w:spacing w:line="360" w:lineRule="auto"/>
        <w:rPr>
          <w:rStyle w:val="un"/>
          <w:rFonts w:ascii="Arial" w:hAnsi="Arial" w:cs="Arial"/>
          <w:sz w:val="24"/>
          <w:szCs w:val="24"/>
        </w:rPr>
      </w:pPr>
    </w:p>
    <w:p w:rsidR="00B65F9D" w:rsidRPr="001F74AE" w:rsidRDefault="00B65F9D" w:rsidP="001F74AE">
      <w:pPr>
        <w:spacing w:line="360" w:lineRule="auto"/>
        <w:rPr>
          <w:rStyle w:val="un"/>
          <w:rFonts w:ascii="Arial" w:hAnsi="Arial" w:cs="Arial"/>
          <w:sz w:val="24"/>
          <w:szCs w:val="24"/>
        </w:rPr>
      </w:pPr>
      <w:r w:rsidRPr="001F74AE">
        <w:rPr>
          <w:rStyle w:val="un"/>
          <w:rFonts w:ascii="Arial" w:hAnsi="Arial" w:cs="Arial"/>
          <w:sz w:val="24"/>
          <w:szCs w:val="24"/>
        </w:rPr>
        <w:t>También puede ocurrir que las ondas superen el obstáculo atravesándolo por una pequeña abertura. En este caso, la difracción es similar a la mostrada en la imagen anterior, pero la desviación no se da solo hacia un lado. Al atravesar la abertura, el fragmento de onda que logra pasar</w:t>
      </w:r>
      <w:r w:rsidR="00145E5A" w:rsidRPr="001F74AE">
        <w:rPr>
          <w:rStyle w:val="un"/>
          <w:rFonts w:ascii="Arial" w:hAnsi="Arial" w:cs="Arial"/>
          <w:sz w:val="24"/>
          <w:szCs w:val="24"/>
        </w:rPr>
        <w:t>la</w:t>
      </w:r>
      <w:r w:rsidRPr="001F74AE">
        <w:rPr>
          <w:rStyle w:val="un"/>
          <w:rFonts w:ascii="Arial" w:hAnsi="Arial" w:cs="Arial"/>
          <w:sz w:val="24"/>
          <w:szCs w:val="24"/>
        </w:rPr>
        <w:t xml:space="preserve"> se expande</w:t>
      </w:r>
      <w:r w:rsidR="00AF6EFC">
        <w:rPr>
          <w:rStyle w:val="un"/>
          <w:rFonts w:ascii="Arial" w:hAnsi="Arial" w:cs="Arial"/>
          <w:sz w:val="24"/>
          <w:szCs w:val="24"/>
        </w:rPr>
        <w:t xml:space="preserve"> y</w:t>
      </w:r>
      <w:r w:rsidR="00AF6EFC" w:rsidRPr="001F74AE">
        <w:rPr>
          <w:rStyle w:val="un"/>
          <w:rFonts w:ascii="Arial" w:hAnsi="Arial" w:cs="Arial"/>
          <w:sz w:val="24"/>
          <w:szCs w:val="24"/>
        </w:rPr>
        <w:t xml:space="preserve"> act</w:t>
      </w:r>
      <w:r w:rsidR="00AF6EFC">
        <w:rPr>
          <w:rStyle w:val="un"/>
          <w:rFonts w:ascii="Arial" w:hAnsi="Arial" w:cs="Arial"/>
          <w:sz w:val="24"/>
          <w:szCs w:val="24"/>
        </w:rPr>
        <w:t>úa</w:t>
      </w:r>
      <w:r w:rsidR="00AF6EFC" w:rsidRPr="001F74AE">
        <w:rPr>
          <w:rStyle w:val="un"/>
          <w:rFonts w:ascii="Arial" w:hAnsi="Arial" w:cs="Arial"/>
          <w:sz w:val="24"/>
          <w:szCs w:val="24"/>
        </w:rPr>
        <w:t xml:space="preserve"> </w:t>
      </w:r>
      <w:r w:rsidRPr="001F74AE">
        <w:rPr>
          <w:rStyle w:val="un"/>
          <w:rFonts w:ascii="Arial" w:hAnsi="Arial" w:cs="Arial"/>
          <w:sz w:val="24"/>
          <w:szCs w:val="24"/>
        </w:rPr>
        <w:t>como un</w:t>
      </w:r>
      <w:r w:rsidR="0089190F" w:rsidRPr="001F74AE">
        <w:rPr>
          <w:rStyle w:val="un"/>
          <w:rFonts w:ascii="Arial" w:hAnsi="Arial" w:cs="Arial"/>
          <w:sz w:val="24"/>
          <w:szCs w:val="24"/>
        </w:rPr>
        <w:t>a</w:t>
      </w:r>
      <w:r w:rsidRPr="001F74AE">
        <w:rPr>
          <w:rStyle w:val="un"/>
          <w:rFonts w:ascii="Arial" w:hAnsi="Arial" w:cs="Arial"/>
          <w:sz w:val="24"/>
          <w:szCs w:val="24"/>
        </w:rPr>
        <w:t xml:space="preserve"> nu</w:t>
      </w:r>
      <w:r w:rsidR="0089190F" w:rsidRPr="001F74AE">
        <w:rPr>
          <w:rStyle w:val="un"/>
          <w:rFonts w:ascii="Arial" w:hAnsi="Arial" w:cs="Arial"/>
          <w:sz w:val="24"/>
          <w:szCs w:val="24"/>
        </w:rPr>
        <w:t>eva fuente</w:t>
      </w:r>
      <w:r w:rsidR="00D050A1" w:rsidRPr="001F74AE">
        <w:rPr>
          <w:rStyle w:val="un"/>
          <w:rFonts w:ascii="Arial" w:hAnsi="Arial" w:cs="Arial"/>
          <w:sz w:val="24"/>
          <w:szCs w:val="24"/>
        </w:rPr>
        <w:t xml:space="preserve"> de onda.</w:t>
      </w:r>
    </w:p>
    <w:tbl>
      <w:tblPr>
        <w:tblStyle w:val="Tablaconcuadrcula1"/>
        <w:tblW w:w="0" w:type="auto"/>
        <w:tblLayout w:type="fixed"/>
        <w:tblLook w:val="04A0" w:firstRow="1" w:lastRow="0" w:firstColumn="1" w:lastColumn="0" w:noHBand="0" w:noVBand="1"/>
      </w:tblPr>
      <w:tblGrid>
        <w:gridCol w:w="2376"/>
        <w:gridCol w:w="6678"/>
      </w:tblGrid>
      <w:tr w:rsidR="00B65F9D" w:rsidRPr="001F74AE" w:rsidTr="00FA50C8">
        <w:tc>
          <w:tcPr>
            <w:tcW w:w="9054" w:type="dxa"/>
            <w:gridSpan w:val="2"/>
            <w:shd w:val="clear" w:color="auto" w:fill="0D0D0D" w:themeFill="text1" w:themeFillTint="F2"/>
          </w:tcPr>
          <w:p w:rsidR="00B65F9D" w:rsidRPr="001F74AE" w:rsidRDefault="00B65F9D"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B65F9D" w:rsidRPr="001F74AE" w:rsidTr="00FA50C8">
        <w:tc>
          <w:tcPr>
            <w:tcW w:w="2376" w:type="dxa"/>
          </w:tcPr>
          <w:p w:rsidR="00B65F9D" w:rsidRPr="001F74AE" w:rsidRDefault="00B65F9D"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B65F9D" w:rsidRPr="001F74AE" w:rsidRDefault="00336A8B" w:rsidP="001F74AE">
            <w:pPr>
              <w:spacing w:line="360" w:lineRule="auto"/>
              <w:rPr>
                <w:rFonts w:ascii="Arial" w:hAnsi="Arial" w:cs="Arial"/>
                <w:b/>
                <w:sz w:val="24"/>
                <w:szCs w:val="24"/>
              </w:rPr>
            </w:pPr>
            <w:r w:rsidRPr="001F74AE">
              <w:rPr>
                <w:rFonts w:ascii="Arial" w:hAnsi="Arial" w:cs="Arial"/>
                <w:sz w:val="24"/>
                <w:szCs w:val="24"/>
              </w:rPr>
              <w:t>CN_11_04_CO_IMG10</w:t>
            </w:r>
          </w:p>
        </w:tc>
      </w:tr>
      <w:tr w:rsidR="00B65F9D" w:rsidRPr="001F74AE" w:rsidTr="00FA50C8">
        <w:tc>
          <w:tcPr>
            <w:tcW w:w="2376" w:type="dxa"/>
          </w:tcPr>
          <w:p w:rsidR="00B65F9D" w:rsidRPr="001F74AE" w:rsidRDefault="00B65F9D"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B65F9D" w:rsidRPr="001F74AE" w:rsidRDefault="00B65F9D" w:rsidP="001F74AE">
            <w:pPr>
              <w:spacing w:line="360" w:lineRule="auto"/>
              <w:rPr>
                <w:rFonts w:ascii="Arial" w:hAnsi="Arial" w:cs="Arial"/>
                <w:sz w:val="24"/>
                <w:szCs w:val="24"/>
              </w:rPr>
            </w:pPr>
            <w:r w:rsidRPr="001F74AE">
              <w:rPr>
                <w:rFonts w:ascii="Arial" w:hAnsi="Arial" w:cs="Arial"/>
                <w:sz w:val="24"/>
                <w:szCs w:val="24"/>
              </w:rPr>
              <w:t>Difracción de una onda – rendija</w:t>
            </w:r>
          </w:p>
        </w:tc>
      </w:tr>
      <w:tr w:rsidR="00B65F9D" w:rsidRPr="001F74AE" w:rsidTr="00FA50C8">
        <w:tc>
          <w:tcPr>
            <w:tcW w:w="2376" w:type="dxa"/>
          </w:tcPr>
          <w:p w:rsidR="00B65F9D" w:rsidRPr="001F74AE" w:rsidRDefault="00B65F9D"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B65F9D" w:rsidRPr="001F74AE" w:rsidRDefault="00B65F9D" w:rsidP="001F74AE">
            <w:pPr>
              <w:spacing w:line="360" w:lineRule="auto"/>
              <w:rPr>
                <w:rFonts w:ascii="Arial" w:hAnsi="Arial" w:cs="Arial"/>
                <w:sz w:val="24"/>
                <w:szCs w:val="24"/>
              </w:rPr>
            </w:pPr>
            <w:r w:rsidRPr="001F74AE">
              <w:rPr>
                <w:rFonts w:ascii="Arial" w:hAnsi="Arial" w:cs="Arial"/>
                <w:sz w:val="24"/>
                <w:szCs w:val="24"/>
              </w:rPr>
              <w:t>Ilustrar esta imagen.</w:t>
            </w:r>
          </w:p>
          <w:p w:rsidR="00B65F9D" w:rsidRPr="001F74AE" w:rsidRDefault="00FF72C6" w:rsidP="001F74AE">
            <w:pPr>
              <w:spacing w:line="360" w:lineRule="auto"/>
              <w:rPr>
                <w:rFonts w:ascii="Arial" w:hAnsi="Arial" w:cs="Arial"/>
                <w:sz w:val="24"/>
                <w:szCs w:val="24"/>
              </w:rPr>
            </w:pPr>
            <w:hyperlink r:id="rId32" w:history="1">
              <w:r w:rsidR="0089190F" w:rsidRPr="001F74AE">
                <w:rPr>
                  <w:rStyle w:val="Hipervnculo"/>
                  <w:rFonts w:ascii="Arial" w:hAnsi="Arial" w:cs="Arial"/>
                  <w:sz w:val="24"/>
                  <w:szCs w:val="24"/>
                </w:rPr>
                <w:t>http://varinia.es/blog/wp-content/uploads/2011/02/difraccion_k.png</w:t>
              </w:r>
            </w:hyperlink>
          </w:p>
        </w:tc>
      </w:tr>
      <w:tr w:rsidR="00B65F9D" w:rsidRPr="001F74AE" w:rsidTr="00FA50C8">
        <w:tc>
          <w:tcPr>
            <w:tcW w:w="2376" w:type="dxa"/>
          </w:tcPr>
          <w:p w:rsidR="00B65F9D" w:rsidRPr="001F74AE" w:rsidRDefault="00B65F9D"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B65F9D" w:rsidRPr="001F74AE" w:rsidRDefault="00A307D6" w:rsidP="001F74AE">
            <w:pPr>
              <w:spacing w:line="360" w:lineRule="auto"/>
              <w:rPr>
                <w:rFonts w:ascii="Arial" w:hAnsi="Arial" w:cs="Arial"/>
                <w:sz w:val="24"/>
                <w:szCs w:val="24"/>
              </w:rPr>
            </w:pPr>
            <w:r w:rsidRPr="001F74AE">
              <w:rPr>
                <w:rFonts w:ascii="Arial" w:hAnsi="Arial" w:cs="Arial"/>
                <w:sz w:val="24"/>
                <w:szCs w:val="24"/>
              </w:rPr>
              <w:t>Las ondas se desvían en los bordes de las aberturas por las que atraviesan.</w:t>
            </w:r>
          </w:p>
        </w:tc>
      </w:tr>
    </w:tbl>
    <w:p w:rsidR="00B65F9D" w:rsidRPr="001F74AE" w:rsidRDefault="00B65F9D" w:rsidP="001F74AE">
      <w:pPr>
        <w:spacing w:line="360" w:lineRule="auto"/>
        <w:rPr>
          <w:rStyle w:val="un"/>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89190F" w:rsidRPr="001F74AE" w:rsidTr="00FA50C8">
        <w:tc>
          <w:tcPr>
            <w:tcW w:w="8828" w:type="dxa"/>
            <w:gridSpan w:val="2"/>
            <w:shd w:val="clear" w:color="auto" w:fill="000000"/>
          </w:tcPr>
          <w:p w:rsidR="0089190F" w:rsidRPr="001F74AE" w:rsidRDefault="0089190F" w:rsidP="001F74AE">
            <w:pPr>
              <w:spacing w:after="0" w:line="360" w:lineRule="auto"/>
              <w:jc w:val="center"/>
              <w:rPr>
                <w:rFonts w:ascii="Arial" w:hAnsi="Arial" w:cs="Arial"/>
                <w:b/>
                <w:color w:val="FFFFFF"/>
                <w:sz w:val="24"/>
                <w:szCs w:val="24"/>
                <w:lang w:val="es-MX"/>
              </w:rPr>
            </w:pPr>
            <w:r w:rsidRPr="001F74AE">
              <w:rPr>
                <w:rFonts w:ascii="Arial" w:hAnsi="Arial" w:cs="Arial"/>
                <w:b/>
                <w:color w:val="FFFFFF"/>
                <w:sz w:val="24"/>
                <w:szCs w:val="24"/>
                <w:lang w:val="es-MX"/>
              </w:rPr>
              <w:t>Destacado</w:t>
            </w:r>
          </w:p>
        </w:tc>
      </w:tr>
      <w:tr w:rsidR="0089190F" w:rsidRPr="001F74AE" w:rsidTr="00FA50C8">
        <w:tc>
          <w:tcPr>
            <w:tcW w:w="2490" w:type="dxa"/>
            <w:shd w:val="clear" w:color="auto" w:fill="auto"/>
          </w:tcPr>
          <w:p w:rsidR="0089190F" w:rsidRPr="001F74AE" w:rsidRDefault="0089190F" w:rsidP="001F74AE">
            <w:pPr>
              <w:spacing w:after="0" w:line="360" w:lineRule="auto"/>
              <w:rPr>
                <w:rFonts w:ascii="Arial" w:hAnsi="Arial" w:cs="Arial"/>
                <w:b/>
                <w:sz w:val="24"/>
                <w:szCs w:val="24"/>
                <w:lang w:val="es-MX"/>
              </w:rPr>
            </w:pPr>
            <w:r w:rsidRPr="001F74AE">
              <w:rPr>
                <w:rFonts w:ascii="Arial" w:hAnsi="Arial" w:cs="Arial"/>
                <w:b/>
                <w:sz w:val="24"/>
                <w:szCs w:val="24"/>
                <w:lang w:val="es-MX"/>
              </w:rPr>
              <w:t>Título</w:t>
            </w:r>
          </w:p>
        </w:tc>
        <w:tc>
          <w:tcPr>
            <w:tcW w:w="6338" w:type="dxa"/>
            <w:shd w:val="clear" w:color="auto" w:fill="auto"/>
          </w:tcPr>
          <w:p w:rsidR="0089190F" w:rsidRPr="001F74AE" w:rsidRDefault="0089190F" w:rsidP="001F74AE">
            <w:pPr>
              <w:spacing w:after="0" w:line="360" w:lineRule="auto"/>
              <w:jc w:val="center"/>
              <w:rPr>
                <w:rFonts w:ascii="Arial" w:hAnsi="Arial" w:cs="Arial"/>
                <w:b/>
                <w:sz w:val="24"/>
                <w:szCs w:val="24"/>
                <w:lang w:val="es-MX"/>
              </w:rPr>
            </w:pPr>
            <w:r w:rsidRPr="001F74AE">
              <w:rPr>
                <w:rFonts w:ascii="Arial" w:hAnsi="Arial" w:cs="Arial"/>
                <w:b/>
                <w:sz w:val="24"/>
                <w:szCs w:val="24"/>
                <w:lang w:val="es-MX"/>
              </w:rPr>
              <w:t>El principio de Huygens</w:t>
            </w:r>
          </w:p>
        </w:tc>
      </w:tr>
      <w:tr w:rsidR="0089190F" w:rsidRPr="001F74AE" w:rsidTr="00FA50C8">
        <w:tc>
          <w:tcPr>
            <w:tcW w:w="2490" w:type="dxa"/>
            <w:shd w:val="clear" w:color="auto" w:fill="auto"/>
          </w:tcPr>
          <w:p w:rsidR="0089190F" w:rsidRPr="001F74AE" w:rsidRDefault="0089190F" w:rsidP="001F74AE">
            <w:pPr>
              <w:spacing w:after="0" w:line="360" w:lineRule="auto"/>
              <w:rPr>
                <w:rFonts w:ascii="Arial" w:hAnsi="Arial" w:cs="Arial"/>
                <w:sz w:val="24"/>
                <w:szCs w:val="24"/>
                <w:lang w:val="es-MX"/>
              </w:rPr>
            </w:pPr>
            <w:r w:rsidRPr="001F74AE">
              <w:rPr>
                <w:rFonts w:ascii="Arial" w:hAnsi="Arial" w:cs="Arial"/>
                <w:b/>
                <w:sz w:val="24"/>
                <w:szCs w:val="24"/>
                <w:lang w:val="es-MX"/>
              </w:rPr>
              <w:t>Contenido</w:t>
            </w:r>
          </w:p>
        </w:tc>
        <w:tc>
          <w:tcPr>
            <w:tcW w:w="6338" w:type="dxa"/>
            <w:shd w:val="clear" w:color="auto" w:fill="auto"/>
          </w:tcPr>
          <w:p w:rsidR="0089190F" w:rsidRPr="001F74AE" w:rsidRDefault="0089190F">
            <w:pPr>
              <w:spacing w:after="0" w:line="360" w:lineRule="auto"/>
              <w:rPr>
                <w:rFonts w:ascii="Arial" w:hAnsi="Arial" w:cs="Arial"/>
                <w:sz w:val="24"/>
                <w:szCs w:val="24"/>
              </w:rPr>
            </w:pPr>
            <w:r w:rsidRPr="001F74AE">
              <w:rPr>
                <w:rFonts w:ascii="Arial" w:eastAsia="Times New Roman" w:hAnsi="Arial" w:cs="Arial"/>
                <w:sz w:val="24"/>
                <w:szCs w:val="24"/>
                <w:lang w:eastAsia="es-CO"/>
              </w:rPr>
              <w:t>En 1678</w:t>
            </w:r>
            <w:r w:rsidR="00AF6EFC">
              <w:rPr>
                <w:rFonts w:ascii="Arial" w:eastAsia="Times New Roman" w:hAnsi="Arial" w:cs="Arial"/>
                <w:sz w:val="24"/>
                <w:szCs w:val="24"/>
                <w:lang w:eastAsia="es-CO"/>
              </w:rPr>
              <w:t>,</w:t>
            </w:r>
            <w:r w:rsidRPr="001F74AE">
              <w:rPr>
                <w:rFonts w:ascii="Arial" w:eastAsia="Times New Roman" w:hAnsi="Arial" w:cs="Arial"/>
                <w:sz w:val="24"/>
                <w:szCs w:val="24"/>
                <w:lang w:eastAsia="es-CO"/>
              </w:rPr>
              <w:t xml:space="preserve"> el físico, matemático y astrónomo holandés </w:t>
            </w:r>
            <w:proofErr w:type="spellStart"/>
            <w:r w:rsidRPr="00370FF4">
              <w:rPr>
                <w:rFonts w:ascii="Arial" w:eastAsia="Times New Roman" w:hAnsi="Arial" w:cs="Arial"/>
                <w:b/>
                <w:sz w:val="24"/>
                <w:szCs w:val="24"/>
                <w:lang w:eastAsia="es-CO"/>
              </w:rPr>
              <w:t>Christia</w:t>
            </w:r>
            <w:r w:rsidR="003332BF" w:rsidRPr="00370FF4">
              <w:rPr>
                <w:rFonts w:ascii="Arial" w:eastAsia="Times New Roman" w:hAnsi="Arial" w:cs="Arial"/>
                <w:b/>
                <w:sz w:val="24"/>
                <w:szCs w:val="24"/>
                <w:lang w:eastAsia="es-CO"/>
              </w:rPr>
              <w:t>a</w:t>
            </w:r>
            <w:r w:rsidRPr="00370FF4">
              <w:rPr>
                <w:rFonts w:ascii="Arial" w:eastAsia="Times New Roman" w:hAnsi="Arial" w:cs="Arial"/>
                <w:b/>
                <w:sz w:val="24"/>
                <w:szCs w:val="24"/>
                <w:lang w:eastAsia="es-CO"/>
              </w:rPr>
              <w:t>n</w:t>
            </w:r>
            <w:proofErr w:type="spellEnd"/>
            <w:r w:rsidRPr="00370FF4">
              <w:rPr>
                <w:rFonts w:ascii="Arial" w:eastAsia="Times New Roman" w:hAnsi="Arial" w:cs="Arial"/>
                <w:b/>
                <w:sz w:val="24"/>
                <w:szCs w:val="24"/>
                <w:lang w:eastAsia="es-CO"/>
              </w:rPr>
              <w:t xml:space="preserve"> Huygens</w:t>
            </w:r>
            <w:r w:rsidRPr="001F74AE">
              <w:rPr>
                <w:rFonts w:ascii="Arial" w:eastAsia="Times New Roman" w:hAnsi="Arial" w:cs="Arial"/>
                <w:sz w:val="24"/>
                <w:szCs w:val="24"/>
                <w:lang w:eastAsia="es-CO"/>
              </w:rPr>
              <w:t xml:space="preserve"> propuso que las ondas luminosas </w:t>
            </w:r>
            <w:r w:rsidR="00AF6EFC">
              <w:rPr>
                <w:rFonts w:ascii="Arial" w:eastAsia="Times New Roman" w:hAnsi="Arial" w:cs="Arial"/>
                <w:sz w:val="24"/>
                <w:szCs w:val="24"/>
                <w:lang w:eastAsia="es-CO"/>
              </w:rPr>
              <w:t>son</w:t>
            </w:r>
            <w:r w:rsidRPr="001F74AE">
              <w:rPr>
                <w:rFonts w:ascii="Arial" w:eastAsia="Times New Roman" w:hAnsi="Arial" w:cs="Arial"/>
                <w:sz w:val="24"/>
                <w:szCs w:val="24"/>
                <w:lang w:eastAsia="es-CO"/>
              </w:rPr>
              <w:t xml:space="preserve"> una combinación de ondas más pequeñas. Por eso, cualquier punto del </w:t>
            </w:r>
            <w:r w:rsidRPr="001F74AE">
              <w:rPr>
                <w:rFonts w:ascii="Arial" w:eastAsia="Times New Roman" w:hAnsi="Arial" w:cs="Arial"/>
                <w:b/>
                <w:sz w:val="24"/>
                <w:szCs w:val="24"/>
                <w:lang w:eastAsia="es-CO"/>
              </w:rPr>
              <w:t>frente de onda</w:t>
            </w:r>
            <w:r w:rsidRPr="001F74AE">
              <w:rPr>
                <w:rFonts w:ascii="Arial" w:eastAsia="Times New Roman" w:hAnsi="Arial" w:cs="Arial"/>
                <w:sz w:val="24"/>
                <w:szCs w:val="24"/>
                <w:lang w:eastAsia="es-CO"/>
              </w:rPr>
              <w:t xml:space="preserve"> se puede considerar una </w:t>
            </w:r>
            <w:r w:rsidRPr="001F74AE">
              <w:rPr>
                <w:rFonts w:ascii="Arial" w:eastAsia="Times New Roman" w:hAnsi="Arial" w:cs="Arial"/>
                <w:b/>
                <w:sz w:val="24"/>
                <w:szCs w:val="24"/>
                <w:lang w:eastAsia="es-CO"/>
              </w:rPr>
              <w:t>nueva fuente</w:t>
            </w:r>
            <w:r w:rsidRPr="001F74AE">
              <w:rPr>
                <w:rFonts w:ascii="Arial" w:eastAsia="Times New Roman" w:hAnsi="Arial" w:cs="Arial"/>
                <w:sz w:val="24"/>
                <w:szCs w:val="24"/>
                <w:lang w:eastAsia="es-CO"/>
              </w:rPr>
              <w:t xml:space="preserve"> de ondas secundarias. Esta idea, concebida para la </w:t>
            </w:r>
            <w:proofErr w:type="gramStart"/>
            <w:r w:rsidRPr="001F74AE">
              <w:rPr>
                <w:rFonts w:ascii="Arial" w:eastAsia="Times New Roman" w:hAnsi="Arial" w:cs="Arial"/>
                <w:sz w:val="24"/>
                <w:szCs w:val="24"/>
                <w:lang w:eastAsia="es-CO"/>
              </w:rPr>
              <w:t>luz</w:t>
            </w:r>
            <w:proofErr w:type="gramEnd"/>
            <w:r w:rsidRPr="001F74AE">
              <w:rPr>
                <w:rFonts w:ascii="Arial" w:eastAsia="Times New Roman" w:hAnsi="Arial" w:cs="Arial"/>
                <w:sz w:val="24"/>
                <w:szCs w:val="24"/>
                <w:lang w:eastAsia="es-CO"/>
              </w:rPr>
              <w:t xml:space="preserve"> pero aplicable a todos los tipos de onda, se conoce como el </w:t>
            </w:r>
            <w:r w:rsidRPr="001F74AE">
              <w:rPr>
                <w:rFonts w:ascii="Arial" w:eastAsia="Times New Roman" w:hAnsi="Arial" w:cs="Arial"/>
                <w:b/>
                <w:sz w:val="24"/>
                <w:szCs w:val="24"/>
                <w:lang w:eastAsia="es-CO"/>
              </w:rPr>
              <w:t>principio de Huygens</w:t>
            </w:r>
            <w:r w:rsidRPr="001F74AE">
              <w:rPr>
                <w:rFonts w:ascii="Arial" w:eastAsia="Times New Roman" w:hAnsi="Arial" w:cs="Arial"/>
                <w:sz w:val="24"/>
                <w:szCs w:val="24"/>
                <w:lang w:eastAsia="es-CO"/>
              </w:rPr>
              <w:t xml:space="preserve">, y se usa para interpretar y comprender los fenómenos ondulatorios. </w:t>
            </w:r>
          </w:p>
        </w:tc>
      </w:tr>
    </w:tbl>
    <w:p w:rsidR="007B478E" w:rsidRPr="001F74AE" w:rsidRDefault="007B478E" w:rsidP="001F74AE">
      <w:pPr>
        <w:spacing w:line="360" w:lineRule="auto"/>
        <w:rPr>
          <w:rStyle w:val="un"/>
          <w:rFonts w:ascii="Arial" w:hAnsi="Arial" w:cs="Arial"/>
          <w:sz w:val="24"/>
          <w:szCs w:val="24"/>
        </w:rPr>
      </w:pPr>
    </w:p>
    <w:tbl>
      <w:tblPr>
        <w:tblStyle w:val="Tablaconcuadrcula"/>
        <w:tblW w:w="0" w:type="auto"/>
        <w:tblLook w:val="04A0" w:firstRow="1" w:lastRow="0" w:firstColumn="1" w:lastColumn="0" w:noHBand="0" w:noVBand="1"/>
      </w:tblPr>
      <w:tblGrid>
        <w:gridCol w:w="2472"/>
        <w:gridCol w:w="6356"/>
      </w:tblGrid>
      <w:tr w:rsidR="002F7C6E" w:rsidRPr="001F74AE" w:rsidTr="004A1C3F">
        <w:tc>
          <w:tcPr>
            <w:tcW w:w="9054" w:type="dxa"/>
            <w:gridSpan w:val="2"/>
            <w:shd w:val="clear" w:color="auto" w:fill="000000" w:themeFill="text1"/>
          </w:tcPr>
          <w:p w:rsidR="0089620A" w:rsidRPr="001F74AE" w:rsidRDefault="0089620A" w:rsidP="001F74AE">
            <w:pPr>
              <w:spacing w:line="360" w:lineRule="auto"/>
              <w:jc w:val="center"/>
              <w:rPr>
                <w:rFonts w:ascii="Arial" w:hAnsi="Arial" w:cs="Arial"/>
                <w:b/>
                <w:sz w:val="24"/>
                <w:szCs w:val="24"/>
              </w:rPr>
            </w:pPr>
            <w:r w:rsidRPr="001F74AE">
              <w:rPr>
                <w:rFonts w:ascii="Arial" w:hAnsi="Arial" w:cs="Arial"/>
                <w:b/>
                <w:sz w:val="24"/>
                <w:szCs w:val="24"/>
              </w:rPr>
              <w:t>Profundiza: recurso nuevo</w:t>
            </w:r>
          </w:p>
        </w:tc>
      </w:tr>
      <w:tr w:rsidR="002F7C6E" w:rsidRPr="001F74AE" w:rsidTr="004A1C3F">
        <w:tc>
          <w:tcPr>
            <w:tcW w:w="2518" w:type="dxa"/>
          </w:tcPr>
          <w:p w:rsidR="0089620A" w:rsidRPr="001F74AE" w:rsidRDefault="0089620A"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89620A" w:rsidRPr="001F74AE" w:rsidRDefault="007B0533"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F02ED1" w:rsidRPr="001F74AE">
              <w:rPr>
                <w:rFonts w:ascii="Arial" w:hAnsi="Arial" w:cs="Arial"/>
                <w:sz w:val="24"/>
                <w:szCs w:val="24"/>
              </w:rPr>
              <w:t>_REC11</w:t>
            </w:r>
            <w:r w:rsidR="000959CD" w:rsidRPr="001F74AE">
              <w:rPr>
                <w:rFonts w:ascii="Arial" w:hAnsi="Arial" w:cs="Arial"/>
                <w:sz w:val="24"/>
                <w:szCs w:val="24"/>
              </w:rPr>
              <w:t>0</w:t>
            </w:r>
          </w:p>
        </w:tc>
      </w:tr>
      <w:tr w:rsidR="002F7C6E" w:rsidRPr="001F74AE" w:rsidTr="004A1C3F">
        <w:tc>
          <w:tcPr>
            <w:tcW w:w="2518" w:type="dxa"/>
          </w:tcPr>
          <w:p w:rsidR="0089620A" w:rsidRPr="001F74AE" w:rsidRDefault="0089620A"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89620A" w:rsidRPr="001F74AE" w:rsidRDefault="00272D1A">
            <w:pPr>
              <w:spacing w:line="360" w:lineRule="auto"/>
              <w:rPr>
                <w:rFonts w:ascii="Arial" w:hAnsi="Arial" w:cs="Arial"/>
                <w:sz w:val="24"/>
                <w:szCs w:val="24"/>
              </w:rPr>
            </w:pPr>
            <w:r w:rsidRPr="001F74AE">
              <w:rPr>
                <w:rFonts w:ascii="Arial" w:hAnsi="Arial" w:cs="Arial"/>
                <w:sz w:val="24"/>
                <w:szCs w:val="24"/>
              </w:rPr>
              <w:t xml:space="preserve">La difracción de la luz y </w:t>
            </w:r>
            <w:r w:rsidR="00AF6EFC">
              <w:rPr>
                <w:rFonts w:ascii="Arial" w:hAnsi="Arial" w:cs="Arial"/>
                <w:sz w:val="24"/>
                <w:szCs w:val="24"/>
              </w:rPr>
              <w:t>de</w:t>
            </w:r>
            <w:r w:rsidR="00AF6EFC" w:rsidRPr="001F74AE">
              <w:rPr>
                <w:rFonts w:ascii="Arial" w:hAnsi="Arial" w:cs="Arial"/>
                <w:sz w:val="24"/>
                <w:szCs w:val="24"/>
              </w:rPr>
              <w:t xml:space="preserve">l </w:t>
            </w:r>
            <w:r w:rsidRPr="001F74AE">
              <w:rPr>
                <w:rFonts w:ascii="Arial" w:hAnsi="Arial" w:cs="Arial"/>
                <w:sz w:val="24"/>
                <w:szCs w:val="24"/>
              </w:rPr>
              <w:t>sonido</w:t>
            </w:r>
          </w:p>
        </w:tc>
      </w:tr>
      <w:tr w:rsidR="002F7C6E" w:rsidRPr="001F74AE" w:rsidTr="004A1C3F">
        <w:tc>
          <w:tcPr>
            <w:tcW w:w="2518" w:type="dxa"/>
          </w:tcPr>
          <w:p w:rsidR="0089620A" w:rsidRPr="001F74AE" w:rsidRDefault="0089620A"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89620A" w:rsidRPr="001F74AE" w:rsidRDefault="00611E2A" w:rsidP="001F74AE">
            <w:pPr>
              <w:spacing w:line="360" w:lineRule="auto"/>
              <w:rPr>
                <w:rFonts w:ascii="Arial" w:hAnsi="Arial" w:cs="Arial"/>
                <w:sz w:val="24"/>
                <w:szCs w:val="24"/>
              </w:rPr>
            </w:pPr>
            <w:r w:rsidRPr="001F74AE">
              <w:rPr>
                <w:rFonts w:ascii="Arial" w:hAnsi="Arial" w:cs="Arial"/>
                <w:sz w:val="24"/>
                <w:szCs w:val="24"/>
              </w:rPr>
              <w:t>Interactivo para comprender el fenómeno de difracción y reconocer su ocurrencia con ondas de luz y sonido</w:t>
            </w:r>
          </w:p>
        </w:tc>
      </w:tr>
    </w:tbl>
    <w:p w:rsidR="007B0533" w:rsidRPr="001F74AE" w:rsidRDefault="007B0533" w:rsidP="001F74AE">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2"/>
        <w:gridCol w:w="6356"/>
      </w:tblGrid>
      <w:tr w:rsidR="00272D1A" w:rsidRPr="001F74AE" w:rsidTr="00010FBF">
        <w:tc>
          <w:tcPr>
            <w:tcW w:w="9054" w:type="dxa"/>
            <w:gridSpan w:val="2"/>
            <w:shd w:val="clear" w:color="auto" w:fill="000000" w:themeFill="text1"/>
          </w:tcPr>
          <w:p w:rsidR="00272D1A" w:rsidRPr="001F74AE" w:rsidRDefault="00AD2255" w:rsidP="001F74AE">
            <w:pPr>
              <w:spacing w:line="360" w:lineRule="auto"/>
              <w:jc w:val="center"/>
              <w:rPr>
                <w:rFonts w:ascii="Arial" w:hAnsi="Arial" w:cs="Arial"/>
                <w:b/>
                <w:sz w:val="24"/>
                <w:szCs w:val="24"/>
              </w:rPr>
            </w:pPr>
            <w:r w:rsidRPr="001F74AE">
              <w:rPr>
                <w:rFonts w:ascii="Arial" w:hAnsi="Arial" w:cs="Arial"/>
                <w:b/>
                <w:sz w:val="24"/>
                <w:szCs w:val="24"/>
              </w:rPr>
              <w:t>Practica</w:t>
            </w:r>
            <w:r w:rsidR="00272D1A" w:rsidRPr="001F74AE">
              <w:rPr>
                <w:rFonts w:ascii="Arial" w:hAnsi="Arial" w:cs="Arial"/>
                <w:b/>
                <w:sz w:val="24"/>
                <w:szCs w:val="24"/>
              </w:rPr>
              <w:t>: recurso nuevo</w:t>
            </w:r>
          </w:p>
        </w:tc>
      </w:tr>
      <w:tr w:rsidR="00272D1A" w:rsidRPr="001F74AE" w:rsidTr="00010FBF">
        <w:tc>
          <w:tcPr>
            <w:tcW w:w="2518" w:type="dxa"/>
          </w:tcPr>
          <w:p w:rsidR="00272D1A" w:rsidRPr="001F74AE" w:rsidRDefault="00272D1A"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272D1A" w:rsidRPr="001F74AE" w:rsidRDefault="00272D1A"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F02ED1" w:rsidRPr="001F74AE">
              <w:rPr>
                <w:rFonts w:ascii="Arial" w:hAnsi="Arial" w:cs="Arial"/>
                <w:sz w:val="24"/>
                <w:szCs w:val="24"/>
              </w:rPr>
              <w:t>_REC12</w:t>
            </w:r>
            <w:r w:rsidRPr="001F74AE">
              <w:rPr>
                <w:rFonts w:ascii="Arial" w:hAnsi="Arial" w:cs="Arial"/>
                <w:sz w:val="24"/>
                <w:szCs w:val="24"/>
              </w:rPr>
              <w:t>0</w:t>
            </w:r>
          </w:p>
        </w:tc>
      </w:tr>
      <w:tr w:rsidR="00272D1A" w:rsidRPr="001F74AE" w:rsidTr="00010FBF">
        <w:tc>
          <w:tcPr>
            <w:tcW w:w="2518" w:type="dxa"/>
          </w:tcPr>
          <w:p w:rsidR="00272D1A" w:rsidRPr="001F74AE" w:rsidRDefault="00272D1A"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272D1A" w:rsidRPr="001F74AE" w:rsidRDefault="00272D1A" w:rsidP="001F74AE">
            <w:pPr>
              <w:spacing w:line="360" w:lineRule="auto"/>
              <w:rPr>
                <w:rFonts w:ascii="Arial" w:hAnsi="Arial" w:cs="Arial"/>
                <w:sz w:val="24"/>
                <w:szCs w:val="24"/>
              </w:rPr>
            </w:pPr>
            <w:r w:rsidRPr="001F74AE">
              <w:rPr>
                <w:rFonts w:ascii="Arial" w:hAnsi="Arial" w:cs="Arial"/>
                <w:sz w:val="24"/>
                <w:szCs w:val="24"/>
              </w:rPr>
              <w:t>El fenómeno de difracción</w:t>
            </w:r>
          </w:p>
        </w:tc>
      </w:tr>
      <w:tr w:rsidR="00272D1A" w:rsidRPr="001F74AE" w:rsidTr="00010FBF">
        <w:tc>
          <w:tcPr>
            <w:tcW w:w="2518" w:type="dxa"/>
          </w:tcPr>
          <w:p w:rsidR="00272D1A" w:rsidRPr="001F74AE" w:rsidRDefault="00272D1A"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272D1A" w:rsidRPr="001F74AE" w:rsidRDefault="00F02ED1">
            <w:pPr>
              <w:spacing w:line="360" w:lineRule="auto"/>
              <w:rPr>
                <w:rFonts w:ascii="Arial" w:hAnsi="Arial" w:cs="Arial"/>
                <w:sz w:val="24"/>
                <w:szCs w:val="24"/>
              </w:rPr>
            </w:pPr>
            <w:r w:rsidRPr="001F74AE">
              <w:rPr>
                <w:rFonts w:ascii="Arial" w:hAnsi="Arial" w:cs="Arial"/>
                <w:sz w:val="24"/>
                <w:szCs w:val="24"/>
              </w:rPr>
              <w:t xml:space="preserve">Actividad para identificar las condiciones en </w:t>
            </w:r>
            <w:r w:rsidR="00AF6EFC" w:rsidRPr="001F74AE">
              <w:rPr>
                <w:rFonts w:ascii="Arial" w:hAnsi="Arial" w:cs="Arial"/>
                <w:sz w:val="24"/>
                <w:szCs w:val="24"/>
              </w:rPr>
              <w:t>l</w:t>
            </w:r>
            <w:r w:rsidR="00AF6EFC">
              <w:rPr>
                <w:rFonts w:ascii="Arial" w:hAnsi="Arial" w:cs="Arial"/>
                <w:sz w:val="24"/>
                <w:szCs w:val="24"/>
              </w:rPr>
              <w:t>as</w:t>
            </w:r>
            <w:r w:rsidR="00AF6EFC" w:rsidRPr="001F74AE">
              <w:rPr>
                <w:rFonts w:ascii="Arial" w:hAnsi="Arial" w:cs="Arial"/>
                <w:sz w:val="24"/>
                <w:szCs w:val="24"/>
              </w:rPr>
              <w:t xml:space="preserve"> </w:t>
            </w:r>
            <w:r w:rsidRPr="001F74AE">
              <w:rPr>
                <w:rFonts w:ascii="Arial" w:hAnsi="Arial" w:cs="Arial"/>
                <w:sz w:val="24"/>
                <w:szCs w:val="24"/>
              </w:rPr>
              <w:t>que ocurre la difracción de las ondas</w:t>
            </w:r>
          </w:p>
        </w:tc>
      </w:tr>
    </w:tbl>
    <w:p w:rsidR="00272D1A" w:rsidRPr="001F74AE" w:rsidRDefault="00272D1A" w:rsidP="001F74AE">
      <w:pPr>
        <w:spacing w:line="360" w:lineRule="auto"/>
        <w:rPr>
          <w:rFonts w:ascii="Arial" w:hAnsi="Arial" w:cs="Arial"/>
          <w:sz w:val="24"/>
          <w:szCs w:val="24"/>
          <w:shd w:val="clear" w:color="auto" w:fill="FFFFFF"/>
        </w:rPr>
      </w:pPr>
    </w:p>
    <w:tbl>
      <w:tblPr>
        <w:tblStyle w:val="Tablaconcuadrcula"/>
        <w:tblW w:w="0" w:type="auto"/>
        <w:tblLook w:val="04A0" w:firstRow="1" w:lastRow="0" w:firstColumn="1" w:lastColumn="0" w:noHBand="0" w:noVBand="1"/>
      </w:tblPr>
      <w:tblGrid>
        <w:gridCol w:w="2472"/>
        <w:gridCol w:w="6356"/>
      </w:tblGrid>
      <w:tr w:rsidR="00272D1A" w:rsidRPr="001F74AE" w:rsidTr="00010FBF">
        <w:tc>
          <w:tcPr>
            <w:tcW w:w="9054" w:type="dxa"/>
            <w:gridSpan w:val="2"/>
            <w:shd w:val="clear" w:color="auto" w:fill="000000" w:themeFill="text1"/>
          </w:tcPr>
          <w:p w:rsidR="00272D1A" w:rsidRPr="001F74AE" w:rsidRDefault="00AD2255" w:rsidP="001F74AE">
            <w:pPr>
              <w:spacing w:line="360" w:lineRule="auto"/>
              <w:jc w:val="center"/>
              <w:rPr>
                <w:rFonts w:ascii="Arial" w:hAnsi="Arial" w:cs="Arial"/>
                <w:b/>
                <w:sz w:val="24"/>
                <w:szCs w:val="24"/>
              </w:rPr>
            </w:pPr>
            <w:r w:rsidRPr="001F74AE">
              <w:rPr>
                <w:rFonts w:ascii="Arial" w:hAnsi="Arial" w:cs="Arial"/>
                <w:b/>
                <w:sz w:val="24"/>
                <w:szCs w:val="24"/>
              </w:rPr>
              <w:t>Practica</w:t>
            </w:r>
            <w:r w:rsidR="00272D1A" w:rsidRPr="001F74AE">
              <w:rPr>
                <w:rFonts w:ascii="Arial" w:hAnsi="Arial" w:cs="Arial"/>
                <w:b/>
                <w:sz w:val="24"/>
                <w:szCs w:val="24"/>
              </w:rPr>
              <w:t>: recurso nuevo</w:t>
            </w:r>
          </w:p>
        </w:tc>
      </w:tr>
      <w:tr w:rsidR="00272D1A" w:rsidRPr="001F74AE" w:rsidTr="00010FBF">
        <w:tc>
          <w:tcPr>
            <w:tcW w:w="2518" w:type="dxa"/>
          </w:tcPr>
          <w:p w:rsidR="00272D1A" w:rsidRPr="001F74AE" w:rsidRDefault="00272D1A"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272D1A" w:rsidRPr="001F74AE" w:rsidRDefault="00272D1A"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F02ED1" w:rsidRPr="001F74AE">
              <w:rPr>
                <w:rFonts w:ascii="Arial" w:hAnsi="Arial" w:cs="Arial"/>
                <w:sz w:val="24"/>
                <w:szCs w:val="24"/>
              </w:rPr>
              <w:t>_REC13</w:t>
            </w:r>
            <w:r w:rsidRPr="001F74AE">
              <w:rPr>
                <w:rFonts w:ascii="Arial" w:hAnsi="Arial" w:cs="Arial"/>
                <w:sz w:val="24"/>
                <w:szCs w:val="24"/>
              </w:rPr>
              <w:t>0</w:t>
            </w:r>
          </w:p>
        </w:tc>
      </w:tr>
      <w:tr w:rsidR="00272D1A" w:rsidRPr="001F74AE" w:rsidTr="00010FBF">
        <w:tc>
          <w:tcPr>
            <w:tcW w:w="2518" w:type="dxa"/>
          </w:tcPr>
          <w:p w:rsidR="00272D1A" w:rsidRPr="001F74AE" w:rsidRDefault="00272D1A"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272D1A" w:rsidRPr="001F74AE" w:rsidRDefault="00F02ED1" w:rsidP="001F74AE">
            <w:pPr>
              <w:spacing w:line="360" w:lineRule="auto"/>
              <w:rPr>
                <w:rFonts w:ascii="Arial" w:hAnsi="Arial" w:cs="Arial"/>
                <w:sz w:val="24"/>
                <w:szCs w:val="24"/>
              </w:rPr>
            </w:pPr>
            <w:r w:rsidRPr="001F74AE">
              <w:rPr>
                <w:rFonts w:ascii="Arial" w:hAnsi="Arial" w:cs="Arial"/>
                <w:sz w:val="24"/>
                <w:szCs w:val="24"/>
              </w:rPr>
              <w:t>Las diferencias entre difracción, reflexión y refracción</w:t>
            </w:r>
          </w:p>
        </w:tc>
      </w:tr>
      <w:tr w:rsidR="00272D1A" w:rsidRPr="001F74AE" w:rsidTr="00010FBF">
        <w:tc>
          <w:tcPr>
            <w:tcW w:w="2518" w:type="dxa"/>
          </w:tcPr>
          <w:p w:rsidR="00272D1A" w:rsidRPr="001F74AE" w:rsidRDefault="00272D1A"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272D1A" w:rsidRPr="001F74AE" w:rsidRDefault="00F02ED1" w:rsidP="001F74AE">
            <w:pPr>
              <w:spacing w:line="360" w:lineRule="auto"/>
              <w:rPr>
                <w:rFonts w:ascii="Arial" w:hAnsi="Arial" w:cs="Arial"/>
                <w:sz w:val="24"/>
                <w:szCs w:val="24"/>
              </w:rPr>
            </w:pPr>
            <w:r w:rsidRPr="001F74AE">
              <w:rPr>
                <w:rFonts w:ascii="Arial" w:hAnsi="Arial" w:cs="Arial"/>
                <w:sz w:val="24"/>
                <w:szCs w:val="24"/>
              </w:rPr>
              <w:t>Actividad para comparar y diferenciar los fenómenos ondulatorios más importantes</w:t>
            </w:r>
          </w:p>
        </w:tc>
      </w:tr>
    </w:tbl>
    <w:p w:rsidR="00272D1A" w:rsidRPr="001F74AE" w:rsidRDefault="00272D1A" w:rsidP="001F74AE">
      <w:pPr>
        <w:spacing w:line="360" w:lineRule="auto"/>
        <w:rPr>
          <w:rFonts w:ascii="Arial" w:hAnsi="Arial" w:cs="Arial"/>
          <w:sz w:val="24"/>
          <w:szCs w:val="24"/>
          <w:shd w:val="clear" w:color="auto" w:fill="FFFFFF"/>
        </w:rPr>
      </w:pPr>
    </w:p>
    <w:p w:rsidR="00005BF8" w:rsidRPr="001F74AE" w:rsidRDefault="007B0533" w:rsidP="001F74AE">
      <w:pPr>
        <w:spacing w:line="360" w:lineRule="auto"/>
        <w:rPr>
          <w:rFonts w:ascii="Arial" w:hAnsi="Arial" w:cs="Arial"/>
          <w:b/>
          <w:sz w:val="24"/>
          <w:szCs w:val="24"/>
        </w:rPr>
      </w:pPr>
      <w:r w:rsidRPr="001F74AE">
        <w:rPr>
          <w:rFonts w:ascii="Arial" w:hAnsi="Arial" w:cs="Arial"/>
          <w:sz w:val="24"/>
          <w:szCs w:val="24"/>
          <w:highlight w:val="yellow"/>
        </w:rPr>
        <w:t xml:space="preserve"> </w:t>
      </w:r>
      <w:r w:rsidR="00005BF8"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0004520E" w:rsidRPr="001F74AE">
        <w:rPr>
          <w:rFonts w:ascii="Arial" w:hAnsi="Arial" w:cs="Arial"/>
          <w:sz w:val="24"/>
          <w:szCs w:val="24"/>
          <w:highlight w:val="yellow"/>
        </w:rPr>
        <w:t>2</w:t>
      </w:r>
      <w:r w:rsidR="00005BF8" w:rsidRPr="001F74AE">
        <w:rPr>
          <w:rFonts w:ascii="Arial" w:hAnsi="Arial" w:cs="Arial"/>
          <w:sz w:val="24"/>
          <w:szCs w:val="24"/>
          <w:highlight w:val="yellow"/>
        </w:rPr>
        <w:t>]</w:t>
      </w:r>
      <w:r w:rsidR="00005BF8" w:rsidRPr="001F74AE">
        <w:rPr>
          <w:rFonts w:ascii="Arial" w:hAnsi="Arial" w:cs="Arial"/>
          <w:sz w:val="24"/>
          <w:szCs w:val="24"/>
        </w:rPr>
        <w:t xml:space="preserve"> </w:t>
      </w:r>
      <w:r w:rsidR="00E40B77" w:rsidRPr="001F74AE">
        <w:rPr>
          <w:rFonts w:ascii="Arial" w:hAnsi="Arial" w:cs="Arial"/>
          <w:b/>
          <w:sz w:val="24"/>
          <w:szCs w:val="24"/>
        </w:rPr>
        <w:t>3</w:t>
      </w:r>
      <w:r w:rsidR="0004520E" w:rsidRPr="001F74AE">
        <w:rPr>
          <w:rFonts w:ascii="Arial" w:hAnsi="Arial" w:cs="Arial"/>
          <w:b/>
          <w:sz w:val="24"/>
          <w:szCs w:val="24"/>
        </w:rPr>
        <w:t>.2</w:t>
      </w:r>
      <w:r w:rsidR="00005BF8" w:rsidRPr="001F74AE">
        <w:rPr>
          <w:rFonts w:ascii="Arial" w:hAnsi="Arial" w:cs="Arial"/>
          <w:b/>
          <w:sz w:val="24"/>
          <w:szCs w:val="24"/>
        </w:rPr>
        <w:t xml:space="preserve"> Consolidación</w:t>
      </w:r>
    </w:p>
    <w:p w:rsidR="009F357F" w:rsidRPr="001F74AE" w:rsidRDefault="00005BF8" w:rsidP="001F74AE">
      <w:pPr>
        <w:spacing w:line="360" w:lineRule="auto"/>
        <w:rPr>
          <w:rFonts w:ascii="Arial" w:hAnsi="Arial" w:cs="Arial"/>
          <w:b/>
          <w:sz w:val="24"/>
          <w:szCs w:val="24"/>
        </w:rPr>
      </w:pPr>
      <w:r w:rsidRPr="001F74AE">
        <w:rPr>
          <w:rFonts w:ascii="Arial" w:hAnsi="Arial" w:cs="Arial"/>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472"/>
        <w:gridCol w:w="6356"/>
      </w:tblGrid>
      <w:tr w:rsidR="002F7C6E" w:rsidRPr="001F74AE" w:rsidTr="004A1C3F">
        <w:tc>
          <w:tcPr>
            <w:tcW w:w="9054" w:type="dxa"/>
            <w:gridSpan w:val="2"/>
            <w:shd w:val="clear" w:color="auto" w:fill="000000" w:themeFill="text1"/>
          </w:tcPr>
          <w:p w:rsidR="00CC05C7" w:rsidRPr="001F74AE" w:rsidRDefault="00CC05C7"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2F7C6E" w:rsidRPr="001F74AE" w:rsidTr="004A1C3F">
        <w:tc>
          <w:tcPr>
            <w:tcW w:w="2518" w:type="dxa"/>
          </w:tcPr>
          <w:p w:rsidR="00CC05C7" w:rsidRPr="001F74AE" w:rsidRDefault="00CC05C7"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CC05C7" w:rsidRPr="001F74AE" w:rsidRDefault="007B0533"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920899" w:rsidRPr="001F74AE">
              <w:rPr>
                <w:rFonts w:ascii="Arial" w:hAnsi="Arial" w:cs="Arial"/>
                <w:sz w:val="24"/>
                <w:szCs w:val="24"/>
              </w:rPr>
              <w:t>_REC14</w:t>
            </w:r>
            <w:r w:rsidR="00CC05C7" w:rsidRPr="001F74AE">
              <w:rPr>
                <w:rFonts w:ascii="Arial" w:hAnsi="Arial" w:cs="Arial"/>
                <w:sz w:val="24"/>
                <w:szCs w:val="24"/>
              </w:rPr>
              <w:t>0</w:t>
            </w:r>
          </w:p>
        </w:tc>
      </w:tr>
      <w:tr w:rsidR="002F7C6E" w:rsidRPr="001F74AE" w:rsidTr="004A1C3F">
        <w:tc>
          <w:tcPr>
            <w:tcW w:w="2518" w:type="dxa"/>
          </w:tcPr>
          <w:p w:rsidR="00CC05C7" w:rsidRPr="001F74AE" w:rsidRDefault="00CC05C7"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CC05C7" w:rsidRPr="001F74AE" w:rsidRDefault="00C056A6" w:rsidP="001F74AE">
            <w:pPr>
              <w:spacing w:line="360" w:lineRule="auto"/>
              <w:rPr>
                <w:rFonts w:ascii="Arial" w:hAnsi="Arial" w:cs="Arial"/>
                <w:sz w:val="24"/>
                <w:szCs w:val="24"/>
              </w:rPr>
            </w:pPr>
            <w:r w:rsidRPr="001F74AE">
              <w:rPr>
                <w:rFonts w:ascii="Arial" w:hAnsi="Arial" w:cs="Arial"/>
                <w:sz w:val="24"/>
                <w:szCs w:val="24"/>
              </w:rPr>
              <w:t>Refuerza tu aprendizaje: La difracción</w:t>
            </w:r>
          </w:p>
        </w:tc>
      </w:tr>
      <w:tr w:rsidR="002F7C6E" w:rsidRPr="001F74AE" w:rsidTr="004A1C3F">
        <w:tc>
          <w:tcPr>
            <w:tcW w:w="2518" w:type="dxa"/>
          </w:tcPr>
          <w:p w:rsidR="00CC05C7" w:rsidRPr="001F74AE" w:rsidRDefault="00CC05C7"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CC05C7" w:rsidRPr="001F74AE" w:rsidRDefault="00B32DB0" w:rsidP="001F74AE">
            <w:pPr>
              <w:spacing w:line="360" w:lineRule="auto"/>
              <w:rPr>
                <w:rFonts w:ascii="Arial" w:hAnsi="Arial" w:cs="Arial"/>
                <w:sz w:val="24"/>
                <w:szCs w:val="24"/>
              </w:rPr>
            </w:pPr>
            <w:r w:rsidRPr="001F74AE">
              <w:rPr>
                <w:rFonts w:ascii="Arial" w:hAnsi="Arial" w:cs="Arial"/>
                <w:sz w:val="24"/>
                <w:szCs w:val="24"/>
              </w:rPr>
              <w:t>Actividad para analizar la difracción de las ondas luminosas y sonoras</w:t>
            </w:r>
          </w:p>
        </w:tc>
      </w:tr>
    </w:tbl>
    <w:p w:rsidR="00C116F9" w:rsidRPr="001F74AE" w:rsidRDefault="00C116F9" w:rsidP="001F74AE">
      <w:pPr>
        <w:spacing w:line="360" w:lineRule="auto"/>
        <w:rPr>
          <w:rFonts w:ascii="Arial" w:hAnsi="Arial" w:cs="Arial"/>
          <w:sz w:val="24"/>
          <w:szCs w:val="24"/>
          <w:highlight w:val="yellow"/>
        </w:rPr>
      </w:pPr>
    </w:p>
    <w:p w:rsidR="00451F54" w:rsidRPr="001F74AE" w:rsidRDefault="004131CA" w:rsidP="001F74AE">
      <w:pPr>
        <w:spacing w:line="360" w:lineRule="auto"/>
        <w:rPr>
          <w:rFonts w:ascii="Arial" w:hAnsi="Arial" w:cs="Arial"/>
          <w:b/>
          <w:sz w:val="24"/>
          <w:szCs w:val="24"/>
        </w:rPr>
      </w:pPr>
      <w:r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Pr="001F74AE">
        <w:rPr>
          <w:rFonts w:ascii="Arial" w:hAnsi="Arial" w:cs="Arial"/>
          <w:sz w:val="24"/>
          <w:szCs w:val="24"/>
          <w:highlight w:val="yellow"/>
        </w:rPr>
        <w:t>1]</w:t>
      </w:r>
      <w:r w:rsidRPr="001F74AE">
        <w:rPr>
          <w:rFonts w:ascii="Arial" w:hAnsi="Arial" w:cs="Arial"/>
          <w:sz w:val="24"/>
          <w:szCs w:val="24"/>
        </w:rPr>
        <w:t xml:space="preserve"> </w:t>
      </w:r>
      <w:r w:rsidRPr="001F74AE">
        <w:rPr>
          <w:rFonts w:ascii="Arial" w:hAnsi="Arial" w:cs="Arial"/>
          <w:b/>
          <w:sz w:val="24"/>
          <w:szCs w:val="24"/>
        </w:rPr>
        <w:t>4</w:t>
      </w:r>
      <w:r w:rsidR="00451F54" w:rsidRPr="001F74AE">
        <w:rPr>
          <w:rFonts w:ascii="Arial" w:hAnsi="Arial" w:cs="Arial"/>
          <w:b/>
          <w:sz w:val="24"/>
          <w:szCs w:val="24"/>
        </w:rPr>
        <w:t xml:space="preserve"> </w:t>
      </w:r>
      <w:r w:rsidR="004B1BBA" w:rsidRPr="001F74AE">
        <w:rPr>
          <w:rFonts w:ascii="Arial" w:hAnsi="Arial" w:cs="Arial"/>
          <w:b/>
          <w:sz w:val="24"/>
          <w:szCs w:val="24"/>
        </w:rPr>
        <w:t>La interferencia</w:t>
      </w:r>
    </w:p>
    <w:p w:rsidR="00A64638" w:rsidRPr="001F74AE" w:rsidRDefault="00D71924" w:rsidP="001F74AE">
      <w:pPr>
        <w:spacing w:line="360" w:lineRule="auto"/>
        <w:rPr>
          <w:rFonts w:ascii="Arial" w:hAnsi="Arial" w:cs="Arial"/>
          <w:sz w:val="24"/>
          <w:szCs w:val="24"/>
        </w:rPr>
      </w:pPr>
      <w:r w:rsidRPr="001F74AE">
        <w:rPr>
          <w:rFonts w:ascii="Arial" w:hAnsi="Arial" w:cs="Arial"/>
          <w:sz w:val="24"/>
          <w:szCs w:val="24"/>
        </w:rPr>
        <w:t xml:space="preserve">A diferencia de los objetos </w:t>
      </w:r>
      <w:r w:rsidR="00C242A1" w:rsidRPr="001F74AE">
        <w:rPr>
          <w:rFonts w:ascii="Arial" w:hAnsi="Arial" w:cs="Arial"/>
          <w:sz w:val="24"/>
          <w:szCs w:val="24"/>
        </w:rPr>
        <w:t xml:space="preserve">materiales, las ondas sí pueden ocupar el mismo espacio en el mismo momento. Cuando dos ondas se cruzan, se </w:t>
      </w:r>
      <w:r w:rsidR="00A64638" w:rsidRPr="001F74AE">
        <w:rPr>
          <w:rFonts w:ascii="Arial" w:hAnsi="Arial" w:cs="Arial"/>
          <w:sz w:val="24"/>
          <w:szCs w:val="24"/>
        </w:rPr>
        <w:t xml:space="preserve">produce el fenómeno conocido como </w:t>
      </w:r>
      <w:r w:rsidR="00A64638" w:rsidRPr="001F74AE">
        <w:rPr>
          <w:rFonts w:ascii="Arial" w:hAnsi="Arial" w:cs="Arial"/>
          <w:b/>
          <w:sz w:val="24"/>
          <w:szCs w:val="24"/>
        </w:rPr>
        <w:t>interferencia</w:t>
      </w:r>
      <w:r w:rsidR="00A64638" w:rsidRPr="001F74AE">
        <w:rPr>
          <w:rFonts w:ascii="Arial" w:hAnsi="Arial" w:cs="Arial"/>
          <w:sz w:val="24"/>
          <w:szCs w:val="24"/>
        </w:rPr>
        <w:t>.</w:t>
      </w:r>
    </w:p>
    <w:p w:rsidR="000D227A" w:rsidRPr="001F74AE" w:rsidRDefault="00A64638" w:rsidP="001F74AE">
      <w:pPr>
        <w:spacing w:line="360" w:lineRule="auto"/>
        <w:rPr>
          <w:rFonts w:ascii="Arial" w:hAnsi="Arial" w:cs="Arial"/>
          <w:sz w:val="24"/>
          <w:szCs w:val="24"/>
        </w:rPr>
      </w:pPr>
      <w:r w:rsidRPr="001F74AE">
        <w:rPr>
          <w:rFonts w:ascii="Arial" w:hAnsi="Arial" w:cs="Arial"/>
          <w:sz w:val="24"/>
          <w:szCs w:val="24"/>
        </w:rPr>
        <w:t xml:space="preserve">Durante la interferencia, las ondas </w:t>
      </w:r>
      <w:r w:rsidR="00BC4719" w:rsidRPr="001F74AE">
        <w:rPr>
          <w:rFonts w:ascii="Arial" w:hAnsi="Arial" w:cs="Arial"/>
          <w:sz w:val="24"/>
          <w:szCs w:val="24"/>
        </w:rPr>
        <w:t xml:space="preserve">se </w:t>
      </w:r>
      <w:r w:rsidR="00C242A1" w:rsidRPr="001F74AE">
        <w:rPr>
          <w:rFonts w:ascii="Arial" w:hAnsi="Arial" w:cs="Arial"/>
          <w:sz w:val="24"/>
          <w:szCs w:val="24"/>
        </w:rPr>
        <w:t>alteran mutuamente</w:t>
      </w:r>
      <w:r w:rsidRPr="001F74AE">
        <w:rPr>
          <w:rFonts w:ascii="Arial" w:hAnsi="Arial" w:cs="Arial"/>
          <w:sz w:val="24"/>
          <w:szCs w:val="24"/>
        </w:rPr>
        <w:t xml:space="preserve"> de diversas formas. Si la cresta de una onda coincide con la cresta de la otra, se suman y producen una cresta de mayor amplitud; esto se conoce como </w:t>
      </w:r>
      <w:r w:rsidRPr="001F74AE">
        <w:rPr>
          <w:rFonts w:ascii="Arial" w:hAnsi="Arial" w:cs="Arial"/>
          <w:b/>
          <w:sz w:val="24"/>
          <w:szCs w:val="24"/>
        </w:rPr>
        <w:t>interferencia constructiva</w:t>
      </w:r>
      <w:r w:rsidRPr="001F74AE">
        <w:rPr>
          <w:rFonts w:ascii="Arial" w:hAnsi="Arial" w:cs="Arial"/>
          <w:sz w:val="24"/>
          <w:szCs w:val="24"/>
        </w:rPr>
        <w:t>. En cambio, si coinciden una cresta y un val</w:t>
      </w:r>
      <w:r w:rsidR="00D14A31" w:rsidRPr="001F74AE">
        <w:rPr>
          <w:rFonts w:ascii="Arial" w:hAnsi="Arial" w:cs="Arial"/>
          <w:sz w:val="24"/>
          <w:szCs w:val="24"/>
        </w:rPr>
        <w:t xml:space="preserve">le, </w:t>
      </w:r>
      <w:r w:rsidR="00BC4719" w:rsidRPr="001F74AE">
        <w:rPr>
          <w:rFonts w:ascii="Arial" w:hAnsi="Arial" w:cs="Arial"/>
          <w:sz w:val="24"/>
          <w:szCs w:val="24"/>
        </w:rPr>
        <w:t xml:space="preserve">se anulan mutuamente, siendo esta una </w:t>
      </w:r>
      <w:r w:rsidR="00BC4719" w:rsidRPr="001F74AE">
        <w:rPr>
          <w:rFonts w:ascii="Arial" w:hAnsi="Arial" w:cs="Arial"/>
          <w:b/>
          <w:sz w:val="24"/>
          <w:szCs w:val="24"/>
        </w:rPr>
        <w:t>interferencia destructiva</w:t>
      </w:r>
      <w:r w:rsidR="00BC4719" w:rsidRPr="001F74AE">
        <w:rPr>
          <w:rFonts w:ascii="Arial" w:hAnsi="Arial" w:cs="Arial"/>
          <w:sz w:val="24"/>
          <w:szCs w:val="24"/>
        </w:rPr>
        <w:t>.</w:t>
      </w:r>
    </w:p>
    <w:tbl>
      <w:tblPr>
        <w:tblStyle w:val="Tablaconcuadrcula1"/>
        <w:tblW w:w="0" w:type="auto"/>
        <w:tblLayout w:type="fixed"/>
        <w:tblLook w:val="04A0" w:firstRow="1" w:lastRow="0" w:firstColumn="1" w:lastColumn="0" w:noHBand="0" w:noVBand="1"/>
      </w:tblPr>
      <w:tblGrid>
        <w:gridCol w:w="2376"/>
        <w:gridCol w:w="6678"/>
      </w:tblGrid>
      <w:tr w:rsidR="00BC4719" w:rsidRPr="001F74AE" w:rsidTr="00FA50C8">
        <w:tc>
          <w:tcPr>
            <w:tcW w:w="9054" w:type="dxa"/>
            <w:gridSpan w:val="2"/>
            <w:shd w:val="clear" w:color="auto" w:fill="0D0D0D" w:themeFill="text1" w:themeFillTint="F2"/>
          </w:tcPr>
          <w:p w:rsidR="00BC4719" w:rsidRPr="001F74AE" w:rsidRDefault="00BC4719"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BC4719" w:rsidRPr="001F74AE" w:rsidTr="00FA50C8">
        <w:tc>
          <w:tcPr>
            <w:tcW w:w="2376" w:type="dxa"/>
          </w:tcPr>
          <w:p w:rsidR="00BC4719" w:rsidRPr="001F74AE" w:rsidRDefault="00BC4719"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BC4719" w:rsidRPr="001F74AE" w:rsidRDefault="00336A8B" w:rsidP="001F74AE">
            <w:pPr>
              <w:spacing w:line="360" w:lineRule="auto"/>
              <w:rPr>
                <w:rFonts w:ascii="Arial" w:hAnsi="Arial" w:cs="Arial"/>
                <w:b/>
                <w:sz w:val="24"/>
                <w:szCs w:val="24"/>
              </w:rPr>
            </w:pPr>
            <w:r w:rsidRPr="001F74AE">
              <w:rPr>
                <w:rFonts w:ascii="Arial" w:hAnsi="Arial" w:cs="Arial"/>
                <w:sz w:val="24"/>
                <w:szCs w:val="24"/>
              </w:rPr>
              <w:t>CN_11_04_CO_IMG11</w:t>
            </w:r>
          </w:p>
        </w:tc>
      </w:tr>
      <w:tr w:rsidR="00BC4719" w:rsidRPr="001F74AE" w:rsidTr="00FA50C8">
        <w:tc>
          <w:tcPr>
            <w:tcW w:w="2376" w:type="dxa"/>
          </w:tcPr>
          <w:p w:rsidR="00BC4719" w:rsidRPr="001F74AE" w:rsidRDefault="00BC4719"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BC4719" w:rsidRPr="001F74AE" w:rsidRDefault="00D14A31" w:rsidP="001F74AE">
            <w:pPr>
              <w:spacing w:line="360" w:lineRule="auto"/>
              <w:rPr>
                <w:rFonts w:ascii="Arial" w:hAnsi="Arial" w:cs="Arial"/>
                <w:sz w:val="24"/>
                <w:szCs w:val="24"/>
              </w:rPr>
            </w:pPr>
            <w:r w:rsidRPr="001F74AE">
              <w:rPr>
                <w:rFonts w:ascii="Arial" w:hAnsi="Arial" w:cs="Arial"/>
                <w:sz w:val="24"/>
                <w:szCs w:val="24"/>
              </w:rPr>
              <w:t>Interferencia</w:t>
            </w:r>
          </w:p>
        </w:tc>
      </w:tr>
      <w:tr w:rsidR="00BC4719" w:rsidRPr="001F74AE" w:rsidTr="00FA50C8">
        <w:tc>
          <w:tcPr>
            <w:tcW w:w="2376" w:type="dxa"/>
          </w:tcPr>
          <w:p w:rsidR="00BC4719" w:rsidRPr="001F74AE" w:rsidRDefault="00BC4719"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BC4719" w:rsidRPr="001F74AE" w:rsidRDefault="00BC4719" w:rsidP="001F74AE">
            <w:pPr>
              <w:spacing w:line="360" w:lineRule="auto"/>
              <w:rPr>
                <w:rFonts w:ascii="Arial" w:hAnsi="Arial" w:cs="Arial"/>
                <w:sz w:val="24"/>
                <w:szCs w:val="24"/>
              </w:rPr>
            </w:pPr>
            <w:r w:rsidRPr="001F74AE">
              <w:rPr>
                <w:rFonts w:ascii="Arial" w:hAnsi="Arial" w:cs="Arial"/>
                <w:sz w:val="24"/>
                <w:szCs w:val="24"/>
              </w:rPr>
              <w:t>Ilustrar esta imagen.</w:t>
            </w:r>
          </w:p>
          <w:p w:rsidR="00BC4719" w:rsidRPr="001F74AE" w:rsidRDefault="00D14A31" w:rsidP="001F74AE">
            <w:pPr>
              <w:spacing w:line="360" w:lineRule="auto"/>
              <w:rPr>
                <w:rFonts w:ascii="Arial" w:hAnsi="Arial" w:cs="Arial"/>
                <w:sz w:val="24"/>
                <w:szCs w:val="24"/>
              </w:rPr>
            </w:pPr>
            <w:r w:rsidRPr="001F74AE">
              <w:rPr>
                <w:rFonts w:ascii="Arial" w:hAnsi="Arial" w:cs="Arial"/>
                <w:noProof/>
                <w:sz w:val="24"/>
                <w:szCs w:val="24"/>
                <w:lang w:eastAsia="es-CO"/>
              </w:rPr>
              <w:drawing>
                <wp:inline distT="0" distB="0" distL="0" distR="0">
                  <wp:extent cx="3998691" cy="1496021"/>
                  <wp:effectExtent l="0" t="0" r="1905" b="9525"/>
                  <wp:docPr id="39" name="Imagen 39" descr="C:\Users\Miguel\Desktop\Interfe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guel\Desktop\Interferenci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48913" cy="1514810"/>
                          </a:xfrm>
                          <a:prstGeom prst="rect">
                            <a:avLst/>
                          </a:prstGeom>
                          <a:noFill/>
                          <a:ln>
                            <a:noFill/>
                          </a:ln>
                        </pic:spPr>
                      </pic:pic>
                    </a:graphicData>
                  </a:graphic>
                </wp:inline>
              </w:drawing>
            </w:r>
          </w:p>
        </w:tc>
      </w:tr>
      <w:tr w:rsidR="00BC4719" w:rsidRPr="001F74AE" w:rsidTr="00FA50C8">
        <w:tc>
          <w:tcPr>
            <w:tcW w:w="2376" w:type="dxa"/>
          </w:tcPr>
          <w:p w:rsidR="00BC4719" w:rsidRPr="001F74AE" w:rsidRDefault="00BC4719"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BC4719" w:rsidRPr="001F74AE" w:rsidRDefault="00D14A31">
            <w:pPr>
              <w:spacing w:line="360" w:lineRule="auto"/>
              <w:rPr>
                <w:rFonts w:ascii="Arial" w:hAnsi="Arial" w:cs="Arial"/>
                <w:sz w:val="24"/>
                <w:szCs w:val="24"/>
              </w:rPr>
            </w:pPr>
            <w:r w:rsidRPr="001F74AE">
              <w:rPr>
                <w:rFonts w:ascii="Arial" w:hAnsi="Arial" w:cs="Arial"/>
                <w:sz w:val="24"/>
                <w:szCs w:val="24"/>
              </w:rPr>
              <w:t>La unión de dos crestas o dos valles forma una onda de mayor amplitud, mientras que la unión de crestas con valles hace</w:t>
            </w:r>
            <w:r w:rsidR="00AB4D27" w:rsidRPr="001F74AE">
              <w:rPr>
                <w:rFonts w:ascii="Arial" w:hAnsi="Arial" w:cs="Arial"/>
                <w:sz w:val="24"/>
                <w:szCs w:val="24"/>
              </w:rPr>
              <w:t xml:space="preserve"> que la onda se anule</w:t>
            </w:r>
            <w:r w:rsidRPr="001F74AE">
              <w:rPr>
                <w:rFonts w:ascii="Arial" w:hAnsi="Arial" w:cs="Arial"/>
                <w:sz w:val="24"/>
                <w:szCs w:val="24"/>
              </w:rPr>
              <w:t>.</w:t>
            </w:r>
          </w:p>
        </w:tc>
      </w:tr>
    </w:tbl>
    <w:p w:rsidR="00C60242" w:rsidRPr="001F74AE" w:rsidRDefault="00C60242" w:rsidP="001F74AE">
      <w:pPr>
        <w:spacing w:line="360" w:lineRule="auto"/>
        <w:rPr>
          <w:rFonts w:ascii="Arial" w:hAnsi="Arial" w:cs="Arial"/>
          <w:b/>
          <w:sz w:val="24"/>
          <w:szCs w:val="24"/>
        </w:rPr>
      </w:pPr>
    </w:p>
    <w:p w:rsidR="00DE7AF4" w:rsidRPr="001F74AE" w:rsidRDefault="00AB4D27" w:rsidP="001F74AE">
      <w:pPr>
        <w:spacing w:line="360" w:lineRule="auto"/>
        <w:rPr>
          <w:rFonts w:ascii="Arial" w:hAnsi="Arial" w:cs="Arial"/>
          <w:sz w:val="24"/>
          <w:szCs w:val="24"/>
        </w:rPr>
      </w:pPr>
      <w:r w:rsidRPr="001F74AE">
        <w:rPr>
          <w:rFonts w:ascii="Arial" w:hAnsi="Arial" w:cs="Arial"/>
          <w:sz w:val="24"/>
          <w:szCs w:val="24"/>
        </w:rPr>
        <w:t>Si la interferencia se da en</w:t>
      </w:r>
      <w:r w:rsidR="00C60242" w:rsidRPr="001F74AE">
        <w:rPr>
          <w:rFonts w:ascii="Arial" w:hAnsi="Arial" w:cs="Arial"/>
          <w:sz w:val="24"/>
          <w:szCs w:val="24"/>
        </w:rPr>
        <w:t xml:space="preserve"> ondas de la misma amplitud</w:t>
      </w:r>
      <w:r w:rsidRPr="001F74AE">
        <w:rPr>
          <w:rFonts w:ascii="Arial" w:hAnsi="Arial" w:cs="Arial"/>
          <w:sz w:val="24"/>
          <w:szCs w:val="24"/>
        </w:rPr>
        <w:t xml:space="preserve">, la unión de dos crestas produce una nueva con </w:t>
      </w:r>
      <w:r w:rsidR="00DE7AF4" w:rsidRPr="001F74AE">
        <w:rPr>
          <w:rFonts w:ascii="Arial" w:hAnsi="Arial" w:cs="Arial"/>
          <w:sz w:val="24"/>
          <w:szCs w:val="24"/>
        </w:rPr>
        <w:t xml:space="preserve">exactamente </w:t>
      </w:r>
      <w:r w:rsidRPr="001F74AE">
        <w:rPr>
          <w:rFonts w:ascii="Arial" w:hAnsi="Arial" w:cs="Arial"/>
          <w:sz w:val="24"/>
          <w:szCs w:val="24"/>
        </w:rPr>
        <w:t>el doble de amplitud,</w:t>
      </w:r>
      <w:r w:rsidR="00DE7AF4" w:rsidRPr="001F74AE">
        <w:rPr>
          <w:rFonts w:ascii="Arial" w:hAnsi="Arial" w:cs="Arial"/>
          <w:sz w:val="24"/>
          <w:szCs w:val="24"/>
        </w:rPr>
        <w:t xml:space="preserve"> mientras que</w:t>
      </w:r>
      <w:r w:rsidR="00207865" w:rsidRPr="001F74AE">
        <w:rPr>
          <w:rFonts w:ascii="Arial" w:hAnsi="Arial" w:cs="Arial"/>
          <w:sz w:val="24"/>
          <w:szCs w:val="24"/>
        </w:rPr>
        <w:t xml:space="preserve"> una</w:t>
      </w:r>
      <w:r w:rsidR="00DE7AF4" w:rsidRPr="001F74AE">
        <w:rPr>
          <w:rFonts w:ascii="Arial" w:hAnsi="Arial" w:cs="Arial"/>
          <w:sz w:val="24"/>
          <w:szCs w:val="24"/>
        </w:rPr>
        <w:t xml:space="preserve"> </w:t>
      </w:r>
      <w:r w:rsidR="00207865" w:rsidRPr="001F74AE">
        <w:rPr>
          <w:rFonts w:ascii="Arial" w:hAnsi="Arial" w:cs="Arial"/>
          <w:sz w:val="24"/>
          <w:szCs w:val="24"/>
        </w:rPr>
        <w:t>cresta y un</w:t>
      </w:r>
      <w:r w:rsidR="002B1628" w:rsidRPr="001F74AE">
        <w:rPr>
          <w:rFonts w:ascii="Arial" w:hAnsi="Arial" w:cs="Arial"/>
          <w:sz w:val="24"/>
          <w:szCs w:val="24"/>
        </w:rPr>
        <w:t xml:space="preserve"> valle</w:t>
      </w:r>
      <w:r w:rsidR="00DE7AF4" w:rsidRPr="001F74AE">
        <w:rPr>
          <w:rFonts w:ascii="Arial" w:hAnsi="Arial" w:cs="Arial"/>
          <w:sz w:val="24"/>
          <w:szCs w:val="24"/>
        </w:rPr>
        <w:t xml:space="preserve"> </w:t>
      </w:r>
      <w:r w:rsidR="00B155E2" w:rsidRPr="001F74AE">
        <w:rPr>
          <w:rFonts w:ascii="Arial" w:hAnsi="Arial" w:cs="Arial"/>
          <w:sz w:val="24"/>
          <w:szCs w:val="24"/>
        </w:rPr>
        <w:t xml:space="preserve">producen una región de amplitud cero, es decir, </w:t>
      </w:r>
      <w:r w:rsidR="00DE7AF4" w:rsidRPr="001F74AE">
        <w:rPr>
          <w:rFonts w:ascii="Arial" w:hAnsi="Arial" w:cs="Arial"/>
          <w:sz w:val="24"/>
          <w:szCs w:val="24"/>
        </w:rPr>
        <w:t>se cancelan completamente.</w:t>
      </w:r>
    </w:p>
    <w:tbl>
      <w:tblPr>
        <w:tblStyle w:val="Tablaconcuadrcula"/>
        <w:tblW w:w="0" w:type="auto"/>
        <w:tblLook w:val="04A0" w:firstRow="1" w:lastRow="0" w:firstColumn="1" w:lastColumn="0" w:noHBand="0" w:noVBand="1"/>
      </w:tblPr>
      <w:tblGrid>
        <w:gridCol w:w="2472"/>
        <w:gridCol w:w="6356"/>
      </w:tblGrid>
      <w:tr w:rsidR="003B352B" w:rsidRPr="001F74AE" w:rsidTr="00600BA3">
        <w:tc>
          <w:tcPr>
            <w:tcW w:w="9054" w:type="dxa"/>
            <w:gridSpan w:val="2"/>
            <w:shd w:val="clear" w:color="auto" w:fill="000000" w:themeFill="text1"/>
          </w:tcPr>
          <w:p w:rsidR="003B352B" w:rsidRPr="001F74AE" w:rsidRDefault="003B352B" w:rsidP="001F74AE">
            <w:pPr>
              <w:spacing w:line="360" w:lineRule="auto"/>
              <w:jc w:val="center"/>
              <w:rPr>
                <w:rFonts w:ascii="Arial" w:hAnsi="Arial" w:cs="Arial"/>
                <w:b/>
                <w:sz w:val="24"/>
                <w:szCs w:val="24"/>
              </w:rPr>
            </w:pPr>
            <w:r w:rsidRPr="001F74AE">
              <w:rPr>
                <w:rFonts w:ascii="Arial" w:hAnsi="Arial" w:cs="Arial"/>
                <w:b/>
                <w:sz w:val="24"/>
                <w:szCs w:val="24"/>
              </w:rPr>
              <w:t>Profundiza: recurso nuevo</w:t>
            </w:r>
          </w:p>
        </w:tc>
      </w:tr>
      <w:tr w:rsidR="003B352B" w:rsidRPr="001F74AE" w:rsidTr="00600BA3">
        <w:tc>
          <w:tcPr>
            <w:tcW w:w="2518" w:type="dxa"/>
          </w:tcPr>
          <w:p w:rsidR="003B352B" w:rsidRPr="001F74AE" w:rsidRDefault="003B352B"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3B352B" w:rsidRPr="001F74AE" w:rsidRDefault="003B352B"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Pr="001F74AE">
              <w:rPr>
                <w:rFonts w:ascii="Arial" w:hAnsi="Arial" w:cs="Arial"/>
                <w:sz w:val="24"/>
                <w:szCs w:val="24"/>
              </w:rPr>
              <w:t>_REC150</w:t>
            </w:r>
          </w:p>
        </w:tc>
      </w:tr>
      <w:tr w:rsidR="003B352B" w:rsidRPr="001F74AE" w:rsidTr="00600BA3">
        <w:tc>
          <w:tcPr>
            <w:tcW w:w="2518" w:type="dxa"/>
          </w:tcPr>
          <w:p w:rsidR="003B352B" w:rsidRPr="001F74AE" w:rsidRDefault="003B352B"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3B352B" w:rsidRPr="001F74AE" w:rsidRDefault="003B352B" w:rsidP="001F74AE">
            <w:pPr>
              <w:spacing w:line="360" w:lineRule="auto"/>
              <w:rPr>
                <w:rFonts w:ascii="Arial" w:hAnsi="Arial" w:cs="Arial"/>
                <w:sz w:val="24"/>
                <w:szCs w:val="24"/>
              </w:rPr>
            </w:pPr>
            <w:r w:rsidRPr="001F74AE">
              <w:rPr>
                <w:rFonts w:ascii="Arial" w:hAnsi="Arial" w:cs="Arial"/>
                <w:sz w:val="24"/>
                <w:szCs w:val="24"/>
              </w:rPr>
              <w:t>Interferencia luminosa y sonora</w:t>
            </w:r>
          </w:p>
        </w:tc>
      </w:tr>
      <w:tr w:rsidR="003B352B" w:rsidRPr="001F74AE" w:rsidTr="00600BA3">
        <w:tc>
          <w:tcPr>
            <w:tcW w:w="2518" w:type="dxa"/>
          </w:tcPr>
          <w:p w:rsidR="003B352B" w:rsidRPr="001F74AE" w:rsidRDefault="003B352B"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3B352B" w:rsidRPr="001F74AE" w:rsidRDefault="003B352B" w:rsidP="001F74AE">
            <w:pPr>
              <w:spacing w:line="360" w:lineRule="auto"/>
              <w:rPr>
                <w:rFonts w:ascii="Arial" w:hAnsi="Arial" w:cs="Arial"/>
                <w:sz w:val="24"/>
                <w:szCs w:val="24"/>
              </w:rPr>
            </w:pPr>
            <w:r w:rsidRPr="001F74AE">
              <w:rPr>
                <w:rFonts w:ascii="Arial" w:hAnsi="Arial" w:cs="Arial"/>
                <w:sz w:val="24"/>
                <w:szCs w:val="24"/>
              </w:rPr>
              <w:t>Interactivo para comprender qué es la interferencia y reconocer sus efectos</w:t>
            </w:r>
          </w:p>
        </w:tc>
      </w:tr>
    </w:tbl>
    <w:p w:rsidR="003B352B" w:rsidRPr="001F74AE" w:rsidRDefault="003B352B" w:rsidP="001F74AE">
      <w:pPr>
        <w:spacing w:line="360" w:lineRule="auto"/>
        <w:rPr>
          <w:rFonts w:ascii="Arial" w:hAnsi="Arial" w:cs="Arial"/>
          <w:sz w:val="24"/>
          <w:szCs w:val="24"/>
        </w:rPr>
      </w:pPr>
    </w:p>
    <w:p w:rsidR="003B352B" w:rsidRPr="001F74AE" w:rsidRDefault="003B352B" w:rsidP="001F74AE">
      <w:pPr>
        <w:spacing w:line="360" w:lineRule="auto"/>
        <w:rPr>
          <w:rFonts w:ascii="Arial" w:eastAsia="Times New Roman" w:hAnsi="Arial" w:cs="Arial"/>
          <w:b/>
          <w:sz w:val="24"/>
          <w:szCs w:val="24"/>
          <w:lang w:eastAsia="es-CO"/>
        </w:rPr>
      </w:pPr>
      <w:r w:rsidRPr="001F74AE">
        <w:rPr>
          <w:rFonts w:ascii="Arial" w:hAnsi="Arial" w:cs="Arial"/>
          <w:sz w:val="24"/>
          <w:szCs w:val="24"/>
          <w:highlight w:val="yellow"/>
        </w:rPr>
        <w:t xml:space="preserve"> [SECCIÓN 2]</w:t>
      </w:r>
      <w:r w:rsidRPr="001F74AE">
        <w:rPr>
          <w:rFonts w:ascii="Arial" w:hAnsi="Arial" w:cs="Arial"/>
          <w:sz w:val="24"/>
          <w:szCs w:val="24"/>
        </w:rPr>
        <w:t xml:space="preserve"> </w:t>
      </w:r>
      <w:r w:rsidRPr="001F74AE">
        <w:rPr>
          <w:rFonts w:ascii="Arial" w:hAnsi="Arial" w:cs="Arial"/>
          <w:b/>
          <w:sz w:val="24"/>
          <w:szCs w:val="24"/>
        </w:rPr>
        <w:t>4.1</w:t>
      </w:r>
      <w:r w:rsidRPr="001F74AE">
        <w:rPr>
          <w:rFonts w:ascii="Arial" w:eastAsia="Times New Roman" w:hAnsi="Arial" w:cs="Arial"/>
          <w:b/>
          <w:sz w:val="24"/>
          <w:szCs w:val="24"/>
          <w:lang w:eastAsia="es-CO"/>
        </w:rPr>
        <w:t xml:space="preserve"> La interferencia de ondas diferentes o fuera de fase</w:t>
      </w:r>
    </w:p>
    <w:p w:rsidR="003B352B" w:rsidRPr="001F74AE" w:rsidRDefault="003B352B" w:rsidP="001F74AE">
      <w:pPr>
        <w:spacing w:line="360" w:lineRule="auto"/>
        <w:rPr>
          <w:rFonts w:ascii="Arial" w:hAnsi="Arial" w:cs="Arial"/>
          <w:sz w:val="24"/>
          <w:szCs w:val="24"/>
        </w:rPr>
      </w:pPr>
      <w:r w:rsidRPr="001F74AE">
        <w:rPr>
          <w:rFonts w:ascii="Arial" w:hAnsi="Arial" w:cs="Arial"/>
          <w:sz w:val="24"/>
          <w:szCs w:val="24"/>
        </w:rPr>
        <w:t xml:space="preserve">Cuando las ondas se producen al mismo tiempo, de manera que siempre coinciden las crestas y los valles, se dice que están </w:t>
      </w:r>
      <w:r w:rsidRPr="001F74AE">
        <w:rPr>
          <w:rFonts w:ascii="Arial" w:hAnsi="Arial" w:cs="Arial"/>
          <w:b/>
          <w:sz w:val="24"/>
          <w:szCs w:val="24"/>
        </w:rPr>
        <w:t>en fase</w:t>
      </w:r>
      <w:r w:rsidRPr="001F74AE">
        <w:rPr>
          <w:rFonts w:ascii="Arial" w:hAnsi="Arial" w:cs="Arial"/>
          <w:sz w:val="24"/>
          <w:szCs w:val="24"/>
        </w:rPr>
        <w:t xml:space="preserve">. Las ondas </w:t>
      </w:r>
      <w:r w:rsidRPr="001F74AE">
        <w:rPr>
          <w:rFonts w:ascii="Arial" w:hAnsi="Arial" w:cs="Arial"/>
          <w:b/>
          <w:sz w:val="24"/>
          <w:szCs w:val="24"/>
        </w:rPr>
        <w:t>fuera de fase</w:t>
      </w:r>
      <w:r w:rsidRPr="001F74AE">
        <w:rPr>
          <w:rFonts w:ascii="Arial" w:hAnsi="Arial" w:cs="Arial"/>
          <w:sz w:val="24"/>
          <w:szCs w:val="24"/>
        </w:rPr>
        <w:t xml:space="preserve"> se generan en diferentes momentos, y las crestas y los valles no coinciden. Aun así, se da interferencia constructiva y destructiva, según la</w:t>
      </w:r>
      <w:r w:rsidR="003C1CFC" w:rsidRPr="001F74AE">
        <w:rPr>
          <w:rFonts w:ascii="Arial" w:hAnsi="Arial" w:cs="Arial"/>
          <w:color w:val="000000"/>
          <w:sz w:val="24"/>
          <w:szCs w:val="24"/>
          <w:shd w:val="clear" w:color="auto" w:fill="FFFFFF"/>
        </w:rPr>
        <w:t xml:space="preserve"> </w:t>
      </w:r>
      <w:r w:rsidR="003C1CFC" w:rsidRPr="001F74AE">
        <w:rPr>
          <w:rFonts w:ascii="Arial" w:hAnsi="Arial" w:cs="Arial"/>
          <w:sz w:val="24"/>
          <w:szCs w:val="24"/>
        </w:rPr>
        <w:t>elongación y la dirección en que se encuentran la</w:t>
      </w:r>
      <w:r w:rsidR="00370FF4">
        <w:rPr>
          <w:rFonts w:ascii="Arial" w:hAnsi="Arial" w:cs="Arial"/>
          <w:sz w:val="24"/>
          <w:szCs w:val="24"/>
        </w:rPr>
        <w:t>s</w:t>
      </w:r>
      <w:r w:rsidR="003C1CFC" w:rsidRPr="001F74AE">
        <w:rPr>
          <w:rFonts w:ascii="Arial" w:hAnsi="Arial" w:cs="Arial"/>
          <w:sz w:val="24"/>
          <w:szCs w:val="24"/>
        </w:rPr>
        <w:t xml:space="preserve"> onda</w:t>
      </w:r>
      <w:r w:rsidR="00370FF4">
        <w:rPr>
          <w:rFonts w:ascii="Arial" w:hAnsi="Arial" w:cs="Arial"/>
          <w:sz w:val="24"/>
          <w:szCs w:val="24"/>
        </w:rPr>
        <w:t>s</w:t>
      </w:r>
      <w:r w:rsidR="003C1CFC" w:rsidRPr="001F74AE">
        <w:rPr>
          <w:rFonts w:ascii="Arial" w:hAnsi="Arial" w:cs="Arial"/>
          <w:sz w:val="24"/>
          <w:szCs w:val="24"/>
        </w:rPr>
        <w:t xml:space="preserve"> en un momento específico.</w:t>
      </w:r>
    </w:p>
    <w:p w:rsidR="002B1628" w:rsidRPr="001F74AE" w:rsidRDefault="00DE7AF4" w:rsidP="001F74AE">
      <w:pPr>
        <w:spacing w:line="360" w:lineRule="auto"/>
        <w:rPr>
          <w:rFonts w:ascii="Arial" w:hAnsi="Arial" w:cs="Arial"/>
          <w:sz w:val="24"/>
          <w:szCs w:val="24"/>
        </w:rPr>
      </w:pPr>
      <w:r w:rsidRPr="001F74AE">
        <w:rPr>
          <w:rFonts w:ascii="Arial" w:hAnsi="Arial" w:cs="Arial"/>
          <w:sz w:val="24"/>
          <w:szCs w:val="24"/>
        </w:rPr>
        <w:t>En los casos en los que</w:t>
      </w:r>
      <w:r w:rsidR="00C60242" w:rsidRPr="001F74AE">
        <w:rPr>
          <w:rFonts w:ascii="Arial" w:hAnsi="Arial" w:cs="Arial"/>
          <w:sz w:val="24"/>
          <w:szCs w:val="24"/>
        </w:rPr>
        <w:t xml:space="preserve"> </w:t>
      </w:r>
      <w:r w:rsidRPr="001F74AE">
        <w:rPr>
          <w:rFonts w:ascii="Arial" w:hAnsi="Arial" w:cs="Arial"/>
          <w:sz w:val="24"/>
          <w:szCs w:val="24"/>
        </w:rPr>
        <w:t>la amplitud es diferente en cada onda, la longitud de onda resultante en la interferencia constructiva</w:t>
      </w:r>
      <w:r w:rsidR="002B1628" w:rsidRPr="001F74AE">
        <w:rPr>
          <w:rFonts w:ascii="Arial" w:hAnsi="Arial" w:cs="Arial"/>
          <w:sz w:val="24"/>
          <w:szCs w:val="24"/>
        </w:rPr>
        <w:t xml:space="preserve"> no será el doble de la amplitud de ninguna de las ondas originales,</w:t>
      </w:r>
      <w:r w:rsidRPr="001F74AE">
        <w:rPr>
          <w:rFonts w:ascii="Arial" w:hAnsi="Arial" w:cs="Arial"/>
          <w:sz w:val="24"/>
          <w:szCs w:val="24"/>
        </w:rPr>
        <w:t xml:space="preserve"> pero seguirá siendo la suma de esas dos amplitudes. Y la interferencia destructiva no elimina del todo las ondas, sino que produce una onda más pequeña, cuya amplitud es igual a la resta de las amplitudes originales.</w:t>
      </w:r>
    </w:p>
    <w:tbl>
      <w:tblPr>
        <w:tblStyle w:val="Tablaconcuadrcula1"/>
        <w:tblW w:w="0" w:type="auto"/>
        <w:tblLayout w:type="fixed"/>
        <w:tblLook w:val="04A0" w:firstRow="1" w:lastRow="0" w:firstColumn="1" w:lastColumn="0" w:noHBand="0" w:noVBand="1"/>
      </w:tblPr>
      <w:tblGrid>
        <w:gridCol w:w="2376"/>
        <w:gridCol w:w="6678"/>
      </w:tblGrid>
      <w:tr w:rsidR="00B155E2" w:rsidRPr="001F74AE" w:rsidTr="00FA50C8">
        <w:tc>
          <w:tcPr>
            <w:tcW w:w="9054" w:type="dxa"/>
            <w:gridSpan w:val="2"/>
            <w:shd w:val="clear" w:color="auto" w:fill="0D0D0D" w:themeFill="text1" w:themeFillTint="F2"/>
          </w:tcPr>
          <w:p w:rsidR="00B155E2" w:rsidRPr="001F74AE" w:rsidRDefault="00B155E2"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B155E2" w:rsidRPr="001F74AE" w:rsidTr="00FA50C8">
        <w:tc>
          <w:tcPr>
            <w:tcW w:w="2376" w:type="dxa"/>
          </w:tcPr>
          <w:p w:rsidR="00B155E2" w:rsidRPr="001F74AE" w:rsidRDefault="00B155E2"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B155E2" w:rsidRPr="001F74AE" w:rsidRDefault="00336A8B" w:rsidP="001F74AE">
            <w:pPr>
              <w:spacing w:line="360" w:lineRule="auto"/>
              <w:rPr>
                <w:rFonts w:ascii="Arial" w:hAnsi="Arial" w:cs="Arial"/>
                <w:b/>
                <w:sz w:val="24"/>
                <w:szCs w:val="24"/>
              </w:rPr>
            </w:pPr>
            <w:r w:rsidRPr="001F74AE">
              <w:rPr>
                <w:rFonts w:ascii="Arial" w:hAnsi="Arial" w:cs="Arial"/>
                <w:sz w:val="24"/>
                <w:szCs w:val="24"/>
              </w:rPr>
              <w:t>CN_11_04_CO_IMG12</w:t>
            </w:r>
          </w:p>
        </w:tc>
      </w:tr>
      <w:tr w:rsidR="00B155E2" w:rsidRPr="001F74AE" w:rsidTr="00FA50C8">
        <w:tc>
          <w:tcPr>
            <w:tcW w:w="2376" w:type="dxa"/>
          </w:tcPr>
          <w:p w:rsidR="00B155E2" w:rsidRPr="001F74AE" w:rsidRDefault="00B155E2"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B155E2" w:rsidRPr="001F74AE" w:rsidRDefault="00B155E2" w:rsidP="001F74AE">
            <w:pPr>
              <w:spacing w:line="360" w:lineRule="auto"/>
              <w:rPr>
                <w:rFonts w:ascii="Arial" w:hAnsi="Arial" w:cs="Arial"/>
                <w:sz w:val="24"/>
                <w:szCs w:val="24"/>
              </w:rPr>
            </w:pPr>
            <w:r w:rsidRPr="001F74AE">
              <w:rPr>
                <w:rFonts w:ascii="Arial" w:hAnsi="Arial" w:cs="Arial"/>
                <w:sz w:val="24"/>
                <w:szCs w:val="24"/>
              </w:rPr>
              <w:t>Interferencia</w:t>
            </w:r>
          </w:p>
        </w:tc>
      </w:tr>
      <w:tr w:rsidR="00B155E2" w:rsidRPr="001F74AE" w:rsidTr="00FA50C8">
        <w:tc>
          <w:tcPr>
            <w:tcW w:w="2376" w:type="dxa"/>
          </w:tcPr>
          <w:p w:rsidR="00B155E2" w:rsidRPr="001F74AE" w:rsidRDefault="00B155E2"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B155E2" w:rsidRPr="001F74AE" w:rsidRDefault="00B155E2" w:rsidP="001F74AE">
            <w:pPr>
              <w:spacing w:line="360" w:lineRule="auto"/>
              <w:rPr>
                <w:rFonts w:ascii="Arial" w:hAnsi="Arial" w:cs="Arial"/>
                <w:sz w:val="24"/>
                <w:szCs w:val="24"/>
              </w:rPr>
            </w:pPr>
            <w:r w:rsidRPr="001F74AE">
              <w:rPr>
                <w:rFonts w:ascii="Arial" w:hAnsi="Arial" w:cs="Arial"/>
                <w:sz w:val="24"/>
                <w:szCs w:val="24"/>
              </w:rPr>
              <w:t xml:space="preserve">Ilustrar esta imagen. La idea es que </w:t>
            </w:r>
            <w:r w:rsidR="0089190F" w:rsidRPr="001F74AE">
              <w:rPr>
                <w:rFonts w:ascii="Arial" w:hAnsi="Arial" w:cs="Arial"/>
                <w:sz w:val="24"/>
                <w:szCs w:val="24"/>
              </w:rPr>
              <w:t>las ondas se suman entre sí, por lo que en la interferencia constructiva la altura de la onda que resulta es la suma de la altura en las otras dos, y en la destructiva, es la resta.</w:t>
            </w:r>
          </w:p>
          <w:p w:rsidR="00B155E2" w:rsidRPr="001F74AE" w:rsidRDefault="0089190F" w:rsidP="001F74AE">
            <w:pPr>
              <w:spacing w:line="360" w:lineRule="auto"/>
              <w:rPr>
                <w:rFonts w:ascii="Arial" w:hAnsi="Arial" w:cs="Arial"/>
                <w:sz w:val="24"/>
                <w:szCs w:val="24"/>
              </w:rPr>
            </w:pPr>
            <w:r w:rsidRPr="001F74AE">
              <w:rPr>
                <w:rFonts w:ascii="Arial" w:hAnsi="Arial" w:cs="Arial"/>
                <w:noProof/>
                <w:sz w:val="24"/>
                <w:szCs w:val="24"/>
                <w:lang w:eastAsia="es-CO"/>
              </w:rPr>
              <w:drawing>
                <wp:inline distT="0" distB="0" distL="0" distR="0">
                  <wp:extent cx="3897012" cy="2057400"/>
                  <wp:effectExtent l="0" t="0" r="8255" b="0"/>
                  <wp:docPr id="41" name="Imagen 41" descr="C:\Users\Miguel\Desktop\Interferenc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guel\Desktop\Interferencia 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9281" cy="2063877"/>
                          </a:xfrm>
                          <a:prstGeom prst="rect">
                            <a:avLst/>
                          </a:prstGeom>
                          <a:noFill/>
                          <a:ln>
                            <a:noFill/>
                          </a:ln>
                        </pic:spPr>
                      </pic:pic>
                    </a:graphicData>
                  </a:graphic>
                </wp:inline>
              </w:drawing>
            </w:r>
          </w:p>
        </w:tc>
      </w:tr>
      <w:tr w:rsidR="00B155E2" w:rsidRPr="001F74AE" w:rsidTr="00FA50C8">
        <w:tc>
          <w:tcPr>
            <w:tcW w:w="2376" w:type="dxa"/>
          </w:tcPr>
          <w:p w:rsidR="00B155E2" w:rsidRPr="001F74AE" w:rsidRDefault="00B155E2"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B155E2" w:rsidRPr="001F74AE" w:rsidRDefault="0089190F" w:rsidP="001F74AE">
            <w:pPr>
              <w:spacing w:line="360" w:lineRule="auto"/>
              <w:rPr>
                <w:rFonts w:ascii="Arial" w:hAnsi="Arial" w:cs="Arial"/>
                <w:sz w:val="24"/>
                <w:szCs w:val="24"/>
              </w:rPr>
            </w:pPr>
            <w:r w:rsidRPr="001F74AE">
              <w:rPr>
                <w:rFonts w:ascii="Arial" w:hAnsi="Arial" w:cs="Arial"/>
                <w:sz w:val="24"/>
                <w:szCs w:val="24"/>
              </w:rPr>
              <w:t xml:space="preserve">La longitud de onda resultante luego de la interferencia es igual a la suma </w:t>
            </w:r>
            <w:r w:rsidR="00452A17" w:rsidRPr="001F74AE">
              <w:rPr>
                <w:rFonts w:ascii="Arial" w:hAnsi="Arial" w:cs="Arial"/>
                <w:sz w:val="24"/>
                <w:szCs w:val="24"/>
              </w:rPr>
              <w:t>algebraica</w:t>
            </w:r>
            <w:r w:rsidR="007B478E" w:rsidRPr="001F74AE">
              <w:rPr>
                <w:rFonts w:ascii="Arial" w:hAnsi="Arial" w:cs="Arial"/>
                <w:sz w:val="24"/>
                <w:szCs w:val="24"/>
              </w:rPr>
              <w:t xml:space="preserve"> </w:t>
            </w:r>
            <w:r w:rsidRPr="001F74AE">
              <w:rPr>
                <w:rFonts w:ascii="Arial" w:hAnsi="Arial" w:cs="Arial"/>
                <w:sz w:val="24"/>
                <w:szCs w:val="24"/>
              </w:rPr>
              <w:t>de las longitudes de las ondas originales.</w:t>
            </w:r>
          </w:p>
        </w:tc>
      </w:tr>
    </w:tbl>
    <w:p w:rsidR="0089190F" w:rsidRPr="001F74AE" w:rsidRDefault="0089190F" w:rsidP="001F74AE">
      <w:pPr>
        <w:spacing w:line="360" w:lineRule="auto"/>
        <w:rPr>
          <w:rFonts w:ascii="Arial" w:hAnsi="Arial" w:cs="Arial"/>
          <w:sz w:val="24"/>
          <w:szCs w:val="24"/>
        </w:rPr>
      </w:pPr>
    </w:p>
    <w:p w:rsidR="00FA50C8" w:rsidRPr="001F74AE" w:rsidRDefault="00FA50C8" w:rsidP="001F74AE">
      <w:pPr>
        <w:spacing w:line="360" w:lineRule="auto"/>
        <w:rPr>
          <w:rFonts w:ascii="Arial" w:hAnsi="Arial" w:cs="Arial"/>
          <w:sz w:val="24"/>
          <w:szCs w:val="24"/>
        </w:rPr>
      </w:pPr>
      <w:r w:rsidRPr="001F74AE">
        <w:rPr>
          <w:rFonts w:ascii="Arial" w:hAnsi="Arial" w:cs="Arial"/>
          <w:sz w:val="24"/>
          <w:szCs w:val="24"/>
        </w:rPr>
        <w:t xml:space="preserve">Cuando se interfieren ondas con diferente frecuencia, se producen </w:t>
      </w:r>
      <w:r w:rsidR="00DD5107" w:rsidRPr="001F74AE">
        <w:rPr>
          <w:rFonts w:ascii="Arial" w:hAnsi="Arial" w:cs="Arial"/>
          <w:sz w:val="24"/>
          <w:szCs w:val="24"/>
        </w:rPr>
        <w:t xml:space="preserve">algunas </w:t>
      </w:r>
      <w:r w:rsidRPr="001F74AE">
        <w:rPr>
          <w:rFonts w:ascii="Arial" w:hAnsi="Arial" w:cs="Arial"/>
          <w:sz w:val="24"/>
          <w:szCs w:val="24"/>
        </w:rPr>
        <w:t xml:space="preserve">zonas en donde hay </w:t>
      </w:r>
      <w:r w:rsidR="003B352B" w:rsidRPr="001F74AE">
        <w:rPr>
          <w:rFonts w:ascii="Arial" w:hAnsi="Arial" w:cs="Arial"/>
          <w:sz w:val="24"/>
          <w:szCs w:val="24"/>
        </w:rPr>
        <w:t xml:space="preserve">interferencia constructiva y otras en donde la interferencia es destructiva. Esta fluctuación se conoce como </w:t>
      </w:r>
      <w:r w:rsidR="003B352B" w:rsidRPr="001F74AE">
        <w:rPr>
          <w:rFonts w:ascii="Arial" w:hAnsi="Arial" w:cs="Arial"/>
          <w:b/>
          <w:sz w:val="24"/>
          <w:szCs w:val="24"/>
        </w:rPr>
        <w:t>pulsación</w:t>
      </w:r>
      <w:r w:rsidR="003B352B" w:rsidRPr="001F74AE">
        <w:rPr>
          <w:rFonts w:ascii="Arial" w:hAnsi="Arial" w:cs="Arial"/>
          <w:sz w:val="24"/>
          <w:szCs w:val="24"/>
        </w:rPr>
        <w:t>.</w:t>
      </w:r>
    </w:p>
    <w:tbl>
      <w:tblPr>
        <w:tblStyle w:val="Tablaconcuadrcula1"/>
        <w:tblW w:w="0" w:type="auto"/>
        <w:tblLayout w:type="fixed"/>
        <w:tblLook w:val="04A0" w:firstRow="1" w:lastRow="0" w:firstColumn="1" w:lastColumn="0" w:noHBand="0" w:noVBand="1"/>
      </w:tblPr>
      <w:tblGrid>
        <w:gridCol w:w="2376"/>
        <w:gridCol w:w="6678"/>
      </w:tblGrid>
      <w:tr w:rsidR="00FA50C8" w:rsidRPr="001F74AE" w:rsidTr="00FA50C8">
        <w:tc>
          <w:tcPr>
            <w:tcW w:w="9054" w:type="dxa"/>
            <w:gridSpan w:val="2"/>
            <w:shd w:val="clear" w:color="auto" w:fill="0D0D0D" w:themeFill="text1" w:themeFillTint="F2"/>
          </w:tcPr>
          <w:p w:rsidR="00FA50C8" w:rsidRPr="001F74AE" w:rsidRDefault="00FA50C8"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FA50C8" w:rsidRPr="001F74AE" w:rsidTr="00FA50C8">
        <w:tc>
          <w:tcPr>
            <w:tcW w:w="2376" w:type="dxa"/>
          </w:tcPr>
          <w:p w:rsidR="00FA50C8" w:rsidRPr="001F74AE" w:rsidRDefault="00FA50C8"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FA50C8" w:rsidRPr="001F74AE" w:rsidRDefault="00336A8B" w:rsidP="001F74AE">
            <w:pPr>
              <w:spacing w:line="360" w:lineRule="auto"/>
              <w:rPr>
                <w:rFonts w:ascii="Arial" w:hAnsi="Arial" w:cs="Arial"/>
                <w:b/>
                <w:sz w:val="24"/>
                <w:szCs w:val="24"/>
              </w:rPr>
            </w:pPr>
            <w:r w:rsidRPr="001F74AE">
              <w:rPr>
                <w:rFonts w:ascii="Arial" w:hAnsi="Arial" w:cs="Arial"/>
                <w:sz w:val="24"/>
                <w:szCs w:val="24"/>
              </w:rPr>
              <w:t>CN_11_04_CO_IMG13</w:t>
            </w:r>
          </w:p>
        </w:tc>
      </w:tr>
      <w:tr w:rsidR="00FA50C8" w:rsidRPr="001F74AE" w:rsidTr="00FA50C8">
        <w:tc>
          <w:tcPr>
            <w:tcW w:w="2376" w:type="dxa"/>
          </w:tcPr>
          <w:p w:rsidR="00FA50C8" w:rsidRPr="001F74AE" w:rsidRDefault="00FA50C8"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FA50C8" w:rsidRPr="001F74AE" w:rsidRDefault="00FA50C8" w:rsidP="001F74AE">
            <w:pPr>
              <w:spacing w:line="360" w:lineRule="auto"/>
              <w:rPr>
                <w:rFonts w:ascii="Arial" w:hAnsi="Arial" w:cs="Arial"/>
                <w:sz w:val="24"/>
                <w:szCs w:val="24"/>
              </w:rPr>
            </w:pPr>
            <w:r w:rsidRPr="001F74AE">
              <w:rPr>
                <w:rFonts w:ascii="Arial" w:hAnsi="Arial" w:cs="Arial"/>
                <w:sz w:val="24"/>
                <w:szCs w:val="24"/>
              </w:rPr>
              <w:t>Interferencia fuera de fase</w:t>
            </w:r>
          </w:p>
        </w:tc>
      </w:tr>
      <w:tr w:rsidR="00FA50C8" w:rsidRPr="001F74AE" w:rsidTr="00FA50C8">
        <w:tc>
          <w:tcPr>
            <w:tcW w:w="2376" w:type="dxa"/>
          </w:tcPr>
          <w:p w:rsidR="00FA50C8" w:rsidRPr="001F74AE" w:rsidRDefault="00FA50C8"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FA50C8" w:rsidRPr="001F74AE" w:rsidRDefault="00FA50C8" w:rsidP="001F74AE">
            <w:pPr>
              <w:spacing w:line="360" w:lineRule="auto"/>
              <w:rPr>
                <w:rFonts w:ascii="Arial" w:hAnsi="Arial" w:cs="Arial"/>
                <w:sz w:val="24"/>
                <w:szCs w:val="24"/>
              </w:rPr>
            </w:pPr>
            <w:r w:rsidRPr="001F74AE">
              <w:rPr>
                <w:rFonts w:ascii="Arial" w:hAnsi="Arial" w:cs="Arial"/>
                <w:sz w:val="24"/>
                <w:szCs w:val="24"/>
              </w:rPr>
              <w:t xml:space="preserve">Ilustrar esta imagen, pero en vez de hacer zonas con muchos y pocos puntos, hacer una onda; las partes altas de la onda (cresta) corresponden a las zonas con muchos puntos, y las zonas bajas (valles) son las zonas con pocos puntos, justo en medio de dos crestas. </w:t>
            </w:r>
            <w:r w:rsidR="00D24F3E" w:rsidRPr="001F74AE">
              <w:rPr>
                <w:rFonts w:ascii="Arial" w:hAnsi="Arial" w:cs="Arial"/>
                <w:sz w:val="24"/>
                <w:szCs w:val="24"/>
              </w:rPr>
              <w:t>En la franja de abajo he dibujado una onda con lápiz blanco, para hacerme entender. En donde dice “constructiva” debe haber dos crestas, y en donde dice “destructiva” debe haber una cresta y un valle.</w:t>
            </w:r>
          </w:p>
          <w:p w:rsidR="00FA50C8" w:rsidRPr="001F74AE" w:rsidRDefault="00FA50C8" w:rsidP="001F74AE">
            <w:pPr>
              <w:spacing w:line="360" w:lineRule="auto"/>
              <w:rPr>
                <w:rFonts w:ascii="Arial" w:hAnsi="Arial" w:cs="Arial"/>
                <w:sz w:val="24"/>
                <w:szCs w:val="24"/>
                <w:lang w:val="es-CO"/>
              </w:rPr>
            </w:pPr>
            <w:r w:rsidRPr="001F74AE">
              <w:rPr>
                <w:rFonts w:ascii="Arial" w:hAnsi="Arial" w:cs="Arial"/>
                <w:noProof/>
                <w:sz w:val="24"/>
                <w:szCs w:val="24"/>
                <w:lang w:eastAsia="es-CO"/>
              </w:rPr>
              <w:drawing>
                <wp:inline distT="0" distB="0" distL="0" distR="0">
                  <wp:extent cx="4110929" cy="1226416"/>
                  <wp:effectExtent l="0" t="0" r="4445" b="0"/>
                  <wp:docPr id="47" name="Imagen 47" descr="C:\Users\Miguel\Desktop\des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guel\Desktop\desfa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0449" cy="1235223"/>
                          </a:xfrm>
                          <a:prstGeom prst="rect">
                            <a:avLst/>
                          </a:prstGeom>
                          <a:noFill/>
                          <a:ln>
                            <a:noFill/>
                          </a:ln>
                        </pic:spPr>
                      </pic:pic>
                    </a:graphicData>
                  </a:graphic>
                </wp:inline>
              </w:drawing>
            </w:r>
          </w:p>
        </w:tc>
      </w:tr>
      <w:tr w:rsidR="00FA50C8" w:rsidRPr="001F74AE" w:rsidTr="00FA50C8">
        <w:tc>
          <w:tcPr>
            <w:tcW w:w="2376" w:type="dxa"/>
          </w:tcPr>
          <w:p w:rsidR="00FA50C8" w:rsidRPr="001F74AE" w:rsidRDefault="00FA50C8"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FA50C8" w:rsidRPr="001F74AE" w:rsidRDefault="003B352B" w:rsidP="001F74AE">
            <w:pPr>
              <w:spacing w:line="360" w:lineRule="auto"/>
              <w:rPr>
                <w:rFonts w:ascii="Arial" w:hAnsi="Arial" w:cs="Arial"/>
                <w:sz w:val="24"/>
                <w:szCs w:val="24"/>
              </w:rPr>
            </w:pPr>
            <w:r w:rsidRPr="001F74AE">
              <w:rPr>
                <w:rFonts w:ascii="Arial" w:hAnsi="Arial" w:cs="Arial"/>
                <w:sz w:val="24"/>
                <w:szCs w:val="24"/>
              </w:rPr>
              <w:t>Una pulsación es el resultado de la interferencia de ondas con frecuencias distintas.</w:t>
            </w:r>
          </w:p>
        </w:tc>
      </w:tr>
    </w:tbl>
    <w:p w:rsidR="00FA2895" w:rsidRPr="001F74AE" w:rsidRDefault="00FA2895" w:rsidP="001F74AE">
      <w:pPr>
        <w:spacing w:line="360" w:lineRule="auto"/>
        <w:rPr>
          <w:rFonts w:ascii="Arial" w:hAnsi="Arial" w:cs="Arial"/>
          <w:sz w:val="24"/>
          <w:szCs w:val="24"/>
        </w:rPr>
      </w:pPr>
    </w:p>
    <w:p w:rsidR="00931532" w:rsidRPr="001F74AE" w:rsidRDefault="00931532" w:rsidP="001F74AE">
      <w:pPr>
        <w:spacing w:line="360" w:lineRule="auto"/>
        <w:rPr>
          <w:rFonts w:ascii="Arial" w:eastAsia="Times New Roman" w:hAnsi="Arial" w:cs="Arial"/>
          <w:b/>
          <w:sz w:val="24"/>
          <w:szCs w:val="24"/>
          <w:lang w:eastAsia="es-CO"/>
        </w:rPr>
      </w:pPr>
      <w:r w:rsidRPr="001F74AE">
        <w:rPr>
          <w:rFonts w:ascii="Arial" w:hAnsi="Arial" w:cs="Arial"/>
          <w:sz w:val="24"/>
          <w:szCs w:val="24"/>
          <w:highlight w:val="yellow"/>
        </w:rPr>
        <w:t>[SECCIÓN 2]</w:t>
      </w:r>
      <w:r w:rsidRPr="001F74AE">
        <w:rPr>
          <w:rFonts w:ascii="Arial" w:hAnsi="Arial" w:cs="Arial"/>
          <w:sz w:val="24"/>
          <w:szCs w:val="24"/>
        </w:rPr>
        <w:t xml:space="preserve"> </w:t>
      </w:r>
      <w:r w:rsidR="003B352B" w:rsidRPr="001F74AE">
        <w:rPr>
          <w:rFonts w:ascii="Arial" w:hAnsi="Arial" w:cs="Arial"/>
          <w:b/>
          <w:sz w:val="24"/>
          <w:szCs w:val="24"/>
        </w:rPr>
        <w:t>4.2</w:t>
      </w:r>
      <w:r w:rsidRPr="001F74AE">
        <w:rPr>
          <w:rFonts w:ascii="Arial" w:eastAsia="Times New Roman" w:hAnsi="Arial" w:cs="Arial"/>
          <w:b/>
          <w:sz w:val="24"/>
          <w:szCs w:val="24"/>
          <w:lang w:eastAsia="es-CO"/>
        </w:rPr>
        <w:t xml:space="preserve"> </w:t>
      </w:r>
      <w:r w:rsidR="0089190F" w:rsidRPr="001F74AE">
        <w:rPr>
          <w:rFonts w:ascii="Arial" w:eastAsia="Times New Roman" w:hAnsi="Arial" w:cs="Arial"/>
          <w:b/>
          <w:sz w:val="24"/>
          <w:szCs w:val="24"/>
          <w:lang w:eastAsia="es-CO"/>
        </w:rPr>
        <w:t>Los patrones de interferencia</w:t>
      </w:r>
    </w:p>
    <w:p w:rsidR="00BB7C86" w:rsidRPr="001F74AE" w:rsidRDefault="003C78A4"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 xml:space="preserve">Si se tienen </w:t>
      </w:r>
      <w:r w:rsidR="00E4449B" w:rsidRPr="001F74AE">
        <w:rPr>
          <w:rFonts w:ascii="Arial" w:eastAsia="Times New Roman" w:hAnsi="Arial" w:cs="Arial"/>
          <w:sz w:val="24"/>
          <w:szCs w:val="24"/>
          <w:lang w:eastAsia="es-CO"/>
        </w:rPr>
        <w:t xml:space="preserve">dos fuentes </w:t>
      </w:r>
      <w:r w:rsidR="00AB727F">
        <w:rPr>
          <w:rFonts w:ascii="Arial" w:eastAsia="Times New Roman" w:hAnsi="Arial" w:cs="Arial"/>
          <w:sz w:val="24"/>
          <w:szCs w:val="24"/>
          <w:lang w:eastAsia="es-CO"/>
        </w:rPr>
        <w:t xml:space="preserve">que </w:t>
      </w:r>
      <w:r w:rsidR="00AB727F" w:rsidRPr="001F74AE">
        <w:rPr>
          <w:rFonts w:ascii="Arial" w:eastAsia="Times New Roman" w:hAnsi="Arial" w:cs="Arial"/>
          <w:sz w:val="24"/>
          <w:szCs w:val="24"/>
          <w:lang w:eastAsia="es-CO"/>
        </w:rPr>
        <w:t>produc</w:t>
      </w:r>
      <w:r w:rsidR="00AB727F">
        <w:rPr>
          <w:rFonts w:ascii="Arial" w:eastAsia="Times New Roman" w:hAnsi="Arial" w:cs="Arial"/>
          <w:sz w:val="24"/>
          <w:szCs w:val="24"/>
          <w:lang w:eastAsia="es-CO"/>
        </w:rPr>
        <w:t>en</w:t>
      </w:r>
      <w:r w:rsidR="00AB727F" w:rsidRPr="001F74AE">
        <w:rPr>
          <w:rFonts w:ascii="Arial" w:eastAsia="Times New Roman" w:hAnsi="Arial" w:cs="Arial"/>
          <w:sz w:val="24"/>
          <w:szCs w:val="24"/>
          <w:lang w:eastAsia="es-CO"/>
        </w:rPr>
        <w:t xml:space="preserve"> </w:t>
      </w:r>
      <w:r w:rsidR="005A2AAC" w:rsidRPr="001F74AE">
        <w:rPr>
          <w:rFonts w:ascii="Arial" w:eastAsia="Times New Roman" w:hAnsi="Arial" w:cs="Arial"/>
          <w:sz w:val="24"/>
          <w:szCs w:val="24"/>
          <w:lang w:eastAsia="es-CO"/>
        </w:rPr>
        <w:t>ondas, en algunas regiones</w:t>
      </w:r>
      <w:r w:rsidR="00E4449B" w:rsidRPr="001F74AE">
        <w:rPr>
          <w:rFonts w:ascii="Arial" w:eastAsia="Times New Roman" w:hAnsi="Arial" w:cs="Arial"/>
          <w:sz w:val="24"/>
          <w:szCs w:val="24"/>
          <w:lang w:eastAsia="es-CO"/>
        </w:rPr>
        <w:t xml:space="preserve"> estas se reforzarán y en otras se cancelarán. </w:t>
      </w:r>
      <w:r w:rsidR="005A2AAC" w:rsidRPr="001F74AE">
        <w:rPr>
          <w:rFonts w:ascii="Arial" w:eastAsia="Times New Roman" w:hAnsi="Arial" w:cs="Arial"/>
          <w:sz w:val="24"/>
          <w:szCs w:val="24"/>
          <w:lang w:eastAsia="es-CO"/>
        </w:rPr>
        <w:t xml:space="preserve">El resultado es una </w:t>
      </w:r>
      <w:r w:rsidR="005A2AAC" w:rsidRPr="001F74AE">
        <w:rPr>
          <w:rFonts w:ascii="Arial" w:eastAsia="Times New Roman" w:hAnsi="Arial" w:cs="Arial"/>
          <w:b/>
          <w:sz w:val="24"/>
          <w:szCs w:val="24"/>
          <w:lang w:eastAsia="es-CO"/>
        </w:rPr>
        <w:t>figura de interferencia</w:t>
      </w:r>
      <w:r w:rsidR="005A2AAC" w:rsidRPr="001F74AE">
        <w:rPr>
          <w:rFonts w:ascii="Arial" w:eastAsia="Times New Roman" w:hAnsi="Arial" w:cs="Arial"/>
          <w:sz w:val="24"/>
          <w:szCs w:val="24"/>
          <w:lang w:eastAsia="es-CO"/>
        </w:rPr>
        <w:t xml:space="preserve">. Los puntos en donde las ondas se cancelan se conocen como </w:t>
      </w:r>
      <w:r w:rsidR="005A2AAC" w:rsidRPr="001F74AE">
        <w:rPr>
          <w:rFonts w:ascii="Arial" w:eastAsia="Times New Roman" w:hAnsi="Arial" w:cs="Arial"/>
          <w:b/>
          <w:sz w:val="24"/>
          <w:szCs w:val="24"/>
          <w:lang w:eastAsia="es-CO"/>
        </w:rPr>
        <w:t>nodos</w:t>
      </w:r>
      <w:r w:rsidR="005A2AAC" w:rsidRPr="001F74AE">
        <w:rPr>
          <w:rFonts w:ascii="Arial" w:eastAsia="Times New Roman" w:hAnsi="Arial" w:cs="Arial"/>
          <w:sz w:val="24"/>
          <w:szCs w:val="24"/>
          <w:lang w:eastAsia="es-CO"/>
        </w:rPr>
        <w:t xml:space="preserve">. </w:t>
      </w:r>
    </w:p>
    <w:p w:rsidR="0089190F" w:rsidRPr="001F74AE" w:rsidRDefault="005A2AAC"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 xml:space="preserve">Cuando las ondas </w:t>
      </w:r>
      <w:r w:rsidR="00AB727F">
        <w:rPr>
          <w:rFonts w:ascii="Arial" w:eastAsia="Times New Roman" w:hAnsi="Arial" w:cs="Arial"/>
          <w:sz w:val="24"/>
          <w:szCs w:val="24"/>
          <w:lang w:eastAsia="es-CO"/>
        </w:rPr>
        <w:t>generadas</w:t>
      </w:r>
      <w:r w:rsidR="00AB727F" w:rsidRPr="001F74AE">
        <w:rPr>
          <w:rFonts w:ascii="Arial" w:eastAsia="Times New Roman" w:hAnsi="Arial" w:cs="Arial"/>
          <w:sz w:val="24"/>
          <w:szCs w:val="24"/>
          <w:lang w:eastAsia="es-CO"/>
        </w:rPr>
        <w:t xml:space="preserve"> </w:t>
      </w:r>
      <w:r w:rsidRPr="001F74AE">
        <w:rPr>
          <w:rFonts w:ascii="Arial" w:eastAsia="Times New Roman" w:hAnsi="Arial" w:cs="Arial"/>
          <w:sz w:val="24"/>
          <w:szCs w:val="24"/>
          <w:lang w:eastAsia="es-CO"/>
        </w:rPr>
        <w:t xml:space="preserve">están en fase, se producen </w:t>
      </w:r>
      <w:r w:rsidRPr="001F74AE">
        <w:rPr>
          <w:rFonts w:ascii="Arial" w:eastAsia="Times New Roman" w:hAnsi="Arial" w:cs="Arial"/>
          <w:b/>
          <w:sz w:val="24"/>
          <w:szCs w:val="24"/>
          <w:lang w:eastAsia="es-CO"/>
        </w:rPr>
        <w:t>l</w:t>
      </w:r>
      <w:r w:rsidR="00BB7C86" w:rsidRPr="001F74AE">
        <w:rPr>
          <w:rFonts w:ascii="Arial" w:eastAsia="Times New Roman" w:hAnsi="Arial" w:cs="Arial"/>
          <w:b/>
          <w:sz w:val="24"/>
          <w:szCs w:val="24"/>
          <w:lang w:eastAsia="es-CO"/>
        </w:rPr>
        <w:t>íneas nodales</w:t>
      </w:r>
      <w:r w:rsidR="00BB7C86" w:rsidRPr="001F74AE">
        <w:rPr>
          <w:rFonts w:ascii="Arial" w:eastAsia="Times New Roman" w:hAnsi="Arial" w:cs="Arial"/>
          <w:sz w:val="24"/>
          <w:szCs w:val="24"/>
          <w:lang w:eastAsia="es-CO"/>
        </w:rPr>
        <w:t>, esto es, regiones en donde las ondas se han cancelado. Entre las líneas nodales hay movimiento ondulatorio, con regiones en donde la amplitud de la onda es máxima.</w:t>
      </w:r>
    </w:p>
    <w:tbl>
      <w:tblPr>
        <w:tblStyle w:val="Tablaconcuadrcula1"/>
        <w:tblW w:w="0" w:type="auto"/>
        <w:tblLayout w:type="fixed"/>
        <w:tblLook w:val="04A0" w:firstRow="1" w:lastRow="0" w:firstColumn="1" w:lastColumn="0" w:noHBand="0" w:noVBand="1"/>
      </w:tblPr>
      <w:tblGrid>
        <w:gridCol w:w="2376"/>
        <w:gridCol w:w="6678"/>
      </w:tblGrid>
      <w:tr w:rsidR="00BB7C86" w:rsidRPr="001F74AE" w:rsidTr="00FA50C8">
        <w:tc>
          <w:tcPr>
            <w:tcW w:w="9054" w:type="dxa"/>
            <w:gridSpan w:val="2"/>
            <w:shd w:val="clear" w:color="auto" w:fill="0D0D0D" w:themeFill="text1" w:themeFillTint="F2"/>
          </w:tcPr>
          <w:p w:rsidR="00BB7C86" w:rsidRPr="001F74AE" w:rsidRDefault="00BB7C86" w:rsidP="001F74AE">
            <w:pPr>
              <w:spacing w:line="360" w:lineRule="auto"/>
              <w:jc w:val="center"/>
              <w:rPr>
                <w:rFonts w:ascii="Arial" w:hAnsi="Arial" w:cs="Arial"/>
                <w:b/>
                <w:sz w:val="24"/>
                <w:szCs w:val="24"/>
              </w:rPr>
            </w:pPr>
            <w:r w:rsidRPr="001F74AE">
              <w:rPr>
                <w:rFonts w:ascii="Arial" w:hAnsi="Arial" w:cs="Arial"/>
                <w:b/>
                <w:sz w:val="24"/>
                <w:szCs w:val="24"/>
              </w:rPr>
              <w:t>Imagen (fotografía, gráfica o ilustración)</w:t>
            </w:r>
          </w:p>
        </w:tc>
      </w:tr>
      <w:tr w:rsidR="00BB7C86" w:rsidRPr="001F74AE" w:rsidTr="00FA50C8">
        <w:tc>
          <w:tcPr>
            <w:tcW w:w="2376" w:type="dxa"/>
          </w:tcPr>
          <w:p w:rsidR="00BB7C86" w:rsidRPr="001F74AE" w:rsidRDefault="00BB7C86" w:rsidP="001F74AE">
            <w:pPr>
              <w:spacing w:line="360" w:lineRule="auto"/>
              <w:rPr>
                <w:rFonts w:ascii="Arial" w:hAnsi="Arial" w:cs="Arial"/>
                <w:b/>
                <w:sz w:val="24"/>
                <w:szCs w:val="24"/>
              </w:rPr>
            </w:pPr>
            <w:r w:rsidRPr="001F74AE">
              <w:rPr>
                <w:rFonts w:ascii="Arial" w:hAnsi="Arial" w:cs="Arial"/>
                <w:b/>
                <w:sz w:val="24"/>
                <w:szCs w:val="24"/>
              </w:rPr>
              <w:t>Código</w:t>
            </w:r>
          </w:p>
        </w:tc>
        <w:tc>
          <w:tcPr>
            <w:tcW w:w="6678" w:type="dxa"/>
          </w:tcPr>
          <w:p w:rsidR="00BB7C86" w:rsidRPr="001F74AE" w:rsidRDefault="009063CF" w:rsidP="001F74AE">
            <w:pPr>
              <w:spacing w:line="360" w:lineRule="auto"/>
              <w:rPr>
                <w:rFonts w:ascii="Arial" w:hAnsi="Arial" w:cs="Arial"/>
                <w:b/>
                <w:sz w:val="24"/>
                <w:szCs w:val="24"/>
              </w:rPr>
            </w:pPr>
            <w:r w:rsidRPr="001F74AE">
              <w:rPr>
                <w:rFonts w:ascii="Arial" w:hAnsi="Arial" w:cs="Arial"/>
                <w:sz w:val="24"/>
                <w:szCs w:val="24"/>
              </w:rPr>
              <w:t>CN_11_04_CO_IMG1</w:t>
            </w:r>
            <w:r w:rsidR="00336A8B" w:rsidRPr="001F74AE">
              <w:rPr>
                <w:rFonts w:ascii="Arial" w:hAnsi="Arial" w:cs="Arial"/>
                <w:sz w:val="24"/>
                <w:szCs w:val="24"/>
              </w:rPr>
              <w:t>4</w:t>
            </w:r>
          </w:p>
        </w:tc>
      </w:tr>
      <w:tr w:rsidR="00BB7C86" w:rsidRPr="001F74AE" w:rsidTr="00FA50C8">
        <w:tc>
          <w:tcPr>
            <w:tcW w:w="2376" w:type="dxa"/>
          </w:tcPr>
          <w:p w:rsidR="00BB7C86" w:rsidRPr="001F74AE" w:rsidRDefault="00BB7C86" w:rsidP="001F74AE">
            <w:pPr>
              <w:spacing w:line="360" w:lineRule="auto"/>
              <w:rPr>
                <w:rFonts w:ascii="Arial" w:hAnsi="Arial" w:cs="Arial"/>
                <w:sz w:val="24"/>
                <w:szCs w:val="24"/>
              </w:rPr>
            </w:pPr>
            <w:r w:rsidRPr="001F74AE">
              <w:rPr>
                <w:rFonts w:ascii="Arial" w:hAnsi="Arial" w:cs="Arial"/>
                <w:b/>
                <w:sz w:val="24"/>
                <w:szCs w:val="24"/>
              </w:rPr>
              <w:t>Descripción</w:t>
            </w:r>
          </w:p>
        </w:tc>
        <w:tc>
          <w:tcPr>
            <w:tcW w:w="6678" w:type="dxa"/>
          </w:tcPr>
          <w:p w:rsidR="00BB7C86" w:rsidRPr="001F74AE" w:rsidRDefault="00BB7C86" w:rsidP="001F74AE">
            <w:pPr>
              <w:spacing w:line="360" w:lineRule="auto"/>
              <w:rPr>
                <w:rFonts w:ascii="Arial" w:hAnsi="Arial" w:cs="Arial"/>
                <w:sz w:val="24"/>
                <w:szCs w:val="24"/>
              </w:rPr>
            </w:pPr>
            <w:r w:rsidRPr="001F74AE">
              <w:rPr>
                <w:rFonts w:ascii="Arial" w:hAnsi="Arial" w:cs="Arial"/>
                <w:sz w:val="24"/>
                <w:szCs w:val="24"/>
              </w:rPr>
              <w:t>Patrones de interferencia</w:t>
            </w:r>
          </w:p>
        </w:tc>
      </w:tr>
      <w:tr w:rsidR="00BB7C86" w:rsidRPr="001F74AE" w:rsidTr="00FA50C8">
        <w:tc>
          <w:tcPr>
            <w:tcW w:w="2376" w:type="dxa"/>
          </w:tcPr>
          <w:p w:rsidR="00BB7C86" w:rsidRPr="001F74AE" w:rsidRDefault="00BB7C86" w:rsidP="001F74AE">
            <w:pPr>
              <w:spacing w:line="360" w:lineRule="auto"/>
              <w:rPr>
                <w:rFonts w:ascii="Arial" w:hAnsi="Arial" w:cs="Arial"/>
                <w:sz w:val="24"/>
                <w:szCs w:val="24"/>
              </w:rPr>
            </w:pPr>
            <w:r w:rsidRPr="001F74AE">
              <w:rPr>
                <w:rFonts w:ascii="Arial" w:hAnsi="Arial" w:cs="Arial"/>
                <w:b/>
                <w:sz w:val="24"/>
                <w:szCs w:val="24"/>
              </w:rPr>
              <w:t xml:space="preserve">Código </w:t>
            </w:r>
            <w:proofErr w:type="spellStart"/>
            <w:r w:rsidRPr="001F74AE">
              <w:rPr>
                <w:rFonts w:ascii="Arial" w:hAnsi="Arial" w:cs="Arial"/>
                <w:b/>
                <w:sz w:val="24"/>
                <w:szCs w:val="24"/>
              </w:rPr>
              <w:t>Shutterstock</w:t>
            </w:r>
            <w:proofErr w:type="spellEnd"/>
            <w:r w:rsidRPr="001F74AE">
              <w:rPr>
                <w:rFonts w:ascii="Arial" w:hAnsi="Arial" w:cs="Arial"/>
                <w:b/>
                <w:sz w:val="24"/>
                <w:szCs w:val="24"/>
              </w:rPr>
              <w:t xml:space="preserve"> (o URL o la ruta en </w:t>
            </w:r>
            <w:proofErr w:type="spellStart"/>
            <w:r w:rsidRPr="001F74AE">
              <w:rPr>
                <w:rFonts w:ascii="Arial" w:hAnsi="Arial" w:cs="Arial"/>
                <w:b/>
                <w:sz w:val="24"/>
                <w:szCs w:val="24"/>
              </w:rPr>
              <w:t>AulaPlaneta</w:t>
            </w:r>
            <w:proofErr w:type="spellEnd"/>
            <w:r w:rsidRPr="001F74AE">
              <w:rPr>
                <w:rFonts w:ascii="Arial" w:hAnsi="Arial" w:cs="Arial"/>
                <w:b/>
                <w:sz w:val="24"/>
                <w:szCs w:val="24"/>
              </w:rPr>
              <w:t>)</w:t>
            </w:r>
          </w:p>
        </w:tc>
        <w:tc>
          <w:tcPr>
            <w:tcW w:w="6678" w:type="dxa"/>
          </w:tcPr>
          <w:p w:rsidR="00BB7C86" w:rsidRPr="001F74AE" w:rsidRDefault="00892D79" w:rsidP="001F74AE">
            <w:pPr>
              <w:spacing w:line="360" w:lineRule="auto"/>
              <w:rPr>
                <w:rFonts w:ascii="Arial" w:hAnsi="Arial" w:cs="Arial"/>
                <w:sz w:val="24"/>
                <w:szCs w:val="24"/>
              </w:rPr>
            </w:pPr>
            <w:r w:rsidRPr="001F74AE">
              <w:rPr>
                <w:rFonts w:ascii="Arial" w:hAnsi="Arial" w:cs="Arial"/>
                <w:sz w:val="24"/>
                <w:szCs w:val="24"/>
              </w:rPr>
              <w:t>Usar</w:t>
            </w:r>
            <w:r w:rsidR="00BB7C86" w:rsidRPr="001F74AE">
              <w:rPr>
                <w:rFonts w:ascii="Arial" w:hAnsi="Arial" w:cs="Arial"/>
                <w:sz w:val="24"/>
                <w:szCs w:val="24"/>
              </w:rPr>
              <w:t xml:space="preserve"> esta imagen: 224171713</w:t>
            </w:r>
          </w:p>
          <w:p w:rsidR="00892D79" w:rsidRPr="001F74AE" w:rsidRDefault="00892D79" w:rsidP="001F74AE">
            <w:pPr>
              <w:spacing w:line="360" w:lineRule="auto"/>
              <w:rPr>
                <w:rFonts w:ascii="Arial" w:hAnsi="Arial" w:cs="Arial"/>
                <w:sz w:val="24"/>
                <w:szCs w:val="24"/>
              </w:rPr>
            </w:pPr>
            <w:r w:rsidRPr="001F74AE">
              <w:rPr>
                <w:rFonts w:ascii="Arial" w:hAnsi="Arial" w:cs="Arial"/>
                <w:sz w:val="24"/>
                <w:szCs w:val="24"/>
              </w:rPr>
              <w:t>No poner los cuadros de debajo de la mesa, y señalar las líneas en las ondas y escribir “</w:t>
            </w:r>
            <w:r w:rsidR="00AB727F">
              <w:rPr>
                <w:rFonts w:ascii="Arial" w:hAnsi="Arial" w:cs="Arial"/>
                <w:sz w:val="24"/>
                <w:szCs w:val="24"/>
              </w:rPr>
              <w:t>L</w:t>
            </w:r>
            <w:r w:rsidR="00AB727F" w:rsidRPr="001F74AE">
              <w:rPr>
                <w:rFonts w:ascii="Arial" w:hAnsi="Arial" w:cs="Arial"/>
                <w:sz w:val="24"/>
                <w:szCs w:val="24"/>
              </w:rPr>
              <w:t xml:space="preserve">íneas </w:t>
            </w:r>
            <w:r w:rsidRPr="001F74AE">
              <w:rPr>
                <w:rFonts w:ascii="Arial" w:hAnsi="Arial" w:cs="Arial"/>
                <w:sz w:val="24"/>
                <w:szCs w:val="24"/>
              </w:rPr>
              <w:t>nodales”, tal y como se muestra:</w:t>
            </w:r>
          </w:p>
          <w:p w:rsidR="00892D79" w:rsidRPr="001F74AE" w:rsidRDefault="00892D79" w:rsidP="001F74AE">
            <w:pPr>
              <w:spacing w:line="360" w:lineRule="auto"/>
              <w:rPr>
                <w:rFonts w:ascii="Arial" w:hAnsi="Arial" w:cs="Arial"/>
                <w:sz w:val="24"/>
                <w:szCs w:val="24"/>
              </w:rPr>
            </w:pPr>
            <w:r w:rsidRPr="001F74AE">
              <w:rPr>
                <w:rFonts w:ascii="Arial" w:hAnsi="Arial" w:cs="Arial"/>
                <w:noProof/>
                <w:sz w:val="24"/>
                <w:szCs w:val="24"/>
                <w:lang w:eastAsia="es-CO"/>
              </w:rPr>
              <w:drawing>
                <wp:inline distT="0" distB="0" distL="0" distR="0">
                  <wp:extent cx="1914525" cy="1821458"/>
                  <wp:effectExtent l="0" t="0" r="0" b="7620"/>
                  <wp:docPr id="43" name="Imagen 43" descr="C:\Users\Miguel\Desktop\stock-vector-water-wave-interference-224171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guel\Desktop\stock-vector-water-wave-interference-22417171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30214" cy="1836384"/>
                          </a:xfrm>
                          <a:prstGeom prst="rect">
                            <a:avLst/>
                          </a:prstGeom>
                          <a:noFill/>
                          <a:ln>
                            <a:noFill/>
                          </a:ln>
                        </pic:spPr>
                      </pic:pic>
                    </a:graphicData>
                  </a:graphic>
                </wp:inline>
              </w:drawing>
            </w:r>
          </w:p>
          <w:p w:rsidR="00BB7C86" w:rsidRPr="001F74AE" w:rsidRDefault="00BB7C86" w:rsidP="001F74AE">
            <w:pPr>
              <w:spacing w:line="360" w:lineRule="auto"/>
              <w:rPr>
                <w:rFonts w:ascii="Arial" w:hAnsi="Arial" w:cs="Arial"/>
                <w:sz w:val="24"/>
                <w:szCs w:val="24"/>
              </w:rPr>
            </w:pPr>
          </w:p>
        </w:tc>
      </w:tr>
      <w:tr w:rsidR="00BB7C86" w:rsidRPr="001F74AE" w:rsidTr="00FA50C8">
        <w:tc>
          <w:tcPr>
            <w:tcW w:w="2376" w:type="dxa"/>
          </w:tcPr>
          <w:p w:rsidR="00BB7C86" w:rsidRPr="001F74AE" w:rsidRDefault="00BB7C86" w:rsidP="001F74AE">
            <w:pPr>
              <w:spacing w:line="360" w:lineRule="auto"/>
              <w:rPr>
                <w:rFonts w:ascii="Arial" w:hAnsi="Arial" w:cs="Arial"/>
                <w:sz w:val="24"/>
                <w:szCs w:val="24"/>
              </w:rPr>
            </w:pPr>
            <w:r w:rsidRPr="001F74AE">
              <w:rPr>
                <w:rFonts w:ascii="Arial" w:hAnsi="Arial" w:cs="Arial"/>
                <w:b/>
                <w:sz w:val="24"/>
                <w:szCs w:val="24"/>
              </w:rPr>
              <w:t>Pie de imagen</w:t>
            </w:r>
          </w:p>
        </w:tc>
        <w:tc>
          <w:tcPr>
            <w:tcW w:w="6678" w:type="dxa"/>
          </w:tcPr>
          <w:p w:rsidR="00BB7C86" w:rsidRPr="001F74AE" w:rsidRDefault="00BB7C86" w:rsidP="001F74AE">
            <w:pPr>
              <w:spacing w:line="360" w:lineRule="auto"/>
              <w:rPr>
                <w:rFonts w:ascii="Arial" w:hAnsi="Arial" w:cs="Arial"/>
                <w:sz w:val="24"/>
                <w:szCs w:val="24"/>
              </w:rPr>
            </w:pPr>
            <w:r w:rsidRPr="001F74AE">
              <w:rPr>
                <w:rFonts w:ascii="Arial" w:hAnsi="Arial" w:cs="Arial"/>
                <w:sz w:val="24"/>
                <w:szCs w:val="24"/>
              </w:rPr>
              <w:t>La longitud de onda resultante luego de la interferencia es igual a la suma de las longitudes de las ondas originales.</w:t>
            </w:r>
          </w:p>
        </w:tc>
      </w:tr>
    </w:tbl>
    <w:p w:rsidR="00DD5107" w:rsidRPr="001F74AE" w:rsidRDefault="00DD5107" w:rsidP="001F74AE">
      <w:pPr>
        <w:spacing w:line="360" w:lineRule="auto"/>
        <w:rPr>
          <w:rFonts w:ascii="Arial" w:eastAsia="Times New Roman" w:hAnsi="Arial" w:cs="Arial"/>
          <w:sz w:val="24"/>
          <w:szCs w:val="24"/>
          <w:lang w:eastAsia="es-CO"/>
        </w:rPr>
      </w:pPr>
    </w:p>
    <w:p w:rsidR="00E65460" w:rsidRPr="001F74AE" w:rsidRDefault="003C78A4" w:rsidP="001F74AE">
      <w:pPr>
        <w:spacing w:line="360" w:lineRule="auto"/>
        <w:rPr>
          <w:rFonts w:ascii="Arial" w:eastAsia="Times New Roman" w:hAnsi="Arial" w:cs="Arial"/>
          <w:sz w:val="24"/>
          <w:szCs w:val="24"/>
          <w:lang w:eastAsia="es-CO"/>
        </w:rPr>
      </w:pPr>
      <w:r w:rsidRPr="001F74AE">
        <w:rPr>
          <w:rFonts w:ascii="Arial" w:eastAsia="Times New Roman" w:hAnsi="Arial" w:cs="Arial"/>
          <w:sz w:val="24"/>
          <w:szCs w:val="24"/>
          <w:lang w:eastAsia="es-CO"/>
        </w:rPr>
        <w:t>Por supuesto, puede haber más de dos fuentes de ondas produciendo interferencia. Las figuras de interferencia que se formen serán más complejas dependiendo de la ubicación de las fuentes y las características de las ondas que produzcan.</w:t>
      </w:r>
    </w:p>
    <w:tbl>
      <w:tblPr>
        <w:tblStyle w:val="Tablaconcuadrcula"/>
        <w:tblW w:w="0" w:type="auto"/>
        <w:tblLook w:val="04A0" w:firstRow="1" w:lastRow="0" w:firstColumn="1" w:lastColumn="0" w:noHBand="0" w:noVBand="1"/>
      </w:tblPr>
      <w:tblGrid>
        <w:gridCol w:w="2472"/>
        <w:gridCol w:w="6356"/>
      </w:tblGrid>
      <w:tr w:rsidR="002F7C6E" w:rsidRPr="001F74AE" w:rsidTr="004A1C3F">
        <w:tc>
          <w:tcPr>
            <w:tcW w:w="9054" w:type="dxa"/>
            <w:gridSpan w:val="2"/>
            <w:shd w:val="clear" w:color="auto" w:fill="000000" w:themeFill="text1"/>
          </w:tcPr>
          <w:p w:rsidR="00BE7691" w:rsidRPr="001F74AE" w:rsidRDefault="00BE7691"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2F7C6E" w:rsidRPr="001F74AE" w:rsidTr="004A1C3F">
        <w:tc>
          <w:tcPr>
            <w:tcW w:w="2518" w:type="dxa"/>
          </w:tcPr>
          <w:p w:rsidR="00BE7691" w:rsidRPr="001F74AE" w:rsidRDefault="00BE7691"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BE7691" w:rsidRPr="001F74AE" w:rsidRDefault="007B0533"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920899" w:rsidRPr="001F74AE">
              <w:rPr>
                <w:rFonts w:ascii="Arial" w:hAnsi="Arial" w:cs="Arial"/>
                <w:sz w:val="24"/>
                <w:szCs w:val="24"/>
              </w:rPr>
              <w:t>_REC16</w:t>
            </w:r>
            <w:r w:rsidR="008522F0" w:rsidRPr="001F74AE">
              <w:rPr>
                <w:rFonts w:ascii="Arial" w:hAnsi="Arial" w:cs="Arial"/>
                <w:sz w:val="24"/>
                <w:szCs w:val="24"/>
              </w:rPr>
              <w:t>0</w:t>
            </w:r>
          </w:p>
        </w:tc>
      </w:tr>
      <w:tr w:rsidR="002F7C6E" w:rsidRPr="001F74AE" w:rsidTr="004A1C3F">
        <w:tc>
          <w:tcPr>
            <w:tcW w:w="2518" w:type="dxa"/>
          </w:tcPr>
          <w:p w:rsidR="00BE7691" w:rsidRPr="001F74AE" w:rsidRDefault="00BE7691"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BE7691" w:rsidRPr="001F74AE" w:rsidRDefault="00762C2B" w:rsidP="001F74AE">
            <w:pPr>
              <w:spacing w:line="360" w:lineRule="auto"/>
              <w:rPr>
                <w:rFonts w:ascii="Arial" w:hAnsi="Arial" w:cs="Arial"/>
                <w:sz w:val="24"/>
                <w:szCs w:val="24"/>
              </w:rPr>
            </w:pPr>
            <w:ins w:id="5" w:author="PEQUETITA Garcia Rodriguez" w:date="2016-06-21T23:32:00Z">
              <w:r w:rsidRPr="00762C2B">
                <w:rPr>
                  <w:rFonts w:ascii="Arial" w:hAnsi="Arial" w:cs="Arial"/>
                  <w:sz w:val="24"/>
                  <w:szCs w:val="24"/>
                </w:rPr>
                <w:t>El fenómeno de la interferencia</w:t>
              </w:r>
            </w:ins>
            <w:del w:id="6" w:author="PEQUETITA Garcia Rodriguez" w:date="2016-06-21T23:32:00Z">
              <w:r w:rsidR="00FA2895" w:rsidRPr="001F74AE" w:rsidDel="00762C2B">
                <w:rPr>
                  <w:rFonts w:ascii="Arial" w:hAnsi="Arial" w:cs="Arial"/>
                  <w:sz w:val="24"/>
                  <w:szCs w:val="24"/>
                </w:rPr>
                <w:delText>Diferentes p</w:delText>
              </w:r>
              <w:r w:rsidR="00E55A20" w:rsidRPr="001F74AE" w:rsidDel="00762C2B">
                <w:rPr>
                  <w:rFonts w:ascii="Arial" w:hAnsi="Arial" w:cs="Arial"/>
                  <w:sz w:val="24"/>
                  <w:szCs w:val="24"/>
                </w:rPr>
                <w:delText>atrones de interferencia</w:delText>
              </w:r>
            </w:del>
          </w:p>
        </w:tc>
      </w:tr>
      <w:tr w:rsidR="002F7C6E" w:rsidRPr="001F74AE" w:rsidTr="004A1C3F">
        <w:tc>
          <w:tcPr>
            <w:tcW w:w="2518" w:type="dxa"/>
          </w:tcPr>
          <w:p w:rsidR="00BE7691" w:rsidRPr="001F74AE" w:rsidRDefault="00BE7691"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BE7691" w:rsidRPr="001F74AE" w:rsidRDefault="00B32DB0" w:rsidP="001F74AE">
            <w:pPr>
              <w:spacing w:line="360" w:lineRule="auto"/>
              <w:rPr>
                <w:rFonts w:ascii="Arial" w:hAnsi="Arial" w:cs="Arial"/>
                <w:sz w:val="24"/>
                <w:szCs w:val="24"/>
              </w:rPr>
            </w:pPr>
            <w:r w:rsidRPr="001F74AE">
              <w:rPr>
                <w:rFonts w:ascii="Arial" w:hAnsi="Arial" w:cs="Arial"/>
                <w:sz w:val="24"/>
                <w:szCs w:val="24"/>
              </w:rPr>
              <w:t>Actividad para diferenciar patrones de interferencia y reconocer las condiciones en las que este fenómeno se presenta</w:t>
            </w:r>
          </w:p>
        </w:tc>
      </w:tr>
    </w:tbl>
    <w:p w:rsidR="00C056A6" w:rsidRPr="001F74AE" w:rsidRDefault="00C056A6" w:rsidP="001F74AE">
      <w:pPr>
        <w:spacing w:line="360" w:lineRule="auto"/>
        <w:rPr>
          <w:rFonts w:ascii="Arial" w:eastAsia="Times New Roman" w:hAnsi="Arial" w:cs="Arial"/>
          <w:b/>
          <w:sz w:val="24"/>
          <w:szCs w:val="24"/>
          <w:lang w:eastAsia="es-CO"/>
        </w:rPr>
      </w:pPr>
    </w:p>
    <w:tbl>
      <w:tblPr>
        <w:tblStyle w:val="Tablaconcuadrcula"/>
        <w:tblW w:w="0" w:type="auto"/>
        <w:tblLook w:val="04A0" w:firstRow="1" w:lastRow="0" w:firstColumn="1" w:lastColumn="0" w:noHBand="0" w:noVBand="1"/>
      </w:tblPr>
      <w:tblGrid>
        <w:gridCol w:w="2472"/>
        <w:gridCol w:w="6356"/>
      </w:tblGrid>
      <w:tr w:rsidR="00E55A20" w:rsidRPr="001F74AE" w:rsidTr="00010FBF">
        <w:tc>
          <w:tcPr>
            <w:tcW w:w="9054" w:type="dxa"/>
            <w:gridSpan w:val="2"/>
            <w:shd w:val="clear" w:color="auto" w:fill="000000" w:themeFill="text1"/>
          </w:tcPr>
          <w:p w:rsidR="00E55A20" w:rsidRPr="001F74AE" w:rsidRDefault="00E55A20"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E55A20" w:rsidRPr="001F74AE" w:rsidTr="00010FBF">
        <w:tc>
          <w:tcPr>
            <w:tcW w:w="2518" w:type="dxa"/>
          </w:tcPr>
          <w:p w:rsidR="00E55A20" w:rsidRPr="001F74AE" w:rsidRDefault="00E55A20"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E55A20" w:rsidRPr="001F74AE" w:rsidRDefault="00E55A20"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920899" w:rsidRPr="001F74AE">
              <w:rPr>
                <w:rFonts w:ascii="Arial" w:hAnsi="Arial" w:cs="Arial"/>
                <w:sz w:val="24"/>
                <w:szCs w:val="24"/>
              </w:rPr>
              <w:t>_REC17</w:t>
            </w:r>
            <w:r w:rsidRPr="001F74AE">
              <w:rPr>
                <w:rFonts w:ascii="Arial" w:hAnsi="Arial" w:cs="Arial"/>
                <w:sz w:val="24"/>
                <w:szCs w:val="24"/>
              </w:rPr>
              <w:t>0</w:t>
            </w:r>
          </w:p>
        </w:tc>
      </w:tr>
      <w:tr w:rsidR="00E55A20" w:rsidRPr="001F74AE" w:rsidTr="00010FBF">
        <w:tc>
          <w:tcPr>
            <w:tcW w:w="2518" w:type="dxa"/>
          </w:tcPr>
          <w:p w:rsidR="00E55A20" w:rsidRPr="001F74AE" w:rsidRDefault="00E55A20"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E55A20" w:rsidRPr="001F74AE" w:rsidRDefault="00E55A20" w:rsidP="001F74AE">
            <w:pPr>
              <w:spacing w:line="360" w:lineRule="auto"/>
              <w:rPr>
                <w:rFonts w:ascii="Arial" w:hAnsi="Arial" w:cs="Arial"/>
                <w:sz w:val="24"/>
                <w:szCs w:val="24"/>
              </w:rPr>
            </w:pPr>
            <w:r w:rsidRPr="001F74AE">
              <w:rPr>
                <w:rFonts w:ascii="Arial" w:hAnsi="Arial" w:cs="Arial"/>
                <w:sz w:val="24"/>
                <w:szCs w:val="24"/>
              </w:rPr>
              <w:t>La naturaleza ondulatoria de la luz</w:t>
            </w:r>
          </w:p>
        </w:tc>
      </w:tr>
      <w:tr w:rsidR="00E55A20" w:rsidRPr="001F74AE" w:rsidTr="00010FBF">
        <w:tc>
          <w:tcPr>
            <w:tcW w:w="2518" w:type="dxa"/>
          </w:tcPr>
          <w:p w:rsidR="00E55A20" w:rsidRPr="001F74AE" w:rsidRDefault="00E55A20"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E55A20" w:rsidRPr="001F74AE" w:rsidRDefault="00AD28AF" w:rsidP="001F74AE">
            <w:pPr>
              <w:spacing w:line="360" w:lineRule="auto"/>
              <w:rPr>
                <w:rFonts w:ascii="Arial" w:hAnsi="Arial" w:cs="Arial"/>
                <w:sz w:val="24"/>
                <w:szCs w:val="24"/>
              </w:rPr>
            </w:pPr>
            <w:r w:rsidRPr="001F74AE">
              <w:rPr>
                <w:rFonts w:ascii="Arial" w:hAnsi="Arial" w:cs="Arial"/>
                <w:sz w:val="24"/>
                <w:szCs w:val="24"/>
              </w:rPr>
              <w:t>Actividad para reconocer la evidencia de la naturaleza ondulatoria de la luz</w:t>
            </w:r>
          </w:p>
        </w:tc>
      </w:tr>
    </w:tbl>
    <w:p w:rsidR="00CC31E4" w:rsidRPr="001F74AE" w:rsidRDefault="00CC31E4" w:rsidP="001F74AE">
      <w:pPr>
        <w:spacing w:line="360" w:lineRule="auto"/>
        <w:rPr>
          <w:rFonts w:ascii="Arial" w:eastAsia="Times New Roman" w:hAnsi="Arial" w:cs="Arial"/>
          <w:b/>
          <w:sz w:val="24"/>
          <w:szCs w:val="24"/>
          <w:lang w:eastAsia="es-CO"/>
        </w:rPr>
      </w:pPr>
    </w:p>
    <w:p w:rsidR="00F416D4" w:rsidRPr="001F74AE" w:rsidRDefault="00CC31E4" w:rsidP="001F74AE">
      <w:pPr>
        <w:spacing w:line="360" w:lineRule="auto"/>
        <w:rPr>
          <w:rFonts w:ascii="Arial" w:hAnsi="Arial" w:cs="Arial"/>
          <w:b/>
          <w:sz w:val="24"/>
          <w:szCs w:val="24"/>
        </w:rPr>
      </w:pPr>
      <w:r w:rsidRPr="001F74AE">
        <w:rPr>
          <w:rFonts w:ascii="Arial" w:hAnsi="Arial" w:cs="Arial"/>
          <w:sz w:val="24"/>
          <w:szCs w:val="24"/>
          <w:highlight w:val="yellow"/>
        </w:rPr>
        <w:t xml:space="preserve"> </w:t>
      </w:r>
      <w:r w:rsidR="00F416D4"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00F416D4" w:rsidRPr="001F74AE">
        <w:rPr>
          <w:rFonts w:ascii="Arial" w:hAnsi="Arial" w:cs="Arial"/>
          <w:sz w:val="24"/>
          <w:szCs w:val="24"/>
          <w:highlight w:val="yellow"/>
        </w:rPr>
        <w:t>2]</w:t>
      </w:r>
      <w:r w:rsidR="00F416D4" w:rsidRPr="001F74AE">
        <w:rPr>
          <w:rFonts w:ascii="Arial" w:hAnsi="Arial" w:cs="Arial"/>
          <w:sz w:val="24"/>
          <w:szCs w:val="24"/>
        </w:rPr>
        <w:t xml:space="preserve"> </w:t>
      </w:r>
      <w:r w:rsidR="005233FA" w:rsidRPr="001F74AE">
        <w:rPr>
          <w:rFonts w:ascii="Arial" w:hAnsi="Arial" w:cs="Arial"/>
          <w:b/>
          <w:sz w:val="24"/>
          <w:szCs w:val="24"/>
        </w:rPr>
        <w:t>4.3</w:t>
      </w:r>
      <w:r w:rsidR="00F416D4" w:rsidRPr="001F74AE">
        <w:rPr>
          <w:rFonts w:ascii="Arial" w:hAnsi="Arial" w:cs="Arial"/>
          <w:b/>
          <w:sz w:val="24"/>
          <w:szCs w:val="24"/>
        </w:rPr>
        <w:t xml:space="preserve"> Consolidación</w:t>
      </w:r>
    </w:p>
    <w:p w:rsidR="00BE7691" w:rsidRPr="001F74AE" w:rsidRDefault="00BE7691" w:rsidP="001F74AE">
      <w:pPr>
        <w:spacing w:line="360" w:lineRule="auto"/>
        <w:rPr>
          <w:rFonts w:ascii="Arial" w:hAnsi="Arial" w:cs="Arial"/>
          <w:sz w:val="24"/>
          <w:szCs w:val="24"/>
          <w:shd w:val="clear" w:color="auto" w:fill="FFFFFF"/>
        </w:rPr>
      </w:pPr>
      <w:r w:rsidRPr="001F74AE">
        <w:rPr>
          <w:rFonts w:ascii="Arial" w:hAnsi="Arial" w:cs="Arial"/>
          <w:sz w:val="24"/>
          <w:szCs w:val="24"/>
          <w:shd w:val="clear" w:color="auto" w:fill="FFFFFF"/>
        </w:rPr>
        <w:t>Actividad para consolidar lo que has aprendido en esta sección.</w:t>
      </w:r>
    </w:p>
    <w:tbl>
      <w:tblPr>
        <w:tblStyle w:val="Tablaconcuadrcula"/>
        <w:tblW w:w="0" w:type="auto"/>
        <w:tblLook w:val="04A0" w:firstRow="1" w:lastRow="0" w:firstColumn="1" w:lastColumn="0" w:noHBand="0" w:noVBand="1"/>
      </w:tblPr>
      <w:tblGrid>
        <w:gridCol w:w="2472"/>
        <w:gridCol w:w="6356"/>
      </w:tblGrid>
      <w:tr w:rsidR="002F7C6E" w:rsidRPr="001F74AE" w:rsidTr="004A1C3F">
        <w:tc>
          <w:tcPr>
            <w:tcW w:w="9054" w:type="dxa"/>
            <w:gridSpan w:val="2"/>
            <w:shd w:val="clear" w:color="auto" w:fill="000000" w:themeFill="text1"/>
          </w:tcPr>
          <w:p w:rsidR="00BE7691" w:rsidRPr="001F74AE" w:rsidRDefault="00BE7691" w:rsidP="001F74AE">
            <w:pPr>
              <w:spacing w:line="360" w:lineRule="auto"/>
              <w:jc w:val="center"/>
              <w:rPr>
                <w:rFonts w:ascii="Arial" w:hAnsi="Arial" w:cs="Arial"/>
                <w:b/>
                <w:sz w:val="24"/>
                <w:szCs w:val="24"/>
              </w:rPr>
            </w:pPr>
            <w:r w:rsidRPr="001F74AE">
              <w:rPr>
                <w:rFonts w:ascii="Arial" w:hAnsi="Arial" w:cs="Arial"/>
                <w:b/>
                <w:sz w:val="24"/>
                <w:szCs w:val="24"/>
              </w:rPr>
              <w:t>Practica: recurso nuevo</w:t>
            </w:r>
          </w:p>
        </w:tc>
      </w:tr>
      <w:tr w:rsidR="002F7C6E" w:rsidRPr="001F74AE" w:rsidTr="004A1C3F">
        <w:tc>
          <w:tcPr>
            <w:tcW w:w="2518" w:type="dxa"/>
          </w:tcPr>
          <w:p w:rsidR="00BE7691" w:rsidRPr="001F74AE" w:rsidRDefault="00BE7691" w:rsidP="001F74AE">
            <w:pPr>
              <w:spacing w:line="360" w:lineRule="auto"/>
              <w:rPr>
                <w:rFonts w:ascii="Arial" w:hAnsi="Arial" w:cs="Arial"/>
                <w:b/>
                <w:sz w:val="24"/>
                <w:szCs w:val="24"/>
              </w:rPr>
            </w:pPr>
            <w:r w:rsidRPr="001F74AE">
              <w:rPr>
                <w:rFonts w:ascii="Arial" w:hAnsi="Arial" w:cs="Arial"/>
                <w:b/>
                <w:sz w:val="24"/>
                <w:szCs w:val="24"/>
              </w:rPr>
              <w:t>Código</w:t>
            </w:r>
          </w:p>
        </w:tc>
        <w:tc>
          <w:tcPr>
            <w:tcW w:w="6536" w:type="dxa"/>
          </w:tcPr>
          <w:p w:rsidR="00BE7691" w:rsidRPr="001F74AE" w:rsidRDefault="007B0533"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920899" w:rsidRPr="001F74AE">
              <w:rPr>
                <w:rFonts w:ascii="Arial" w:hAnsi="Arial" w:cs="Arial"/>
                <w:sz w:val="24"/>
                <w:szCs w:val="24"/>
              </w:rPr>
              <w:t>_REC18</w:t>
            </w:r>
            <w:r w:rsidR="00BE7691" w:rsidRPr="001F74AE">
              <w:rPr>
                <w:rFonts w:ascii="Arial" w:hAnsi="Arial" w:cs="Arial"/>
                <w:sz w:val="24"/>
                <w:szCs w:val="24"/>
              </w:rPr>
              <w:t>0</w:t>
            </w:r>
          </w:p>
        </w:tc>
      </w:tr>
      <w:tr w:rsidR="002F7C6E" w:rsidRPr="001F74AE" w:rsidTr="004A1C3F">
        <w:tc>
          <w:tcPr>
            <w:tcW w:w="2518" w:type="dxa"/>
          </w:tcPr>
          <w:p w:rsidR="00BE7691" w:rsidRPr="001F74AE" w:rsidRDefault="00BE7691" w:rsidP="001F74AE">
            <w:pPr>
              <w:spacing w:line="360" w:lineRule="auto"/>
              <w:rPr>
                <w:rFonts w:ascii="Arial" w:hAnsi="Arial" w:cs="Arial"/>
                <w:b/>
                <w:sz w:val="24"/>
                <w:szCs w:val="24"/>
              </w:rPr>
            </w:pPr>
            <w:r w:rsidRPr="001F74AE">
              <w:rPr>
                <w:rFonts w:ascii="Arial" w:hAnsi="Arial" w:cs="Arial"/>
                <w:b/>
                <w:sz w:val="24"/>
                <w:szCs w:val="24"/>
              </w:rPr>
              <w:t>Título</w:t>
            </w:r>
          </w:p>
        </w:tc>
        <w:tc>
          <w:tcPr>
            <w:tcW w:w="6536" w:type="dxa"/>
          </w:tcPr>
          <w:p w:rsidR="00BE7691" w:rsidRPr="001F74AE" w:rsidRDefault="00E55A20" w:rsidP="001F74AE">
            <w:pPr>
              <w:spacing w:line="360" w:lineRule="auto"/>
              <w:rPr>
                <w:rFonts w:ascii="Arial" w:hAnsi="Arial" w:cs="Arial"/>
                <w:sz w:val="24"/>
                <w:szCs w:val="24"/>
              </w:rPr>
            </w:pPr>
            <w:r w:rsidRPr="001F74AE">
              <w:rPr>
                <w:rFonts w:ascii="Arial" w:hAnsi="Arial" w:cs="Arial"/>
                <w:sz w:val="24"/>
                <w:szCs w:val="24"/>
              </w:rPr>
              <w:t>Refuerza tu aprendizaje: La interferencia de las ondas</w:t>
            </w:r>
          </w:p>
        </w:tc>
      </w:tr>
      <w:tr w:rsidR="002F7C6E" w:rsidRPr="001F74AE" w:rsidTr="004A1C3F">
        <w:tc>
          <w:tcPr>
            <w:tcW w:w="2518" w:type="dxa"/>
          </w:tcPr>
          <w:p w:rsidR="00BE7691" w:rsidRPr="001F74AE" w:rsidRDefault="00BE7691" w:rsidP="001F74AE">
            <w:pPr>
              <w:spacing w:line="360" w:lineRule="auto"/>
              <w:rPr>
                <w:rFonts w:ascii="Arial" w:hAnsi="Arial" w:cs="Arial"/>
                <w:b/>
                <w:sz w:val="24"/>
                <w:szCs w:val="24"/>
              </w:rPr>
            </w:pPr>
            <w:r w:rsidRPr="001F74AE">
              <w:rPr>
                <w:rFonts w:ascii="Arial" w:hAnsi="Arial" w:cs="Arial"/>
                <w:b/>
                <w:sz w:val="24"/>
                <w:szCs w:val="24"/>
              </w:rPr>
              <w:t>Descripción</w:t>
            </w:r>
          </w:p>
        </w:tc>
        <w:tc>
          <w:tcPr>
            <w:tcW w:w="6536" w:type="dxa"/>
          </w:tcPr>
          <w:p w:rsidR="00BE7691" w:rsidRPr="001F74AE" w:rsidRDefault="00AD28AF" w:rsidP="001F74AE">
            <w:pPr>
              <w:spacing w:line="360" w:lineRule="auto"/>
              <w:rPr>
                <w:rFonts w:ascii="Arial" w:hAnsi="Arial" w:cs="Arial"/>
                <w:sz w:val="24"/>
                <w:szCs w:val="24"/>
              </w:rPr>
            </w:pPr>
            <w:r w:rsidRPr="001F74AE">
              <w:rPr>
                <w:rFonts w:ascii="Arial" w:hAnsi="Arial" w:cs="Arial"/>
                <w:sz w:val="24"/>
                <w:szCs w:val="24"/>
              </w:rPr>
              <w:t>Actividad que permite analizar los fenómenos de interferencia de las ondas</w:t>
            </w:r>
          </w:p>
        </w:tc>
      </w:tr>
    </w:tbl>
    <w:p w:rsidR="0072644F" w:rsidRPr="001F74AE" w:rsidRDefault="0072644F" w:rsidP="001F74AE">
      <w:pPr>
        <w:spacing w:line="360" w:lineRule="auto"/>
        <w:rPr>
          <w:rFonts w:ascii="Arial" w:hAnsi="Arial" w:cs="Arial"/>
          <w:b/>
          <w:sz w:val="24"/>
          <w:szCs w:val="24"/>
        </w:rPr>
      </w:pPr>
      <w:r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Pr="001F74AE">
        <w:rPr>
          <w:rFonts w:ascii="Arial" w:hAnsi="Arial" w:cs="Arial"/>
          <w:sz w:val="24"/>
          <w:szCs w:val="24"/>
          <w:highlight w:val="yellow"/>
        </w:rPr>
        <w:t>1]</w:t>
      </w:r>
      <w:r w:rsidRPr="001F74AE">
        <w:rPr>
          <w:rFonts w:ascii="Arial" w:hAnsi="Arial" w:cs="Arial"/>
          <w:sz w:val="24"/>
          <w:szCs w:val="24"/>
        </w:rPr>
        <w:t xml:space="preserve"> </w:t>
      </w:r>
      <w:r w:rsidR="00AD4A7A" w:rsidRPr="001F74AE">
        <w:rPr>
          <w:rFonts w:ascii="Arial" w:hAnsi="Arial" w:cs="Arial"/>
          <w:b/>
          <w:sz w:val="24"/>
          <w:szCs w:val="24"/>
        </w:rPr>
        <w:t>5</w:t>
      </w:r>
      <w:r w:rsidR="00807D83" w:rsidRPr="001F74AE">
        <w:rPr>
          <w:rFonts w:ascii="Arial" w:hAnsi="Arial" w:cs="Arial"/>
          <w:b/>
          <w:sz w:val="24"/>
          <w:szCs w:val="24"/>
        </w:rPr>
        <w:t xml:space="preserve"> C</w:t>
      </w:r>
      <w:r w:rsidRPr="001F74AE">
        <w:rPr>
          <w:rFonts w:ascii="Arial" w:hAnsi="Arial" w:cs="Arial"/>
          <w:b/>
          <w:sz w:val="24"/>
          <w:szCs w:val="24"/>
        </w:rPr>
        <w:t>ompetencias</w:t>
      </w:r>
    </w:p>
    <w:p w:rsidR="00E55A20" w:rsidRPr="001F74AE" w:rsidRDefault="0072644F" w:rsidP="001F74AE">
      <w:pPr>
        <w:spacing w:line="360" w:lineRule="auto"/>
        <w:rPr>
          <w:rFonts w:ascii="Arial" w:hAnsi="Arial" w:cs="Arial"/>
          <w:sz w:val="24"/>
          <w:szCs w:val="24"/>
          <w:shd w:val="clear" w:color="auto" w:fill="FFFFFF"/>
        </w:rPr>
      </w:pPr>
      <w:r w:rsidRPr="001F74AE">
        <w:rPr>
          <w:rFonts w:ascii="Arial" w:hAnsi="Arial" w:cs="Arial"/>
          <w:sz w:val="24"/>
          <w:szCs w:val="24"/>
          <w:shd w:val="clear" w:color="auto" w:fill="FFFFFF"/>
        </w:rPr>
        <w:t>Pon a prueba tus capacidades y aplica lo aprendido con estos recursos.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AD28AF" w:rsidRPr="001F74AE" w:rsidTr="00FA50C8">
        <w:tc>
          <w:tcPr>
            <w:tcW w:w="8828" w:type="dxa"/>
            <w:gridSpan w:val="2"/>
            <w:shd w:val="clear" w:color="auto" w:fill="000000"/>
          </w:tcPr>
          <w:p w:rsidR="00AD28AF" w:rsidRPr="001F74AE" w:rsidRDefault="00AD28AF" w:rsidP="001F74AE">
            <w:pPr>
              <w:spacing w:after="0" w:line="360" w:lineRule="auto"/>
              <w:jc w:val="center"/>
              <w:rPr>
                <w:rFonts w:ascii="Arial" w:hAnsi="Arial" w:cs="Arial"/>
                <w:b/>
                <w:color w:val="FFFFFF"/>
                <w:sz w:val="24"/>
                <w:szCs w:val="24"/>
                <w:lang w:val="es-MX"/>
              </w:rPr>
            </w:pPr>
            <w:r w:rsidRPr="001F74AE">
              <w:rPr>
                <w:rFonts w:ascii="Arial" w:hAnsi="Arial" w:cs="Arial"/>
                <w:b/>
                <w:color w:val="FFFFFF"/>
                <w:sz w:val="24"/>
                <w:szCs w:val="24"/>
                <w:lang w:val="es-MX"/>
              </w:rPr>
              <w:t>Practica: recurso aprovechado</w:t>
            </w:r>
          </w:p>
        </w:tc>
      </w:tr>
      <w:tr w:rsidR="00AD28AF" w:rsidRPr="001F74AE" w:rsidTr="00FA50C8">
        <w:tc>
          <w:tcPr>
            <w:tcW w:w="2480" w:type="dxa"/>
            <w:shd w:val="clear" w:color="auto" w:fill="auto"/>
          </w:tcPr>
          <w:p w:rsidR="00AD28AF" w:rsidRPr="001F74AE" w:rsidRDefault="00AD28AF" w:rsidP="001F74AE">
            <w:pPr>
              <w:spacing w:after="0" w:line="360" w:lineRule="auto"/>
              <w:rPr>
                <w:rFonts w:ascii="Arial" w:hAnsi="Arial" w:cs="Arial"/>
                <w:b/>
                <w:color w:val="000000"/>
                <w:sz w:val="24"/>
                <w:szCs w:val="24"/>
                <w:lang w:val="es-MX"/>
              </w:rPr>
            </w:pPr>
            <w:r w:rsidRPr="001F74AE">
              <w:rPr>
                <w:rFonts w:ascii="Arial" w:hAnsi="Arial" w:cs="Arial"/>
                <w:b/>
                <w:color w:val="000000"/>
                <w:sz w:val="24"/>
                <w:szCs w:val="24"/>
                <w:lang w:val="es-MX"/>
              </w:rPr>
              <w:t>Código</w:t>
            </w:r>
          </w:p>
        </w:tc>
        <w:tc>
          <w:tcPr>
            <w:tcW w:w="6348" w:type="dxa"/>
            <w:shd w:val="clear" w:color="auto" w:fill="auto"/>
          </w:tcPr>
          <w:p w:rsidR="00AD28AF" w:rsidRPr="001F74AE" w:rsidRDefault="00AD28AF" w:rsidP="001F74AE">
            <w:pPr>
              <w:spacing w:after="0" w:line="360" w:lineRule="auto"/>
              <w:rPr>
                <w:rFonts w:ascii="Arial" w:hAnsi="Arial" w:cs="Arial"/>
                <w:b/>
                <w:color w:val="000000"/>
                <w:sz w:val="24"/>
                <w:szCs w:val="24"/>
                <w:lang w:val="es-MX"/>
              </w:rPr>
            </w:pPr>
            <w:r w:rsidRPr="001F74AE">
              <w:rPr>
                <w:rFonts w:ascii="Arial" w:hAnsi="Arial" w:cs="Arial"/>
                <w:color w:val="000000"/>
                <w:sz w:val="24"/>
                <w:szCs w:val="24"/>
                <w:lang w:val="es-MX"/>
              </w:rPr>
              <w:t>CN_11_04_CO_REC190</w:t>
            </w:r>
          </w:p>
        </w:tc>
      </w:tr>
      <w:tr w:rsidR="00AD28AF" w:rsidRPr="001F74AE" w:rsidTr="00FA50C8">
        <w:tc>
          <w:tcPr>
            <w:tcW w:w="2480" w:type="dxa"/>
            <w:shd w:val="clear" w:color="auto" w:fill="auto"/>
          </w:tcPr>
          <w:p w:rsidR="00AD28AF" w:rsidRPr="001F74AE" w:rsidRDefault="00AD28AF" w:rsidP="001F74AE">
            <w:pPr>
              <w:spacing w:after="0" w:line="360" w:lineRule="auto"/>
              <w:rPr>
                <w:rFonts w:ascii="Arial" w:hAnsi="Arial" w:cs="Arial"/>
                <w:color w:val="000000"/>
                <w:sz w:val="24"/>
                <w:szCs w:val="24"/>
                <w:lang w:val="es-MX"/>
              </w:rPr>
            </w:pPr>
            <w:r w:rsidRPr="001F74AE">
              <w:rPr>
                <w:rFonts w:ascii="Arial" w:hAnsi="Arial" w:cs="Arial"/>
                <w:b/>
                <w:color w:val="000000"/>
                <w:sz w:val="24"/>
                <w:szCs w:val="24"/>
                <w:lang w:val="es-MX"/>
              </w:rPr>
              <w:t>Ubicación en Aula Planeta</w:t>
            </w:r>
          </w:p>
        </w:tc>
        <w:tc>
          <w:tcPr>
            <w:tcW w:w="6348" w:type="dxa"/>
            <w:shd w:val="clear" w:color="auto" w:fill="auto"/>
          </w:tcPr>
          <w:p w:rsidR="00AD28AF" w:rsidRPr="001F74AE" w:rsidRDefault="00AD28AF" w:rsidP="001F74AE">
            <w:pPr>
              <w:spacing w:after="0" w:line="360" w:lineRule="auto"/>
              <w:rPr>
                <w:rFonts w:ascii="Arial" w:hAnsi="Arial" w:cs="Arial"/>
                <w:color w:val="000000"/>
                <w:sz w:val="24"/>
                <w:szCs w:val="24"/>
                <w:lang w:val="es-MX"/>
              </w:rPr>
            </w:pPr>
            <w:r w:rsidRPr="001F74AE">
              <w:rPr>
                <w:rFonts w:ascii="Arial" w:hAnsi="Arial" w:cs="Arial"/>
                <w:color w:val="000000"/>
                <w:sz w:val="24"/>
                <w:szCs w:val="24"/>
                <w:lang w:val="es-MX"/>
              </w:rPr>
              <w:t xml:space="preserve">4° ESO/ Física y química/ Las ondas de luz y sonido/ </w:t>
            </w:r>
            <w:r w:rsidR="00310D9C" w:rsidRPr="001F74AE">
              <w:rPr>
                <w:rFonts w:ascii="Arial" w:hAnsi="Arial" w:cs="Arial"/>
                <w:color w:val="000000"/>
                <w:sz w:val="24"/>
                <w:szCs w:val="24"/>
                <w:lang w:val="es-MX"/>
              </w:rPr>
              <w:t>Competencias: reproducción de un arcoíris</w:t>
            </w:r>
          </w:p>
        </w:tc>
      </w:tr>
      <w:tr w:rsidR="00AD28AF" w:rsidRPr="001F74AE" w:rsidTr="00FA50C8">
        <w:tc>
          <w:tcPr>
            <w:tcW w:w="2480" w:type="dxa"/>
            <w:shd w:val="clear" w:color="auto" w:fill="auto"/>
          </w:tcPr>
          <w:p w:rsidR="00AD28AF" w:rsidRPr="001F74AE" w:rsidRDefault="00AD28AF" w:rsidP="001F74AE">
            <w:pPr>
              <w:spacing w:after="0" w:line="360" w:lineRule="auto"/>
              <w:rPr>
                <w:rFonts w:ascii="Arial" w:hAnsi="Arial" w:cs="Arial"/>
                <w:color w:val="000000"/>
                <w:sz w:val="24"/>
                <w:szCs w:val="24"/>
                <w:lang w:val="es-MX"/>
              </w:rPr>
            </w:pPr>
            <w:r w:rsidRPr="001F74AE">
              <w:rPr>
                <w:rFonts w:ascii="Arial" w:hAnsi="Arial" w:cs="Arial"/>
                <w:b/>
                <w:color w:val="000000"/>
                <w:sz w:val="24"/>
                <w:szCs w:val="24"/>
                <w:lang w:val="es-MX"/>
              </w:rPr>
              <w:t>Cambio (descripción o capturas de pantallas)</w:t>
            </w:r>
          </w:p>
        </w:tc>
        <w:tc>
          <w:tcPr>
            <w:tcW w:w="6348" w:type="dxa"/>
            <w:shd w:val="clear" w:color="auto" w:fill="auto"/>
          </w:tcPr>
          <w:p w:rsidR="00AD28AF" w:rsidRPr="001F74AE" w:rsidRDefault="00AD28AF" w:rsidP="001F74AE">
            <w:pPr>
              <w:spacing w:line="360" w:lineRule="auto"/>
              <w:rPr>
                <w:rFonts w:ascii="Arial" w:hAnsi="Arial" w:cs="Arial"/>
                <w:color w:val="000000"/>
                <w:sz w:val="24"/>
                <w:szCs w:val="24"/>
              </w:rPr>
            </w:pPr>
          </w:p>
        </w:tc>
      </w:tr>
      <w:tr w:rsidR="00AD28AF" w:rsidRPr="001F74AE" w:rsidTr="00FA50C8">
        <w:tc>
          <w:tcPr>
            <w:tcW w:w="2480" w:type="dxa"/>
            <w:shd w:val="clear" w:color="auto" w:fill="auto"/>
          </w:tcPr>
          <w:p w:rsidR="00AD28AF" w:rsidRPr="001F74AE" w:rsidRDefault="00AD28AF" w:rsidP="001F74AE">
            <w:pPr>
              <w:spacing w:after="0" w:line="360" w:lineRule="auto"/>
              <w:rPr>
                <w:rFonts w:ascii="Arial" w:hAnsi="Arial" w:cs="Arial"/>
                <w:b/>
                <w:color w:val="000000"/>
                <w:sz w:val="24"/>
                <w:szCs w:val="24"/>
                <w:lang w:val="es-MX"/>
              </w:rPr>
            </w:pPr>
            <w:r w:rsidRPr="001F74AE">
              <w:rPr>
                <w:rFonts w:ascii="Arial" w:hAnsi="Arial" w:cs="Arial"/>
                <w:b/>
                <w:color w:val="000000"/>
                <w:sz w:val="24"/>
                <w:szCs w:val="24"/>
                <w:lang w:val="es-MX"/>
              </w:rPr>
              <w:t>Título</w:t>
            </w:r>
          </w:p>
        </w:tc>
        <w:tc>
          <w:tcPr>
            <w:tcW w:w="6348" w:type="dxa"/>
            <w:shd w:val="clear" w:color="auto" w:fill="auto"/>
          </w:tcPr>
          <w:p w:rsidR="00AD28AF" w:rsidRPr="001F74AE" w:rsidRDefault="00DF33AE" w:rsidP="001F74AE">
            <w:pPr>
              <w:spacing w:after="0" w:line="360" w:lineRule="auto"/>
              <w:rPr>
                <w:rFonts w:ascii="Arial" w:hAnsi="Arial" w:cs="Arial"/>
                <w:color w:val="000000"/>
                <w:sz w:val="24"/>
                <w:szCs w:val="24"/>
              </w:rPr>
            </w:pPr>
            <w:r w:rsidRPr="001F74AE">
              <w:rPr>
                <w:rFonts w:ascii="Arial" w:hAnsi="Arial" w:cs="Arial"/>
                <w:color w:val="000000"/>
                <w:sz w:val="24"/>
                <w:szCs w:val="24"/>
                <w:lang w:val="es-MX"/>
              </w:rPr>
              <w:t xml:space="preserve">Competencias: hacer un </w:t>
            </w:r>
            <w:r w:rsidR="00DC2317" w:rsidRPr="001F74AE">
              <w:rPr>
                <w:rFonts w:ascii="Arial" w:hAnsi="Arial" w:cs="Arial"/>
                <w:color w:val="000000"/>
                <w:sz w:val="24"/>
                <w:szCs w:val="24"/>
                <w:lang w:val="es-MX"/>
              </w:rPr>
              <w:t>arcoíris</w:t>
            </w:r>
          </w:p>
        </w:tc>
      </w:tr>
      <w:tr w:rsidR="00AD28AF" w:rsidRPr="001F74AE" w:rsidTr="00FA50C8">
        <w:tc>
          <w:tcPr>
            <w:tcW w:w="2480" w:type="dxa"/>
            <w:shd w:val="clear" w:color="auto" w:fill="auto"/>
          </w:tcPr>
          <w:p w:rsidR="00AD28AF" w:rsidRPr="001F74AE" w:rsidRDefault="00AD28AF" w:rsidP="001F74AE">
            <w:pPr>
              <w:spacing w:after="0" w:line="360" w:lineRule="auto"/>
              <w:rPr>
                <w:rFonts w:ascii="Arial" w:hAnsi="Arial" w:cs="Arial"/>
                <w:b/>
                <w:color w:val="000000"/>
                <w:sz w:val="24"/>
                <w:szCs w:val="24"/>
                <w:lang w:val="es-MX"/>
              </w:rPr>
            </w:pPr>
            <w:r w:rsidRPr="001F74AE">
              <w:rPr>
                <w:rFonts w:ascii="Arial" w:hAnsi="Arial" w:cs="Arial"/>
                <w:b/>
                <w:color w:val="000000"/>
                <w:sz w:val="24"/>
                <w:szCs w:val="24"/>
                <w:lang w:val="es-MX"/>
              </w:rPr>
              <w:t>Descripción</w:t>
            </w:r>
          </w:p>
        </w:tc>
        <w:tc>
          <w:tcPr>
            <w:tcW w:w="6348" w:type="dxa"/>
            <w:shd w:val="clear" w:color="auto" w:fill="auto"/>
          </w:tcPr>
          <w:p w:rsidR="00AD28AF" w:rsidRPr="001F74AE" w:rsidRDefault="00DF33AE" w:rsidP="001F74AE">
            <w:pPr>
              <w:spacing w:after="0" w:line="360" w:lineRule="auto"/>
              <w:rPr>
                <w:rFonts w:ascii="Arial" w:hAnsi="Arial" w:cs="Arial"/>
                <w:sz w:val="24"/>
                <w:szCs w:val="24"/>
              </w:rPr>
            </w:pPr>
            <w:r w:rsidRPr="001F74AE">
              <w:rPr>
                <w:rFonts w:ascii="Arial" w:hAnsi="Arial" w:cs="Arial"/>
                <w:sz w:val="24"/>
                <w:szCs w:val="24"/>
              </w:rPr>
              <w:t>Actividad que propone realizar un experimento para comprobar la descomposición de la luz blanca</w:t>
            </w:r>
          </w:p>
        </w:tc>
      </w:tr>
    </w:tbl>
    <w:p w:rsidR="00920899" w:rsidRPr="001F74AE" w:rsidRDefault="00920899" w:rsidP="001F74AE">
      <w:pPr>
        <w:spacing w:line="360" w:lineRule="auto"/>
        <w:rPr>
          <w:rFonts w:ascii="Arial" w:hAnsi="Arial" w:cs="Arial"/>
          <w:sz w:val="24"/>
          <w:szCs w:val="24"/>
          <w:highlight w:val="yellow"/>
        </w:rPr>
      </w:pPr>
    </w:p>
    <w:p w:rsidR="000A01E3" w:rsidRPr="001F74AE" w:rsidRDefault="000A01E3" w:rsidP="001F74AE">
      <w:pPr>
        <w:spacing w:line="360" w:lineRule="auto"/>
        <w:rPr>
          <w:rFonts w:ascii="Arial" w:hAnsi="Arial" w:cs="Arial"/>
          <w:b/>
          <w:sz w:val="24"/>
          <w:szCs w:val="24"/>
        </w:rPr>
      </w:pPr>
      <w:r w:rsidRPr="001F74AE">
        <w:rPr>
          <w:rFonts w:ascii="Arial" w:hAnsi="Arial" w:cs="Arial"/>
          <w:sz w:val="24"/>
          <w:szCs w:val="24"/>
          <w:highlight w:val="yellow"/>
        </w:rPr>
        <w:t>[SECCIÓN</w:t>
      </w:r>
      <w:r w:rsidR="00566FF2" w:rsidRPr="001F74AE">
        <w:rPr>
          <w:rFonts w:ascii="Arial" w:hAnsi="Arial" w:cs="Arial"/>
          <w:sz w:val="24"/>
          <w:szCs w:val="24"/>
          <w:highlight w:val="yellow"/>
        </w:rPr>
        <w:t xml:space="preserve"> </w:t>
      </w:r>
      <w:r w:rsidRPr="001F74AE">
        <w:rPr>
          <w:rFonts w:ascii="Arial" w:hAnsi="Arial" w:cs="Arial"/>
          <w:sz w:val="24"/>
          <w:szCs w:val="24"/>
          <w:highlight w:val="yellow"/>
        </w:rPr>
        <w:t>1]</w:t>
      </w:r>
      <w:r w:rsidRPr="001F74AE">
        <w:rPr>
          <w:rFonts w:ascii="Arial" w:hAnsi="Arial" w:cs="Arial"/>
          <w:sz w:val="24"/>
          <w:szCs w:val="24"/>
        </w:rPr>
        <w:t xml:space="preserve"> </w:t>
      </w:r>
      <w:r w:rsidR="00AD4A7A" w:rsidRPr="001F74AE">
        <w:rPr>
          <w:rFonts w:ascii="Arial" w:hAnsi="Arial" w:cs="Arial"/>
          <w:b/>
          <w:sz w:val="24"/>
          <w:szCs w:val="24"/>
        </w:rPr>
        <w:t>6</w:t>
      </w:r>
      <w:r w:rsidR="007D5B04" w:rsidRPr="001F74AE">
        <w:rPr>
          <w:rFonts w:ascii="Arial" w:hAnsi="Arial" w:cs="Arial"/>
          <w:b/>
          <w:sz w:val="24"/>
          <w:szCs w:val="24"/>
        </w:rPr>
        <w:t xml:space="preserve"> Fin de unidad</w:t>
      </w:r>
    </w:p>
    <w:tbl>
      <w:tblPr>
        <w:tblStyle w:val="Tablaconcuadrcula"/>
        <w:tblW w:w="0" w:type="auto"/>
        <w:tblLook w:val="04A0" w:firstRow="1" w:lastRow="0" w:firstColumn="1" w:lastColumn="0" w:noHBand="0" w:noVBand="1"/>
      </w:tblPr>
      <w:tblGrid>
        <w:gridCol w:w="2472"/>
        <w:gridCol w:w="6356"/>
      </w:tblGrid>
      <w:tr w:rsidR="002F7C6E" w:rsidRPr="001F74AE" w:rsidTr="004A1C3F">
        <w:tc>
          <w:tcPr>
            <w:tcW w:w="9033" w:type="dxa"/>
            <w:gridSpan w:val="2"/>
            <w:shd w:val="clear" w:color="auto" w:fill="000000" w:themeFill="text1"/>
          </w:tcPr>
          <w:p w:rsidR="004A1C3F" w:rsidRPr="001F74AE" w:rsidRDefault="004A1C3F" w:rsidP="001F74AE">
            <w:pPr>
              <w:pStyle w:val="Sinespaciado"/>
              <w:spacing w:line="360" w:lineRule="auto"/>
              <w:jc w:val="center"/>
              <w:rPr>
                <w:rFonts w:ascii="Arial" w:hAnsi="Arial" w:cs="Arial"/>
              </w:rPr>
            </w:pPr>
            <w:r w:rsidRPr="001F74AE">
              <w:rPr>
                <w:rFonts w:ascii="Arial" w:hAnsi="Arial" w:cs="Arial"/>
              </w:rPr>
              <w:t>Mapa conceptual</w:t>
            </w:r>
          </w:p>
        </w:tc>
      </w:tr>
      <w:tr w:rsidR="002F7C6E" w:rsidRPr="001F74AE" w:rsidTr="004A1C3F">
        <w:tc>
          <w:tcPr>
            <w:tcW w:w="2518" w:type="dxa"/>
          </w:tcPr>
          <w:p w:rsidR="004A1C3F" w:rsidRPr="001F74AE" w:rsidRDefault="004A1C3F" w:rsidP="001F74AE">
            <w:pPr>
              <w:pStyle w:val="Sinespaciado"/>
              <w:spacing w:line="360" w:lineRule="auto"/>
              <w:jc w:val="both"/>
              <w:rPr>
                <w:rFonts w:ascii="Arial" w:hAnsi="Arial" w:cs="Arial"/>
              </w:rPr>
            </w:pPr>
            <w:r w:rsidRPr="001F74AE">
              <w:rPr>
                <w:rFonts w:ascii="Arial" w:hAnsi="Arial" w:cs="Arial"/>
              </w:rPr>
              <w:t>Código</w:t>
            </w:r>
          </w:p>
        </w:tc>
        <w:tc>
          <w:tcPr>
            <w:tcW w:w="6515" w:type="dxa"/>
          </w:tcPr>
          <w:p w:rsidR="004A1C3F" w:rsidRPr="001F74AE" w:rsidRDefault="007B0533" w:rsidP="001F74AE">
            <w:pPr>
              <w:pStyle w:val="Sinespaciado"/>
              <w:spacing w:line="360" w:lineRule="auto"/>
              <w:jc w:val="both"/>
              <w:rPr>
                <w:rFonts w:ascii="Arial" w:hAnsi="Arial" w:cs="Arial"/>
              </w:rPr>
            </w:pPr>
            <w:r w:rsidRPr="001F74AE">
              <w:rPr>
                <w:rFonts w:ascii="Arial" w:hAnsi="Arial" w:cs="Arial"/>
                <w:lang w:val="es-CO"/>
              </w:rPr>
              <w:t>CN_11_04_CO</w:t>
            </w:r>
            <w:r w:rsidR="00920899" w:rsidRPr="001F74AE">
              <w:rPr>
                <w:rFonts w:ascii="Arial" w:hAnsi="Arial" w:cs="Arial"/>
              </w:rPr>
              <w:t>_REC20</w:t>
            </w:r>
            <w:r w:rsidR="004A1C3F" w:rsidRPr="001F74AE">
              <w:rPr>
                <w:rFonts w:ascii="Arial" w:hAnsi="Arial" w:cs="Arial"/>
              </w:rPr>
              <w:t>0</w:t>
            </w:r>
          </w:p>
        </w:tc>
      </w:tr>
      <w:tr w:rsidR="002F7C6E" w:rsidRPr="001F74AE" w:rsidTr="004A1C3F">
        <w:tc>
          <w:tcPr>
            <w:tcW w:w="2518" w:type="dxa"/>
          </w:tcPr>
          <w:p w:rsidR="004A1C3F" w:rsidRPr="001F74AE" w:rsidRDefault="004A1C3F" w:rsidP="001F74AE">
            <w:pPr>
              <w:pStyle w:val="Sinespaciado"/>
              <w:spacing w:line="360" w:lineRule="auto"/>
              <w:jc w:val="both"/>
              <w:rPr>
                <w:rFonts w:ascii="Arial" w:hAnsi="Arial" w:cs="Arial"/>
              </w:rPr>
            </w:pPr>
            <w:r w:rsidRPr="001F74AE">
              <w:rPr>
                <w:rFonts w:ascii="Arial" w:hAnsi="Arial" w:cs="Arial"/>
              </w:rPr>
              <w:t>Título</w:t>
            </w:r>
          </w:p>
        </w:tc>
        <w:tc>
          <w:tcPr>
            <w:tcW w:w="6515" w:type="dxa"/>
          </w:tcPr>
          <w:p w:rsidR="004A1C3F" w:rsidRPr="001F74AE" w:rsidRDefault="004A1C3F" w:rsidP="001F74AE">
            <w:pPr>
              <w:pStyle w:val="Sinespaciado"/>
              <w:spacing w:line="360" w:lineRule="auto"/>
              <w:jc w:val="both"/>
              <w:rPr>
                <w:rFonts w:ascii="Arial" w:hAnsi="Arial" w:cs="Arial"/>
              </w:rPr>
            </w:pPr>
            <w:r w:rsidRPr="001F74AE">
              <w:rPr>
                <w:rFonts w:ascii="Arial" w:hAnsi="Arial" w:cs="Arial"/>
              </w:rPr>
              <w:t>Mapa conceptual</w:t>
            </w:r>
          </w:p>
        </w:tc>
      </w:tr>
      <w:tr w:rsidR="002F7C6E" w:rsidRPr="001F74AE" w:rsidTr="004A1C3F">
        <w:tc>
          <w:tcPr>
            <w:tcW w:w="2518" w:type="dxa"/>
          </w:tcPr>
          <w:p w:rsidR="004A1C3F" w:rsidRPr="001F74AE" w:rsidRDefault="004A1C3F" w:rsidP="001F74AE">
            <w:pPr>
              <w:pStyle w:val="Sinespaciado"/>
              <w:spacing w:line="360" w:lineRule="auto"/>
              <w:jc w:val="both"/>
              <w:rPr>
                <w:rFonts w:ascii="Arial" w:hAnsi="Arial" w:cs="Arial"/>
              </w:rPr>
            </w:pPr>
            <w:r w:rsidRPr="001F74AE">
              <w:rPr>
                <w:rFonts w:ascii="Arial" w:hAnsi="Arial" w:cs="Arial"/>
              </w:rPr>
              <w:t>Descripción</w:t>
            </w:r>
          </w:p>
        </w:tc>
        <w:tc>
          <w:tcPr>
            <w:tcW w:w="6515" w:type="dxa"/>
          </w:tcPr>
          <w:p w:rsidR="004A1C3F" w:rsidRPr="001F74AE" w:rsidRDefault="00E55A20">
            <w:pPr>
              <w:pStyle w:val="Sinespaciado"/>
              <w:spacing w:line="360" w:lineRule="auto"/>
              <w:jc w:val="both"/>
              <w:rPr>
                <w:rFonts w:ascii="Arial" w:hAnsi="Arial" w:cs="Arial"/>
              </w:rPr>
            </w:pPr>
            <w:r w:rsidRPr="001F74AE">
              <w:rPr>
                <w:rFonts w:ascii="Arial" w:hAnsi="Arial" w:cs="Arial"/>
              </w:rPr>
              <w:t xml:space="preserve">Mapa </w:t>
            </w:r>
            <w:r w:rsidRPr="00C45E94">
              <w:rPr>
                <w:rFonts w:ascii="Arial" w:hAnsi="Arial" w:cs="Arial"/>
              </w:rPr>
              <w:t>conceptual</w:t>
            </w:r>
            <w:r w:rsidRPr="001F74AE">
              <w:rPr>
                <w:rFonts w:ascii="Arial" w:hAnsi="Arial" w:cs="Arial"/>
              </w:rPr>
              <w:t xml:space="preserve"> del tema: </w:t>
            </w:r>
            <w:r w:rsidR="00C45E94">
              <w:rPr>
                <w:rFonts w:ascii="Arial" w:hAnsi="Arial" w:cs="Arial"/>
              </w:rPr>
              <w:t>Los f</w:t>
            </w:r>
            <w:r w:rsidR="00C45E94" w:rsidRPr="001F74AE">
              <w:rPr>
                <w:rFonts w:ascii="Arial" w:hAnsi="Arial" w:cs="Arial"/>
              </w:rPr>
              <w:t xml:space="preserve">enómenos </w:t>
            </w:r>
            <w:r w:rsidRPr="001F74AE">
              <w:rPr>
                <w:rFonts w:ascii="Arial" w:hAnsi="Arial" w:cs="Arial"/>
              </w:rPr>
              <w:t>ondulatorios</w:t>
            </w:r>
          </w:p>
        </w:tc>
      </w:tr>
    </w:tbl>
    <w:p w:rsidR="004A1C3F" w:rsidRPr="001F74AE" w:rsidRDefault="004A1C3F" w:rsidP="001F74AE">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2"/>
        <w:gridCol w:w="6356"/>
      </w:tblGrid>
      <w:tr w:rsidR="002F7C6E" w:rsidRPr="001F74AE" w:rsidTr="004A1C3F">
        <w:tc>
          <w:tcPr>
            <w:tcW w:w="9033" w:type="dxa"/>
            <w:gridSpan w:val="2"/>
            <w:shd w:val="clear" w:color="auto" w:fill="000000" w:themeFill="text1"/>
          </w:tcPr>
          <w:p w:rsidR="004A1C3F" w:rsidRPr="001F74AE" w:rsidRDefault="004A1C3F" w:rsidP="001F74AE">
            <w:pPr>
              <w:pStyle w:val="Sinespaciado"/>
              <w:spacing w:line="360" w:lineRule="auto"/>
              <w:jc w:val="center"/>
              <w:rPr>
                <w:rFonts w:ascii="Arial" w:hAnsi="Arial" w:cs="Arial"/>
              </w:rPr>
            </w:pPr>
            <w:r w:rsidRPr="001F74AE">
              <w:rPr>
                <w:rFonts w:ascii="Arial" w:hAnsi="Arial" w:cs="Arial"/>
              </w:rPr>
              <w:t>Evaluación: recurso nuevo</w:t>
            </w:r>
          </w:p>
        </w:tc>
      </w:tr>
      <w:tr w:rsidR="002F7C6E" w:rsidRPr="001F74AE" w:rsidTr="004A1C3F">
        <w:tc>
          <w:tcPr>
            <w:tcW w:w="2518" w:type="dxa"/>
          </w:tcPr>
          <w:p w:rsidR="004A1C3F" w:rsidRPr="001F74AE" w:rsidRDefault="004A1C3F" w:rsidP="001F74AE">
            <w:pPr>
              <w:pStyle w:val="Sinespaciado"/>
              <w:spacing w:line="360" w:lineRule="auto"/>
              <w:jc w:val="both"/>
              <w:rPr>
                <w:rFonts w:ascii="Arial" w:hAnsi="Arial" w:cs="Arial"/>
              </w:rPr>
            </w:pPr>
            <w:r w:rsidRPr="001F74AE">
              <w:rPr>
                <w:rFonts w:ascii="Arial" w:hAnsi="Arial" w:cs="Arial"/>
              </w:rPr>
              <w:t>Código</w:t>
            </w:r>
          </w:p>
        </w:tc>
        <w:tc>
          <w:tcPr>
            <w:tcW w:w="6515" w:type="dxa"/>
          </w:tcPr>
          <w:p w:rsidR="004A1C3F" w:rsidRPr="001F74AE" w:rsidRDefault="007B0533" w:rsidP="001F74AE">
            <w:pPr>
              <w:pStyle w:val="Sinespaciado"/>
              <w:spacing w:line="360" w:lineRule="auto"/>
              <w:jc w:val="both"/>
              <w:rPr>
                <w:rFonts w:ascii="Arial" w:hAnsi="Arial" w:cs="Arial"/>
              </w:rPr>
            </w:pPr>
            <w:r w:rsidRPr="001F74AE">
              <w:rPr>
                <w:rFonts w:ascii="Arial" w:hAnsi="Arial" w:cs="Arial"/>
                <w:lang w:val="es-CO"/>
              </w:rPr>
              <w:t>CN_11_04_CO</w:t>
            </w:r>
            <w:r w:rsidR="00826A6E" w:rsidRPr="001F74AE">
              <w:rPr>
                <w:rFonts w:ascii="Arial" w:hAnsi="Arial" w:cs="Arial"/>
              </w:rPr>
              <w:t>_REC21</w:t>
            </w:r>
            <w:r w:rsidR="004A1C3F" w:rsidRPr="001F74AE">
              <w:rPr>
                <w:rFonts w:ascii="Arial" w:hAnsi="Arial" w:cs="Arial"/>
              </w:rPr>
              <w:t>0</w:t>
            </w:r>
          </w:p>
        </w:tc>
      </w:tr>
      <w:tr w:rsidR="002F7C6E" w:rsidRPr="001F74AE" w:rsidTr="004A1C3F">
        <w:tc>
          <w:tcPr>
            <w:tcW w:w="2518" w:type="dxa"/>
          </w:tcPr>
          <w:p w:rsidR="004A1C3F" w:rsidRPr="001F74AE" w:rsidRDefault="004A1C3F" w:rsidP="001F74AE">
            <w:pPr>
              <w:pStyle w:val="Sinespaciado"/>
              <w:spacing w:line="360" w:lineRule="auto"/>
              <w:jc w:val="both"/>
              <w:rPr>
                <w:rFonts w:ascii="Arial" w:hAnsi="Arial" w:cs="Arial"/>
              </w:rPr>
            </w:pPr>
            <w:r w:rsidRPr="001F74AE">
              <w:rPr>
                <w:rFonts w:ascii="Arial" w:hAnsi="Arial" w:cs="Arial"/>
              </w:rPr>
              <w:t>Título</w:t>
            </w:r>
          </w:p>
        </w:tc>
        <w:tc>
          <w:tcPr>
            <w:tcW w:w="6515" w:type="dxa"/>
          </w:tcPr>
          <w:p w:rsidR="004A1C3F" w:rsidRPr="001F74AE" w:rsidRDefault="004A1C3F" w:rsidP="001F74AE">
            <w:pPr>
              <w:pStyle w:val="Sinespaciado"/>
              <w:spacing w:line="360" w:lineRule="auto"/>
              <w:jc w:val="both"/>
              <w:rPr>
                <w:rFonts w:ascii="Arial" w:hAnsi="Arial" w:cs="Arial"/>
              </w:rPr>
            </w:pPr>
            <w:r w:rsidRPr="001F74AE">
              <w:rPr>
                <w:rFonts w:ascii="Arial" w:hAnsi="Arial" w:cs="Arial"/>
              </w:rPr>
              <w:t>Evaluación</w:t>
            </w:r>
          </w:p>
        </w:tc>
      </w:tr>
      <w:tr w:rsidR="002F7C6E" w:rsidRPr="001F74AE" w:rsidTr="004A1C3F">
        <w:tc>
          <w:tcPr>
            <w:tcW w:w="2518" w:type="dxa"/>
          </w:tcPr>
          <w:p w:rsidR="004A1C3F" w:rsidRPr="001F74AE" w:rsidRDefault="004A1C3F" w:rsidP="001F74AE">
            <w:pPr>
              <w:pStyle w:val="Sinespaciado"/>
              <w:spacing w:line="360" w:lineRule="auto"/>
              <w:jc w:val="both"/>
              <w:rPr>
                <w:rFonts w:ascii="Arial" w:hAnsi="Arial" w:cs="Arial"/>
              </w:rPr>
            </w:pPr>
            <w:r w:rsidRPr="001F74AE">
              <w:rPr>
                <w:rFonts w:ascii="Arial" w:hAnsi="Arial" w:cs="Arial"/>
              </w:rPr>
              <w:t xml:space="preserve">Descripción </w:t>
            </w:r>
            <w:bookmarkStart w:id="7" w:name="_MON_1489767843"/>
            <w:bookmarkEnd w:id="7"/>
          </w:p>
        </w:tc>
        <w:tc>
          <w:tcPr>
            <w:tcW w:w="6515" w:type="dxa"/>
          </w:tcPr>
          <w:p w:rsidR="004A1C3F" w:rsidRPr="001F74AE" w:rsidRDefault="004A1C3F">
            <w:pPr>
              <w:pStyle w:val="Sinespaciado"/>
              <w:spacing w:line="360" w:lineRule="auto"/>
              <w:jc w:val="both"/>
              <w:rPr>
                <w:rFonts w:ascii="Arial" w:hAnsi="Arial" w:cs="Arial"/>
              </w:rPr>
            </w:pPr>
            <w:bookmarkStart w:id="8" w:name="_GoBack"/>
            <w:r w:rsidRPr="001F74AE">
              <w:rPr>
                <w:rFonts w:ascii="Arial" w:hAnsi="Arial" w:cs="Arial"/>
              </w:rPr>
              <w:t>Evalúa tus conocimientos acerca del tema</w:t>
            </w:r>
            <w:r w:rsidR="004044EA" w:rsidRPr="001F74AE">
              <w:rPr>
                <w:rFonts w:ascii="Arial" w:hAnsi="Arial" w:cs="Arial"/>
              </w:rPr>
              <w:t>:</w:t>
            </w:r>
            <w:r w:rsidRPr="001F74AE">
              <w:rPr>
                <w:rFonts w:ascii="Arial" w:hAnsi="Arial" w:cs="Arial"/>
              </w:rPr>
              <w:t xml:space="preserve"> </w:t>
            </w:r>
            <w:r w:rsidR="00C45E94">
              <w:rPr>
                <w:rFonts w:ascii="Arial" w:hAnsi="Arial" w:cs="Arial"/>
              </w:rPr>
              <w:t>Los f</w:t>
            </w:r>
            <w:r w:rsidR="00C45E94" w:rsidRPr="001F74AE">
              <w:rPr>
                <w:rFonts w:ascii="Arial" w:hAnsi="Arial" w:cs="Arial"/>
              </w:rPr>
              <w:t xml:space="preserve">enómenos </w:t>
            </w:r>
            <w:r w:rsidR="00E55A20" w:rsidRPr="001F74AE">
              <w:rPr>
                <w:rFonts w:ascii="Arial" w:hAnsi="Arial" w:cs="Arial"/>
              </w:rPr>
              <w:t>ondulatorios</w:t>
            </w:r>
            <w:bookmarkEnd w:id="8"/>
          </w:p>
        </w:tc>
      </w:tr>
    </w:tbl>
    <w:p w:rsidR="004A1C3F" w:rsidRPr="001F74AE" w:rsidRDefault="004A1C3F" w:rsidP="001F74AE">
      <w:pPr>
        <w:spacing w:line="360" w:lineRule="auto"/>
        <w:rPr>
          <w:rFonts w:ascii="Arial" w:hAnsi="Arial" w:cs="Arial"/>
          <w:sz w:val="24"/>
          <w:szCs w:val="24"/>
        </w:rPr>
      </w:pPr>
    </w:p>
    <w:tbl>
      <w:tblPr>
        <w:tblStyle w:val="Tablaconcuadrcula"/>
        <w:tblW w:w="0" w:type="auto"/>
        <w:tblLayout w:type="fixed"/>
        <w:tblLook w:val="04A0" w:firstRow="1" w:lastRow="0" w:firstColumn="1" w:lastColumn="0" w:noHBand="0" w:noVBand="1"/>
      </w:tblPr>
      <w:tblGrid>
        <w:gridCol w:w="1242"/>
        <w:gridCol w:w="2835"/>
        <w:gridCol w:w="4820"/>
      </w:tblGrid>
      <w:tr w:rsidR="002F7C6E" w:rsidRPr="001F74AE" w:rsidTr="004A1C3F">
        <w:tc>
          <w:tcPr>
            <w:tcW w:w="8897" w:type="dxa"/>
            <w:gridSpan w:val="3"/>
            <w:shd w:val="clear" w:color="auto" w:fill="000000" w:themeFill="text1"/>
          </w:tcPr>
          <w:p w:rsidR="004A1C3F" w:rsidRPr="001F74AE" w:rsidRDefault="004A1C3F" w:rsidP="001F74AE">
            <w:pPr>
              <w:spacing w:line="360" w:lineRule="auto"/>
              <w:jc w:val="center"/>
              <w:rPr>
                <w:rFonts w:ascii="Arial" w:hAnsi="Arial" w:cs="Arial"/>
                <w:b/>
                <w:sz w:val="24"/>
                <w:szCs w:val="24"/>
              </w:rPr>
            </w:pPr>
            <w:r w:rsidRPr="001F74AE">
              <w:rPr>
                <w:rFonts w:ascii="Arial" w:hAnsi="Arial" w:cs="Arial"/>
                <w:b/>
                <w:sz w:val="24"/>
                <w:szCs w:val="24"/>
              </w:rPr>
              <w:t>Webs de referencia</w:t>
            </w:r>
          </w:p>
        </w:tc>
      </w:tr>
      <w:tr w:rsidR="002F7C6E" w:rsidRPr="001F74AE" w:rsidTr="004A1C3F">
        <w:tc>
          <w:tcPr>
            <w:tcW w:w="1242" w:type="dxa"/>
          </w:tcPr>
          <w:p w:rsidR="004A1C3F" w:rsidRPr="001F74AE" w:rsidRDefault="004A1C3F" w:rsidP="001F74AE">
            <w:pPr>
              <w:spacing w:line="360" w:lineRule="auto"/>
              <w:rPr>
                <w:rFonts w:ascii="Arial" w:hAnsi="Arial" w:cs="Arial"/>
                <w:b/>
                <w:sz w:val="24"/>
                <w:szCs w:val="24"/>
              </w:rPr>
            </w:pPr>
            <w:r w:rsidRPr="001F74AE">
              <w:rPr>
                <w:rFonts w:ascii="Arial" w:hAnsi="Arial" w:cs="Arial"/>
                <w:b/>
                <w:sz w:val="24"/>
                <w:szCs w:val="24"/>
              </w:rPr>
              <w:t>Código</w:t>
            </w:r>
          </w:p>
        </w:tc>
        <w:tc>
          <w:tcPr>
            <w:tcW w:w="7655" w:type="dxa"/>
            <w:gridSpan w:val="2"/>
          </w:tcPr>
          <w:p w:rsidR="004A1C3F" w:rsidRPr="001F74AE" w:rsidRDefault="007B0533" w:rsidP="001F74AE">
            <w:pPr>
              <w:spacing w:line="360" w:lineRule="auto"/>
              <w:rPr>
                <w:rFonts w:ascii="Arial" w:hAnsi="Arial" w:cs="Arial"/>
                <w:b/>
                <w:sz w:val="24"/>
                <w:szCs w:val="24"/>
              </w:rPr>
            </w:pPr>
            <w:r w:rsidRPr="001F74AE">
              <w:rPr>
                <w:rFonts w:ascii="Arial" w:hAnsi="Arial" w:cs="Arial"/>
                <w:sz w:val="24"/>
                <w:szCs w:val="24"/>
                <w:lang w:val="es-ES_tradnl"/>
              </w:rPr>
              <w:t>CN_11_04_CO</w:t>
            </w:r>
            <w:r w:rsidR="00826A6E" w:rsidRPr="001F74AE">
              <w:rPr>
                <w:rFonts w:ascii="Arial" w:hAnsi="Arial" w:cs="Arial"/>
                <w:sz w:val="24"/>
                <w:szCs w:val="24"/>
              </w:rPr>
              <w:t>_REC22</w:t>
            </w:r>
            <w:r w:rsidR="004A1C3F" w:rsidRPr="001F74AE">
              <w:rPr>
                <w:rFonts w:ascii="Arial" w:hAnsi="Arial" w:cs="Arial"/>
                <w:sz w:val="24"/>
                <w:szCs w:val="24"/>
              </w:rPr>
              <w:t>0</w:t>
            </w:r>
          </w:p>
        </w:tc>
      </w:tr>
      <w:tr w:rsidR="002F7C6E" w:rsidRPr="001F74AE" w:rsidTr="004A1C3F">
        <w:tc>
          <w:tcPr>
            <w:tcW w:w="1242" w:type="dxa"/>
          </w:tcPr>
          <w:p w:rsidR="00D86016" w:rsidRPr="001F74AE" w:rsidRDefault="00D86016" w:rsidP="001F74AE">
            <w:pPr>
              <w:spacing w:line="360" w:lineRule="auto"/>
              <w:rPr>
                <w:rFonts w:ascii="Arial" w:hAnsi="Arial" w:cs="Arial"/>
                <w:b/>
                <w:sz w:val="24"/>
                <w:szCs w:val="24"/>
              </w:rPr>
            </w:pPr>
            <w:r w:rsidRPr="001F74AE">
              <w:rPr>
                <w:rFonts w:ascii="Arial" w:hAnsi="Arial" w:cs="Arial"/>
                <w:b/>
                <w:sz w:val="24"/>
                <w:szCs w:val="24"/>
              </w:rPr>
              <w:t>Web 01</w:t>
            </w:r>
          </w:p>
        </w:tc>
        <w:tc>
          <w:tcPr>
            <w:tcW w:w="2835" w:type="dxa"/>
          </w:tcPr>
          <w:p w:rsidR="00D86016" w:rsidRPr="001F74AE" w:rsidRDefault="008C4CCC" w:rsidP="001F74AE">
            <w:pPr>
              <w:spacing w:line="360" w:lineRule="auto"/>
              <w:rPr>
                <w:rFonts w:ascii="Arial" w:hAnsi="Arial" w:cs="Arial"/>
                <w:sz w:val="24"/>
                <w:szCs w:val="24"/>
              </w:rPr>
            </w:pPr>
            <w:r w:rsidRPr="001F74AE">
              <w:rPr>
                <w:rFonts w:ascii="Arial" w:hAnsi="Arial" w:cs="Arial"/>
                <w:sz w:val="24"/>
                <w:szCs w:val="24"/>
              </w:rPr>
              <w:t>Fenómenos ondulatorios</w:t>
            </w:r>
          </w:p>
        </w:tc>
        <w:tc>
          <w:tcPr>
            <w:tcW w:w="4820" w:type="dxa"/>
          </w:tcPr>
          <w:p w:rsidR="00D86016" w:rsidRPr="001F74AE" w:rsidRDefault="008C4CCC" w:rsidP="001F74AE">
            <w:pPr>
              <w:spacing w:line="360" w:lineRule="auto"/>
              <w:rPr>
                <w:rFonts w:ascii="Arial" w:hAnsi="Arial" w:cs="Arial"/>
                <w:sz w:val="24"/>
                <w:szCs w:val="24"/>
              </w:rPr>
            </w:pPr>
            <w:r w:rsidRPr="001F74AE">
              <w:rPr>
                <w:rFonts w:ascii="Arial" w:hAnsi="Arial" w:cs="Arial"/>
                <w:sz w:val="24"/>
                <w:szCs w:val="24"/>
              </w:rPr>
              <w:t>http://fenomenos-ondulatorios.globered.com/</w:t>
            </w:r>
          </w:p>
        </w:tc>
      </w:tr>
      <w:tr w:rsidR="002F7C6E" w:rsidRPr="001F74AE" w:rsidTr="004A1C3F">
        <w:tc>
          <w:tcPr>
            <w:tcW w:w="1242" w:type="dxa"/>
          </w:tcPr>
          <w:p w:rsidR="004A1C3F" w:rsidRPr="001F74AE" w:rsidRDefault="004A1C3F" w:rsidP="001F74AE">
            <w:pPr>
              <w:spacing w:line="360" w:lineRule="auto"/>
              <w:rPr>
                <w:rFonts w:ascii="Arial" w:hAnsi="Arial" w:cs="Arial"/>
                <w:b/>
                <w:sz w:val="24"/>
                <w:szCs w:val="24"/>
              </w:rPr>
            </w:pPr>
            <w:r w:rsidRPr="001F74AE">
              <w:rPr>
                <w:rFonts w:ascii="Arial" w:hAnsi="Arial" w:cs="Arial"/>
                <w:b/>
                <w:sz w:val="24"/>
                <w:szCs w:val="24"/>
              </w:rPr>
              <w:t>Web 02</w:t>
            </w:r>
          </w:p>
        </w:tc>
        <w:tc>
          <w:tcPr>
            <w:tcW w:w="2835" w:type="dxa"/>
          </w:tcPr>
          <w:p w:rsidR="004A1C3F" w:rsidRPr="001F74AE" w:rsidRDefault="00FA7CF5" w:rsidP="001F74AE">
            <w:pPr>
              <w:spacing w:line="360" w:lineRule="auto"/>
              <w:rPr>
                <w:rFonts w:ascii="Arial" w:hAnsi="Arial" w:cs="Arial"/>
                <w:sz w:val="24"/>
                <w:szCs w:val="24"/>
              </w:rPr>
            </w:pPr>
            <w:r w:rsidRPr="001F74AE">
              <w:rPr>
                <w:rFonts w:ascii="Arial" w:hAnsi="Arial" w:cs="Arial"/>
                <w:sz w:val="24"/>
                <w:szCs w:val="24"/>
              </w:rPr>
              <w:t>Ondas sonoras</w:t>
            </w:r>
          </w:p>
        </w:tc>
        <w:tc>
          <w:tcPr>
            <w:tcW w:w="4820" w:type="dxa"/>
          </w:tcPr>
          <w:p w:rsidR="004A1C3F" w:rsidRPr="001F74AE" w:rsidRDefault="00FF72C6" w:rsidP="001F74AE">
            <w:pPr>
              <w:spacing w:line="360" w:lineRule="auto"/>
              <w:jc w:val="center"/>
              <w:rPr>
                <w:rFonts w:ascii="Arial" w:hAnsi="Arial" w:cs="Arial"/>
                <w:sz w:val="24"/>
                <w:szCs w:val="24"/>
              </w:rPr>
            </w:pPr>
            <w:hyperlink r:id="rId37" w:history="1">
              <w:r w:rsidR="00A307D6" w:rsidRPr="001F74AE">
                <w:rPr>
                  <w:rStyle w:val="Hipervnculo"/>
                  <w:rFonts w:ascii="Arial" w:hAnsi="Arial" w:cs="Arial"/>
                  <w:sz w:val="24"/>
                  <w:szCs w:val="24"/>
                </w:rPr>
                <w:t>http://www.profesorenlinea.cl/fisica/SonidoOndas.htm</w:t>
              </w:r>
            </w:hyperlink>
          </w:p>
        </w:tc>
      </w:tr>
      <w:tr w:rsidR="002F7C6E" w:rsidRPr="001F74AE" w:rsidTr="004A1C3F">
        <w:tc>
          <w:tcPr>
            <w:tcW w:w="1242" w:type="dxa"/>
          </w:tcPr>
          <w:p w:rsidR="0097294C" w:rsidRPr="001F74AE" w:rsidRDefault="0097294C" w:rsidP="001F74AE">
            <w:pPr>
              <w:spacing w:line="360" w:lineRule="auto"/>
              <w:rPr>
                <w:rFonts w:ascii="Arial" w:hAnsi="Arial" w:cs="Arial"/>
                <w:b/>
                <w:sz w:val="24"/>
                <w:szCs w:val="24"/>
              </w:rPr>
            </w:pPr>
            <w:r w:rsidRPr="001F74AE">
              <w:rPr>
                <w:rFonts w:ascii="Arial" w:hAnsi="Arial" w:cs="Arial"/>
                <w:b/>
                <w:sz w:val="24"/>
                <w:szCs w:val="24"/>
              </w:rPr>
              <w:t>Web 03</w:t>
            </w:r>
          </w:p>
        </w:tc>
        <w:tc>
          <w:tcPr>
            <w:tcW w:w="2835" w:type="dxa"/>
          </w:tcPr>
          <w:p w:rsidR="0097294C" w:rsidRPr="001F74AE" w:rsidRDefault="00B73FFA" w:rsidP="001F74AE">
            <w:pPr>
              <w:spacing w:line="360" w:lineRule="auto"/>
              <w:rPr>
                <w:rFonts w:ascii="Arial" w:hAnsi="Arial" w:cs="Arial"/>
                <w:sz w:val="24"/>
                <w:szCs w:val="24"/>
              </w:rPr>
            </w:pPr>
            <w:r w:rsidRPr="001F74AE">
              <w:rPr>
                <w:rFonts w:ascii="Arial" w:hAnsi="Arial" w:cs="Arial"/>
                <w:sz w:val="24"/>
                <w:szCs w:val="24"/>
              </w:rPr>
              <w:t>La natural</w:t>
            </w:r>
            <w:r w:rsidR="008C4CCC" w:rsidRPr="001F74AE">
              <w:rPr>
                <w:rFonts w:ascii="Arial" w:hAnsi="Arial" w:cs="Arial"/>
                <w:sz w:val="24"/>
                <w:szCs w:val="24"/>
              </w:rPr>
              <w:t>eza de la luz</w:t>
            </w:r>
          </w:p>
        </w:tc>
        <w:tc>
          <w:tcPr>
            <w:tcW w:w="4820" w:type="dxa"/>
          </w:tcPr>
          <w:p w:rsidR="0097294C" w:rsidRPr="001F74AE" w:rsidRDefault="008C4CCC" w:rsidP="001F74AE">
            <w:pPr>
              <w:spacing w:line="360" w:lineRule="auto"/>
              <w:rPr>
                <w:rFonts w:ascii="Arial" w:hAnsi="Arial" w:cs="Arial"/>
                <w:sz w:val="24"/>
                <w:szCs w:val="24"/>
              </w:rPr>
            </w:pPr>
            <w:r w:rsidRPr="001F74AE">
              <w:rPr>
                <w:rFonts w:ascii="Arial" w:hAnsi="Arial" w:cs="Arial"/>
                <w:sz w:val="24"/>
                <w:szCs w:val="24"/>
              </w:rPr>
              <w:t>http://eltamiz.com/2013/06/28/la-naturaleza-de-la-luz-ii/</w:t>
            </w:r>
          </w:p>
        </w:tc>
      </w:tr>
    </w:tbl>
    <w:p w:rsidR="00261228" w:rsidRPr="001F74AE" w:rsidRDefault="00261228" w:rsidP="001F74AE">
      <w:pPr>
        <w:shd w:val="clear" w:color="auto" w:fill="FFFFFF"/>
        <w:spacing w:after="0" w:line="360" w:lineRule="auto"/>
        <w:rPr>
          <w:rFonts w:ascii="Arial" w:eastAsia="Times New Roman" w:hAnsi="Arial" w:cs="Arial"/>
          <w:bCs/>
          <w:sz w:val="24"/>
          <w:szCs w:val="24"/>
          <w:lang w:eastAsia="es-CO"/>
        </w:rPr>
      </w:pPr>
    </w:p>
    <w:sectPr w:rsidR="00261228" w:rsidRPr="001F74AE" w:rsidSect="006E16B3">
      <w:head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2C6" w:rsidRDefault="00FF72C6" w:rsidP="00FC5B16">
      <w:pPr>
        <w:spacing w:after="0" w:line="240" w:lineRule="auto"/>
      </w:pPr>
      <w:r>
        <w:separator/>
      </w:r>
    </w:p>
  </w:endnote>
  <w:endnote w:type="continuationSeparator" w:id="0">
    <w:p w:rsidR="00FF72C6" w:rsidRDefault="00FF72C6" w:rsidP="00FC5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2C6" w:rsidRDefault="00FF72C6" w:rsidP="00FC5B16">
      <w:pPr>
        <w:spacing w:after="0" w:line="240" w:lineRule="auto"/>
      </w:pPr>
      <w:r>
        <w:separator/>
      </w:r>
    </w:p>
  </w:footnote>
  <w:footnote w:type="continuationSeparator" w:id="0">
    <w:p w:rsidR="00FF72C6" w:rsidRDefault="00FF72C6" w:rsidP="00FC5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2BF" w:rsidRDefault="00CE72BF">
    <w:pPr>
      <w:pStyle w:val="Encabezado"/>
    </w:pPr>
    <w:r>
      <w:t>[Guion CN_11_04_CO] Guion 4 Fenómenos ondulatorios</w:t>
    </w:r>
  </w:p>
  <w:p w:rsidR="00CE72BF" w:rsidRDefault="00CE7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1802"/>
    <w:multiLevelType w:val="hybridMultilevel"/>
    <w:tmpl w:val="599665D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6E6D47"/>
    <w:multiLevelType w:val="hybridMultilevel"/>
    <w:tmpl w:val="22324F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A63AF"/>
    <w:multiLevelType w:val="multilevel"/>
    <w:tmpl w:val="F77E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ADE1E7B"/>
    <w:multiLevelType w:val="hybridMultilevel"/>
    <w:tmpl w:val="180AA3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8B5C73"/>
    <w:multiLevelType w:val="multilevel"/>
    <w:tmpl w:val="E6D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62F24"/>
    <w:multiLevelType w:val="multilevel"/>
    <w:tmpl w:val="5E66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56AED"/>
    <w:multiLevelType w:val="multilevel"/>
    <w:tmpl w:val="BEEE419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9E19B5"/>
    <w:multiLevelType w:val="multilevel"/>
    <w:tmpl w:val="DA60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E52567"/>
    <w:multiLevelType w:val="multilevel"/>
    <w:tmpl w:val="408E0E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A4141B"/>
    <w:multiLevelType w:val="multilevel"/>
    <w:tmpl w:val="26D8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17956"/>
    <w:multiLevelType w:val="hybridMultilevel"/>
    <w:tmpl w:val="685C2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B92EAF"/>
    <w:multiLevelType w:val="hybridMultilevel"/>
    <w:tmpl w:val="480EA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3B1056A"/>
    <w:multiLevelType w:val="hybridMultilevel"/>
    <w:tmpl w:val="E67A6328"/>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3FF19DC"/>
    <w:multiLevelType w:val="multilevel"/>
    <w:tmpl w:val="A56C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F0F39"/>
    <w:multiLevelType w:val="multilevel"/>
    <w:tmpl w:val="58AA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854390"/>
    <w:multiLevelType w:val="hybridMultilevel"/>
    <w:tmpl w:val="6D3AAB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B96651B"/>
    <w:multiLevelType w:val="hybridMultilevel"/>
    <w:tmpl w:val="00FE5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C5876D0"/>
    <w:multiLevelType w:val="hybridMultilevel"/>
    <w:tmpl w:val="1144C22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9EE2E37"/>
    <w:multiLevelType w:val="multilevel"/>
    <w:tmpl w:val="44B8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A1137E"/>
    <w:multiLevelType w:val="multilevel"/>
    <w:tmpl w:val="0210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EC4484"/>
    <w:multiLevelType w:val="hybridMultilevel"/>
    <w:tmpl w:val="92BCC3D8"/>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7A0F9F"/>
    <w:multiLevelType w:val="multilevel"/>
    <w:tmpl w:val="D0F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4071A"/>
    <w:multiLevelType w:val="multilevel"/>
    <w:tmpl w:val="51AA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8A64F1"/>
    <w:multiLevelType w:val="multilevel"/>
    <w:tmpl w:val="8EEE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E583A"/>
    <w:multiLevelType w:val="multilevel"/>
    <w:tmpl w:val="F8E0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A10CC1"/>
    <w:multiLevelType w:val="multilevel"/>
    <w:tmpl w:val="165A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755FA"/>
    <w:multiLevelType w:val="multilevel"/>
    <w:tmpl w:val="304C2D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0784D"/>
    <w:multiLevelType w:val="multilevel"/>
    <w:tmpl w:val="FC00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8F0EDC"/>
    <w:multiLevelType w:val="hybridMultilevel"/>
    <w:tmpl w:val="D9B8DFB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CF27A5B"/>
    <w:multiLevelType w:val="multilevel"/>
    <w:tmpl w:val="76D0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2569D6"/>
    <w:multiLevelType w:val="multilevel"/>
    <w:tmpl w:val="F1BE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271A37"/>
    <w:multiLevelType w:val="multilevel"/>
    <w:tmpl w:val="D924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C84E13"/>
    <w:multiLevelType w:val="multilevel"/>
    <w:tmpl w:val="D8AA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D31965"/>
    <w:multiLevelType w:val="multilevel"/>
    <w:tmpl w:val="E240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001514"/>
    <w:multiLevelType w:val="multilevel"/>
    <w:tmpl w:val="BC6E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D72EAE"/>
    <w:multiLevelType w:val="multilevel"/>
    <w:tmpl w:val="0F9A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5745D9"/>
    <w:multiLevelType w:val="hybridMultilevel"/>
    <w:tmpl w:val="B204D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BCB7C01"/>
    <w:multiLevelType w:val="multilevel"/>
    <w:tmpl w:val="2CE6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7D77F0"/>
    <w:multiLevelType w:val="multilevel"/>
    <w:tmpl w:val="2C5A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14"/>
  </w:num>
  <w:num w:numId="4">
    <w:abstractNumId w:val="32"/>
  </w:num>
  <w:num w:numId="5">
    <w:abstractNumId w:val="10"/>
  </w:num>
  <w:num w:numId="6">
    <w:abstractNumId w:val="22"/>
  </w:num>
  <w:num w:numId="7">
    <w:abstractNumId w:val="33"/>
  </w:num>
  <w:num w:numId="8">
    <w:abstractNumId w:val="6"/>
  </w:num>
  <w:num w:numId="9">
    <w:abstractNumId w:val="34"/>
  </w:num>
  <w:num w:numId="10">
    <w:abstractNumId w:val="5"/>
  </w:num>
  <w:num w:numId="11">
    <w:abstractNumId w:val="26"/>
  </w:num>
  <w:num w:numId="12">
    <w:abstractNumId w:val="24"/>
  </w:num>
  <w:num w:numId="13">
    <w:abstractNumId w:val="31"/>
  </w:num>
  <w:num w:numId="14">
    <w:abstractNumId w:val="35"/>
  </w:num>
  <w:num w:numId="15">
    <w:abstractNumId w:val="20"/>
  </w:num>
  <w:num w:numId="16">
    <w:abstractNumId w:val="30"/>
  </w:num>
  <w:num w:numId="17">
    <w:abstractNumId w:val="37"/>
  </w:num>
  <w:num w:numId="18">
    <w:abstractNumId w:val="1"/>
  </w:num>
  <w:num w:numId="19">
    <w:abstractNumId w:val="16"/>
  </w:num>
  <w:num w:numId="20">
    <w:abstractNumId w:val="11"/>
  </w:num>
  <w:num w:numId="21">
    <w:abstractNumId w:val="17"/>
  </w:num>
  <w:num w:numId="22">
    <w:abstractNumId w:val="27"/>
  </w:num>
  <w:num w:numId="23">
    <w:abstractNumId w:val="19"/>
  </w:num>
  <w:num w:numId="24">
    <w:abstractNumId w:val="36"/>
  </w:num>
  <w:num w:numId="25">
    <w:abstractNumId w:val="15"/>
  </w:num>
  <w:num w:numId="26">
    <w:abstractNumId w:val="38"/>
  </w:num>
  <w:num w:numId="27">
    <w:abstractNumId w:val="23"/>
  </w:num>
  <w:num w:numId="28">
    <w:abstractNumId w:val="28"/>
  </w:num>
  <w:num w:numId="29">
    <w:abstractNumId w:val="25"/>
  </w:num>
  <w:num w:numId="30">
    <w:abstractNumId w:val="9"/>
  </w:num>
  <w:num w:numId="31">
    <w:abstractNumId w:val="7"/>
  </w:num>
  <w:num w:numId="32">
    <w:abstractNumId w:val="39"/>
  </w:num>
  <w:num w:numId="33">
    <w:abstractNumId w:val="12"/>
  </w:num>
  <w:num w:numId="34">
    <w:abstractNumId w:val="18"/>
  </w:num>
  <w:num w:numId="35">
    <w:abstractNumId w:val="21"/>
  </w:num>
  <w:num w:numId="36">
    <w:abstractNumId w:val="29"/>
  </w:num>
  <w:num w:numId="37">
    <w:abstractNumId w:val="0"/>
  </w:num>
  <w:num w:numId="38">
    <w:abstractNumId w:val="13"/>
  </w:num>
  <w:num w:numId="39">
    <w:abstractNumId w:val="4"/>
  </w:num>
  <w:num w:numId="4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QUETITA Garcia Rodriguez">
    <w15:presenceInfo w15:providerId="Windows Live" w15:userId="a84cf464fb1b01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trackRevision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4F3"/>
    <w:rsid w:val="000006E7"/>
    <w:rsid w:val="00000FC3"/>
    <w:rsid w:val="000019A8"/>
    <w:rsid w:val="000021A7"/>
    <w:rsid w:val="00002300"/>
    <w:rsid w:val="00002586"/>
    <w:rsid w:val="00002C57"/>
    <w:rsid w:val="00003234"/>
    <w:rsid w:val="0000424A"/>
    <w:rsid w:val="0000457A"/>
    <w:rsid w:val="00004805"/>
    <w:rsid w:val="00004FB7"/>
    <w:rsid w:val="000055F2"/>
    <w:rsid w:val="00005B65"/>
    <w:rsid w:val="00005BF8"/>
    <w:rsid w:val="00006396"/>
    <w:rsid w:val="000069B1"/>
    <w:rsid w:val="00006BF2"/>
    <w:rsid w:val="000070B8"/>
    <w:rsid w:val="00007AD5"/>
    <w:rsid w:val="00010395"/>
    <w:rsid w:val="000105B5"/>
    <w:rsid w:val="0001090D"/>
    <w:rsid w:val="00010FBF"/>
    <w:rsid w:val="00012C73"/>
    <w:rsid w:val="00012CDB"/>
    <w:rsid w:val="00013209"/>
    <w:rsid w:val="000132C3"/>
    <w:rsid w:val="000139DC"/>
    <w:rsid w:val="00013A7C"/>
    <w:rsid w:val="00013B60"/>
    <w:rsid w:val="00013C01"/>
    <w:rsid w:val="00014589"/>
    <w:rsid w:val="00015176"/>
    <w:rsid w:val="000155ED"/>
    <w:rsid w:val="00015EEA"/>
    <w:rsid w:val="00015FC6"/>
    <w:rsid w:val="00016918"/>
    <w:rsid w:val="000171B3"/>
    <w:rsid w:val="00020F07"/>
    <w:rsid w:val="00021D5A"/>
    <w:rsid w:val="000227E7"/>
    <w:rsid w:val="00022F14"/>
    <w:rsid w:val="00023A42"/>
    <w:rsid w:val="00023AB6"/>
    <w:rsid w:val="00023ACA"/>
    <w:rsid w:val="00024658"/>
    <w:rsid w:val="00024B09"/>
    <w:rsid w:val="00024DFB"/>
    <w:rsid w:val="00024EBD"/>
    <w:rsid w:val="0002534D"/>
    <w:rsid w:val="0002596C"/>
    <w:rsid w:val="00025C5E"/>
    <w:rsid w:val="00025D76"/>
    <w:rsid w:val="00026857"/>
    <w:rsid w:val="00026C67"/>
    <w:rsid w:val="00026CA1"/>
    <w:rsid w:val="00027165"/>
    <w:rsid w:val="000276E9"/>
    <w:rsid w:val="00027D98"/>
    <w:rsid w:val="00030F62"/>
    <w:rsid w:val="000312CF"/>
    <w:rsid w:val="000328F9"/>
    <w:rsid w:val="00033087"/>
    <w:rsid w:val="00033567"/>
    <w:rsid w:val="00033AC3"/>
    <w:rsid w:val="00033C86"/>
    <w:rsid w:val="00034E85"/>
    <w:rsid w:val="0003532E"/>
    <w:rsid w:val="00035889"/>
    <w:rsid w:val="00035B38"/>
    <w:rsid w:val="00035C6D"/>
    <w:rsid w:val="000360D6"/>
    <w:rsid w:val="0003664F"/>
    <w:rsid w:val="00036FAF"/>
    <w:rsid w:val="000371A8"/>
    <w:rsid w:val="00037ACA"/>
    <w:rsid w:val="00037C24"/>
    <w:rsid w:val="00037C40"/>
    <w:rsid w:val="00041C26"/>
    <w:rsid w:val="00042BE0"/>
    <w:rsid w:val="00044437"/>
    <w:rsid w:val="00044A78"/>
    <w:rsid w:val="0004520E"/>
    <w:rsid w:val="00045467"/>
    <w:rsid w:val="00045B95"/>
    <w:rsid w:val="00045D91"/>
    <w:rsid w:val="00045F32"/>
    <w:rsid w:val="0004608A"/>
    <w:rsid w:val="00046139"/>
    <w:rsid w:val="00046297"/>
    <w:rsid w:val="00047679"/>
    <w:rsid w:val="00047684"/>
    <w:rsid w:val="000476D7"/>
    <w:rsid w:val="00047758"/>
    <w:rsid w:val="000505FF"/>
    <w:rsid w:val="000509DE"/>
    <w:rsid w:val="00051D72"/>
    <w:rsid w:val="000529C5"/>
    <w:rsid w:val="000535A8"/>
    <w:rsid w:val="00053A01"/>
    <w:rsid w:val="00053DFA"/>
    <w:rsid w:val="00054B10"/>
    <w:rsid w:val="0005503F"/>
    <w:rsid w:val="000569EA"/>
    <w:rsid w:val="00056B07"/>
    <w:rsid w:val="00060169"/>
    <w:rsid w:val="00060963"/>
    <w:rsid w:val="0006353A"/>
    <w:rsid w:val="00063727"/>
    <w:rsid w:val="00063F90"/>
    <w:rsid w:val="000645C3"/>
    <w:rsid w:val="0006539C"/>
    <w:rsid w:val="000653A6"/>
    <w:rsid w:val="0006630C"/>
    <w:rsid w:val="000670DC"/>
    <w:rsid w:val="00067BD0"/>
    <w:rsid w:val="00067CA8"/>
    <w:rsid w:val="000703B7"/>
    <w:rsid w:val="00071216"/>
    <w:rsid w:val="00071434"/>
    <w:rsid w:val="00071501"/>
    <w:rsid w:val="0007151E"/>
    <w:rsid w:val="00071882"/>
    <w:rsid w:val="00071B9B"/>
    <w:rsid w:val="00071F2E"/>
    <w:rsid w:val="0007253B"/>
    <w:rsid w:val="00072759"/>
    <w:rsid w:val="00072D48"/>
    <w:rsid w:val="00073B78"/>
    <w:rsid w:val="00073C9B"/>
    <w:rsid w:val="0007589F"/>
    <w:rsid w:val="00075A23"/>
    <w:rsid w:val="00075AA4"/>
    <w:rsid w:val="00076A9F"/>
    <w:rsid w:val="000774DD"/>
    <w:rsid w:val="000776F0"/>
    <w:rsid w:val="000806CC"/>
    <w:rsid w:val="00080B8B"/>
    <w:rsid w:val="00080D95"/>
    <w:rsid w:val="000813E6"/>
    <w:rsid w:val="00081A87"/>
    <w:rsid w:val="00082FDF"/>
    <w:rsid w:val="000831AC"/>
    <w:rsid w:val="00083458"/>
    <w:rsid w:val="00084B8C"/>
    <w:rsid w:val="00084C0B"/>
    <w:rsid w:val="000854F3"/>
    <w:rsid w:val="00085834"/>
    <w:rsid w:val="00085CE4"/>
    <w:rsid w:val="00086761"/>
    <w:rsid w:val="000868D0"/>
    <w:rsid w:val="0008763C"/>
    <w:rsid w:val="00090D4E"/>
    <w:rsid w:val="00091A80"/>
    <w:rsid w:val="00091BA7"/>
    <w:rsid w:val="00092A26"/>
    <w:rsid w:val="00092A55"/>
    <w:rsid w:val="0009362F"/>
    <w:rsid w:val="00093960"/>
    <w:rsid w:val="00094C63"/>
    <w:rsid w:val="00094F5B"/>
    <w:rsid w:val="00095375"/>
    <w:rsid w:val="0009561D"/>
    <w:rsid w:val="00095991"/>
    <w:rsid w:val="000959CD"/>
    <w:rsid w:val="00095AA1"/>
    <w:rsid w:val="00095E4E"/>
    <w:rsid w:val="000962E5"/>
    <w:rsid w:val="00096AFD"/>
    <w:rsid w:val="000971BB"/>
    <w:rsid w:val="0009768B"/>
    <w:rsid w:val="0009775E"/>
    <w:rsid w:val="00097B11"/>
    <w:rsid w:val="000A01E3"/>
    <w:rsid w:val="000A036B"/>
    <w:rsid w:val="000A0D47"/>
    <w:rsid w:val="000A221B"/>
    <w:rsid w:val="000A221E"/>
    <w:rsid w:val="000A2A07"/>
    <w:rsid w:val="000A2FD9"/>
    <w:rsid w:val="000A320A"/>
    <w:rsid w:val="000A337F"/>
    <w:rsid w:val="000A3438"/>
    <w:rsid w:val="000A3ACB"/>
    <w:rsid w:val="000A4444"/>
    <w:rsid w:val="000A4513"/>
    <w:rsid w:val="000A4816"/>
    <w:rsid w:val="000A4ECA"/>
    <w:rsid w:val="000A52BD"/>
    <w:rsid w:val="000A5648"/>
    <w:rsid w:val="000A598A"/>
    <w:rsid w:val="000A5EC1"/>
    <w:rsid w:val="000A70C2"/>
    <w:rsid w:val="000B1969"/>
    <w:rsid w:val="000B270C"/>
    <w:rsid w:val="000B2731"/>
    <w:rsid w:val="000B2994"/>
    <w:rsid w:val="000B2E8C"/>
    <w:rsid w:val="000B3928"/>
    <w:rsid w:val="000B3AC8"/>
    <w:rsid w:val="000B42BF"/>
    <w:rsid w:val="000B4418"/>
    <w:rsid w:val="000B4773"/>
    <w:rsid w:val="000B52A7"/>
    <w:rsid w:val="000B5CAD"/>
    <w:rsid w:val="000B6E79"/>
    <w:rsid w:val="000C020A"/>
    <w:rsid w:val="000C0330"/>
    <w:rsid w:val="000C1706"/>
    <w:rsid w:val="000C2DD5"/>
    <w:rsid w:val="000C3056"/>
    <w:rsid w:val="000C4A1D"/>
    <w:rsid w:val="000C4F79"/>
    <w:rsid w:val="000C64DB"/>
    <w:rsid w:val="000C653E"/>
    <w:rsid w:val="000D0914"/>
    <w:rsid w:val="000D0FF0"/>
    <w:rsid w:val="000D150E"/>
    <w:rsid w:val="000D1668"/>
    <w:rsid w:val="000D227A"/>
    <w:rsid w:val="000D2430"/>
    <w:rsid w:val="000D261B"/>
    <w:rsid w:val="000D2850"/>
    <w:rsid w:val="000D3D78"/>
    <w:rsid w:val="000D40FA"/>
    <w:rsid w:val="000D428F"/>
    <w:rsid w:val="000D4911"/>
    <w:rsid w:val="000D622D"/>
    <w:rsid w:val="000E0864"/>
    <w:rsid w:val="000E09FE"/>
    <w:rsid w:val="000E111C"/>
    <w:rsid w:val="000E16C7"/>
    <w:rsid w:val="000E356C"/>
    <w:rsid w:val="000E49E7"/>
    <w:rsid w:val="000E53EA"/>
    <w:rsid w:val="000E6632"/>
    <w:rsid w:val="000E7E27"/>
    <w:rsid w:val="000F0DC5"/>
    <w:rsid w:val="000F13A0"/>
    <w:rsid w:val="000F16CA"/>
    <w:rsid w:val="000F246B"/>
    <w:rsid w:val="000F26EC"/>
    <w:rsid w:val="000F29A7"/>
    <w:rsid w:val="000F2D14"/>
    <w:rsid w:val="000F30A8"/>
    <w:rsid w:val="000F311D"/>
    <w:rsid w:val="000F4816"/>
    <w:rsid w:val="000F5838"/>
    <w:rsid w:val="000F5848"/>
    <w:rsid w:val="000F59DC"/>
    <w:rsid w:val="000F5BCB"/>
    <w:rsid w:val="000F7BE6"/>
    <w:rsid w:val="00100B6C"/>
    <w:rsid w:val="00101374"/>
    <w:rsid w:val="00101DA6"/>
    <w:rsid w:val="0010225E"/>
    <w:rsid w:val="0010279F"/>
    <w:rsid w:val="00102B8B"/>
    <w:rsid w:val="001033F9"/>
    <w:rsid w:val="00103E16"/>
    <w:rsid w:val="00104A2B"/>
    <w:rsid w:val="00104F6B"/>
    <w:rsid w:val="00105792"/>
    <w:rsid w:val="00105A9E"/>
    <w:rsid w:val="00106EA4"/>
    <w:rsid w:val="00107491"/>
    <w:rsid w:val="001074B3"/>
    <w:rsid w:val="00107C95"/>
    <w:rsid w:val="00110121"/>
    <w:rsid w:val="001108C7"/>
    <w:rsid w:val="00110F74"/>
    <w:rsid w:val="00111342"/>
    <w:rsid w:val="00111B07"/>
    <w:rsid w:val="0011278B"/>
    <w:rsid w:val="00113F47"/>
    <w:rsid w:val="0011503F"/>
    <w:rsid w:val="0011535E"/>
    <w:rsid w:val="00116331"/>
    <w:rsid w:val="001173DF"/>
    <w:rsid w:val="00117F18"/>
    <w:rsid w:val="00117FC0"/>
    <w:rsid w:val="001204B6"/>
    <w:rsid w:val="00121B72"/>
    <w:rsid w:val="00122C31"/>
    <w:rsid w:val="00122D44"/>
    <w:rsid w:val="00122F97"/>
    <w:rsid w:val="00123191"/>
    <w:rsid w:val="00123316"/>
    <w:rsid w:val="00123570"/>
    <w:rsid w:val="00123A4D"/>
    <w:rsid w:val="00124408"/>
    <w:rsid w:val="00124A7C"/>
    <w:rsid w:val="00126173"/>
    <w:rsid w:val="00126440"/>
    <w:rsid w:val="00126A6B"/>
    <w:rsid w:val="001273F3"/>
    <w:rsid w:val="00127549"/>
    <w:rsid w:val="001278AE"/>
    <w:rsid w:val="00127B9C"/>
    <w:rsid w:val="001312EF"/>
    <w:rsid w:val="001314EB"/>
    <w:rsid w:val="0013152A"/>
    <w:rsid w:val="00131E48"/>
    <w:rsid w:val="00131E8E"/>
    <w:rsid w:val="0013213C"/>
    <w:rsid w:val="00132399"/>
    <w:rsid w:val="00132564"/>
    <w:rsid w:val="0013299E"/>
    <w:rsid w:val="00132DEE"/>
    <w:rsid w:val="001330B8"/>
    <w:rsid w:val="001334DC"/>
    <w:rsid w:val="001335C6"/>
    <w:rsid w:val="001336AD"/>
    <w:rsid w:val="001337AE"/>
    <w:rsid w:val="0013385B"/>
    <w:rsid w:val="001347C7"/>
    <w:rsid w:val="00135603"/>
    <w:rsid w:val="001358C2"/>
    <w:rsid w:val="001364F0"/>
    <w:rsid w:val="00137197"/>
    <w:rsid w:val="001379FA"/>
    <w:rsid w:val="00137E54"/>
    <w:rsid w:val="00141167"/>
    <w:rsid w:val="0014132C"/>
    <w:rsid w:val="00141795"/>
    <w:rsid w:val="00141939"/>
    <w:rsid w:val="001421A2"/>
    <w:rsid w:val="001423FB"/>
    <w:rsid w:val="001424A0"/>
    <w:rsid w:val="00143D30"/>
    <w:rsid w:val="00144AB5"/>
    <w:rsid w:val="00145E5A"/>
    <w:rsid w:val="001460A5"/>
    <w:rsid w:val="0014636F"/>
    <w:rsid w:val="0014667C"/>
    <w:rsid w:val="001473AD"/>
    <w:rsid w:val="0014771B"/>
    <w:rsid w:val="00147F1D"/>
    <w:rsid w:val="00150623"/>
    <w:rsid w:val="00152260"/>
    <w:rsid w:val="001526F3"/>
    <w:rsid w:val="00152BCD"/>
    <w:rsid w:val="001533F8"/>
    <w:rsid w:val="00153C1B"/>
    <w:rsid w:val="00153D18"/>
    <w:rsid w:val="00154242"/>
    <w:rsid w:val="00154B66"/>
    <w:rsid w:val="00155481"/>
    <w:rsid w:val="0015549E"/>
    <w:rsid w:val="0015549F"/>
    <w:rsid w:val="001559BB"/>
    <w:rsid w:val="00156029"/>
    <w:rsid w:val="0015610E"/>
    <w:rsid w:val="001563E2"/>
    <w:rsid w:val="001567C0"/>
    <w:rsid w:val="00156804"/>
    <w:rsid w:val="00157F07"/>
    <w:rsid w:val="00160237"/>
    <w:rsid w:val="00160F27"/>
    <w:rsid w:val="00161BE2"/>
    <w:rsid w:val="00161CEC"/>
    <w:rsid w:val="0016230F"/>
    <w:rsid w:val="001625C4"/>
    <w:rsid w:val="00162A0C"/>
    <w:rsid w:val="00162B44"/>
    <w:rsid w:val="00163C5E"/>
    <w:rsid w:val="00163CA9"/>
    <w:rsid w:val="00164457"/>
    <w:rsid w:val="0016481A"/>
    <w:rsid w:val="001654EC"/>
    <w:rsid w:val="0016578E"/>
    <w:rsid w:val="00166093"/>
    <w:rsid w:val="001668ED"/>
    <w:rsid w:val="00166AE5"/>
    <w:rsid w:val="00167162"/>
    <w:rsid w:val="0016733C"/>
    <w:rsid w:val="0017055F"/>
    <w:rsid w:val="001705F5"/>
    <w:rsid w:val="00170F25"/>
    <w:rsid w:val="00171A9B"/>
    <w:rsid w:val="00173380"/>
    <w:rsid w:val="001743EE"/>
    <w:rsid w:val="001745DC"/>
    <w:rsid w:val="0017480E"/>
    <w:rsid w:val="001749D1"/>
    <w:rsid w:val="00174C1A"/>
    <w:rsid w:val="00175F9C"/>
    <w:rsid w:val="00176302"/>
    <w:rsid w:val="001774D9"/>
    <w:rsid w:val="001778EA"/>
    <w:rsid w:val="00180B2B"/>
    <w:rsid w:val="00181792"/>
    <w:rsid w:val="00181E88"/>
    <w:rsid w:val="00182AED"/>
    <w:rsid w:val="00183037"/>
    <w:rsid w:val="0018381D"/>
    <w:rsid w:val="0018497D"/>
    <w:rsid w:val="00185008"/>
    <w:rsid w:val="0018552C"/>
    <w:rsid w:val="00185722"/>
    <w:rsid w:val="00186077"/>
    <w:rsid w:val="001866B4"/>
    <w:rsid w:val="00186BA2"/>
    <w:rsid w:val="00186CF4"/>
    <w:rsid w:val="00187135"/>
    <w:rsid w:val="0018771C"/>
    <w:rsid w:val="00190A31"/>
    <w:rsid w:val="00190E43"/>
    <w:rsid w:val="0019160D"/>
    <w:rsid w:val="00191D78"/>
    <w:rsid w:val="00192013"/>
    <w:rsid w:val="00192E59"/>
    <w:rsid w:val="00193219"/>
    <w:rsid w:val="00193E03"/>
    <w:rsid w:val="00194120"/>
    <w:rsid w:val="001944DA"/>
    <w:rsid w:val="001951A3"/>
    <w:rsid w:val="0019567D"/>
    <w:rsid w:val="00195BD4"/>
    <w:rsid w:val="00195D10"/>
    <w:rsid w:val="001964CF"/>
    <w:rsid w:val="00196568"/>
    <w:rsid w:val="00197B5C"/>
    <w:rsid w:val="00197F6D"/>
    <w:rsid w:val="001A12C8"/>
    <w:rsid w:val="001A18B4"/>
    <w:rsid w:val="001A1DB6"/>
    <w:rsid w:val="001A2BCF"/>
    <w:rsid w:val="001A3493"/>
    <w:rsid w:val="001A412C"/>
    <w:rsid w:val="001A48B5"/>
    <w:rsid w:val="001A4AAC"/>
    <w:rsid w:val="001A4D49"/>
    <w:rsid w:val="001A6BC9"/>
    <w:rsid w:val="001A708A"/>
    <w:rsid w:val="001A7380"/>
    <w:rsid w:val="001A7577"/>
    <w:rsid w:val="001A7681"/>
    <w:rsid w:val="001A7A1D"/>
    <w:rsid w:val="001A7E13"/>
    <w:rsid w:val="001B0149"/>
    <w:rsid w:val="001B046E"/>
    <w:rsid w:val="001B063A"/>
    <w:rsid w:val="001B09CC"/>
    <w:rsid w:val="001B0AA2"/>
    <w:rsid w:val="001B1D4E"/>
    <w:rsid w:val="001B2310"/>
    <w:rsid w:val="001B3A7B"/>
    <w:rsid w:val="001B3B90"/>
    <w:rsid w:val="001B3B9E"/>
    <w:rsid w:val="001B44F7"/>
    <w:rsid w:val="001B4BBA"/>
    <w:rsid w:val="001B5204"/>
    <w:rsid w:val="001B5406"/>
    <w:rsid w:val="001B67C7"/>
    <w:rsid w:val="001B6D8F"/>
    <w:rsid w:val="001B7D9A"/>
    <w:rsid w:val="001C1563"/>
    <w:rsid w:val="001C1AC7"/>
    <w:rsid w:val="001C3129"/>
    <w:rsid w:val="001C320B"/>
    <w:rsid w:val="001C32B5"/>
    <w:rsid w:val="001C3529"/>
    <w:rsid w:val="001C3C8E"/>
    <w:rsid w:val="001C4189"/>
    <w:rsid w:val="001C4514"/>
    <w:rsid w:val="001C45D0"/>
    <w:rsid w:val="001C506E"/>
    <w:rsid w:val="001C5132"/>
    <w:rsid w:val="001C5160"/>
    <w:rsid w:val="001C51A7"/>
    <w:rsid w:val="001C5B59"/>
    <w:rsid w:val="001C5F6D"/>
    <w:rsid w:val="001C6102"/>
    <w:rsid w:val="001C646B"/>
    <w:rsid w:val="001C6A0E"/>
    <w:rsid w:val="001C6E24"/>
    <w:rsid w:val="001C747C"/>
    <w:rsid w:val="001C789B"/>
    <w:rsid w:val="001C7AD3"/>
    <w:rsid w:val="001D1202"/>
    <w:rsid w:val="001D189A"/>
    <w:rsid w:val="001D21D2"/>
    <w:rsid w:val="001D27CA"/>
    <w:rsid w:val="001D329A"/>
    <w:rsid w:val="001D3AD5"/>
    <w:rsid w:val="001D5550"/>
    <w:rsid w:val="001D55E2"/>
    <w:rsid w:val="001D5C56"/>
    <w:rsid w:val="001D72BB"/>
    <w:rsid w:val="001D7386"/>
    <w:rsid w:val="001E13A8"/>
    <w:rsid w:val="001E19AA"/>
    <w:rsid w:val="001E1DA5"/>
    <w:rsid w:val="001E2C91"/>
    <w:rsid w:val="001E2DBB"/>
    <w:rsid w:val="001E47DC"/>
    <w:rsid w:val="001E4D01"/>
    <w:rsid w:val="001E57BC"/>
    <w:rsid w:val="001E6969"/>
    <w:rsid w:val="001E7078"/>
    <w:rsid w:val="001E7A3B"/>
    <w:rsid w:val="001E7B95"/>
    <w:rsid w:val="001E7EC4"/>
    <w:rsid w:val="001F0017"/>
    <w:rsid w:val="001F0C00"/>
    <w:rsid w:val="001F1026"/>
    <w:rsid w:val="001F1632"/>
    <w:rsid w:val="001F192B"/>
    <w:rsid w:val="001F1A56"/>
    <w:rsid w:val="001F28CC"/>
    <w:rsid w:val="001F2AC7"/>
    <w:rsid w:val="001F2B25"/>
    <w:rsid w:val="001F2DCA"/>
    <w:rsid w:val="001F3FFF"/>
    <w:rsid w:val="001F4229"/>
    <w:rsid w:val="001F4945"/>
    <w:rsid w:val="001F5847"/>
    <w:rsid w:val="001F5EBD"/>
    <w:rsid w:val="001F6468"/>
    <w:rsid w:val="001F6611"/>
    <w:rsid w:val="001F7245"/>
    <w:rsid w:val="001F74AE"/>
    <w:rsid w:val="001F75C0"/>
    <w:rsid w:val="00200340"/>
    <w:rsid w:val="0020034E"/>
    <w:rsid w:val="002008A8"/>
    <w:rsid w:val="00200C4C"/>
    <w:rsid w:val="0020159E"/>
    <w:rsid w:val="00201800"/>
    <w:rsid w:val="00203CFC"/>
    <w:rsid w:val="00204E4B"/>
    <w:rsid w:val="0020595A"/>
    <w:rsid w:val="00205DC2"/>
    <w:rsid w:val="00206A3C"/>
    <w:rsid w:val="00207865"/>
    <w:rsid w:val="002106DA"/>
    <w:rsid w:val="00210BBB"/>
    <w:rsid w:val="00211185"/>
    <w:rsid w:val="0021242F"/>
    <w:rsid w:val="002124FB"/>
    <w:rsid w:val="002126EF"/>
    <w:rsid w:val="00212E58"/>
    <w:rsid w:val="00213A23"/>
    <w:rsid w:val="00215264"/>
    <w:rsid w:val="002155EA"/>
    <w:rsid w:val="002162CB"/>
    <w:rsid w:val="00216A86"/>
    <w:rsid w:val="00216E33"/>
    <w:rsid w:val="00217BBB"/>
    <w:rsid w:val="00217E7E"/>
    <w:rsid w:val="0022029A"/>
    <w:rsid w:val="00220FA9"/>
    <w:rsid w:val="0022102B"/>
    <w:rsid w:val="00221263"/>
    <w:rsid w:val="00221DBA"/>
    <w:rsid w:val="002224FB"/>
    <w:rsid w:val="002231DD"/>
    <w:rsid w:val="0022339F"/>
    <w:rsid w:val="0022358B"/>
    <w:rsid w:val="002239C8"/>
    <w:rsid w:val="00224FC9"/>
    <w:rsid w:val="00225666"/>
    <w:rsid w:val="00225C82"/>
    <w:rsid w:val="00226F46"/>
    <w:rsid w:val="00226FFE"/>
    <w:rsid w:val="00227142"/>
    <w:rsid w:val="00227789"/>
    <w:rsid w:val="00231615"/>
    <w:rsid w:val="0023244D"/>
    <w:rsid w:val="002324B4"/>
    <w:rsid w:val="002327DD"/>
    <w:rsid w:val="0023383E"/>
    <w:rsid w:val="00233DC6"/>
    <w:rsid w:val="002342E6"/>
    <w:rsid w:val="00234D2E"/>
    <w:rsid w:val="00235AF3"/>
    <w:rsid w:val="00235BCD"/>
    <w:rsid w:val="002367F5"/>
    <w:rsid w:val="0024027B"/>
    <w:rsid w:val="0024076E"/>
    <w:rsid w:val="002417CF"/>
    <w:rsid w:val="00242659"/>
    <w:rsid w:val="00242A5A"/>
    <w:rsid w:val="00243013"/>
    <w:rsid w:val="00243867"/>
    <w:rsid w:val="00244371"/>
    <w:rsid w:val="00246EE9"/>
    <w:rsid w:val="0024765E"/>
    <w:rsid w:val="00247779"/>
    <w:rsid w:val="00247D2B"/>
    <w:rsid w:val="0025114A"/>
    <w:rsid w:val="00251370"/>
    <w:rsid w:val="002517A3"/>
    <w:rsid w:val="00251A2B"/>
    <w:rsid w:val="00252294"/>
    <w:rsid w:val="0025264E"/>
    <w:rsid w:val="00252678"/>
    <w:rsid w:val="00253835"/>
    <w:rsid w:val="002551B0"/>
    <w:rsid w:val="00256634"/>
    <w:rsid w:val="00257603"/>
    <w:rsid w:val="002577F9"/>
    <w:rsid w:val="00257B2A"/>
    <w:rsid w:val="00257C98"/>
    <w:rsid w:val="00260E70"/>
    <w:rsid w:val="00261163"/>
    <w:rsid w:val="00261228"/>
    <w:rsid w:val="002618A6"/>
    <w:rsid w:val="002624C3"/>
    <w:rsid w:val="00262DAD"/>
    <w:rsid w:val="0026378D"/>
    <w:rsid w:val="00263BF6"/>
    <w:rsid w:val="00264773"/>
    <w:rsid w:val="00265439"/>
    <w:rsid w:val="002655A2"/>
    <w:rsid w:val="00265C70"/>
    <w:rsid w:val="00265E0B"/>
    <w:rsid w:val="00266107"/>
    <w:rsid w:val="00266408"/>
    <w:rsid w:val="0026681E"/>
    <w:rsid w:val="00266EC6"/>
    <w:rsid w:val="00266EF6"/>
    <w:rsid w:val="00267B9B"/>
    <w:rsid w:val="00271C89"/>
    <w:rsid w:val="00271D44"/>
    <w:rsid w:val="00272588"/>
    <w:rsid w:val="00272D1A"/>
    <w:rsid w:val="00273ABC"/>
    <w:rsid w:val="00273D01"/>
    <w:rsid w:val="00274856"/>
    <w:rsid w:val="00274F50"/>
    <w:rsid w:val="002756D8"/>
    <w:rsid w:val="00276117"/>
    <w:rsid w:val="0027633A"/>
    <w:rsid w:val="002767CF"/>
    <w:rsid w:val="00277333"/>
    <w:rsid w:val="0027743D"/>
    <w:rsid w:val="0028028A"/>
    <w:rsid w:val="00280C86"/>
    <w:rsid w:val="002812E5"/>
    <w:rsid w:val="00281472"/>
    <w:rsid w:val="0028151B"/>
    <w:rsid w:val="002816AA"/>
    <w:rsid w:val="00281A9A"/>
    <w:rsid w:val="002829C4"/>
    <w:rsid w:val="00283078"/>
    <w:rsid w:val="00283241"/>
    <w:rsid w:val="00283668"/>
    <w:rsid w:val="00284180"/>
    <w:rsid w:val="00284555"/>
    <w:rsid w:val="00284E88"/>
    <w:rsid w:val="002856CA"/>
    <w:rsid w:val="0028570E"/>
    <w:rsid w:val="00286144"/>
    <w:rsid w:val="002863D8"/>
    <w:rsid w:val="002867B9"/>
    <w:rsid w:val="00286A0D"/>
    <w:rsid w:val="00287B0E"/>
    <w:rsid w:val="00287E87"/>
    <w:rsid w:val="00290ADD"/>
    <w:rsid w:val="00290FB4"/>
    <w:rsid w:val="0029109F"/>
    <w:rsid w:val="00291262"/>
    <w:rsid w:val="00292146"/>
    <w:rsid w:val="002922F9"/>
    <w:rsid w:val="00292A54"/>
    <w:rsid w:val="00292EC2"/>
    <w:rsid w:val="00293054"/>
    <w:rsid w:val="0029352B"/>
    <w:rsid w:val="00293B2E"/>
    <w:rsid w:val="00294961"/>
    <w:rsid w:val="00294B46"/>
    <w:rsid w:val="00294D10"/>
    <w:rsid w:val="0029568D"/>
    <w:rsid w:val="00295A53"/>
    <w:rsid w:val="00295A86"/>
    <w:rsid w:val="00295F10"/>
    <w:rsid w:val="00297C18"/>
    <w:rsid w:val="002A04C7"/>
    <w:rsid w:val="002A08BC"/>
    <w:rsid w:val="002A2689"/>
    <w:rsid w:val="002A30BC"/>
    <w:rsid w:val="002A3AC4"/>
    <w:rsid w:val="002A3B3A"/>
    <w:rsid w:val="002A42F9"/>
    <w:rsid w:val="002A44E5"/>
    <w:rsid w:val="002A591E"/>
    <w:rsid w:val="002A6990"/>
    <w:rsid w:val="002A76EB"/>
    <w:rsid w:val="002B04C8"/>
    <w:rsid w:val="002B06B4"/>
    <w:rsid w:val="002B076D"/>
    <w:rsid w:val="002B1628"/>
    <w:rsid w:val="002B1D10"/>
    <w:rsid w:val="002B1D51"/>
    <w:rsid w:val="002B27E3"/>
    <w:rsid w:val="002B2EEE"/>
    <w:rsid w:val="002B2F4E"/>
    <w:rsid w:val="002B441F"/>
    <w:rsid w:val="002B45D6"/>
    <w:rsid w:val="002B60A9"/>
    <w:rsid w:val="002B629D"/>
    <w:rsid w:val="002B76E4"/>
    <w:rsid w:val="002B7E34"/>
    <w:rsid w:val="002C05F3"/>
    <w:rsid w:val="002C0986"/>
    <w:rsid w:val="002C1608"/>
    <w:rsid w:val="002C1DD8"/>
    <w:rsid w:val="002C249C"/>
    <w:rsid w:val="002C2516"/>
    <w:rsid w:val="002C26EF"/>
    <w:rsid w:val="002C561B"/>
    <w:rsid w:val="002C59AE"/>
    <w:rsid w:val="002C607C"/>
    <w:rsid w:val="002C6276"/>
    <w:rsid w:val="002C6A6A"/>
    <w:rsid w:val="002C6F11"/>
    <w:rsid w:val="002C7BEF"/>
    <w:rsid w:val="002D0CE2"/>
    <w:rsid w:val="002D0D43"/>
    <w:rsid w:val="002D102C"/>
    <w:rsid w:val="002D1284"/>
    <w:rsid w:val="002D158C"/>
    <w:rsid w:val="002D158F"/>
    <w:rsid w:val="002D1FCA"/>
    <w:rsid w:val="002D21D6"/>
    <w:rsid w:val="002D2CDF"/>
    <w:rsid w:val="002D2DCF"/>
    <w:rsid w:val="002D3A78"/>
    <w:rsid w:val="002D3B83"/>
    <w:rsid w:val="002D3CB7"/>
    <w:rsid w:val="002D3DC6"/>
    <w:rsid w:val="002D5A2A"/>
    <w:rsid w:val="002D673B"/>
    <w:rsid w:val="002D6F5A"/>
    <w:rsid w:val="002D7099"/>
    <w:rsid w:val="002D7697"/>
    <w:rsid w:val="002E0A2B"/>
    <w:rsid w:val="002E0BCF"/>
    <w:rsid w:val="002E0E26"/>
    <w:rsid w:val="002E177C"/>
    <w:rsid w:val="002E19E2"/>
    <w:rsid w:val="002E1E0C"/>
    <w:rsid w:val="002E2435"/>
    <w:rsid w:val="002E3290"/>
    <w:rsid w:val="002E3512"/>
    <w:rsid w:val="002E432C"/>
    <w:rsid w:val="002E4CBC"/>
    <w:rsid w:val="002E50A5"/>
    <w:rsid w:val="002E5B4B"/>
    <w:rsid w:val="002E5BF0"/>
    <w:rsid w:val="002E682E"/>
    <w:rsid w:val="002E716E"/>
    <w:rsid w:val="002E7546"/>
    <w:rsid w:val="002E7C64"/>
    <w:rsid w:val="002F025F"/>
    <w:rsid w:val="002F0CA7"/>
    <w:rsid w:val="002F0D8E"/>
    <w:rsid w:val="002F1C8D"/>
    <w:rsid w:val="002F235A"/>
    <w:rsid w:val="002F24B6"/>
    <w:rsid w:val="002F24FB"/>
    <w:rsid w:val="002F3301"/>
    <w:rsid w:val="002F3458"/>
    <w:rsid w:val="002F3DF5"/>
    <w:rsid w:val="002F5814"/>
    <w:rsid w:val="002F5B75"/>
    <w:rsid w:val="002F6084"/>
    <w:rsid w:val="002F6A03"/>
    <w:rsid w:val="002F7C6E"/>
    <w:rsid w:val="002F7E7B"/>
    <w:rsid w:val="00300265"/>
    <w:rsid w:val="0030036A"/>
    <w:rsid w:val="00300EA7"/>
    <w:rsid w:val="003012CD"/>
    <w:rsid w:val="003017FD"/>
    <w:rsid w:val="00301A32"/>
    <w:rsid w:val="0030434F"/>
    <w:rsid w:val="00304978"/>
    <w:rsid w:val="00304E47"/>
    <w:rsid w:val="00305B54"/>
    <w:rsid w:val="003065C0"/>
    <w:rsid w:val="00306B46"/>
    <w:rsid w:val="00306CAA"/>
    <w:rsid w:val="00307557"/>
    <w:rsid w:val="003102A0"/>
    <w:rsid w:val="0031068F"/>
    <w:rsid w:val="003106B3"/>
    <w:rsid w:val="00310D9C"/>
    <w:rsid w:val="00311284"/>
    <w:rsid w:val="00311762"/>
    <w:rsid w:val="00311C05"/>
    <w:rsid w:val="00311C18"/>
    <w:rsid w:val="00311C9F"/>
    <w:rsid w:val="00312430"/>
    <w:rsid w:val="003126A0"/>
    <w:rsid w:val="00313BA3"/>
    <w:rsid w:val="00314417"/>
    <w:rsid w:val="00314600"/>
    <w:rsid w:val="003147EB"/>
    <w:rsid w:val="003149F7"/>
    <w:rsid w:val="00315E31"/>
    <w:rsid w:val="0031632E"/>
    <w:rsid w:val="00316BCC"/>
    <w:rsid w:val="00316CE2"/>
    <w:rsid w:val="00316F2A"/>
    <w:rsid w:val="003174C0"/>
    <w:rsid w:val="003177B7"/>
    <w:rsid w:val="003201CC"/>
    <w:rsid w:val="00320392"/>
    <w:rsid w:val="003205ED"/>
    <w:rsid w:val="00320A40"/>
    <w:rsid w:val="0032239D"/>
    <w:rsid w:val="0032313C"/>
    <w:rsid w:val="00323381"/>
    <w:rsid w:val="003236AC"/>
    <w:rsid w:val="00323C50"/>
    <w:rsid w:val="00323D72"/>
    <w:rsid w:val="00325279"/>
    <w:rsid w:val="003255D1"/>
    <w:rsid w:val="00325933"/>
    <w:rsid w:val="00325AF0"/>
    <w:rsid w:val="003266C1"/>
    <w:rsid w:val="003269CE"/>
    <w:rsid w:val="00326E22"/>
    <w:rsid w:val="00326F18"/>
    <w:rsid w:val="00327699"/>
    <w:rsid w:val="003278DB"/>
    <w:rsid w:val="00327BDF"/>
    <w:rsid w:val="00330782"/>
    <w:rsid w:val="0033080A"/>
    <w:rsid w:val="0033130D"/>
    <w:rsid w:val="00331315"/>
    <w:rsid w:val="003314FC"/>
    <w:rsid w:val="0033162B"/>
    <w:rsid w:val="00331D9C"/>
    <w:rsid w:val="00332DDB"/>
    <w:rsid w:val="003332BF"/>
    <w:rsid w:val="0033353D"/>
    <w:rsid w:val="003336CA"/>
    <w:rsid w:val="00333FE7"/>
    <w:rsid w:val="00335C34"/>
    <w:rsid w:val="00335DA7"/>
    <w:rsid w:val="00336494"/>
    <w:rsid w:val="00336852"/>
    <w:rsid w:val="00336896"/>
    <w:rsid w:val="00336A8B"/>
    <w:rsid w:val="00336B26"/>
    <w:rsid w:val="00336B7B"/>
    <w:rsid w:val="00336C04"/>
    <w:rsid w:val="00336F88"/>
    <w:rsid w:val="003375E5"/>
    <w:rsid w:val="003377DA"/>
    <w:rsid w:val="00337ECE"/>
    <w:rsid w:val="00337EDB"/>
    <w:rsid w:val="0034065A"/>
    <w:rsid w:val="00340F5E"/>
    <w:rsid w:val="00341381"/>
    <w:rsid w:val="00341D6D"/>
    <w:rsid w:val="00342787"/>
    <w:rsid w:val="003427BE"/>
    <w:rsid w:val="003428AF"/>
    <w:rsid w:val="0034309C"/>
    <w:rsid w:val="00343730"/>
    <w:rsid w:val="00343866"/>
    <w:rsid w:val="00344C30"/>
    <w:rsid w:val="00344FC1"/>
    <w:rsid w:val="003451C4"/>
    <w:rsid w:val="00345D98"/>
    <w:rsid w:val="00345F1C"/>
    <w:rsid w:val="00346932"/>
    <w:rsid w:val="00346EAE"/>
    <w:rsid w:val="00350088"/>
    <w:rsid w:val="00350226"/>
    <w:rsid w:val="0035042D"/>
    <w:rsid w:val="00350CB3"/>
    <w:rsid w:val="00351322"/>
    <w:rsid w:val="00351B62"/>
    <w:rsid w:val="00351E79"/>
    <w:rsid w:val="003527AA"/>
    <w:rsid w:val="00354186"/>
    <w:rsid w:val="0035514C"/>
    <w:rsid w:val="0035552C"/>
    <w:rsid w:val="003559D9"/>
    <w:rsid w:val="00355B1F"/>
    <w:rsid w:val="00357C00"/>
    <w:rsid w:val="00360273"/>
    <w:rsid w:val="003608E2"/>
    <w:rsid w:val="00360EC4"/>
    <w:rsid w:val="00360FD4"/>
    <w:rsid w:val="003611B1"/>
    <w:rsid w:val="00361FDE"/>
    <w:rsid w:val="003626FB"/>
    <w:rsid w:val="003633DB"/>
    <w:rsid w:val="00363490"/>
    <w:rsid w:val="0036365A"/>
    <w:rsid w:val="00363984"/>
    <w:rsid w:val="00363E0D"/>
    <w:rsid w:val="003658E1"/>
    <w:rsid w:val="003659E5"/>
    <w:rsid w:val="00365B07"/>
    <w:rsid w:val="00365E1F"/>
    <w:rsid w:val="0037021F"/>
    <w:rsid w:val="003707B0"/>
    <w:rsid w:val="00370CF7"/>
    <w:rsid w:val="00370FAC"/>
    <w:rsid w:val="00370FF4"/>
    <w:rsid w:val="00371429"/>
    <w:rsid w:val="003716AF"/>
    <w:rsid w:val="003719F3"/>
    <w:rsid w:val="003722F8"/>
    <w:rsid w:val="003729E4"/>
    <w:rsid w:val="003733D7"/>
    <w:rsid w:val="00373739"/>
    <w:rsid w:val="00373A1D"/>
    <w:rsid w:val="0037428F"/>
    <w:rsid w:val="00374563"/>
    <w:rsid w:val="00374A4E"/>
    <w:rsid w:val="00374DC2"/>
    <w:rsid w:val="0037592F"/>
    <w:rsid w:val="00375FA6"/>
    <w:rsid w:val="003765F7"/>
    <w:rsid w:val="00376AE9"/>
    <w:rsid w:val="00376C8B"/>
    <w:rsid w:val="003770C5"/>
    <w:rsid w:val="00380052"/>
    <w:rsid w:val="00380693"/>
    <w:rsid w:val="00380762"/>
    <w:rsid w:val="00380C26"/>
    <w:rsid w:val="003811A7"/>
    <w:rsid w:val="003812D9"/>
    <w:rsid w:val="00381665"/>
    <w:rsid w:val="00381716"/>
    <w:rsid w:val="00381896"/>
    <w:rsid w:val="003820E4"/>
    <w:rsid w:val="00382124"/>
    <w:rsid w:val="0038213F"/>
    <w:rsid w:val="00383358"/>
    <w:rsid w:val="003834E3"/>
    <w:rsid w:val="00383D46"/>
    <w:rsid w:val="003861C5"/>
    <w:rsid w:val="00387342"/>
    <w:rsid w:val="00390A3E"/>
    <w:rsid w:val="00390D4A"/>
    <w:rsid w:val="00391785"/>
    <w:rsid w:val="00391B23"/>
    <w:rsid w:val="00391C76"/>
    <w:rsid w:val="003925C1"/>
    <w:rsid w:val="003925F2"/>
    <w:rsid w:val="0039288E"/>
    <w:rsid w:val="003928CE"/>
    <w:rsid w:val="00393769"/>
    <w:rsid w:val="003939C2"/>
    <w:rsid w:val="00393F71"/>
    <w:rsid w:val="00394C9E"/>
    <w:rsid w:val="00395069"/>
    <w:rsid w:val="0039555C"/>
    <w:rsid w:val="003957A3"/>
    <w:rsid w:val="0039634C"/>
    <w:rsid w:val="00396442"/>
    <w:rsid w:val="0039681F"/>
    <w:rsid w:val="00396E5A"/>
    <w:rsid w:val="00396ED5"/>
    <w:rsid w:val="003975F6"/>
    <w:rsid w:val="00397F93"/>
    <w:rsid w:val="003A03CC"/>
    <w:rsid w:val="003A050E"/>
    <w:rsid w:val="003A1232"/>
    <w:rsid w:val="003A288E"/>
    <w:rsid w:val="003A2F09"/>
    <w:rsid w:val="003A320D"/>
    <w:rsid w:val="003A539A"/>
    <w:rsid w:val="003A6DC7"/>
    <w:rsid w:val="003A6FE0"/>
    <w:rsid w:val="003B1155"/>
    <w:rsid w:val="003B13BA"/>
    <w:rsid w:val="003B19B6"/>
    <w:rsid w:val="003B1BB8"/>
    <w:rsid w:val="003B21ED"/>
    <w:rsid w:val="003B22C7"/>
    <w:rsid w:val="003B23F9"/>
    <w:rsid w:val="003B352B"/>
    <w:rsid w:val="003B354A"/>
    <w:rsid w:val="003B3554"/>
    <w:rsid w:val="003B3624"/>
    <w:rsid w:val="003B4F46"/>
    <w:rsid w:val="003B5169"/>
    <w:rsid w:val="003B5462"/>
    <w:rsid w:val="003B56DA"/>
    <w:rsid w:val="003B5BB9"/>
    <w:rsid w:val="003B5EA6"/>
    <w:rsid w:val="003B5ED2"/>
    <w:rsid w:val="003B6C29"/>
    <w:rsid w:val="003B7D82"/>
    <w:rsid w:val="003C0817"/>
    <w:rsid w:val="003C0BFD"/>
    <w:rsid w:val="003C0EA3"/>
    <w:rsid w:val="003C1CFC"/>
    <w:rsid w:val="003C2020"/>
    <w:rsid w:val="003C2F38"/>
    <w:rsid w:val="003C325B"/>
    <w:rsid w:val="003C395D"/>
    <w:rsid w:val="003C3988"/>
    <w:rsid w:val="003C3ADE"/>
    <w:rsid w:val="003C3C27"/>
    <w:rsid w:val="003C432B"/>
    <w:rsid w:val="003C5544"/>
    <w:rsid w:val="003C7858"/>
    <w:rsid w:val="003C78A4"/>
    <w:rsid w:val="003C79AF"/>
    <w:rsid w:val="003C7F3A"/>
    <w:rsid w:val="003D00F3"/>
    <w:rsid w:val="003D0C6D"/>
    <w:rsid w:val="003D0FD8"/>
    <w:rsid w:val="003D198D"/>
    <w:rsid w:val="003D22BF"/>
    <w:rsid w:val="003D2AB7"/>
    <w:rsid w:val="003D3822"/>
    <w:rsid w:val="003D4B08"/>
    <w:rsid w:val="003D4EEF"/>
    <w:rsid w:val="003D4FB2"/>
    <w:rsid w:val="003D5366"/>
    <w:rsid w:val="003D62CF"/>
    <w:rsid w:val="003D7A9F"/>
    <w:rsid w:val="003E12EB"/>
    <w:rsid w:val="003E14C7"/>
    <w:rsid w:val="003E1DA9"/>
    <w:rsid w:val="003E1EC6"/>
    <w:rsid w:val="003E257E"/>
    <w:rsid w:val="003E4C24"/>
    <w:rsid w:val="003E4F33"/>
    <w:rsid w:val="003E53CD"/>
    <w:rsid w:val="003E5765"/>
    <w:rsid w:val="003E5FDA"/>
    <w:rsid w:val="003E621C"/>
    <w:rsid w:val="003E69AC"/>
    <w:rsid w:val="003E78F0"/>
    <w:rsid w:val="003F05A5"/>
    <w:rsid w:val="003F061B"/>
    <w:rsid w:val="003F111C"/>
    <w:rsid w:val="003F1B12"/>
    <w:rsid w:val="003F2037"/>
    <w:rsid w:val="003F2412"/>
    <w:rsid w:val="003F2C1D"/>
    <w:rsid w:val="003F2F51"/>
    <w:rsid w:val="003F3044"/>
    <w:rsid w:val="003F34ED"/>
    <w:rsid w:val="003F35B2"/>
    <w:rsid w:val="003F4124"/>
    <w:rsid w:val="003F43FE"/>
    <w:rsid w:val="003F453A"/>
    <w:rsid w:val="003F46C3"/>
    <w:rsid w:val="003F4BF7"/>
    <w:rsid w:val="003F50F8"/>
    <w:rsid w:val="003F510D"/>
    <w:rsid w:val="003F52C8"/>
    <w:rsid w:val="003F5613"/>
    <w:rsid w:val="003F6211"/>
    <w:rsid w:val="003F63BB"/>
    <w:rsid w:val="003F6A76"/>
    <w:rsid w:val="003F6BAB"/>
    <w:rsid w:val="003F7A6B"/>
    <w:rsid w:val="0040011F"/>
    <w:rsid w:val="0040027B"/>
    <w:rsid w:val="004005A4"/>
    <w:rsid w:val="0040064A"/>
    <w:rsid w:val="00400F84"/>
    <w:rsid w:val="004010F7"/>
    <w:rsid w:val="004010FC"/>
    <w:rsid w:val="00401858"/>
    <w:rsid w:val="00401AC3"/>
    <w:rsid w:val="00401BE1"/>
    <w:rsid w:val="00402365"/>
    <w:rsid w:val="004023F8"/>
    <w:rsid w:val="00402570"/>
    <w:rsid w:val="004027DA"/>
    <w:rsid w:val="00402EBF"/>
    <w:rsid w:val="00403075"/>
    <w:rsid w:val="004033BF"/>
    <w:rsid w:val="004044EA"/>
    <w:rsid w:val="0040555D"/>
    <w:rsid w:val="004058CC"/>
    <w:rsid w:val="00406284"/>
    <w:rsid w:val="00406982"/>
    <w:rsid w:val="00407449"/>
    <w:rsid w:val="00407580"/>
    <w:rsid w:val="00410AC5"/>
    <w:rsid w:val="004124FF"/>
    <w:rsid w:val="004131CA"/>
    <w:rsid w:val="0041387D"/>
    <w:rsid w:val="00413C70"/>
    <w:rsid w:val="004146A5"/>
    <w:rsid w:val="00415BA3"/>
    <w:rsid w:val="00415DD0"/>
    <w:rsid w:val="004167DF"/>
    <w:rsid w:val="004172E2"/>
    <w:rsid w:val="004207C1"/>
    <w:rsid w:val="00420A39"/>
    <w:rsid w:val="00421582"/>
    <w:rsid w:val="0042170B"/>
    <w:rsid w:val="004218EF"/>
    <w:rsid w:val="00421AE7"/>
    <w:rsid w:val="00423151"/>
    <w:rsid w:val="0042358E"/>
    <w:rsid w:val="004245AF"/>
    <w:rsid w:val="00424AC5"/>
    <w:rsid w:val="00425476"/>
    <w:rsid w:val="004264C8"/>
    <w:rsid w:val="00426BCB"/>
    <w:rsid w:val="0042787D"/>
    <w:rsid w:val="00427D5D"/>
    <w:rsid w:val="00427DF1"/>
    <w:rsid w:val="00431A59"/>
    <w:rsid w:val="00432481"/>
    <w:rsid w:val="00432AA8"/>
    <w:rsid w:val="0043307B"/>
    <w:rsid w:val="004330A1"/>
    <w:rsid w:val="00434619"/>
    <w:rsid w:val="00435282"/>
    <w:rsid w:val="004360AC"/>
    <w:rsid w:val="004361FA"/>
    <w:rsid w:val="004364B6"/>
    <w:rsid w:val="004368B4"/>
    <w:rsid w:val="00436A95"/>
    <w:rsid w:val="00436B61"/>
    <w:rsid w:val="00437758"/>
    <w:rsid w:val="00440739"/>
    <w:rsid w:val="00440C50"/>
    <w:rsid w:val="0044137C"/>
    <w:rsid w:val="004413E4"/>
    <w:rsid w:val="0044146A"/>
    <w:rsid w:val="00441B37"/>
    <w:rsid w:val="00442427"/>
    <w:rsid w:val="00442DDF"/>
    <w:rsid w:val="004433C1"/>
    <w:rsid w:val="00443512"/>
    <w:rsid w:val="00446B1F"/>
    <w:rsid w:val="004479FB"/>
    <w:rsid w:val="00447FCE"/>
    <w:rsid w:val="00450045"/>
    <w:rsid w:val="00450075"/>
    <w:rsid w:val="004509A5"/>
    <w:rsid w:val="00451596"/>
    <w:rsid w:val="00451F54"/>
    <w:rsid w:val="00452919"/>
    <w:rsid w:val="00452A17"/>
    <w:rsid w:val="00452E2B"/>
    <w:rsid w:val="004532CB"/>
    <w:rsid w:val="004542C4"/>
    <w:rsid w:val="00454CBA"/>
    <w:rsid w:val="00455202"/>
    <w:rsid w:val="00455966"/>
    <w:rsid w:val="00457045"/>
    <w:rsid w:val="0045721E"/>
    <w:rsid w:val="004572E4"/>
    <w:rsid w:val="00460854"/>
    <w:rsid w:val="004608B2"/>
    <w:rsid w:val="00460988"/>
    <w:rsid w:val="00460B7D"/>
    <w:rsid w:val="00460BA9"/>
    <w:rsid w:val="004613E1"/>
    <w:rsid w:val="00462222"/>
    <w:rsid w:val="00462255"/>
    <w:rsid w:val="004627F6"/>
    <w:rsid w:val="00463434"/>
    <w:rsid w:val="00463FE7"/>
    <w:rsid w:val="004650B8"/>
    <w:rsid w:val="00465823"/>
    <w:rsid w:val="004658DB"/>
    <w:rsid w:val="00466555"/>
    <w:rsid w:val="004668EF"/>
    <w:rsid w:val="00467345"/>
    <w:rsid w:val="0046767B"/>
    <w:rsid w:val="004707C2"/>
    <w:rsid w:val="00470A69"/>
    <w:rsid w:val="00471373"/>
    <w:rsid w:val="00471952"/>
    <w:rsid w:val="00472A8B"/>
    <w:rsid w:val="00473454"/>
    <w:rsid w:val="00473BD7"/>
    <w:rsid w:val="00474721"/>
    <w:rsid w:val="004748F7"/>
    <w:rsid w:val="004753BC"/>
    <w:rsid w:val="004766F0"/>
    <w:rsid w:val="004768A9"/>
    <w:rsid w:val="00477423"/>
    <w:rsid w:val="00477C65"/>
    <w:rsid w:val="0048079C"/>
    <w:rsid w:val="00480F88"/>
    <w:rsid w:val="004813C2"/>
    <w:rsid w:val="004827EF"/>
    <w:rsid w:val="004831C8"/>
    <w:rsid w:val="004831F8"/>
    <w:rsid w:val="0048398A"/>
    <w:rsid w:val="00483BC0"/>
    <w:rsid w:val="00484DE7"/>
    <w:rsid w:val="00485EE6"/>
    <w:rsid w:val="00486031"/>
    <w:rsid w:val="00486353"/>
    <w:rsid w:val="00486C3E"/>
    <w:rsid w:val="0049005D"/>
    <w:rsid w:val="00490190"/>
    <w:rsid w:val="00490297"/>
    <w:rsid w:val="00490491"/>
    <w:rsid w:val="0049088C"/>
    <w:rsid w:val="0049092F"/>
    <w:rsid w:val="00493E3A"/>
    <w:rsid w:val="00494322"/>
    <w:rsid w:val="004944B2"/>
    <w:rsid w:val="00494669"/>
    <w:rsid w:val="00494F75"/>
    <w:rsid w:val="00495355"/>
    <w:rsid w:val="004955C9"/>
    <w:rsid w:val="0049572E"/>
    <w:rsid w:val="00495CC3"/>
    <w:rsid w:val="004961D0"/>
    <w:rsid w:val="004962F9"/>
    <w:rsid w:val="00496330"/>
    <w:rsid w:val="0049657C"/>
    <w:rsid w:val="00497367"/>
    <w:rsid w:val="0049788A"/>
    <w:rsid w:val="004A02A4"/>
    <w:rsid w:val="004A035C"/>
    <w:rsid w:val="004A1C3F"/>
    <w:rsid w:val="004A1D79"/>
    <w:rsid w:val="004A1F95"/>
    <w:rsid w:val="004A1FDF"/>
    <w:rsid w:val="004A253B"/>
    <w:rsid w:val="004A313F"/>
    <w:rsid w:val="004A4403"/>
    <w:rsid w:val="004A5437"/>
    <w:rsid w:val="004A55F8"/>
    <w:rsid w:val="004A5A82"/>
    <w:rsid w:val="004A6EF8"/>
    <w:rsid w:val="004A7D5A"/>
    <w:rsid w:val="004A7DC5"/>
    <w:rsid w:val="004B0E64"/>
    <w:rsid w:val="004B1BBA"/>
    <w:rsid w:val="004B1BFB"/>
    <w:rsid w:val="004B1FFE"/>
    <w:rsid w:val="004B262A"/>
    <w:rsid w:val="004B2B2E"/>
    <w:rsid w:val="004B2F89"/>
    <w:rsid w:val="004B3189"/>
    <w:rsid w:val="004B3AE7"/>
    <w:rsid w:val="004B3F79"/>
    <w:rsid w:val="004B4B1D"/>
    <w:rsid w:val="004B5B3B"/>
    <w:rsid w:val="004B6FAC"/>
    <w:rsid w:val="004B74CB"/>
    <w:rsid w:val="004B775D"/>
    <w:rsid w:val="004B78CB"/>
    <w:rsid w:val="004B7CE4"/>
    <w:rsid w:val="004C0F35"/>
    <w:rsid w:val="004C12AB"/>
    <w:rsid w:val="004C12D6"/>
    <w:rsid w:val="004C14A4"/>
    <w:rsid w:val="004C2174"/>
    <w:rsid w:val="004C340E"/>
    <w:rsid w:val="004C4074"/>
    <w:rsid w:val="004C51C6"/>
    <w:rsid w:val="004C569E"/>
    <w:rsid w:val="004C6165"/>
    <w:rsid w:val="004D0531"/>
    <w:rsid w:val="004D0D60"/>
    <w:rsid w:val="004D12C4"/>
    <w:rsid w:val="004D23F3"/>
    <w:rsid w:val="004D29EB"/>
    <w:rsid w:val="004D3879"/>
    <w:rsid w:val="004D3B69"/>
    <w:rsid w:val="004D4123"/>
    <w:rsid w:val="004D44A1"/>
    <w:rsid w:val="004D474A"/>
    <w:rsid w:val="004D4A53"/>
    <w:rsid w:val="004D528C"/>
    <w:rsid w:val="004D5613"/>
    <w:rsid w:val="004D5F6B"/>
    <w:rsid w:val="004D609B"/>
    <w:rsid w:val="004D7BF2"/>
    <w:rsid w:val="004D7C0C"/>
    <w:rsid w:val="004E07DF"/>
    <w:rsid w:val="004E108E"/>
    <w:rsid w:val="004E1428"/>
    <w:rsid w:val="004E14C9"/>
    <w:rsid w:val="004E178D"/>
    <w:rsid w:val="004E1842"/>
    <w:rsid w:val="004E1EAF"/>
    <w:rsid w:val="004E3248"/>
    <w:rsid w:val="004E3C6F"/>
    <w:rsid w:val="004E570D"/>
    <w:rsid w:val="004E6CB0"/>
    <w:rsid w:val="004E6F43"/>
    <w:rsid w:val="004E736C"/>
    <w:rsid w:val="004E7D23"/>
    <w:rsid w:val="004E7DC7"/>
    <w:rsid w:val="004F00CD"/>
    <w:rsid w:val="004F0AF0"/>
    <w:rsid w:val="004F1427"/>
    <w:rsid w:val="004F23E9"/>
    <w:rsid w:val="004F23F0"/>
    <w:rsid w:val="004F2673"/>
    <w:rsid w:val="004F2965"/>
    <w:rsid w:val="004F4613"/>
    <w:rsid w:val="004F4C64"/>
    <w:rsid w:val="004F5596"/>
    <w:rsid w:val="004F6A70"/>
    <w:rsid w:val="004F6EED"/>
    <w:rsid w:val="004F6F85"/>
    <w:rsid w:val="004F7192"/>
    <w:rsid w:val="004F7D7D"/>
    <w:rsid w:val="004F7EDE"/>
    <w:rsid w:val="00500329"/>
    <w:rsid w:val="00501A60"/>
    <w:rsid w:val="00502F42"/>
    <w:rsid w:val="00503520"/>
    <w:rsid w:val="00503607"/>
    <w:rsid w:val="0050473A"/>
    <w:rsid w:val="00505A3C"/>
    <w:rsid w:val="00506004"/>
    <w:rsid w:val="0050648E"/>
    <w:rsid w:val="0050676A"/>
    <w:rsid w:val="00506DC3"/>
    <w:rsid w:val="005070C6"/>
    <w:rsid w:val="0050750A"/>
    <w:rsid w:val="00507F14"/>
    <w:rsid w:val="0051012A"/>
    <w:rsid w:val="0051064A"/>
    <w:rsid w:val="00510D0D"/>
    <w:rsid w:val="005116AC"/>
    <w:rsid w:val="00511A36"/>
    <w:rsid w:val="00511B9B"/>
    <w:rsid w:val="00512A31"/>
    <w:rsid w:val="00512EF8"/>
    <w:rsid w:val="0051593D"/>
    <w:rsid w:val="00515E21"/>
    <w:rsid w:val="00515EB9"/>
    <w:rsid w:val="00516BD9"/>
    <w:rsid w:val="005176A5"/>
    <w:rsid w:val="005179DB"/>
    <w:rsid w:val="0052092D"/>
    <w:rsid w:val="00521A4A"/>
    <w:rsid w:val="00521AE9"/>
    <w:rsid w:val="00521C45"/>
    <w:rsid w:val="00522032"/>
    <w:rsid w:val="005222C8"/>
    <w:rsid w:val="005233FA"/>
    <w:rsid w:val="00524D63"/>
    <w:rsid w:val="0052519C"/>
    <w:rsid w:val="00530E0D"/>
    <w:rsid w:val="00531BF4"/>
    <w:rsid w:val="00531C6E"/>
    <w:rsid w:val="00532663"/>
    <w:rsid w:val="0053278C"/>
    <w:rsid w:val="0053281F"/>
    <w:rsid w:val="005333C0"/>
    <w:rsid w:val="0053368A"/>
    <w:rsid w:val="00533AAF"/>
    <w:rsid w:val="00534348"/>
    <w:rsid w:val="00534F10"/>
    <w:rsid w:val="00535181"/>
    <w:rsid w:val="00535399"/>
    <w:rsid w:val="005361D9"/>
    <w:rsid w:val="005362D5"/>
    <w:rsid w:val="005362ED"/>
    <w:rsid w:val="00536E2C"/>
    <w:rsid w:val="00537477"/>
    <w:rsid w:val="00537A71"/>
    <w:rsid w:val="005407BC"/>
    <w:rsid w:val="0054148F"/>
    <w:rsid w:val="0054217E"/>
    <w:rsid w:val="00543171"/>
    <w:rsid w:val="005436E0"/>
    <w:rsid w:val="00543DEF"/>
    <w:rsid w:val="005440AD"/>
    <w:rsid w:val="00545DD5"/>
    <w:rsid w:val="005460D1"/>
    <w:rsid w:val="0054664D"/>
    <w:rsid w:val="005468A8"/>
    <w:rsid w:val="0054748E"/>
    <w:rsid w:val="00547745"/>
    <w:rsid w:val="0055054D"/>
    <w:rsid w:val="00551C30"/>
    <w:rsid w:val="00552620"/>
    <w:rsid w:val="005527A5"/>
    <w:rsid w:val="0055360A"/>
    <w:rsid w:val="00553666"/>
    <w:rsid w:val="00553A3F"/>
    <w:rsid w:val="00553D11"/>
    <w:rsid w:val="005543B7"/>
    <w:rsid w:val="005559BE"/>
    <w:rsid w:val="00556ACB"/>
    <w:rsid w:val="005579ED"/>
    <w:rsid w:val="0056010D"/>
    <w:rsid w:val="00561D7A"/>
    <w:rsid w:val="00562309"/>
    <w:rsid w:val="005626C6"/>
    <w:rsid w:val="0056329F"/>
    <w:rsid w:val="00563963"/>
    <w:rsid w:val="00563B6C"/>
    <w:rsid w:val="00563FF6"/>
    <w:rsid w:val="005651D6"/>
    <w:rsid w:val="00565738"/>
    <w:rsid w:val="00566FF2"/>
    <w:rsid w:val="0056715B"/>
    <w:rsid w:val="00567214"/>
    <w:rsid w:val="005704B0"/>
    <w:rsid w:val="00570B7F"/>
    <w:rsid w:val="00571706"/>
    <w:rsid w:val="00571A52"/>
    <w:rsid w:val="00572155"/>
    <w:rsid w:val="00573AFD"/>
    <w:rsid w:val="00575CB8"/>
    <w:rsid w:val="00576EF6"/>
    <w:rsid w:val="0057715E"/>
    <w:rsid w:val="00580245"/>
    <w:rsid w:val="00580EA1"/>
    <w:rsid w:val="00581CC9"/>
    <w:rsid w:val="00582C03"/>
    <w:rsid w:val="005831D5"/>
    <w:rsid w:val="005831FB"/>
    <w:rsid w:val="00584D73"/>
    <w:rsid w:val="00586E14"/>
    <w:rsid w:val="005874F0"/>
    <w:rsid w:val="00590B63"/>
    <w:rsid w:val="005917DA"/>
    <w:rsid w:val="00591E60"/>
    <w:rsid w:val="0059201D"/>
    <w:rsid w:val="005920CF"/>
    <w:rsid w:val="00592121"/>
    <w:rsid w:val="005932EF"/>
    <w:rsid w:val="00593EA2"/>
    <w:rsid w:val="00594388"/>
    <w:rsid w:val="00594D63"/>
    <w:rsid w:val="00594F3B"/>
    <w:rsid w:val="00595949"/>
    <w:rsid w:val="00595967"/>
    <w:rsid w:val="00595E6B"/>
    <w:rsid w:val="00596992"/>
    <w:rsid w:val="005970D8"/>
    <w:rsid w:val="0059712C"/>
    <w:rsid w:val="005973A8"/>
    <w:rsid w:val="00597B08"/>
    <w:rsid w:val="005A099A"/>
    <w:rsid w:val="005A0A11"/>
    <w:rsid w:val="005A0AC6"/>
    <w:rsid w:val="005A14D5"/>
    <w:rsid w:val="005A239D"/>
    <w:rsid w:val="005A2AAC"/>
    <w:rsid w:val="005A3232"/>
    <w:rsid w:val="005A3A77"/>
    <w:rsid w:val="005A4DE7"/>
    <w:rsid w:val="005A522C"/>
    <w:rsid w:val="005A532A"/>
    <w:rsid w:val="005A6F5C"/>
    <w:rsid w:val="005A718E"/>
    <w:rsid w:val="005B0178"/>
    <w:rsid w:val="005B1195"/>
    <w:rsid w:val="005B119B"/>
    <w:rsid w:val="005B1B2F"/>
    <w:rsid w:val="005B1F1F"/>
    <w:rsid w:val="005B2957"/>
    <w:rsid w:val="005B342A"/>
    <w:rsid w:val="005B34F2"/>
    <w:rsid w:val="005B3F35"/>
    <w:rsid w:val="005B3F5C"/>
    <w:rsid w:val="005B4298"/>
    <w:rsid w:val="005B526A"/>
    <w:rsid w:val="005B591A"/>
    <w:rsid w:val="005B5952"/>
    <w:rsid w:val="005B60D8"/>
    <w:rsid w:val="005B6863"/>
    <w:rsid w:val="005B6F48"/>
    <w:rsid w:val="005B6FF1"/>
    <w:rsid w:val="005C012E"/>
    <w:rsid w:val="005C0873"/>
    <w:rsid w:val="005C08AA"/>
    <w:rsid w:val="005C112F"/>
    <w:rsid w:val="005C1C55"/>
    <w:rsid w:val="005C2727"/>
    <w:rsid w:val="005C3396"/>
    <w:rsid w:val="005C366D"/>
    <w:rsid w:val="005C3982"/>
    <w:rsid w:val="005C3E5C"/>
    <w:rsid w:val="005C4B73"/>
    <w:rsid w:val="005C4C4E"/>
    <w:rsid w:val="005C4F4C"/>
    <w:rsid w:val="005C55FC"/>
    <w:rsid w:val="005C5684"/>
    <w:rsid w:val="005C5F9F"/>
    <w:rsid w:val="005C797F"/>
    <w:rsid w:val="005D0489"/>
    <w:rsid w:val="005D064D"/>
    <w:rsid w:val="005D0AF2"/>
    <w:rsid w:val="005D192C"/>
    <w:rsid w:val="005D2020"/>
    <w:rsid w:val="005D2798"/>
    <w:rsid w:val="005D281A"/>
    <w:rsid w:val="005D2D90"/>
    <w:rsid w:val="005D31D4"/>
    <w:rsid w:val="005D58C3"/>
    <w:rsid w:val="005D5914"/>
    <w:rsid w:val="005D5BC3"/>
    <w:rsid w:val="005D73F5"/>
    <w:rsid w:val="005D79CF"/>
    <w:rsid w:val="005E05F7"/>
    <w:rsid w:val="005E0C9B"/>
    <w:rsid w:val="005E155E"/>
    <w:rsid w:val="005E24B4"/>
    <w:rsid w:val="005E2612"/>
    <w:rsid w:val="005E26C4"/>
    <w:rsid w:val="005E2B1D"/>
    <w:rsid w:val="005E2D6C"/>
    <w:rsid w:val="005E2F90"/>
    <w:rsid w:val="005E3123"/>
    <w:rsid w:val="005E3400"/>
    <w:rsid w:val="005E34D7"/>
    <w:rsid w:val="005E373A"/>
    <w:rsid w:val="005E3A72"/>
    <w:rsid w:val="005E450F"/>
    <w:rsid w:val="005E55F7"/>
    <w:rsid w:val="005E57C0"/>
    <w:rsid w:val="005E5E26"/>
    <w:rsid w:val="005E6198"/>
    <w:rsid w:val="005E6225"/>
    <w:rsid w:val="005E631A"/>
    <w:rsid w:val="005E71FB"/>
    <w:rsid w:val="005E7904"/>
    <w:rsid w:val="005E7B23"/>
    <w:rsid w:val="005F1309"/>
    <w:rsid w:val="005F2044"/>
    <w:rsid w:val="005F2954"/>
    <w:rsid w:val="005F37FE"/>
    <w:rsid w:val="005F3FEB"/>
    <w:rsid w:val="005F404C"/>
    <w:rsid w:val="005F47C4"/>
    <w:rsid w:val="005F5114"/>
    <w:rsid w:val="005F68C4"/>
    <w:rsid w:val="005F7221"/>
    <w:rsid w:val="005F7291"/>
    <w:rsid w:val="005F74CC"/>
    <w:rsid w:val="005F755A"/>
    <w:rsid w:val="005F7F81"/>
    <w:rsid w:val="006001D3"/>
    <w:rsid w:val="00600255"/>
    <w:rsid w:val="0060078C"/>
    <w:rsid w:val="00600BA3"/>
    <w:rsid w:val="006010AB"/>
    <w:rsid w:val="006010FC"/>
    <w:rsid w:val="00601622"/>
    <w:rsid w:val="0060212E"/>
    <w:rsid w:val="00602D65"/>
    <w:rsid w:val="00604007"/>
    <w:rsid w:val="006058E0"/>
    <w:rsid w:val="0060594E"/>
    <w:rsid w:val="00605ABA"/>
    <w:rsid w:val="00605D1A"/>
    <w:rsid w:val="0060606F"/>
    <w:rsid w:val="006061F8"/>
    <w:rsid w:val="00606D86"/>
    <w:rsid w:val="00606F57"/>
    <w:rsid w:val="00607186"/>
    <w:rsid w:val="006071A7"/>
    <w:rsid w:val="00607513"/>
    <w:rsid w:val="006078D3"/>
    <w:rsid w:val="00607BE7"/>
    <w:rsid w:val="00610254"/>
    <w:rsid w:val="006111AD"/>
    <w:rsid w:val="00611E2A"/>
    <w:rsid w:val="00612B95"/>
    <w:rsid w:val="00614518"/>
    <w:rsid w:val="006145A6"/>
    <w:rsid w:val="00614937"/>
    <w:rsid w:val="00615309"/>
    <w:rsid w:val="00615799"/>
    <w:rsid w:val="0061651E"/>
    <w:rsid w:val="00616779"/>
    <w:rsid w:val="00616D87"/>
    <w:rsid w:val="006175A4"/>
    <w:rsid w:val="00620D4B"/>
    <w:rsid w:val="00621008"/>
    <w:rsid w:val="0062141B"/>
    <w:rsid w:val="00621883"/>
    <w:rsid w:val="00621A5E"/>
    <w:rsid w:val="0062225D"/>
    <w:rsid w:val="00622C71"/>
    <w:rsid w:val="0062312F"/>
    <w:rsid w:val="006233E6"/>
    <w:rsid w:val="00624A6E"/>
    <w:rsid w:val="00625128"/>
    <w:rsid w:val="0062574F"/>
    <w:rsid w:val="00626691"/>
    <w:rsid w:val="00627510"/>
    <w:rsid w:val="00630800"/>
    <w:rsid w:val="00631398"/>
    <w:rsid w:val="006323E1"/>
    <w:rsid w:val="00632486"/>
    <w:rsid w:val="00632993"/>
    <w:rsid w:val="00632DDA"/>
    <w:rsid w:val="00632EBA"/>
    <w:rsid w:val="006332AB"/>
    <w:rsid w:val="006335D3"/>
    <w:rsid w:val="0063364E"/>
    <w:rsid w:val="00633BC4"/>
    <w:rsid w:val="006353A4"/>
    <w:rsid w:val="006353DB"/>
    <w:rsid w:val="006354CF"/>
    <w:rsid w:val="00635A15"/>
    <w:rsid w:val="00635FC6"/>
    <w:rsid w:val="006367ED"/>
    <w:rsid w:val="00636F7F"/>
    <w:rsid w:val="006373F2"/>
    <w:rsid w:val="0063753C"/>
    <w:rsid w:val="00637700"/>
    <w:rsid w:val="006379A1"/>
    <w:rsid w:val="006379B7"/>
    <w:rsid w:val="00640040"/>
    <w:rsid w:val="00640132"/>
    <w:rsid w:val="00640ADE"/>
    <w:rsid w:val="00640EAE"/>
    <w:rsid w:val="00641336"/>
    <w:rsid w:val="006414D8"/>
    <w:rsid w:val="0064155D"/>
    <w:rsid w:val="00643148"/>
    <w:rsid w:val="00643931"/>
    <w:rsid w:val="00643C66"/>
    <w:rsid w:val="00644304"/>
    <w:rsid w:val="006444AB"/>
    <w:rsid w:val="00644AC2"/>
    <w:rsid w:val="00644BED"/>
    <w:rsid w:val="006454D1"/>
    <w:rsid w:val="00645C9F"/>
    <w:rsid w:val="00645DFE"/>
    <w:rsid w:val="0064609E"/>
    <w:rsid w:val="00646107"/>
    <w:rsid w:val="006472C6"/>
    <w:rsid w:val="0065058E"/>
    <w:rsid w:val="006513AE"/>
    <w:rsid w:val="006514E4"/>
    <w:rsid w:val="00652E44"/>
    <w:rsid w:val="0065403E"/>
    <w:rsid w:val="00654450"/>
    <w:rsid w:val="00654862"/>
    <w:rsid w:val="006550D4"/>
    <w:rsid w:val="0065633F"/>
    <w:rsid w:val="00656AD1"/>
    <w:rsid w:val="0065716D"/>
    <w:rsid w:val="00657A8C"/>
    <w:rsid w:val="00660333"/>
    <w:rsid w:val="00660AD1"/>
    <w:rsid w:val="00660C5D"/>
    <w:rsid w:val="00661C5E"/>
    <w:rsid w:val="006635DE"/>
    <w:rsid w:val="00664168"/>
    <w:rsid w:val="006655E1"/>
    <w:rsid w:val="006657BB"/>
    <w:rsid w:val="00665897"/>
    <w:rsid w:val="006674E8"/>
    <w:rsid w:val="0067008A"/>
    <w:rsid w:val="00670E82"/>
    <w:rsid w:val="00671252"/>
    <w:rsid w:val="0067182F"/>
    <w:rsid w:val="006722CB"/>
    <w:rsid w:val="0067297A"/>
    <w:rsid w:val="00672CB0"/>
    <w:rsid w:val="0067567F"/>
    <w:rsid w:val="006757E8"/>
    <w:rsid w:val="00675C39"/>
    <w:rsid w:val="00675C7D"/>
    <w:rsid w:val="006762AA"/>
    <w:rsid w:val="00676C81"/>
    <w:rsid w:val="00676E39"/>
    <w:rsid w:val="0067774D"/>
    <w:rsid w:val="00680C31"/>
    <w:rsid w:val="006810B0"/>
    <w:rsid w:val="006811A0"/>
    <w:rsid w:val="00681395"/>
    <w:rsid w:val="0068208A"/>
    <w:rsid w:val="006823D7"/>
    <w:rsid w:val="00682A3B"/>
    <w:rsid w:val="00682CB6"/>
    <w:rsid w:val="006830A6"/>
    <w:rsid w:val="0068344A"/>
    <w:rsid w:val="00683C58"/>
    <w:rsid w:val="00684FA5"/>
    <w:rsid w:val="00685EFB"/>
    <w:rsid w:val="006873E6"/>
    <w:rsid w:val="00690493"/>
    <w:rsid w:val="00690721"/>
    <w:rsid w:val="006911B7"/>
    <w:rsid w:val="00692917"/>
    <w:rsid w:val="006931D6"/>
    <w:rsid w:val="006938DB"/>
    <w:rsid w:val="006942EF"/>
    <w:rsid w:val="00694901"/>
    <w:rsid w:val="00694C12"/>
    <w:rsid w:val="006951BF"/>
    <w:rsid w:val="00695B94"/>
    <w:rsid w:val="006968D8"/>
    <w:rsid w:val="00696917"/>
    <w:rsid w:val="00696D2A"/>
    <w:rsid w:val="00696E82"/>
    <w:rsid w:val="00697901"/>
    <w:rsid w:val="006A055C"/>
    <w:rsid w:val="006A0A87"/>
    <w:rsid w:val="006A0CA9"/>
    <w:rsid w:val="006A13B4"/>
    <w:rsid w:val="006A1B44"/>
    <w:rsid w:val="006A21CE"/>
    <w:rsid w:val="006A2B00"/>
    <w:rsid w:val="006A3C0A"/>
    <w:rsid w:val="006A5445"/>
    <w:rsid w:val="006A56FC"/>
    <w:rsid w:val="006A5B1D"/>
    <w:rsid w:val="006A6242"/>
    <w:rsid w:val="006A68D0"/>
    <w:rsid w:val="006A71DD"/>
    <w:rsid w:val="006A7454"/>
    <w:rsid w:val="006B010F"/>
    <w:rsid w:val="006B0431"/>
    <w:rsid w:val="006B0AD4"/>
    <w:rsid w:val="006B0B42"/>
    <w:rsid w:val="006B0DDB"/>
    <w:rsid w:val="006B1850"/>
    <w:rsid w:val="006B2613"/>
    <w:rsid w:val="006B2BAC"/>
    <w:rsid w:val="006B4621"/>
    <w:rsid w:val="006B4894"/>
    <w:rsid w:val="006B4C1A"/>
    <w:rsid w:val="006B4E9F"/>
    <w:rsid w:val="006B52CA"/>
    <w:rsid w:val="006B5609"/>
    <w:rsid w:val="006B58E4"/>
    <w:rsid w:val="006B6944"/>
    <w:rsid w:val="006B6AB1"/>
    <w:rsid w:val="006B6D79"/>
    <w:rsid w:val="006B7A32"/>
    <w:rsid w:val="006B7A4F"/>
    <w:rsid w:val="006C037F"/>
    <w:rsid w:val="006C186F"/>
    <w:rsid w:val="006C2CBB"/>
    <w:rsid w:val="006C32B9"/>
    <w:rsid w:val="006C32F8"/>
    <w:rsid w:val="006C3B4A"/>
    <w:rsid w:val="006C3B7E"/>
    <w:rsid w:val="006C3D60"/>
    <w:rsid w:val="006C4736"/>
    <w:rsid w:val="006C4B17"/>
    <w:rsid w:val="006C5422"/>
    <w:rsid w:val="006C5B5A"/>
    <w:rsid w:val="006C5D57"/>
    <w:rsid w:val="006C642D"/>
    <w:rsid w:val="006C64FC"/>
    <w:rsid w:val="006C69F8"/>
    <w:rsid w:val="006C6A3B"/>
    <w:rsid w:val="006C7038"/>
    <w:rsid w:val="006C7A15"/>
    <w:rsid w:val="006D04BD"/>
    <w:rsid w:val="006D086E"/>
    <w:rsid w:val="006D175A"/>
    <w:rsid w:val="006D1F1F"/>
    <w:rsid w:val="006D1FE1"/>
    <w:rsid w:val="006D25E0"/>
    <w:rsid w:val="006D2F83"/>
    <w:rsid w:val="006D315D"/>
    <w:rsid w:val="006D3EBE"/>
    <w:rsid w:val="006D5D05"/>
    <w:rsid w:val="006D695A"/>
    <w:rsid w:val="006D6A8F"/>
    <w:rsid w:val="006D718B"/>
    <w:rsid w:val="006D7251"/>
    <w:rsid w:val="006E02E3"/>
    <w:rsid w:val="006E06BE"/>
    <w:rsid w:val="006E097D"/>
    <w:rsid w:val="006E1089"/>
    <w:rsid w:val="006E16B3"/>
    <w:rsid w:val="006E1770"/>
    <w:rsid w:val="006E185E"/>
    <w:rsid w:val="006E2002"/>
    <w:rsid w:val="006E26EA"/>
    <w:rsid w:val="006E4394"/>
    <w:rsid w:val="006E457F"/>
    <w:rsid w:val="006E50D5"/>
    <w:rsid w:val="006E6F9D"/>
    <w:rsid w:val="006E70A1"/>
    <w:rsid w:val="006E7D81"/>
    <w:rsid w:val="006E7E28"/>
    <w:rsid w:val="006F0F97"/>
    <w:rsid w:val="006F1233"/>
    <w:rsid w:val="006F15DA"/>
    <w:rsid w:val="006F16A5"/>
    <w:rsid w:val="006F1F73"/>
    <w:rsid w:val="006F2247"/>
    <w:rsid w:val="006F23FB"/>
    <w:rsid w:val="006F2C73"/>
    <w:rsid w:val="006F361E"/>
    <w:rsid w:val="006F3F5C"/>
    <w:rsid w:val="006F42D8"/>
    <w:rsid w:val="006F484A"/>
    <w:rsid w:val="006F4B6E"/>
    <w:rsid w:val="006F56A3"/>
    <w:rsid w:val="006F58FB"/>
    <w:rsid w:val="006F6195"/>
    <w:rsid w:val="006F6308"/>
    <w:rsid w:val="006F6EA0"/>
    <w:rsid w:val="0070052C"/>
    <w:rsid w:val="007005AD"/>
    <w:rsid w:val="007008E7"/>
    <w:rsid w:val="0070108D"/>
    <w:rsid w:val="007021D7"/>
    <w:rsid w:val="007028C2"/>
    <w:rsid w:val="00702B69"/>
    <w:rsid w:val="00703785"/>
    <w:rsid w:val="00703D93"/>
    <w:rsid w:val="007053D9"/>
    <w:rsid w:val="007057F4"/>
    <w:rsid w:val="007059F5"/>
    <w:rsid w:val="00705F5F"/>
    <w:rsid w:val="0070615F"/>
    <w:rsid w:val="0070671F"/>
    <w:rsid w:val="0070691F"/>
    <w:rsid w:val="00706F2B"/>
    <w:rsid w:val="0070727F"/>
    <w:rsid w:val="00707581"/>
    <w:rsid w:val="00707594"/>
    <w:rsid w:val="007077A0"/>
    <w:rsid w:val="00707ABE"/>
    <w:rsid w:val="00707F3D"/>
    <w:rsid w:val="00710341"/>
    <w:rsid w:val="007112EC"/>
    <w:rsid w:val="007114E9"/>
    <w:rsid w:val="00712B5E"/>
    <w:rsid w:val="00713D85"/>
    <w:rsid w:val="00713F35"/>
    <w:rsid w:val="00714A26"/>
    <w:rsid w:val="00714A7E"/>
    <w:rsid w:val="00714DE8"/>
    <w:rsid w:val="0071530C"/>
    <w:rsid w:val="007155F4"/>
    <w:rsid w:val="007158F6"/>
    <w:rsid w:val="00716133"/>
    <w:rsid w:val="007175A4"/>
    <w:rsid w:val="007202E2"/>
    <w:rsid w:val="00721584"/>
    <w:rsid w:val="007216C9"/>
    <w:rsid w:val="0072240F"/>
    <w:rsid w:val="0072555E"/>
    <w:rsid w:val="00725720"/>
    <w:rsid w:val="00725A0E"/>
    <w:rsid w:val="00725E58"/>
    <w:rsid w:val="00725F61"/>
    <w:rsid w:val="0072612F"/>
    <w:rsid w:val="00726310"/>
    <w:rsid w:val="0072644F"/>
    <w:rsid w:val="00726629"/>
    <w:rsid w:val="00726BB5"/>
    <w:rsid w:val="00726BF2"/>
    <w:rsid w:val="00726DC1"/>
    <w:rsid w:val="0072722F"/>
    <w:rsid w:val="007277D4"/>
    <w:rsid w:val="0072782D"/>
    <w:rsid w:val="007303D4"/>
    <w:rsid w:val="00730A12"/>
    <w:rsid w:val="00730C21"/>
    <w:rsid w:val="00730F10"/>
    <w:rsid w:val="00731453"/>
    <w:rsid w:val="007315F2"/>
    <w:rsid w:val="0073263F"/>
    <w:rsid w:val="007329C3"/>
    <w:rsid w:val="00732F10"/>
    <w:rsid w:val="00733C52"/>
    <w:rsid w:val="00735B3E"/>
    <w:rsid w:val="00735BF3"/>
    <w:rsid w:val="00735CB5"/>
    <w:rsid w:val="0073631C"/>
    <w:rsid w:val="0073685B"/>
    <w:rsid w:val="00736C6E"/>
    <w:rsid w:val="00740599"/>
    <w:rsid w:val="00740FD9"/>
    <w:rsid w:val="00741BAF"/>
    <w:rsid w:val="00742282"/>
    <w:rsid w:val="00742488"/>
    <w:rsid w:val="00742706"/>
    <w:rsid w:val="0074326C"/>
    <w:rsid w:val="007432DE"/>
    <w:rsid w:val="00743EFA"/>
    <w:rsid w:val="00744860"/>
    <w:rsid w:val="007449E3"/>
    <w:rsid w:val="00744F0B"/>
    <w:rsid w:val="00744F58"/>
    <w:rsid w:val="00746D00"/>
    <w:rsid w:val="007470C8"/>
    <w:rsid w:val="00747135"/>
    <w:rsid w:val="00750BFC"/>
    <w:rsid w:val="00750D07"/>
    <w:rsid w:val="007517B2"/>
    <w:rsid w:val="007519CD"/>
    <w:rsid w:val="00751A19"/>
    <w:rsid w:val="0075217B"/>
    <w:rsid w:val="007522AE"/>
    <w:rsid w:val="0075269F"/>
    <w:rsid w:val="00752F87"/>
    <w:rsid w:val="00753A8A"/>
    <w:rsid w:val="00753AA9"/>
    <w:rsid w:val="00753DCE"/>
    <w:rsid w:val="007540E9"/>
    <w:rsid w:val="00754189"/>
    <w:rsid w:val="00754B69"/>
    <w:rsid w:val="00754C1A"/>
    <w:rsid w:val="00754CD9"/>
    <w:rsid w:val="00755035"/>
    <w:rsid w:val="00755600"/>
    <w:rsid w:val="00755AF4"/>
    <w:rsid w:val="00756211"/>
    <w:rsid w:val="00756725"/>
    <w:rsid w:val="0075743F"/>
    <w:rsid w:val="00760052"/>
    <w:rsid w:val="007611D4"/>
    <w:rsid w:val="007615E7"/>
    <w:rsid w:val="00761A3E"/>
    <w:rsid w:val="00761AA4"/>
    <w:rsid w:val="00761ED5"/>
    <w:rsid w:val="007628E9"/>
    <w:rsid w:val="007629A6"/>
    <w:rsid w:val="00762C2B"/>
    <w:rsid w:val="0076362A"/>
    <w:rsid w:val="00763747"/>
    <w:rsid w:val="00763A3A"/>
    <w:rsid w:val="00763B7E"/>
    <w:rsid w:val="00764567"/>
    <w:rsid w:val="0076563C"/>
    <w:rsid w:val="00765B69"/>
    <w:rsid w:val="00765BCE"/>
    <w:rsid w:val="0076791E"/>
    <w:rsid w:val="007700B9"/>
    <w:rsid w:val="0077072C"/>
    <w:rsid w:val="0077076C"/>
    <w:rsid w:val="00770D2C"/>
    <w:rsid w:val="00771436"/>
    <w:rsid w:val="00771CB9"/>
    <w:rsid w:val="007720BE"/>
    <w:rsid w:val="00772941"/>
    <w:rsid w:val="0077327C"/>
    <w:rsid w:val="007734BC"/>
    <w:rsid w:val="0077496C"/>
    <w:rsid w:val="00774C95"/>
    <w:rsid w:val="007750BD"/>
    <w:rsid w:val="007752A7"/>
    <w:rsid w:val="00775BE2"/>
    <w:rsid w:val="00776351"/>
    <w:rsid w:val="007763F3"/>
    <w:rsid w:val="0077690C"/>
    <w:rsid w:val="00776940"/>
    <w:rsid w:val="007769CF"/>
    <w:rsid w:val="00776BE3"/>
    <w:rsid w:val="00776C8E"/>
    <w:rsid w:val="00777BE2"/>
    <w:rsid w:val="00781BE0"/>
    <w:rsid w:val="00781C27"/>
    <w:rsid w:val="007822DE"/>
    <w:rsid w:val="0078250E"/>
    <w:rsid w:val="00782EBF"/>
    <w:rsid w:val="00784008"/>
    <w:rsid w:val="00784230"/>
    <w:rsid w:val="00784AC2"/>
    <w:rsid w:val="00784BA2"/>
    <w:rsid w:val="0078532E"/>
    <w:rsid w:val="00785742"/>
    <w:rsid w:val="00786367"/>
    <w:rsid w:val="0078644D"/>
    <w:rsid w:val="00786B31"/>
    <w:rsid w:val="00786C65"/>
    <w:rsid w:val="00786F1B"/>
    <w:rsid w:val="00790D01"/>
    <w:rsid w:val="007915FE"/>
    <w:rsid w:val="0079180D"/>
    <w:rsid w:val="00792FD1"/>
    <w:rsid w:val="007938C2"/>
    <w:rsid w:val="00793E25"/>
    <w:rsid w:val="0079428E"/>
    <w:rsid w:val="00795B91"/>
    <w:rsid w:val="00795F44"/>
    <w:rsid w:val="007975B6"/>
    <w:rsid w:val="00797F5C"/>
    <w:rsid w:val="007A0405"/>
    <w:rsid w:val="007A0F8D"/>
    <w:rsid w:val="007A1226"/>
    <w:rsid w:val="007A1804"/>
    <w:rsid w:val="007A1C8D"/>
    <w:rsid w:val="007A2C20"/>
    <w:rsid w:val="007A30DA"/>
    <w:rsid w:val="007A43A6"/>
    <w:rsid w:val="007A45B6"/>
    <w:rsid w:val="007A6D00"/>
    <w:rsid w:val="007A7E7E"/>
    <w:rsid w:val="007A7EF8"/>
    <w:rsid w:val="007B0344"/>
    <w:rsid w:val="007B0533"/>
    <w:rsid w:val="007B0746"/>
    <w:rsid w:val="007B0A4C"/>
    <w:rsid w:val="007B0AF4"/>
    <w:rsid w:val="007B0C73"/>
    <w:rsid w:val="007B1769"/>
    <w:rsid w:val="007B2963"/>
    <w:rsid w:val="007B2B5E"/>
    <w:rsid w:val="007B2E33"/>
    <w:rsid w:val="007B3588"/>
    <w:rsid w:val="007B4109"/>
    <w:rsid w:val="007B478E"/>
    <w:rsid w:val="007B4C04"/>
    <w:rsid w:val="007B50F7"/>
    <w:rsid w:val="007B513A"/>
    <w:rsid w:val="007B5725"/>
    <w:rsid w:val="007B606B"/>
    <w:rsid w:val="007B6915"/>
    <w:rsid w:val="007B6AB7"/>
    <w:rsid w:val="007B6B94"/>
    <w:rsid w:val="007B7346"/>
    <w:rsid w:val="007B79BC"/>
    <w:rsid w:val="007B7ACD"/>
    <w:rsid w:val="007C07B7"/>
    <w:rsid w:val="007C0F72"/>
    <w:rsid w:val="007C1149"/>
    <w:rsid w:val="007C1C9F"/>
    <w:rsid w:val="007C2591"/>
    <w:rsid w:val="007C3126"/>
    <w:rsid w:val="007C3A5B"/>
    <w:rsid w:val="007C3BDF"/>
    <w:rsid w:val="007C5ACB"/>
    <w:rsid w:val="007C6750"/>
    <w:rsid w:val="007C721B"/>
    <w:rsid w:val="007C741F"/>
    <w:rsid w:val="007C7843"/>
    <w:rsid w:val="007C7AC6"/>
    <w:rsid w:val="007C7D61"/>
    <w:rsid w:val="007D0752"/>
    <w:rsid w:val="007D0EDE"/>
    <w:rsid w:val="007D1617"/>
    <w:rsid w:val="007D1B14"/>
    <w:rsid w:val="007D1C94"/>
    <w:rsid w:val="007D21C3"/>
    <w:rsid w:val="007D2CB5"/>
    <w:rsid w:val="007D30C6"/>
    <w:rsid w:val="007D3368"/>
    <w:rsid w:val="007D353A"/>
    <w:rsid w:val="007D3F8B"/>
    <w:rsid w:val="007D42EC"/>
    <w:rsid w:val="007D59AD"/>
    <w:rsid w:val="007D5B04"/>
    <w:rsid w:val="007D65A2"/>
    <w:rsid w:val="007E0291"/>
    <w:rsid w:val="007E1263"/>
    <w:rsid w:val="007E1C4D"/>
    <w:rsid w:val="007E1EFF"/>
    <w:rsid w:val="007E2204"/>
    <w:rsid w:val="007E2932"/>
    <w:rsid w:val="007E2CBA"/>
    <w:rsid w:val="007E30ED"/>
    <w:rsid w:val="007E3517"/>
    <w:rsid w:val="007E382A"/>
    <w:rsid w:val="007E3DEE"/>
    <w:rsid w:val="007E3F07"/>
    <w:rsid w:val="007E43B7"/>
    <w:rsid w:val="007E4600"/>
    <w:rsid w:val="007E541D"/>
    <w:rsid w:val="007E56BC"/>
    <w:rsid w:val="007E6AE9"/>
    <w:rsid w:val="007E6E63"/>
    <w:rsid w:val="007E6EE1"/>
    <w:rsid w:val="007E7DB7"/>
    <w:rsid w:val="007E7F61"/>
    <w:rsid w:val="007F0710"/>
    <w:rsid w:val="007F1CF9"/>
    <w:rsid w:val="007F2199"/>
    <w:rsid w:val="007F2CB9"/>
    <w:rsid w:val="007F3148"/>
    <w:rsid w:val="007F3D3D"/>
    <w:rsid w:val="007F409C"/>
    <w:rsid w:val="007F43F9"/>
    <w:rsid w:val="007F48F4"/>
    <w:rsid w:val="007F4DE0"/>
    <w:rsid w:val="007F4F73"/>
    <w:rsid w:val="007F616E"/>
    <w:rsid w:val="007F6EFC"/>
    <w:rsid w:val="007F791C"/>
    <w:rsid w:val="007F7C82"/>
    <w:rsid w:val="007F7E73"/>
    <w:rsid w:val="0080079F"/>
    <w:rsid w:val="00800B39"/>
    <w:rsid w:val="00801085"/>
    <w:rsid w:val="00801340"/>
    <w:rsid w:val="0080199A"/>
    <w:rsid w:val="00801FBB"/>
    <w:rsid w:val="00803342"/>
    <w:rsid w:val="00803CBC"/>
    <w:rsid w:val="00804074"/>
    <w:rsid w:val="00804425"/>
    <w:rsid w:val="00805319"/>
    <w:rsid w:val="00805352"/>
    <w:rsid w:val="0080661B"/>
    <w:rsid w:val="00806E76"/>
    <w:rsid w:val="00807311"/>
    <w:rsid w:val="00807694"/>
    <w:rsid w:val="00807D83"/>
    <w:rsid w:val="00807EC2"/>
    <w:rsid w:val="0081241B"/>
    <w:rsid w:val="00812448"/>
    <w:rsid w:val="008125C6"/>
    <w:rsid w:val="0081340E"/>
    <w:rsid w:val="00813D4B"/>
    <w:rsid w:val="008141EA"/>
    <w:rsid w:val="00814A31"/>
    <w:rsid w:val="00814ADA"/>
    <w:rsid w:val="00814C1F"/>
    <w:rsid w:val="008160F3"/>
    <w:rsid w:val="008172FA"/>
    <w:rsid w:val="0081735C"/>
    <w:rsid w:val="008173E9"/>
    <w:rsid w:val="00820750"/>
    <w:rsid w:val="00822199"/>
    <w:rsid w:val="00822215"/>
    <w:rsid w:val="00823011"/>
    <w:rsid w:val="008239D1"/>
    <w:rsid w:val="0082436E"/>
    <w:rsid w:val="00825292"/>
    <w:rsid w:val="00825409"/>
    <w:rsid w:val="00825898"/>
    <w:rsid w:val="008266C0"/>
    <w:rsid w:val="00826A6E"/>
    <w:rsid w:val="00826F93"/>
    <w:rsid w:val="00827CF2"/>
    <w:rsid w:val="008302C3"/>
    <w:rsid w:val="00830374"/>
    <w:rsid w:val="008306EB"/>
    <w:rsid w:val="00830869"/>
    <w:rsid w:val="008309F8"/>
    <w:rsid w:val="00831106"/>
    <w:rsid w:val="008331B3"/>
    <w:rsid w:val="0083348C"/>
    <w:rsid w:val="00833504"/>
    <w:rsid w:val="00834AF8"/>
    <w:rsid w:val="00834C7A"/>
    <w:rsid w:val="00835D97"/>
    <w:rsid w:val="00837767"/>
    <w:rsid w:val="00837785"/>
    <w:rsid w:val="00837D19"/>
    <w:rsid w:val="00837F46"/>
    <w:rsid w:val="008408E3"/>
    <w:rsid w:val="00840BDB"/>
    <w:rsid w:val="00841241"/>
    <w:rsid w:val="00841279"/>
    <w:rsid w:val="00841280"/>
    <w:rsid w:val="008417BF"/>
    <w:rsid w:val="00841AD2"/>
    <w:rsid w:val="00841BB5"/>
    <w:rsid w:val="00841E2A"/>
    <w:rsid w:val="0084203A"/>
    <w:rsid w:val="0084204E"/>
    <w:rsid w:val="008429FC"/>
    <w:rsid w:val="00842AE8"/>
    <w:rsid w:val="00843284"/>
    <w:rsid w:val="008434AF"/>
    <w:rsid w:val="0084398C"/>
    <w:rsid w:val="00843CEC"/>
    <w:rsid w:val="008440F7"/>
    <w:rsid w:val="00844957"/>
    <w:rsid w:val="00844EE2"/>
    <w:rsid w:val="00844F23"/>
    <w:rsid w:val="00844F8E"/>
    <w:rsid w:val="00846110"/>
    <w:rsid w:val="00846498"/>
    <w:rsid w:val="00846670"/>
    <w:rsid w:val="00846B06"/>
    <w:rsid w:val="00847628"/>
    <w:rsid w:val="008479C6"/>
    <w:rsid w:val="008507AD"/>
    <w:rsid w:val="00850948"/>
    <w:rsid w:val="00851EE0"/>
    <w:rsid w:val="00852034"/>
    <w:rsid w:val="008522F0"/>
    <w:rsid w:val="0085255B"/>
    <w:rsid w:val="00852A03"/>
    <w:rsid w:val="00853649"/>
    <w:rsid w:val="00853658"/>
    <w:rsid w:val="008548C6"/>
    <w:rsid w:val="00855CF8"/>
    <w:rsid w:val="008564A8"/>
    <w:rsid w:val="0085704D"/>
    <w:rsid w:val="0085779A"/>
    <w:rsid w:val="00860BD7"/>
    <w:rsid w:val="00860DED"/>
    <w:rsid w:val="008610CF"/>
    <w:rsid w:val="008626BD"/>
    <w:rsid w:val="00862A5C"/>
    <w:rsid w:val="00862B03"/>
    <w:rsid w:val="008637FC"/>
    <w:rsid w:val="008649B1"/>
    <w:rsid w:val="0086580E"/>
    <w:rsid w:val="008660C9"/>
    <w:rsid w:val="0086705F"/>
    <w:rsid w:val="00867D14"/>
    <w:rsid w:val="00867E3D"/>
    <w:rsid w:val="00870998"/>
    <w:rsid w:val="008711A3"/>
    <w:rsid w:val="008715CB"/>
    <w:rsid w:val="008734F2"/>
    <w:rsid w:val="00873997"/>
    <w:rsid w:val="008739C8"/>
    <w:rsid w:val="00873A0F"/>
    <w:rsid w:val="008749F3"/>
    <w:rsid w:val="00874B0B"/>
    <w:rsid w:val="00875354"/>
    <w:rsid w:val="00875939"/>
    <w:rsid w:val="00875F9E"/>
    <w:rsid w:val="008767D8"/>
    <w:rsid w:val="00876B61"/>
    <w:rsid w:val="00876D2D"/>
    <w:rsid w:val="00877398"/>
    <w:rsid w:val="0087768D"/>
    <w:rsid w:val="00880B5B"/>
    <w:rsid w:val="008811D1"/>
    <w:rsid w:val="00881EE4"/>
    <w:rsid w:val="00882BAB"/>
    <w:rsid w:val="0088406A"/>
    <w:rsid w:val="00885958"/>
    <w:rsid w:val="00885E94"/>
    <w:rsid w:val="00886198"/>
    <w:rsid w:val="0088697A"/>
    <w:rsid w:val="008869A3"/>
    <w:rsid w:val="008875E1"/>
    <w:rsid w:val="0089057A"/>
    <w:rsid w:val="00890D24"/>
    <w:rsid w:val="0089190F"/>
    <w:rsid w:val="0089281D"/>
    <w:rsid w:val="0089283F"/>
    <w:rsid w:val="0089292C"/>
    <w:rsid w:val="00892D79"/>
    <w:rsid w:val="00892DC8"/>
    <w:rsid w:val="00893502"/>
    <w:rsid w:val="008935C4"/>
    <w:rsid w:val="008946CA"/>
    <w:rsid w:val="00894C17"/>
    <w:rsid w:val="00894D1C"/>
    <w:rsid w:val="00894ECC"/>
    <w:rsid w:val="0089576F"/>
    <w:rsid w:val="008957C4"/>
    <w:rsid w:val="00895B95"/>
    <w:rsid w:val="0089620A"/>
    <w:rsid w:val="00896811"/>
    <w:rsid w:val="00896F90"/>
    <w:rsid w:val="0089712C"/>
    <w:rsid w:val="008A1271"/>
    <w:rsid w:val="008A177D"/>
    <w:rsid w:val="008A185E"/>
    <w:rsid w:val="008A18A3"/>
    <w:rsid w:val="008A1F53"/>
    <w:rsid w:val="008A2231"/>
    <w:rsid w:val="008A26B9"/>
    <w:rsid w:val="008A33E8"/>
    <w:rsid w:val="008A363F"/>
    <w:rsid w:val="008A3C5F"/>
    <w:rsid w:val="008A43D9"/>
    <w:rsid w:val="008A4D54"/>
    <w:rsid w:val="008A5933"/>
    <w:rsid w:val="008A5DE1"/>
    <w:rsid w:val="008A62BC"/>
    <w:rsid w:val="008A6764"/>
    <w:rsid w:val="008A6A9B"/>
    <w:rsid w:val="008A7723"/>
    <w:rsid w:val="008A7D9F"/>
    <w:rsid w:val="008B130F"/>
    <w:rsid w:val="008B15FC"/>
    <w:rsid w:val="008B17D3"/>
    <w:rsid w:val="008B21EF"/>
    <w:rsid w:val="008B25F1"/>
    <w:rsid w:val="008B357A"/>
    <w:rsid w:val="008B3632"/>
    <w:rsid w:val="008B40BB"/>
    <w:rsid w:val="008B4E75"/>
    <w:rsid w:val="008B55CD"/>
    <w:rsid w:val="008B57B4"/>
    <w:rsid w:val="008B5848"/>
    <w:rsid w:val="008B5F95"/>
    <w:rsid w:val="008B70A3"/>
    <w:rsid w:val="008B7DAA"/>
    <w:rsid w:val="008C04DD"/>
    <w:rsid w:val="008C0597"/>
    <w:rsid w:val="008C0612"/>
    <w:rsid w:val="008C0BA8"/>
    <w:rsid w:val="008C1473"/>
    <w:rsid w:val="008C1AE2"/>
    <w:rsid w:val="008C1F68"/>
    <w:rsid w:val="008C26E0"/>
    <w:rsid w:val="008C3531"/>
    <w:rsid w:val="008C4CCC"/>
    <w:rsid w:val="008C4F34"/>
    <w:rsid w:val="008C5106"/>
    <w:rsid w:val="008C5500"/>
    <w:rsid w:val="008C6413"/>
    <w:rsid w:val="008C68CA"/>
    <w:rsid w:val="008C71E4"/>
    <w:rsid w:val="008D0306"/>
    <w:rsid w:val="008D0C44"/>
    <w:rsid w:val="008D107D"/>
    <w:rsid w:val="008D23C7"/>
    <w:rsid w:val="008D2A93"/>
    <w:rsid w:val="008D2F91"/>
    <w:rsid w:val="008D4969"/>
    <w:rsid w:val="008D4F58"/>
    <w:rsid w:val="008D50A8"/>
    <w:rsid w:val="008D5A55"/>
    <w:rsid w:val="008D607A"/>
    <w:rsid w:val="008D67D0"/>
    <w:rsid w:val="008D69B9"/>
    <w:rsid w:val="008D731E"/>
    <w:rsid w:val="008D7D5F"/>
    <w:rsid w:val="008D7FA4"/>
    <w:rsid w:val="008E01EC"/>
    <w:rsid w:val="008E0833"/>
    <w:rsid w:val="008E15FB"/>
    <w:rsid w:val="008E254A"/>
    <w:rsid w:val="008E2801"/>
    <w:rsid w:val="008E2B64"/>
    <w:rsid w:val="008E3435"/>
    <w:rsid w:val="008E3ED5"/>
    <w:rsid w:val="008E4A06"/>
    <w:rsid w:val="008E4CB4"/>
    <w:rsid w:val="008E52A2"/>
    <w:rsid w:val="008E5676"/>
    <w:rsid w:val="008E5C05"/>
    <w:rsid w:val="008E6017"/>
    <w:rsid w:val="008E704F"/>
    <w:rsid w:val="008E77A9"/>
    <w:rsid w:val="008E7E1D"/>
    <w:rsid w:val="008F0213"/>
    <w:rsid w:val="008F03C3"/>
    <w:rsid w:val="008F03D6"/>
    <w:rsid w:val="008F131B"/>
    <w:rsid w:val="008F136F"/>
    <w:rsid w:val="008F15D7"/>
    <w:rsid w:val="008F160C"/>
    <w:rsid w:val="008F17C7"/>
    <w:rsid w:val="008F199E"/>
    <w:rsid w:val="008F2163"/>
    <w:rsid w:val="008F3C19"/>
    <w:rsid w:val="008F4A6C"/>
    <w:rsid w:val="008F4A7C"/>
    <w:rsid w:val="008F51F3"/>
    <w:rsid w:val="008F5546"/>
    <w:rsid w:val="008F64FB"/>
    <w:rsid w:val="008F688E"/>
    <w:rsid w:val="008F6A4E"/>
    <w:rsid w:val="008F7F91"/>
    <w:rsid w:val="009028ED"/>
    <w:rsid w:val="00902EEA"/>
    <w:rsid w:val="00902F83"/>
    <w:rsid w:val="00902FF9"/>
    <w:rsid w:val="00903183"/>
    <w:rsid w:val="00903E27"/>
    <w:rsid w:val="009043EF"/>
    <w:rsid w:val="009045F9"/>
    <w:rsid w:val="00904EA8"/>
    <w:rsid w:val="009060BF"/>
    <w:rsid w:val="00906171"/>
    <w:rsid w:val="009063CF"/>
    <w:rsid w:val="00906DC2"/>
    <w:rsid w:val="00907027"/>
    <w:rsid w:val="00907D37"/>
    <w:rsid w:val="00910A43"/>
    <w:rsid w:val="00910F3D"/>
    <w:rsid w:val="00911239"/>
    <w:rsid w:val="00911297"/>
    <w:rsid w:val="00911E59"/>
    <w:rsid w:val="00912749"/>
    <w:rsid w:val="009139A6"/>
    <w:rsid w:val="0091488D"/>
    <w:rsid w:val="00914999"/>
    <w:rsid w:val="0091519C"/>
    <w:rsid w:val="00915722"/>
    <w:rsid w:val="00916232"/>
    <w:rsid w:val="009165F7"/>
    <w:rsid w:val="009173FA"/>
    <w:rsid w:val="00917495"/>
    <w:rsid w:val="0091755C"/>
    <w:rsid w:val="00920286"/>
    <w:rsid w:val="00920899"/>
    <w:rsid w:val="00920DE4"/>
    <w:rsid w:val="009212E6"/>
    <w:rsid w:val="00921577"/>
    <w:rsid w:val="00921BE5"/>
    <w:rsid w:val="009220C7"/>
    <w:rsid w:val="00923A03"/>
    <w:rsid w:val="00923C5D"/>
    <w:rsid w:val="00923CBA"/>
    <w:rsid w:val="009246C1"/>
    <w:rsid w:val="009247B6"/>
    <w:rsid w:val="00924DDB"/>
    <w:rsid w:val="00925FB1"/>
    <w:rsid w:val="00926910"/>
    <w:rsid w:val="00926EB7"/>
    <w:rsid w:val="00927730"/>
    <w:rsid w:val="00927A9F"/>
    <w:rsid w:val="00927BA9"/>
    <w:rsid w:val="009303AB"/>
    <w:rsid w:val="00930961"/>
    <w:rsid w:val="00931532"/>
    <w:rsid w:val="00931DF3"/>
    <w:rsid w:val="00932475"/>
    <w:rsid w:val="00932780"/>
    <w:rsid w:val="00933C6B"/>
    <w:rsid w:val="00934073"/>
    <w:rsid w:val="0093475E"/>
    <w:rsid w:val="00934927"/>
    <w:rsid w:val="00934977"/>
    <w:rsid w:val="0093584E"/>
    <w:rsid w:val="009361D1"/>
    <w:rsid w:val="0093649C"/>
    <w:rsid w:val="00936DDA"/>
    <w:rsid w:val="009371B6"/>
    <w:rsid w:val="00937389"/>
    <w:rsid w:val="009408D9"/>
    <w:rsid w:val="009410F7"/>
    <w:rsid w:val="00941285"/>
    <w:rsid w:val="0094196B"/>
    <w:rsid w:val="00941E67"/>
    <w:rsid w:val="009423DB"/>
    <w:rsid w:val="00942C09"/>
    <w:rsid w:val="00942F7C"/>
    <w:rsid w:val="00943601"/>
    <w:rsid w:val="00943A11"/>
    <w:rsid w:val="0094424C"/>
    <w:rsid w:val="0094452D"/>
    <w:rsid w:val="0094463A"/>
    <w:rsid w:val="00944BD5"/>
    <w:rsid w:val="00945562"/>
    <w:rsid w:val="00945600"/>
    <w:rsid w:val="00945A5B"/>
    <w:rsid w:val="00945BA3"/>
    <w:rsid w:val="00945D24"/>
    <w:rsid w:val="00945FAF"/>
    <w:rsid w:val="00945FCB"/>
    <w:rsid w:val="009468D7"/>
    <w:rsid w:val="0094769B"/>
    <w:rsid w:val="0095037F"/>
    <w:rsid w:val="009504F9"/>
    <w:rsid w:val="00950A7B"/>
    <w:rsid w:val="0095257F"/>
    <w:rsid w:val="0095287F"/>
    <w:rsid w:val="00952B49"/>
    <w:rsid w:val="00952B54"/>
    <w:rsid w:val="009535A4"/>
    <w:rsid w:val="00953C10"/>
    <w:rsid w:val="00953CB7"/>
    <w:rsid w:val="0095406E"/>
    <w:rsid w:val="009541B0"/>
    <w:rsid w:val="00954E40"/>
    <w:rsid w:val="00954ED4"/>
    <w:rsid w:val="009557BD"/>
    <w:rsid w:val="0096039F"/>
    <w:rsid w:val="00960501"/>
    <w:rsid w:val="00960675"/>
    <w:rsid w:val="009615E8"/>
    <w:rsid w:val="00962B38"/>
    <w:rsid w:val="009636DC"/>
    <w:rsid w:val="00963CA2"/>
    <w:rsid w:val="00963E2B"/>
    <w:rsid w:val="009643D7"/>
    <w:rsid w:val="009644E0"/>
    <w:rsid w:val="00965408"/>
    <w:rsid w:val="00965522"/>
    <w:rsid w:val="00965719"/>
    <w:rsid w:val="009717BC"/>
    <w:rsid w:val="0097225E"/>
    <w:rsid w:val="0097294C"/>
    <w:rsid w:val="00973C10"/>
    <w:rsid w:val="009740B2"/>
    <w:rsid w:val="00975751"/>
    <w:rsid w:val="00975929"/>
    <w:rsid w:val="00975EB9"/>
    <w:rsid w:val="00976955"/>
    <w:rsid w:val="00980821"/>
    <w:rsid w:val="00981084"/>
    <w:rsid w:val="00981904"/>
    <w:rsid w:val="00981EBF"/>
    <w:rsid w:val="009822F7"/>
    <w:rsid w:val="00983A06"/>
    <w:rsid w:val="009841C4"/>
    <w:rsid w:val="00985233"/>
    <w:rsid w:val="00985713"/>
    <w:rsid w:val="00986D13"/>
    <w:rsid w:val="00986D1A"/>
    <w:rsid w:val="009876C5"/>
    <w:rsid w:val="00987D8E"/>
    <w:rsid w:val="00990D3C"/>
    <w:rsid w:val="00991136"/>
    <w:rsid w:val="00991172"/>
    <w:rsid w:val="00991B27"/>
    <w:rsid w:val="00991F9F"/>
    <w:rsid w:val="00992267"/>
    <w:rsid w:val="00992BE3"/>
    <w:rsid w:val="00992E79"/>
    <w:rsid w:val="009940DD"/>
    <w:rsid w:val="009941F0"/>
    <w:rsid w:val="00994436"/>
    <w:rsid w:val="00994FB3"/>
    <w:rsid w:val="0099594D"/>
    <w:rsid w:val="00996E2B"/>
    <w:rsid w:val="0099731E"/>
    <w:rsid w:val="0099749D"/>
    <w:rsid w:val="00997965"/>
    <w:rsid w:val="009A0398"/>
    <w:rsid w:val="009A3159"/>
    <w:rsid w:val="009A33CC"/>
    <w:rsid w:val="009A384E"/>
    <w:rsid w:val="009A3C0C"/>
    <w:rsid w:val="009A4930"/>
    <w:rsid w:val="009A4ABE"/>
    <w:rsid w:val="009A5B94"/>
    <w:rsid w:val="009A5CB6"/>
    <w:rsid w:val="009A5EA1"/>
    <w:rsid w:val="009A6838"/>
    <w:rsid w:val="009B03DA"/>
    <w:rsid w:val="009B0D31"/>
    <w:rsid w:val="009B1479"/>
    <w:rsid w:val="009B168F"/>
    <w:rsid w:val="009B24AA"/>
    <w:rsid w:val="009B2636"/>
    <w:rsid w:val="009B37CF"/>
    <w:rsid w:val="009B389E"/>
    <w:rsid w:val="009B39FC"/>
    <w:rsid w:val="009B5638"/>
    <w:rsid w:val="009B5D0F"/>
    <w:rsid w:val="009B6682"/>
    <w:rsid w:val="009B6C14"/>
    <w:rsid w:val="009B7C2E"/>
    <w:rsid w:val="009C06F4"/>
    <w:rsid w:val="009C0868"/>
    <w:rsid w:val="009C0BB1"/>
    <w:rsid w:val="009C125D"/>
    <w:rsid w:val="009C184B"/>
    <w:rsid w:val="009C1DA4"/>
    <w:rsid w:val="009C2421"/>
    <w:rsid w:val="009C29AC"/>
    <w:rsid w:val="009C2FA7"/>
    <w:rsid w:val="009C3C45"/>
    <w:rsid w:val="009C4130"/>
    <w:rsid w:val="009C4964"/>
    <w:rsid w:val="009C552E"/>
    <w:rsid w:val="009C5761"/>
    <w:rsid w:val="009C5F31"/>
    <w:rsid w:val="009C5F79"/>
    <w:rsid w:val="009C5FA4"/>
    <w:rsid w:val="009C6C13"/>
    <w:rsid w:val="009C7FD7"/>
    <w:rsid w:val="009D0E0E"/>
    <w:rsid w:val="009D0F61"/>
    <w:rsid w:val="009D134F"/>
    <w:rsid w:val="009D14EC"/>
    <w:rsid w:val="009D211C"/>
    <w:rsid w:val="009D3E3B"/>
    <w:rsid w:val="009D441E"/>
    <w:rsid w:val="009D4B37"/>
    <w:rsid w:val="009D505C"/>
    <w:rsid w:val="009D5FC7"/>
    <w:rsid w:val="009D6DA7"/>
    <w:rsid w:val="009E030D"/>
    <w:rsid w:val="009E16BD"/>
    <w:rsid w:val="009E1CB4"/>
    <w:rsid w:val="009E202A"/>
    <w:rsid w:val="009E286A"/>
    <w:rsid w:val="009E37E6"/>
    <w:rsid w:val="009E3C17"/>
    <w:rsid w:val="009E3EFC"/>
    <w:rsid w:val="009E4315"/>
    <w:rsid w:val="009E460D"/>
    <w:rsid w:val="009E482B"/>
    <w:rsid w:val="009E4CFE"/>
    <w:rsid w:val="009E5718"/>
    <w:rsid w:val="009E62BA"/>
    <w:rsid w:val="009E665F"/>
    <w:rsid w:val="009E69B5"/>
    <w:rsid w:val="009E6DEC"/>
    <w:rsid w:val="009E72B7"/>
    <w:rsid w:val="009E7336"/>
    <w:rsid w:val="009E7CAB"/>
    <w:rsid w:val="009F0498"/>
    <w:rsid w:val="009F1466"/>
    <w:rsid w:val="009F19B9"/>
    <w:rsid w:val="009F1C2A"/>
    <w:rsid w:val="009F357F"/>
    <w:rsid w:val="009F3D70"/>
    <w:rsid w:val="009F3EF8"/>
    <w:rsid w:val="009F4961"/>
    <w:rsid w:val="009F4FD7"/>
    <w:rsid w:val="009F624E"/>
    <w:rsid w:val="009F6462"/>
    <w:rsid w:val="009F72E4"/>
    <w:rsid w:val="009F74AC"/>
    <w:rsid w:val="009F7696"/>
    <w:rsid w:val="009F7DD9"/>
    <w:rsid w:val="009F7F89"/>
    <w:rsid w:val="00A00306"/>
    <w:rsid w:val="00A00A80"/>
    <w:rsid w:val="00A0175B"/>
    <w:rsid w:val="00A01991"/>
    <w:rsid w:val="00A02527"/>
    <w:rsid w:val="00A02CAF"/>
    <w:rsid w:val="00A03C96"/>
    <w:rsid w:val="00A03EC7"/>
    <w:rsid w:val="00A04420"/>
    <w:rsid w:val="00A0450F"/>
    <w:rsid w:val="00A05207"/>
    <w:rsid w:val="00A05CB6"/>
    <w:rsid w:val="00A06D11"/>
    <w:rsid w:val="00A07371"/>
    <w:rsid w:val="00A07CC9"/>
    <w:rsid w:val="00A1038A"/>
    <w:rsid w:val="00A108E1"/>
    <w:rsid w:val="00A11017"/>
    <w:rsid w:val="00A113F7"/>
    <w:rsid w:val="00A1208F"/>
    <w:rsid w:val="00A1306F"/>
    <w:rsid w:val="00A149E3"/>
    <w:rsid w:val="00A14FC1"/>
    <w:rsid w:val="00A15613"/>
    <w:rsid w:val="00A15699"/>
    <w:rsid w:val="00A15888"/>
    <w:rsid w:val="00A15917"/>
    <w:rsid w:val="00A16BB8"/>
    <w:rsid w:val="00A16F8F"/>
    <w:rsid w:val="00A17458"/>
    <w:rsid w:val="00A2045A"/>
    <w:rsid w:val="00A20826"/>
    <w:rsid w:val="00A22379"/>
    <w:rsid w:val="00A224F6"/>
    <w:rsid w:val="00A229BF"/>
    <w:rsid w:val="00A22D3D"/>
    <w:rsid w:val="00A22FBC"/>
    <w:rsid w:val="00A231F5"/>
    <w:rsid w:val="00A232F2"/>
    <w:rsid w:val="00A24344"/>
    <w:rsid w:val="00A25244"/>
    <w:rsid w:val="00A25E8A"/>
    <w:rsid w:val="00A261A9"/>
    <w:rsid w:val="00A26567"/>
    <w:rsid w:val="00A270AE"/>
    <w:rsid w:val="00A2752A"/>
    <w:rsid w:val="00A278F6"/>
    <w:rsid w:val="00A30129"/>
    <w:rsid w:val="00A3014F"/>
    <w:rsid w:val="00A307D6"/>
    <w:rsid w:val="00A30835"/>
    <w:rsid w:val="00A308DD"/>
    <w:rsid w:val="00A30B2D"/>
    <w:rsid w:val="00A30DA7"/>
    <w:rsid w:val="00A3149C"/>
    <w:rsid w:val="00A31A65"/>
    <w:rsid w:val="00A33655"/>
    <w:rsid w:val="00A3464B"/>
    <w:rsid w:val="00A34A5E"/>
    <w:rsid w:val="00A34D46"/>
    <w:rsid w:val="00A35418"/>
    <w:rsid w:val="00A3544A"/>
    <w:rsid w:val="00A3549D"/>
    <w:rsid w:val="00A3595F"/>
    <w:rsid w:val="00A376E7"/>
    <w:rsid w:val="00A37A12"/>
    <w:rsid w:val="00A37B28"/>
    <w:rsid w:val="00A408CD"/>
    <w:rsid w:val="00A40A02"/>
    <w:rsid w:val="00A40A87"/>
    <w:rsid w:val="00A4189A"/>
    <w:rsid w:val="00A4218E"/>
    <w:rsid w:val="00A42DB6"/>
    <w:rsid w:val="00A436AC"/>
    <w:rsid w:val="00A43DDE"/>
    <w:rsid w:val="00A43E7F"/>
    <w:rsid w:val="00A43F2C"/>
    <w:rsid w:val="00A44608"/>
    <w:rsid w:val="00A44E5C"/>
    <w:rsid w:val="00A45428"/>
    <w:rsid w:val="00A45B20"/>
    <w:rsid w:val="00A46FA1"/>
    <w:rsid w:val="00A46FE4"/>
    <w:rsid w:val="00A471C5"/>
    <w:rsid w:val="00A47A6E"/>
    <w:rsid w:val="00A47DA9"/>
    <w:rsid w:val="00A512CF"/>
    <w:rsid w:val="00A51CCE"/>
    <w:rsid w:val="00A51D1C"/>
    <w:rsid w:val="00A51D46"/>
    <w:rsid w:val="00A51F23"/>
    <w:rsid w:val="00A5202B"/>
    <w:rsid w:val="00A52776"/>
    <w:rsid w:val="00A52F20"/>
    <w:rsid w:val="00A541FE"/>
    <w:rsid w:val="00A5431E"/>
    <w:rsid w:val="00A551B3"/>
    <w:rsid w:val="00A5557B"/>
    <w:rsid w:val="00A55A24"/>
    <w:rsid w:val="00A55A25"/>
    <w:rsid w:val="00A55FFE"/>
    <w:rsid w:val="00A568DD"/>
    <w:rsid w:val="00A57709"/>
    <w:rsid w:val="00A6175D"/>
    <w:rsid w:val="00A61CFA"/>
    <w:rsid w:val="00A61D75"/>
    <w:rsid w:val="00A62611"/>
    <w:rsid w:val="00A62D65"/>
    <w:rsid w:val="00A62FF0"/>
    <w:rsid w:val="00A63EEB"/>
    <w:rsid w:val="00A64638"/>
    <w:rsid w:val="00A65208"/>
    <w:rsid w:val="00A65739"/>
    <w:rsid w:val="00A657E9"/>
    <w:rsid w:val="00A6606F"/>
    <w:rsid w:val="00A66530"/>
    <w:rsid w:val="00A67682"/>
    <w:rsid w:val="00A708BD"/>
    <w:rsid w:val="00A70EB7"/>
    <w:rsid w:val="00A712C1"/>
    <w:rsid w:val="00A71481"/>
    <w:rsid w:val="00A72D7C"/>
    <w:rsid w:val="00A72FDC"/>
    <w:rsid w:val="00A734C9"/>
    <w:rsid w:val="00A73558"/>
    <w:rsid w:val="00A73D36"/>
    <w:rsid w:val="00A740BC"/>
    <w:rsid w:val="00A74331"/>
    <w:rsid w:val="00A74DFE"/>
    <w:rsid w:val="00A758E8"/>
    <w:rsid w:val="00A75EB2"/>
    <w:rsid w:val="00A7607D"/>
    <w:rsid w:val="00A77428"/>
    <w:rsid w:val="00A774AE"/>
    <w:rsid w:val="00A77CE2"/>
    <w:rsid w:val="00A802F8"/>
    <w:rsid w:val="00A80384"/>
    <w:rsid w:val="00A80AAF"/>
    <w:rsid w:val="00A810F7"/>
    <w:rsid w:val="00A81899"/>
    <w:rsid w:val="00A8206C"/>
    <w:rsid w:val="00A822D0"/>
    <w:rsid w:val="00A82525"/>
    <w:rsid w:val="00A826BC"/>
    <w:rsid w:val="00A82D91"/>
    <w:rsid w:val="00A83763"/>
    <w:rsid w:val="00A8638D"/>
    <w:rsid w:val="00A863B9"/>
    <w:rsid w:val="00A86DF7"/>
    <w:rsid w:val="00A8720C"/>
    <w:rsid w:val="00A87624"/>
    <w:rsid w:val="00A87626"/>
    <w:rsid w:val="00A87E84"/>
    <w:rsid w:val="00A900DA"/>
    <w:rsid w:val="00A908C6"/>
    <w:rsid w:val="00A91100"/>
    <w:rsid w:val="00A916C8"/>
    <w:rsid w:val="00A927CB"/>
    <w:rsid w:val="00A9382A"/>
    <w:rsid w:val="00A938E9"/>
    <w:rsid w:val="00A946AF"/>
    <w:rsid w:val="00A94B64"/>
    <w:rsid w:val="00A950EF"/>
    <w:rsid w:val="00A95E3E"/>
    <w:rsid w:val="00A96749"/>
    <w:rsid w:val="00A96CC4"/>
    <w:rsid w:val="00A970C8"/>
    <w:rsid w:val="00A974E0"/>
    <w:rsid w:val="00A977EB"/>
    <w:rsid w:val="00A97FF2"/>
    <w:rsid w:val="00AA01F0"/>
    <w:rsid w:val="00AA02E7"/>
    <w:rsid w:val="00AA06ED"/>
    <w:rsid w:val="00AA0BBD"/>
    <w:rsid w:val="00AA10D3"/>
    <w:rsid w:val="00AA16C9"/>
    <w:rsid w:val="00AA17D0"/>
    <w:rsid w:val="00AA1E19"/>
    <w:rsid w:val="00AA1FBE"/>
    <w:rsid w:val="00AA2703"/>
    <w:rsid w:val="00AA3329"/>
    <w:rsid w:val="00AA3BA9"/>
    <w:rsid w:val="00AA42DD"/>
    <w:rsid w:val="00AA50AF"/>
    <w:rsid w:val="00AA5D60"/>
    <w:rsid w:val="00AA5E50"/>
    <w:rsid w:val="00AA62C8"/>
    <w:rsid w:val="00AA62F0"/>
    <w:rsid w:val="00AA6814"/>
    <w:rsid w:val="00AA69D0"/>
    <w:rsid w:val="00AA6A08"/>
    <w:rsid w:val="00AA6D02"/>
    <w:rsid w:val="00AA6FB3"/>
    <w:rsid w:val="00AA7EE8"/>
    <w:rsid w:val="00AB0AAB"/>
    <w:rsid w:val="00AB0AD2"/>
    <w:rsid w:val="00AB0D6E"/>
    <w:rsid w:val="00AB1A81"/>
    <w:rsid w:val="00AB2342"/>
    <w:rsid w:val="00AB268A"/>
    <w:rsid w:val="00AB2CF9"/>
    <w:rsid w:val="00AB2E6A"/>
    <w:rsid w:val="00AB4313"/>
    <w:rsid w:val="00AB4D27"/>
    <w:rsid w:val="00AB4DD3"/>
    <w:rsid w:val="00AB60FE"/>
    <w:rsid w:val="00AB6BFA"/>
    <w:rsid w:val="00AB727F"/>
    <w:rsid w:val="00AB7FAB"/>
    <w:rsid w:val="00AC0409"/>
    <w:rsid w:val="00AC053A"/>
    <w:rsid w:val="00AC0D5C"/>
    <w:rsid w:val="00AC1058"/>
    <w:rsid w:val="00AC160E"/>
    <w:rsid w:val="00AC1FC9"/>
    <w:rsid w:val="00AC3618"/>
    <w:rsid w:val="00AC3653"/>
    <w:rsid w:val="00AC3B90"/>
    <w:rsid w:val="00AC427E"/>
    <w:rsid w:val="00AC470B"/>
    <w:rsid w:val="00AC5B6B"/>
    <w:rsid w:val="00AC6B07"/>
    <w:rsid w:val="00AC71C7"/>
    <w:rsid w:val="00AC7935"/>
    <w:rsid w:val="00AC7B34"/>
    <w:rsid w:val="00AD088B"/>
    <w:rsid w:val="00AD0AF9"/>
    <w:rsid w:val="00AD1202"/>
    <w:rsid w:val="00AD1954"/>
    <w:rsid w:val="00AD1D13"/>
    <w:rsid w:val="00AD2255"/>
    <w:rsid w:val="00AD28AF"/>
    <w:rsid w:val="00AD2CDB"/>
    <w:rsid w:val="00AD35E0"/>
    <w:rsid w:val="00AD4176"/>
    <w:rsid w:val="00AD47F7"/>
    <w:rsid w:val="00AD4A7A"/>
    <w:rsid w:val="00AD59DA"/>
    <w:rsid w:val="00AD5BAD"/>
    <w:rsid w:val="00AD6257"/>
    <w:rsid w:val="00AD6553"/>
    <w:rsid w:val="00AD6A07"/>
    <w:rsid w:val="00AD7528"/>
    <w:rsid w:val="00AE021A"/>
    <w:rsid w:val="00AE0962"/>
    <w:rsid w:val="00AE0AE0"/>
    <w:rsid w:val="00AE2AD3"/>
    <w:rsid w:val="00AE36DF"/>
    <w:rsid w:val="00AE3822"/>
    <w:rsid w:val="00AE462B"/>
    <w:rsid w:val="00AE479A"/>
    <w:rsid w:val="00AE4DCB"/>
    <w:rsid w:val="00AE51A6"/>
    <w:rsid w:val="00AE638A"/>
    <w:rsid w:val="00AE69E8"/>
    <w:rsid w:val="00AE7CA5"/>
    <w:rsid w:val="00AF0C48"/>
    <w:rsid w:val="00AF0D74"/>
    <w:rsid w:val="00AF0EFC"/>
    <w:rsid w:val="00AF1160"/>
    <w:rsid w:val="00AF1CA0"/>
    <w:rsid w:val="00AF33BE"/>
    <w:rsid w:val="00AF407A"/>
    <w:rsid w:val="00AF4698"/>
    <w:rsid w:val="00AF53FF"/>
    <w:rsid w:val="00AF584E"/>
    <w:rsid w:val="00AF6D3F"/>
    <w:rsid w:val="00AF6EFC"/>
    <w:rsid w:val="00AF7324"/>
    <w:rsid w:val="00AF741D"/>
    <w:rsid w:val="00AF7E6D"/>
    <w:rsid w:val="00B00109"/>
    <w:rsid w:val="00B005C4"/>
    <w:rsid w:val="00B00C39"/>
    <w:rsid w:val="00B014E2"/>
    <w:rsid w:val="00B01B7E"/>
    <w:rsid w:val="00B01F58"/>
    <w:rsid w:val="00B0218D"/>
    <w:rsid w:val="00B026BF"/>
    <w:rsid w:val="00B0327B"/>
    <w:rsid w:val="00B0540A"/>
    <w:rsid w:val="00B0673E"/>
    <w:rsid w:val="00B06898"/>
    <w:rsid w:val="00B075AD"/>
    <w:rsid w:val="00B07F3B"/>
    <w:rsid w:val="00B07FCC"/>
    <w:rsid w:val="00B109A6"/>
    <w:rsid w:val="00B109D2"/>
    <w:rsid w:val="00B124B9"/>
    <w:rsid w:val="00B12C2F"/>
    <w:rsid w:val="00B1325A"/>
    <w:rsid w:val="00B13671"/>
    <w:rsid w:val="00B13799"/>
    <w:rsid w:val="00B138A0"/>
    <w:rsid w:val="00B13CBF"/>
    <w:rsid w:val="00B14061"/>
    <w:rsid w:val="00B14E58"/>
    <w:rsid w:val="00B14F67"/>
    <w:rsid w:val="00B155E2"/>
    <w:rsid w:val="00B15628"/>
    <w:rsid w:val="00B15945"/>
    <w:rsid w:val="00B15A22"/>
    <w:rsid w:val="00B1607F"/>
    <w:rsid w:val="00B16B19"/>
    <w:rsid w:val="00B17225"/>
    <w:rsid w:val="00B17DA8"/>
    <w:rsid w:val="00B2090E"/>
    <w:rsid w:val="00B21707"/>
    <w:rsid w:val="00B217A6"/>
    <w:rsid w:val="00B22B5E"/>
    <w:rsid w:val="00B22D86"/>
    <w:rsid w:val="00B23FD3"/>
    <w:rsid w:val="00B2416D"/>
    <w:rsid w:val="00B2440C"/>
    <w:rsid w:val="00B249FB"/>
    <w:rsid w:val="00B24A0A"/>
    <w:rsid w:val="00B2593E"/>
    <w:rsid w:val="00B26BF9"/>
    <w:rsid w:val="00B2738B"/>
    <w:rsid w:val="00B2773D"/>
    <w:rsid w:val="00B27847"/>
    <w:rsid w:val="00B27C69"/>
    <w:rsid w:val="00B27F24"/>
    <w:rsid w:val="00B27FB3"/>
    <w:rsid w:val="00B30AAB"/>
    <w:rsid w:val="00B30C29"/>
    <w:rsid w:val="00B3130D"/>
    <w:rsid w:val="00B313A0"/>
    <w:rsid w:val="00B32606"/>
    <w:rsid w:val="00B32DB0"/>
    <w:rsid w:val="00B33BA0"/>
    <w:rsid w:val="00B36235"/>
    <w:rsid w:val="00B36913"/>
    <w:rsid w:val="00B36EEF"/>
    <w:rsid w:val="00B371F3"/>
    <w:rsid w:val="00B37E01"/>
    <w:rsid w:val="00B37FB9"/>
    <w:rsid w:val="00B4083A"/>
    <w:rsid w:val="00B40C42"/>
    <w:rsid w:val="00B416B5"/>
    <w:rsid w:val="00B41CEC"/>
    <w:rsid w:val="00B41E31"/>
    <w:rsid w:val="00B41F1E"/>
    <w:rsid w:val="00B42246"/>
    <w:rsid w:val="00B42566"/>
    <w:rsid w:val="00B43255"/>
    <w:rsid w:val="00B43B15"/>
    <w:rsid w:val="00B441C4"/>
    <w:rsid w:val="00B44483"/>
    <w:rsid w:val="00B44AA3"/>
    <w:rsid w:val="00B45590"/>
    <w:rsid w:val="00B4596E"/>
    <w:rsid w:val="00B46D50"/>
    <w:rsid w:val="00B4732F"/>
    <w:rsid w:val="00B47D37"/>
    <w:rsid w:val="00B5024A"/>
    <w:rsid w:val="00B503FB"/>
    <w:rsid w:val="00B50459"/>
    <w:rsid w:val="00B50567"/>
    <w:rsid w:val="00B50B15"/>
    <w:rsid w:val="00B519E6"/>
    <w:rsid w:val="00B51DCE"/>
    <w:rsid w:val="00B51FA6"/>
    <w:rsid w:val="00B53326"/>
    <w:rsid w:val="00B5345F"/>
    <w:rsid w:val="00B5346E"/>
    <w:rsid w:val="00B53D8E"/>
    <w:rsid w:val="00B54E1F"/>
    <w:rsid w:val="00B557B9"/>
    <w:rsid w:val="00B55805"/>
    <w:rsid w:val="00B55900"/>
    <w:rsid w:val="00B562D0"/>
    <w:rsid w:val="00B567E0"/>
    <w:rsid w:val="00B56BA0"/>
    <w:rsid w:val="00B56E52"/>
    <w:rsid w:val="00B57583"/>
    <w:rsid w:val="00B60D4F"/>
    <w:rsid w:val="00B60DE2"/>
    <w:rsid w:val="00B60EDE"/>
    <w:rsid w:val="00B61114"/>
    <w:rsid w:val="00B61FFD"/>
    <w:rsid w:val="00B63799"/>
    <w:rsid w:val="00B6426A"/>
    <w:rsid w:val="00B65072"/>
    <w:rsid w:val="00B65321"/>
    <w:rsid w:val="00B653CF"/>
    <w:rsid w:val="00B654A0"/>
    <w:rsid w:val="00B6555A"/>
    <w:rsid w:val="00B6573F"/>
    <w:rsid w:val="00B658F8"/>
    <w:rsid w:val="00B65DE5"/>
    <w:rsid w:val="00B65F9D"/>
    <w:rsid w:val="00B67720"/>
    <w:rsid w:val="00B704AA"/>
    <w:rsid w:val="00B70931"/>
    <w:rsid w:val="00B70A4B"/>
    <w:rsid w:val="00B70C13"/>
    <w:rsid w:val="00B71B61"/>
    <w:rsid w:val="00B720EE"/>
    <w:rsid w:val="00B72266"/>
    <w:rsid w:val="00B73FFA"/>
    <w:rsid w:val="00B7426C"/>
    <w:rsid w:val="00B74C94"/>
    <w:rsid w:val="00B74F6F"/>
    <w:rsid w:val="00B7518C"/>
    <w:rsid w:val="00B75B1B"/>
    <w:rsid w:val="00B76112"/>
    <w:rsid w:val="00B764F2"/>
    <w:rsid w:val="00B76594"/>
    <w:rsid w:val="00B771A6"/>
    <w:rsid w:val="00B777F3"/>
    <w:rsid w:val="00B77A1A"/>
    <w:rsid w:val="00B81962"/>
    <w:rsid w:val="00B828EC"/>
    <w:rsid w:val="00B82B7F"/>
    <w:rsid w:val="00B83D29"/>
    <w:rsid w:val="00B8515F"/>
    <w:rsid w:val="00B854C0"/>
    <w:rsid w:val="00B8585C"/>
    <w:rsid w:val="00B8622C"/>
    <w:rsid w:val="00B86316"/>
    <w:rsid w:val="00B86A6A"/>
    <w:rsid w:val="00B873B6"/>
    <w:rsid w:val="00B87E9F"/>
    <w:rsid w:val="00B90866"/>
    <w:rsid w:val="00B91DBA"/>
    <w:rsid w:val="00B9279C"/>
    <w:rsid w:val="00B92C5C"/>
    <w:rsid w:val="00B930EA"/>
    <w:rsid w:val="00B93252"/>
    <w:rsid w:val="00B93F61"/>
    <w:rsid w:val="00B94D56"/>
    <w:rsid w:val="00B952E7"/>
    <w:rsid w:val="00B9564C"/>
    <w:rsid w:val="00B969FC"/>
    <w:rsid w:val="00B971FF"/>
    <w:rsid w:val="00B97922"/>
    <w:rsid w:val="00B97DC4"/>
    <w:rsid w:val="00BA1347"/>
    <w:rsid w:val="00BA3AA5"/>
    <w:rsid w:val="00BA4322"/>
    <w:rsid w:val="00BA461F"/>
    <w:rsid w:val="00BA548F"/>
    <w:rsid w:val="00BA5786"/>
    <w:rsid w:val="00BA5948"/>
    <w:rsid w:val="00BA5BFE"/>
    <w:rsid w:val="00BA5C40"/>
    <w:rsid w:val="00BA6131"/>
    <w:rsid w:val="00BA6CFE"/>
    <w:rsid w:val="00BA713A"/>
    <w:rsid w:val="00BB0491"/>
    <w:rsid w:val="00BB081E"/>
    <w:rsid w:val="00BB0BA0"/>
    <w:rsid w:val="00BB0F43"/>
    <w:rsid w:val="00BB1E69"/>
    <w:rsid w:val="00BB2254"/>
    <w:rsid w:val="00BB25E7"/>
    <w:rsid w:val="00BB29CE"/>
    <w:rsid w:val="00BB2A39"/>
    <w:rsid w:val="00BB3148"/>
    <w:rsid w:val="00BB41FA"/>
    <w:rsid w:val="00BB42B6"/>
    <w:rsid w:val="00BB4872"/>
    <w:rsid w:val="00BB4881"/>
    <w:rsid w:val="00BB4985"/>
    <w:rsid w:val="00BB52DF"/>
    <w:rsid w:val="00BB5FAD"/>
    <w:rsid w:val="00BB5FCF"/>
    <w:rsid w:val="00BB6066"/>
    <w:rsid w:val="00BB7398"/>
    <w:rsid w:val="00BB7C86"/>
    <w:rsid w:val="00BC00DE"/>
    <w:rsid w:val="00BC0A1E"/>
    <w:rsid w:val="00BC15C0"/>
    <w:rsid w:val="00BC1E32"/>
    <w:rsid w:val="00BC2B9E"/>
    <w:rsid w:val="00BC3340"/>
    <w:rsid w:val="00BC4024"/>
    <w:rsid w:val="00BC4496"/>
    <w:rsid w:val="00BC4719"/>
    <w:rsid w:val="00BC4BDA"/>
    <w:rsid w:val="00BC4E33"/>
    <w:rsid w:val="00BC5013"/>
    <w:rsid w:val="00BC52D1"/>
    <w:rsid w:val="00BC5838"/>
    <w:rsid w:val="00BC66C8"/>
    <w:rsid w:val="00BC7CFA"/>
    <w:rsid w:val="00BD006B"/>
    <w:rsid w:val="00BD07BA"/>
    <w:rsid w:val="00BD2821"/>
    <w:rsid w:val="00BD2A59"/>
    <w:rsid w:val="00BD3230"/>
    <w:rsid w:val="00BD387C"/>
    <w:rsid w:val="00BD3933"/>
    <w:rsid w:val="00BD41F1"/>
    <w:rsid w:val="00BD5307"/>
    <w:rsid w:val="00BD66A5"/>
    <w:rsid w:val="00BD6CF2"/>
    <w:rsid w:val="00BD7165"/>
    <w:rsid w:val="00BD75EB"/>
    <w:rsid w:val="00BE0A2A"/>
    <w:rsid w:val="00BE1089"/>
    <w:rsid w:val="00BE1742"/>
    <w:rsid w:val="00BE18BF"/>
    <w:rsid w:val="00BE2489"/>
    <w:rsid w:val="00BE2B58"/>
    <w:rsid w:val="00BE34B6"/>
    <w:rsid w:val="00BE3B98"/>
    <w:rsid w:val="00BE3F6B"/>
    <w:rsid w:val="00BE4D54"/>
    <w:rsid w:val="00BE4D6F"/>
    <w:rsid w:val="00BE55F1"/>
    <w:rsid w:val="00BE6021"/>
    <w:rsid w:val="00BE6364"/>
    <w:rsid w:val="00BE69D3"/>
    <w:rsid w:val="00BE7683"/>
    <w:rsid w:val="00BE7691"/>
    <w:rsid w:val="00BF0816"/>
    <w:rsid w:val="00BF0A68"/>
    <w:rsid w:val="00BF0BA0"/>
    <w:rsid w:val="00BF0C3E"/>
    <w:rsid w:val="00BF0D22"/>
    <w:rsid w:val="00BF1A02"/>
    <w:rsid w:val="00BF2169"/>
    <w:rsid w:val="00BF2405"/>
    <w:rsid w:val="00BF341C"/>
    <w:rsid w:val="00BF354D"/>
    <w:rsid w:val="00BF35A5"/>
    <w:rsid w:val="00BF4DBB"/>
    <w:rsid w:val="00BF4F01"/>
    <w:rsid w:val="00BF564E"/>
    <w:rsid w:val="00BF5662"/>
    <w:rsid w:val="00BF5669"/>
    <w:rsid w:val="00BF5A87"/>
    <w:rsid w:val="00BF5C99"/>
    <w:rsid w:val="00BF62D6"/>
    <w:rsid w:val="00BF682F"/>
    <w:rsid w:val="00BF72E5"/>
    <w:rsid w:val="00BF74CD"/>
    <w:rsid w:val="00BF750D"/>
    <w:rsid w:val="00C001A1"/>
    <w:rsid w:val="00C00A30"/>
    <w:rsid w:val="00C00B79"/>
    <w:rsid w:val="00C0195E"/>
    <w:rsid w:val="00C01FCD"/>
    <w:rsid w:val="00C025F6"/>
    <w:rsid w:val="00C02D06"/>
    <w:rsid w:val="00C03409"/>
    <w:rsid w:val="00C0364B"/>
    <w:rsid w:val="00C0434E"/>
    <w:rsid w:val="00C045AB"/>
    <w:rsid w:val="00C04B51"/>
    <w:rsid w:val="00C056A6"/>
    <w:rsid w:val="00C0578F"/>
    <w:rsid w:val="00C05A95"/>
    <w:rsid w:val="00C06228"/>
    <w:rsid w:val="00C06452"/>
    <w:rsid w:val="00C06867"/>
    <w:rsid w:val="00C07426"/>
    <w:rsid w:val="00C1040D"/>
    <w:rsid w:val="00C10976"/>
    <w:rsid w:val="00C10E6B"/>
    <w:rsid w:val="00C116F9"/>
    <w:rsid w:val="00C1188D"/>
    <w:rsid w:val="00C121B7"/>
    <w:rsid w:val="00C12618"/>
    <w:rsid w:val="00C1312A"/>
    <w:rsid w:val="00C13633"/>
    <w:rsid w:val="00C13753"/>
    <w:rsid w:val="00C13C93"/>
    <w:rsid w:val="00C144F6"/>
    <w:rsid w:val="00C14F02"/>
    <w:rsid w:val="00C15A29"/>
    <w:rsid w:val="00C15D10"/>
    <w:rsid w:val="00C16824"/>
    <w:rsid w:val="00C172F1"/>
    <w:rsid w:val="00C174EA"/>
    <w:rsid w:val="00C17630"/>
    <w:rsid w:val="00C1764A"/>
    <w:rsid w:val="00C17E43"/>
    <w:rsid w:val="00C209E0"/>
    <w:rsid w:val="00C211D2"/>
    <w:rsid w:val="00C21463"/>
    <w:rsid w:val="00C21487"/>
    <w:rsid w:val="00C2168A"/>
    <w:rsid w:val="00C21E2D"/>
    <w:rsid w:val="00C228C5"/>
    <w:rsid w:val="00C231AF"/>
    <w:rsid w:val="00C23333"/>
    <w:rsid w:val="00C23596"/>
    <w:rsid w:val="00C23E51"/>
    <w:rsid w:val="00C23E88"/>
    <w:rsid w:val="00C242A1"/>
    <w:rsid w:val="00C24409"/>
    <w:rsid w:val="00C245B7"/>
    <w:rsid w:val="00C2461E"/>
    <w:rsid w:val="00C24C36"/>
    <w:rsid w:val="00C2658F"/>
    <w:rsid w:val="00C269A0"/>
    <w:rsid w:val="00C2705D"/>
    <w:rsid w:val="00C27DD5"/>
    <w:rsid w:val="00C30C74"/>
    <w:rsid w:val="00C319EE"/>
    <w:rsid w:val="00C32B53"/>
    <w:rsid w:val="00C330D7"/>
    <w:rsid w:val="00C34C2A"/>
    <w:rsid w:val="00C368F5"/>
    <w:rsid w:val="00C36996"/>
    <w:rsid w:val="00C36E16"/>
    <w:rsid w:val="00C373A8"/>
    <w:rsid w:val="00C37D29"/>
    <w:rsid w:val="00C4015B"/>
    <w:rsid w:val="00C407B9"/>
    <w:rsid w:val="00C41908"/>
    <w:rsid w:val="00C42085"/>
    <w:rsid w:val="00C428CA"/>
    <w:rsid w:val="00C42CA7"/>
    <w:rsid w:val="00C4314E"/>
    <w:rsid w:val="00C432DD"/>
    <w:rsid w:val="00C434BA"/>
    <w:rsid w:val="00C43CF7"/>
    <w:rsid w:val="00C43DB1"/>
    <w:rsid w:val="00C44710"/>
    <w:rsid w:val="00C447E2"/>
    <w:rsid w:val="00C44F16"/>
    <w:rsid w:val="00C450FC"/>
    <w:rsid w:val="00C45157"/>
    <w:rsid w:val="00C45701"/>
    <w:rsid w:val="00C4576E"/>
    <w:rsid w:val="00C45913"/>
    <w:rsid w:val="00C45E94"/>
    <w:rsid w:val="00C46C81"/>
    <w:rsid w:val="00C47E09"/>
    <w:rsid w:val="00C500E0"/>
    <w:rsid w:val="00C50267"/>
    <w:rsid w:val="00C513B6"/>
    <w:rsid w:val="00C51851"/>
    <w:rsid w:val="00C51C92"/>
    <w:rsid w:val="00C5275F"/>
    <w:rsid w:val="00C53FBE"/>
    <w:rsid w:val="00C55B14"/>
    <w:rsid w:val="00C561DB"/>
    <w:rsid w:val="00C5640E"/>
    <w:rsid w:val="00C56866"/>
    <w:rsid w:val="00C569A4"/>
    <w:rsid w:val="00C56DEB"/>
    <w:rsid w:val="00C57160"/>
    <w:rsid w:val="00C578EE"/>
    <w:rsid w:val="00C57B8B"/>
    <w:rsid w:val="00C57C88"/>
    <w:rsid w:val="00C60242"/>
    <w:rsid w:val="00C6181B"/>
    <w:rsid w:val="00C61AFB"/>
    <w:rsid w:val="00C61C92"/>
    <w:rsid w:val="00C61E5B"/>
    <w:rsid w:val="00C62C8F"/>
    <w:rsid w:val="00C62F92"/>
    <w:rsid w:val="00C63834"/>
    <w:rsid w:val="00C63FFA"/>
    <w:rsid w:val="00C647C9"/>
    <w:rsid w:val="00C648E6"/>
    <w:rsid w:val="00C64B8B"/>
    <w:rsid w:val="00C64F60"/>
    <w:rsid w:val="00C6577F"/>
    <w:rsid w:val="00C65961"/>
    <w:rsid w:val="00C66B91"/>
    <w:rsid w:val="00C67E26"/>
    <w:rsid w:val="00C704FC"/>
    <w:rsid w:val="00C70A69"/>
    <w:rsid w:val="00C70D43"/>
    <w:rsid w:val="00C70EAF"/>
    <w:rsid w:val="00C71049"/>
    <w:rsid w:val="00C727EE"/>
    <w:rsid w:val="00C7343D"/>
    <w:rsid w:val="00C74018"/>
    <w:rsid w:val="00C7558E"/>
    <w:rsid w:val="00C75A1F"/>
    <w:rsid w:val="00C75FF5"/>
    <w:rsid w:val="00C7643F"/>
    <w:rsid w:val="00C76879"/>
    <w:rsid w:val="00C77420"/>
    <w:rsid w:val="00C81D43"/>
    <w:rsid w:val="00C826AF"/>
    <w:rsid w:val="00C83287"/>
    <w:rsid w:val="00C83309"/>
    <w:rsid w:val="00C843F0"/>
    <w:rsid w:val="00C847F8"/>
    <w:rsid w:val="00C84BC3"/>
    <w:rsid w:val="00C84F05"/>
    <w:rsid w:val="00C8532B"/>
    <w:rsid w:val="00C86616"/>
    <w:rsid w:val="00C866ED"/>
    <w:rsid w:val="00C86904"/>
    <w:rsid w:val="00C87157"/>
    <w:rsid w:val="00C874DD"/>
    <w:rsid w:val="00C8779D"/>
    <w:rsid w:val="00C91F6E"/>
    <w:rsid w:val="00C92798"/>
    <w:rsid w:val="00C9302D"/>
    <w:rsid w:val="00C9352B"/>
    <w:rsid w:val="00C935DF"/>
    <w:rsid w:val="00C94014"/>
    <w:rsid w:val="00C94B26"/>
    <w:rsid w:val="00C95E2C"/>
    <w:rsid w:val="00C97B53"/>
    <w:rsid w:val="00CA09C9"/>
    <w:rsid w:val="00CA2452"/>
    <w:rsid w:val="00CA2500"/>
    <w:rsid w:val="00CA252A"/>
    <w:rsid w:val="00CA35A5"/>
    <w:rsid w:val="00CA3684"/>
    <w:rsid w:val="00CA3935"/>
    <w:rsid w:val="00CA4309"/>
    <w:rsid w:val="00CA45F7"/>
    <w:rsid w:val="00CA4908"/>
    <w:rsid w:val="00CA523F"/>
    <w:rsid w:val="00CA6A58"/>
    <w:rsid w:val="00CA6D1A"/>
    <w:rsid w:val="00CA71C0"/>
    <w:rsid w:val="00CB0B62"/>
    <w:rsid w:val="00CB10D8"/>
    <w:rsid w:val="00CB1317"/>
    <w:rsid w:val="00CB1349"/>
    <w:rsid w:val="00CB19E3"/>
    <w:rsid w:val="00CB1E4B"/>
    <w:rsid w:val="00CB38DF"/>
    <w:rsid w:val="00CB3FEC"/>
    <w:rsid w:val="00CB47BC"/>
    <w:rsid w:val="00CB49E4"/>
    <w:rsid w:val="00CB61D3"/>
    <w:rsid w:val="00CB6311"/>
    <w:rsid w:val="00CB65CA"/>
    <w:rsid w:val="00CC000F"/>
    <w:rsid w:val="00CC031A"/>
    <w:rsid w:val="00CC05C7"/>
    <w:rsid w:val="00CC16D1"/>
    <w:rsid w:val="00CC21BD"/>
    <w:rsid w:val="00CC31E4"/>
    <w:rsid w:val="00CC3771"/>
    <w:rsid w:val="00CC532B"/>
    <w:rsid w:val="00CC555E"/>
    <w:rsid w:val="00CC55C0"/>
    <w:rsid w:val="00CC61B5"/>
    <w:rsid w:val="00CC7A9E"/>
    <w:rsid w:val="00CD0055"/>
    <w:rsid w:val="00CD155D"/>
    <w:rsid w:val="00CD1733"/>
    <w:rsid w:val="00CD18A3"/>
    <w:rsid w:val="00CD1BC6"/>
    <w:rsid w:val="00CD2361"/>
    <w:rsid w:val="00CD2E12"/>
    <w:rsid w:val="00CD3275"/>
    <w:rsid w:val="00CD4705"/>
    <w:rsid w:val="00CD48CA"/>
    <w:rsid w:val="00CD4DE2"/>
    <w:rsid w:val="00CD50EC"/>
    <w:rsid w:val="00CD5E41"/>
    <w:rsid w:val="00CD60F6"/>
    <w:rsid w:val="00CD63A4"/>
    <w:rsid w:val="00CD6529"/>
    <w:rsid w:val="00CD678A"/>
    <w:rsid w:val="00CD692C"/>
    <w:rsid w:val="00CD7F6A"/>
    <w:rsid w:val="00CE045A"/>
    <w:rsid w:val="00CE0A8C"/>
    <w:rsid w:val="00CE1ABB"/>
    <w:rsid w:val="00CE1E44"/>
    <w:rsid w:val="00CE2D6F"/>
    <w:rsid w:val="00CE42AE"/>
    <w:rsid w:val="00CE5DEC"/>
    <w:rsid w:val="00CE63ED"/>
    <w:rsid w:val="00CE6585"/>
    <w:rsid w:val="00CE67C1"/>
    <w:rsid w:val="00CE6A50"/>
    <w:rsid w:val="00CE72BF"/>
    <w:rsid w:val="00CE7566"/>
    <w:rsid w:val="00CE772E"/>
    <w:rsid w:val="00CE7CD6"/>
    <w:rsid w:val="00CF03E1"/>
    <w:rsid w:val="00CF108E"/>
    <w:rsid w:val="00CF14D7"/>
    <w:rsid w:val="00CF1E4E"/>
    <w:rsid w:val="00CF2373"/>
    <w:rsid w:val="00CF2501"/>
    <w:rsid w:val="00CF2A49"/>
    <w:rsid w:val="00CF2D8E"/>
    <w:rsid w:val="00CF366D"/>
    <w:rsid w:val="00CF376A"/>
    <w:rsid w:val="00CF4396"/>
    <w:rsid w:val="00CF44F8"/>
    <w:rsid w:val="00CF4BAA"/>
    <w:rsid w:val="00CF4C56"/>
    <w:rsid w:val="00CF5379"/>
    <w:rsid w:val="00CF5795"/>
    <w:rsid w:val="00CF5E5C"/>
    <w:rsid w:val="00CF7155"/>
    <w:rsid w:val="00D00BCA"/>
    <w:rsid w:val="00D0186D"/>
    <w:rsid w:val="00D01C00"/>
    <w:rsid w:val="00D02813"/>
    <w:rsid w:val="00D03770"/>
    <w:rsid w:val="00D038BD"/>
    <w:rsid w:val="00D042B7"/>
    <w:rsid w:val="00D04680"/>
    <w:rsid w:val="00D048E6"/>
    <w:rsid w:val="00D050A1"/>
    <w:rsid w:val="00D05A77"/>
    <w:rsid w:val="00D0665B"/>
    <w:rsid w:val="00D0693A"/>
    <w:rsid w:val="00D06E40"/>
    <w:rsid w:val="00D07000"/>
    <w:rsid w:val="00D071B2"/>
    <w:rsid w:val="00D071EC"/>
    <w:rsid w:val="00D074CA"/>
    <w:rsid w:val="00D07B03"/>
    <w:rsid w:val="00D07F43"/>
    <w:rsid w:val="00D10410"/>
    <w:rsid w:val="00D10632"/>
    <w:rsid w:val="00D108A5"/>
    <w:rsid w:val="00D1095F"/>
    <w:rsid w:val="00D10D9A"/>
    <w:rsid w:val="00D11179"/>
    <w:rsid w:val="00D12186"/>
    <w:rsid w:val="00D13179"/>
    <w:rsid w:val="00D144DA"/>
    <w:rsid w:val="00D14A31"/>
    <w:rsid w:val="00D14AA7"/>
    <w:rsid w:val="00D14D44"/>
    <w:rsid w:val="00D155BE"/>
    <w:rsid w:val="00D16460"/>
    <w:rsid w:val="00D166C2"/>
    <w:rsid w:val="00D16742"/>
    <w:rsid w:val="00D16FB2"/>
    <w:rsid w:val="00D17CA0"/>
    <w:rsid w:val="00D17F9F"/>
    <w:rsid w:val="00D206B9"/>
    <w:rsid w:val="00D20D41"/>
    <w:rsid w:val="00D211ED"/>
    <w:rsid w:val="00D213A0"/>
    <w:rsid w:val="00D21566"/>
    <w:rsid w:val="00D22046"/>
    <w:rsid w:val="00D2247A"/>
    <w:rsid w:val="00D22550"/>
    <w:rsid w:val="00D2289A"/>
    <w:rsid w:val="00D2323C"/>
    <w:rsid w:val="00D2337B"/>
    <w:rsid w:val="00D23EA4"/>
    <w:rsid w:val="00D23EC0"/>
    <w:rsid w:val="00D24877"/>
    <w:rsid w:val="00D24F3E"/>
    <w:rsid w:val="00D25711"/>
    <w:rsid w:val="00D25BF4"/>
    <w:rsid w:val="00D26E36"/>
    <w:rsid w:val="00D276A0"/>
    <w:rsid w:val="00D30897"/>
    <w:rsid w:val="00D30FDF"/>
    <w:rsid w:val="00D31213"/>
    <w:rsid w:val="00D317E3"/>
    <w:rsid w:val="00D31977"/>
    <w:rsid w:val="00D31988"/>
    <w:rsid w:val="00D31FB4"/>
    <w:rsid w:val="00D32C8C"/>
    <w:rsid w:val="00D33D2B"/>
    <w:rsid w:val="00D33DD1"/>
    <w:rsid w:val="00D340E3"/>
    <w:rsid w:val="00D3621C"/>
    <w:rsid w:val="00D36637"/>
    <w:rsid w:val="00D36D53"/>
    <w:rsid w:val="00D37191"/>
    <w:rsid w:val="00D3729A"/>
    <w:rsid w:val="00D402B9"/>
    <w:rsid w:val="00D40379"/>
    <w:rsid w:val="00D4129F"/>
    <w:rsid w:val="00D4137D"/>
    <w:rsid w:val="00D41DB4"/>
    <w:rsid w:val="00D4264E"/>
    <w:rsid w:val="00D426F7"/>
    <w:rsid w:val="00D4284B"/>
    <w:rsid w:val="00D42F2D"/>
    <w:rsid w:val="00D43067"/>
    <w:rsid w:val="00D43798"/>
    <w:rsid w:val="00D437F9"/>
    <w:rsid w:val="00D43D9E"/>
    <w:rsid w:val="00D43F7C"/>
    <w:rsid w:val="00D4438C"/>
    <w:rsid w:val="00D44EA1"/>
    <w:rsid w:val="00D44F61"/>
    <w:rsid w:val="00D46041"/>
    <w:rsid w:val="00D4709B"/>
    <w:rsid w:val="00D479D8"/>
    <w:rsid w:val="00D50ACD"/>
    <w:rsid w:val="00D5148E"/>
    <w:rsid w:val="00D51506"/>
    <w:rsid w:val="00D51E85"/>
    <w:rsid w:val="00D5250D"/>
    <w:rsid w:val="00D52A10"/>
    <w:rsid w:val="00D53D0E"/>
    <w:rsid w:val="00D549C3"/>
    <w:rsid w:val="00D54EE9"/>
    <w:rsid w:val="00D551ED"/>
    <w:rsid w:val="00D55D06"/>
    <w:rsid w:val="00D56E53"/>
    <w:rsid w:val="00D5712E"/>
    <w:rsid w:val="00D573C3"/>
    <w:rsid w:val="00D5743B"/>
    <w:rsid w:val="00D60385"/>
    <w:rsid w:val="00D60FE8"/>
    <w:rsid w:val="00D61266"/>
    <w:rsid w:val="00D61E89"/>
    <w:rsid w:val="00D63CD2"/>
    <w:rsid w:val="00D640EE"/>
    <w:rsid w:val="00D6543D"/>
    <w:rsid w:val="00D655BB"/>
    <w:rsid w:val="00D67000"/>
    <w:rsid w:val="00D67840"/>
    <w:rsid w:val="00D67FF3"/>
    <w:rsid w:val="00D7109D"/>
    <w:rsid w:val="00D71924"/>
    <w:rsid w:val="00D725E7"/>
    <w:rsid w:val="00D72603"/>
    <w:rsid w:val="00D73174"/>
    <w:rsid w:val="00D7344F"/>
    <w:rsid w:val="00D73D51"/>
    <w:rsid w:val="00D73F13"/>
    <w:rsid w:val="00D740DE"/>
    <w:rsid w:val="00D742FE"/>
    <w:rsid w:val="00D74437"/>
    <w:rsid w:val="00D74455"/>
    <w:rsid w:val="00D752C1"/>
    <w:rsid w:val="00D763E4"/>
    <w:rsid w:val="00D76649"/>
    <w:rsid w:val="00D76B1A"/>
    <w:rsid w:val="00D77598"/>
    <w:rsid w:val="00D77BE9"/>
    <w:rsid w:val="00D77E17"/>
    <w:rsid w:val="00D8004D"/>
    <w:rsid w:val="00D80961"/>
    <w:rsid w:val="00D80A39"/>
    <w:rsid w:val="00D80F38"/>
    <w:rsid w:val="00D811BB"/>
    <w:rsid w:val="00D81830"/>
    <w:rsid w:val="00D82151"/>
    <w:rsid w:val="00D825EA"/>
    <w:rsid w:val="00D82C9B"/>
    <w:rsid w:val="00D82DE7"/>
    <w:rsid w:val="00D82F88"/>
    <w:rsid w:val="00D832FB"/>
    <w:rsid w:val="00D83A35"/>
    <w:rsid w:val="00D84100"/>
    <w:rsid w:val="00D84973"/>
    <w:rsid w:val="00D84980"/>
    <w:rsid w:val="00D84F10"/>
    <w:rsid w:val="00D8534C"/>
    <w:rsid w:val="00D853FE"/>
    <w:rsid w:val="00D856C8"/>
    <w:rsid w:val="00D86016"/>
    <w:rsid w:val="00D86E85"/>
    <w:rsid w:val="00D877A3"/>
    <w:rsid w:val="00D87AE7"/>
    <w:rsid w:val="00D911AD"/>
    <w:rsid w:val="00D918C6"/>
    <w:rsid w:val="00D91C08"/>
    <w:rsid w:val="00D92145"/>
    <w:rsid w:val="00D923D6"/>
    <w:rsid w:val="00D93334"/>
    <w:rsid w:val="00D9342F"/>
    <w:rsid w:val="00D93550"/>
    <w:rsid w:val="00D93685"/>
    <w:rsid w:val="00D946A7"/>
    <w:rsid w:val="00D947D3"/>
    <w:rsid w:val="00D94BF4"/>
    <w:rsid w:val="00D94F2B"/>
    <w:rsid w:val="00D94FCE"/>
    <w:rsid w:val="00D954A0"/>
    <w:rsid w:val="00D96D1F"/>
    <w:rsid w:val="00D97D3E"/>
    <w:rsid w:val="00DA04B3"/>
    <w:rsid w:val="00DA0520"/>
    <w:rsid w:val="00DA0DFC"/>
    <w:rsid w:val="00DA0E3E"/>
    <w:rsid w:val="00DA113E"/>
    <w:rsid w:val="00DA13F1"/>
    <w:rsid w:val="00DA1D0C"/>
    <w:rsid w:val="00DA25A1"/>
    <w:rsid w:val="00DA373A"/>
    <w:rsid w:val="00DA38F9"/>
    <w:rsid w:val="00DA42A1"/>
    <w:rsid w:val="00DA431E"/>
    <w:rsid w:val="00DA44E8"/>
    <w:rsid w:val="00DA4C34"/>
    <w:rsid w:val="00DA5277"/>
    <w:rsid w:val="00DA5FCE"/>
    <w:rsid w:val="00DA67A1"/>
    <w:rsid w:val="00DA6AD0"/>
    <w:rsid w:val="00DA6FA9"/>
    <w:rsid w:val="00DA7328"/>
    <w:rsid w:val="00DA75A8"/>
    <w:rsid w:val="00DA7D8D"/>
    <w:rsid w:val="00DB0651"/>
    <w:rsid w:val="00DB0D5B"/>
    <w:rsid w:val="00DB1E1F"/>
    <w:rsid w:val="00DB1F11"/>
    <w:rsid w:val="00DB4369"/>
    <w:rsid w:val="00DB4484"/>
    <w:rsid w:val="00DB4D56"/>
    <w:rsid w:val="00DB508D"/>
    <w:rsid w:val="00DB55FA"/>
    <w:rsid w:val="00DB5792"/>
    <w:rsid w:val="00DB6B64"/>
    <w:rsid w:val="00DB6F33"/>
    <w:rsid w:val="00DB7684"/>
    <w:rsid w:val="00DC21CF"/>
    <w:rsid w:val="00DC2317"/>
    <w:rsid w:val="00DC29D4"/>
    <w:rsid w:val="00DC38DD"/>
    <w:rsid w:val="00DC3D9C"/>
    <w:rsid w:val="00DC420F"/>
    <w:rsid w:val="00DC43C2"/>
    <w:rsid w:val="00DC43C8"/>
    <w:rsid w:val="00DC6B23"/>
    <w:rsid w:val="00DC6E02"/>
    <w:rsid w:val="00DC7201"/>
    <w:rsid w:val="00DD0250"/>
    <w:rsid w:val="00DD0E78"/>
    <w:rsid w:val="00DD11B7"/>
    <w:rsid w:val="00DD13DF"/>
    <w:rsid w:val="00DD246A"/>
    <w:rsid w:val="00DD24E9"/>
    <w:rsid w:val="00DD27DF"/>
    <w:rsid w:val="00DD309F"/>
    <w:rsid w:val="00DD3C7E"/>
    <w:rsid w:val="00DD4C12"/>
    <w:rsid w:val="00DD4EC1"/>
    <w:rsid w:val="00DD4FC6"/>
    <w:rsid w:val="00DD5107"/>
    <w:rsid w:val="00DD5BCF"/>
    <w:rsid w:val="00DD63E2"/>
    <w:rsid w:val="00DD6BFE"/>
    <w:rsid w:val="00DD7692"/>
    <w:rsid w:val="00DE008C"/>
    <w:rsid w:val="00DE04FD"/>
    <w:rsid w:val="00DE0512"/>
    <w:rsid w:val="00DE1159"/>
    <w:rsid w:val="00DE202A"/>
    <w:rsid w:val="00DE26D5"/>
    <w:rsid w:val="00DE3F21"/>
    <w:rsid w:val="00DE426B"/>
    <w:rsid w:val="00DE4370"/>
    <w:rsid w:val="00DE4937"/>
    <w:rsid w:val="00DE4FBD"/>
    <w:rsid w:val="00DE511B"/>
    <w:rsid w:val="00DE599E"/>
    <w:rsid w:val="00DE5D85"/>
    <w:rsid w:val="00DE6F13"/>
    <w:rsid w:val="00DE7610"/>
    <w:rsid w:val="00DE7AF4"/>
    <w:rsid w:val="00DF2D09"/>
    <w:rsid w:val="00DF2D18"/>
    <w:rsid w:val="00DF31BC"/>
    <w:rsid w:val="00DF3288"/>
    <w:rsid w:val="00DF33AE"/>
    <w:rsid w:val="00DF388D"/>
    <w:rsid w:val="00DF3B1B"/>
    <w:rsid w:val="00DF3D72"/>
    <w:rsid w:val="00DF3EA0"/>
    <w:rsid w:val="00DF40DC"/>
    <w:rsid w:val="00DF4113"/>
    <w:rsid w:val="00DF577C"/>
    <w:rsid w:val="00DF5F26"/>
    <w:rsid w:val="00DF6BCB"/>
    <w:rsid w:val="00DF6E63"/>
    <w:rsid w:val="00DF7378"/>
    <w:rsid w:val="00DF751A"/>
    <w:rsid w:val="00DF7626"/>
    <w:rsid w:val="00E002E1"/>
    <w:rsid w:val="00E01029"/>
    <w:rsid w:val="00E018B2"/>
    <w:rsid w:val="00E028C7"/>
    <w:rsid w:val="00E02B66"/>
    <w:rsid w:val="00E02D3B"/>
    <w:rsid w:val="00E03050"/>
    <w:rsid w:val="00E03F55"/>
    <w:rsid w:val="00E04269"/>
    <w:rsid w:val="00E0517D"/>
    <w:rsid w:val="00E06C8F"/>
    <w:rsid w:val="00E06D9D"/>
    <w:rsid w:val="00E070AD"/>
    <w:rsid w:val="00E07503"/>
    <w:rsid w:val="00E079B4"/>
    <w:rsid w:val="00E07D5E"/>
    <w:rsid w:val="00E1010D"/>
    <w:rsid w:val="00E11625"/>
    <w:rsid w:val="00E11C53"/>
    <w:rsid w:val="00E126FF"/>
    <w:rsid w:val="00E12702"/>
    <w:rsid w:val="00E12FDB"/>
    <w:rsid w:val="00E130B3"/>
    <w:rsid w:val="00E139BC"/>
    <w:rsid w:val="00E13E45"/>
    <w:rsid w:val="00E1463E"/>
    <w:rsid w:val="00E14852"/>
    <w:rsid w:val="00E14F5A"/>
    <w:rsid w:val="00E1651D"/>
    <w:rsid w:val="00E168BB"/>
    <w:rsid w:val="00E16B56"/>
    <w:rsid w:val="00E2097D"/>
    <w:rsid w:val="00E20A29"/>
    <w:rsid w:val="00E214BB"/>
    <w:rsid w:val="00E214E2"/>
    <w:rsid w:val="00E21984"/>
    <w:rsid w:val="00E21F26"/>
    <w:rsid w:val="00E22A9D"/>
    <w:rsid w:val="00E22C1A"/>
    <w:rsid w:val="00E231A8"/>
    <w:rsid w:val="00E24B55"/>
    <w:rsid w:val="00E25001"/>
    <w:rsid w:val="00E251BA"/>
    <w:rsid w:val="00E27AFB"/>
    <w:rsid w:val="00E27D37"/>
    <w:rsid w:val="00E30142"/>
    <w:rsid w:val="00E30251"/>
    <w:rsid w:val="00E30735"/>
    <w:rsid w:val="00E30861"/>
    <w:rsid w:val="00E3087C"/>
    <w:rsid w:val="00E308DA"/>
    <w:rsid w:val="00E30C2A"/>
    <w:rsid w:val="00E31A06"/>
    <w:rsid w:val="00E32C0F"/>
    <w:rsid w:val="00E32EEB"/>
    <w:rsid w:val="00E32FC0"/>
    <w:rsid w:val="00E33073"/>
    <w:rsid w:val="00E334B4"/>
    <w:rsid w:val="00E33B9D"/>
    <w:rsid w:val="00E33FE7"/>
    <w:rsid w:val="00E342EA"/>
    <w:rsid w:val="00E34428"/>
    <w:rsid w:val="00E35309"/>
    <w:rsid w:val="00E35C40"/>
    <w:rsid w:val="00E361AA"/>
    <w:rsid w:val="00E40862"/>
    <w:rsid w:val="00E40B77"/>
    <w:rsid w:val="00E40DF3"/>
    <w:rsid w:val="00E41986"/>
    <w:rsid w:val="00E41A9C"/>
    <w:rsid w:val="00E42172"/>
    <w:rsid w:val="00E424F5"/>
    <w:rsid w:val="00E4339B"/>
    <w:rsid w:val="00E43DB1"/>
    <w:rsid w:val="00E4449B"/>
    <w:rsid w:val="00E458B3"/>
    <w:rsid w:val="00E45F65"/>
    <w:rsid w:val="00E460B0"/>
    <w:rsid w:val="00E4685A"/>
    <w:rsid w:val="00E46CD1"/>
    <w:rsid w:val="00E47EA2"/>
    <w:rsid w:val="00E509EE"/>
    <w:rsid w:val="00E519F5"/>
    <w:rsid w:val="00E51A7D"/>
    <w:rsid w:val="00E51C40"/>
    <w:rsid w:val="00E51D9F"/>
    <w:rsid w:val="00E525EC"/>
    <w:rsid w:val="00E52738"/>
    <w:rsid w:val="00E537B7"/>
    <w:rsid w:val="00E53B3A"/>
    <w:rsid w:val="00E53F97"/>
    <w:rsid w:val="00E54955"/>
    <w:rsid w:val="00E554B3"/>
    <w:rsid w:val="00E5599B"/>
    <w:rsid w:val="00E55A20"/>
    <w:rsid w:val="00E56009"/>
    <w:rsid w:val="00E56B45"/>
    <w:rsid w:val="00E57C07"/>
    <w:rsid w:val="00E6113F"/>
    <w:rsid w:val="00E61F4B"/>
    <w:rsid w:val="00E624AD"/>
    <w:rsid w:val="00E62DE2"/>
    <w:rsid w:val="00E63089"/>
    <w:rsid w:val="00E631D9"/>
    <w:rsid w:val="00E637FB"/>
    <w:rsid w:val="00E63B08"/>
    <w:rsid w:val="00E63CB6"/>
    <w:rsid w:val="00E640CC"/>
    <w:rsid w:val="00E644D6"/>
    <w:rsid w:val="00E648FD"/>
    <w:rsid w:val="00E651DE"/>
    <w:rsid w:val="00E65460"/>
    <w:rsid w:val="00E6569F"/>
    <w:rsid w:val="00E65B30"/>
    <w:rsid w:val="00E65F98"/>
    <w:rsid w:val="00E65FCA"/>
    <w:rsid w:val="00E66F0D"/>
    <w:rsid w:val="00E67375"/>
    <w:rsid w:val="00E6793B"/>
    <w:rsid w:val="00E700F0"/>
    <w:rsid w:val="00E70470"/>
    <w:rsid w:val="00E70AAF"/>
    <w:rsid w:val="00E70C65"/>
    <w:rsid w:val="00E7201E"/>
    <w:rsid w:val="00E7232C"/>
    <w:rsid w:val="00E72889"/>
    <w:rsid w:val="00E72CFD"/>
    <w:rsid w:val="00E73036"/>
    <w:rsid w:val="00E73789"/>
    <w:rsid w:val="00E73BA4"/>
    <w:rsid w:val="00E73CFA"/>
    <w:rsid w:val="00E7428E"/>
    <w:rsid w:val="00E74BCE"/>
    <w:rsid w:val="00E74F86"/>
    <w:rsid w:val="00E77464"/>
    <w:rsid w:val="00E77AE3"/>
    <w:rsid w:val="00E77EB9"/>
    <w:rsid w:val="00E80B8C"/>
    <w:rsid w:val="00E8150B"/>
    <w:rsid w:val="00E815AA"/>
    <w:rsid w:val="00E82265"/>
    <w:rsid w:val="00E823C8"/>
    <w:rsid w:val="00E82ACC"/>
    <w:rsid w:val="00E82B74"/>
    <w:rsid w:val="00E83A08"/>
    <w:rsid w:val="00E83A0D"/>
    <w:rsid w:val="00E84386"/>
    <w:rsid w:val="00E84934"/>
    <w:rsid w:val="00E84CBD"/>
    <w:rsid w:val="00E85C05"/>
    <w:rsid w:val="00E863C3"/>
    <w:rsid w:val="00E86809"/>
    <w:rsid w:val="00E87A15"/>
    <w:rsid w:val="00E9086F"/>
    <w:rsid w:val="00E90921"/>
    <w:rsid w:val="00E90BD8"/>
    <w:rsid w:val="00E9101B"/>
    <w:rsid w:val="00E91862"/>
    <w:rsid w:val="00E91A01"/>
    <w:rsid w:val="00E92480"/>
    <w:rsid w:val="00E92AA8"/>
    <w:rsid w:val="00E93C0F"/>
    <w:rsid w:val="00E947AE"/>
    <w:rsid w:val="00E95AAB"/>
    <w:rsid w:val="00E964DD"/>
    <w:rsid w:val="00E966F7"/>
    <w:rsid w:val="00E967FF"/>
    <w:rsid w:val="00E9682F"/>
    <w:rsid w:val="00EA04D1"/>
    <w:rsid w:val="00EA1490"/>
    <w:rsid w:val="00EA1AAE"/>
    <w:rsid w:val="00EA1DC6"/>
    <w:rsid w:val="00EA293B"/>
    <w:rsid w:val="00EA2BB3"/>
    <w:rsid w:val="00EA4717"/>
    <w:rsid w:val="00EA49DD"/>
    <w:rsid w:val="00EA54B1"/>
    <w:rsid w:val="00EA54DB"/>
    <w:rsid w:val="00EA6522"/>
    <w:rsid w:val="00EA6862"/>
    <w:rsid w:val="00EB0393"/>
    <w:rsid w:val="00EB085C"/>
    <w:rsid w:val="00EB17B4"/>
    <w:rsid w:val="00EB1C32"/>
    <w:rsid w:val="00EB1FC4"/>
    <w:rsid w:val="00EB2410"/>
    <w:rsid w:val="00EB2C08"/>
    <w:rsid w:val="00EB40A3"/>
    <w:rsid w:val="00EB41E3"/>
    <w:rsid w:val="00EB48B8"/>
    <w:rsid w:val="00EB4AED"/>
    <w:rsid w:val="00EB648A"/>
    <w:rsid w:val="00EB6B05"/>
    <w:rsid w:val="00EC0480"/>
    <w:rsid w:val="00EC1997"/>
    <w:rsid w:val="00EC2D34"/>
    <w:rsid w:val="00EC42B8"/>
    <w:rsid w:val="00EC4631"/>
    <w:rsid w:val="00EC4FB1"/>
    <w:rsid w:val="00EC5317"/>
    <w:rsid w:val="00EC57DF"/>
    <w:rsid w:val="00EC6168"/>
    <w:rsid w:val="00EC6281"/>
    <w:rsid w:val="00EC62D8"/>
    <w:rsid w:val="00EC741B"/>
    <w:rsid w:val="00ED0803"/>
    <w:rsid w:val="00ED0C0C"/>
    <w:rsid w:val="00ED1C83"/>
    <w:rsid w:val="00ED23A5"/>
    <w:rsid w:val="00ED2401"/>
    <w:rsid w:val="00ED31FF"/>
    <w:rsid w:val="00ED3B7E"/>
    <w:rsid w:val="00ED42DE"/>
    <w:rsid w:val="00ED4415"/>
    <w:rsid w:val="00ED5062"/>
    <w:rsid w:val="00ED5525"/>
    <w:rsid w:val="00ED56B0"/>
    <w:rsid w:val="00ED58B5"/>
    <w:rsid w:val="00ED5D76"/>
    <w:rsid w:val="00ED5DA1"/>
    <w:rsid w:val="00ED61C5"/>
    <w:rsid w:val="00ED64BC"/>
    <w:rsid w:val="00ED6F05"/>
    <w:rsid w:val="00ED7353"/>
    <w:rsid w:val="00ED76F7"/>
    <w:rsid w:val="00EE1AB0"/>
    <w:rsid w:val="00EE27FF"/>
    <w:rsid w:val="00EE4DE3"/>
    <w:rsid w:val="00EE5771"/>
    <w:rsid w:val="00EE64D2"/>
    <w:rsid w:val="00EE68F9"/>
    <w:rsid w:val="00EE6B1E"/>
    <w:rsid w:val="00EE6D21"/>
    <w:rsid w:val="00EE7101"/>
    <w:rsid w:val="00EE74F1"/>
    <w:rsid w:val="00EE78B2"/>
    <w:rsid w:val="00EF055A"/>
    <w:rsid w:val="00EF09AE"/>
    <w:rsid w:val="00EF132B"/>
    <w:rsid w:val="00EF17FC"/>
    <w:rsid w:val="00EF1DFC"/>
    <w:rsid w:val="00EF1E37"/>
    <w:rsid w:val="00EF32E7"/>
    <w:rsid w:val="00EF427A"/>
    <w:rsid w:val="00EF5931"/>
    <w:rsid w:val="00EF672D"/>
    <w:rsid w:val="00EF67D6"/>
    <w:rsid w:val="00EF69D9"/>
    <w:rsid w:val="00EF742D"/>
    <w:rsid w:val="00EF7439"/>
    <w:rsid w:val="00EF79A9"/>
    <w:rsid w:val="00EF7BE4"/>
    <w:rsid w:val="00F001EB"/>
    <w:rsid w:val="00F009D0"/>
    <w:rsid w:val="00F00DBA"/>
    <w:rsid w:val="00F00FE6"/>
    <w:rsid w:val="00F01378"/>
    <w:rsid w:val="00F02ED1"/>
    <w:rsid w:val="00F02EF6"/>
    <w:rsid w:val="00F0473C"/>
    <w:rsid w:val="00F04C70"/>
    <w:rsid w:val="00F04FB6"/>
    <w:rsid w:val="00F0791A"/>
    <w:rsid w:val="00F07CA1"/>
    <w:rsid w:val="00F101C9"/>
    <w:rsid w:val="00F10E25"/>
    <w:rsid w:val="00F11237"/>
    <w:rsid w:val="00F117BE"/>
    <w:rsid w:val="00F11909"/>
    <w:rsid w:val="00F1293C"/>
    <w:rsid w:val="00F12AE4"/>
    <w:rsid w:val="00F12F16"/>
    <w:rsid w:val="00F14537"/>
    <w:rsid w:val="00F14787"/>
    <w:rsid w:val="00F15970"/>
    <w:rsid w:val="00F17475"/>
    <w:rsid w:val="00F1798F"/>
    <w:rsid w:val="00F17E52"/>
    <w:rsid w:val="00F207C4"/>
    <w:rsid w:val="00F207E0"/>
    <w:rsid w:val="00F20A82"/>
    <w:rsid w:val="00F21583"/>
    <w:rsid w:val="00F221D8"/>
    <w:rsid w:val="00F222D4"/>
    <w:rsid w:val="00F224F2"/>
    <w:rsid w:val="00F22706"/>
    <w:rsid w:val="00F22B1C"/>
    <w:rsid w:val="00F2332D"/>
    <w:rsid w:val="00F233F5"/>
    <w:rsid w:val="00F23C28"/>
    <w:rsid w:val="00F24B10"/>
    <w:rsid w:val="00F24B27"/>
    <w:rsid w:val="00F25949"/>
    <w:rsid w:val="00F25F96"/>
    <w:rsid w:val="00F26102"/>
    <w:rsid w:val="00F27405"/>
    <w:rsid w:val="00F27EE3"/>
    <w:rsid w:val="00F27FF0"/>
    <w:rsid w:val="00F31E7D"/>
    <w:rsid w:val="00F3291B"/>
    <w:rsid w:val="00F32B6B"/>
    <w:rsid w:val="00F32B89"/>
    <w:rsid w:val="00F33A18"/>
    <w:rsid w:val="00F34307"/>
    <w:rsid w:val="00F34968"/>
    <w:rsid w:val="00F34C35"/>
    <w:rsid w:val="00F34EE4"/>
    <w:rsid w:val="00F351AE"/>
    <w:rsid w:val="00F355CF"/>
    <w:rsid w:val="00F35FCA"/>
    <w:rsid w:val="00F36C34"/>
    <w:rsid w:val="00F376F3"/>
    <w:rsid w:val="00F409BC"/>
    <w:rsid w:val="00F40AAD"/>
    <w:rsid w:val="00F40D6D"/>
    <w:rsid w:val="00F4119C"/>
    <w:rsid w:val="00F416D4"/>
    <w:rsid w:val="00F41851"/>
    <w:rsid w:val="00F41B22"/>
    <w:rsid w:val="00F4243F"/>
    <w:rsid w:val="00F429A5"/>
    <w:rsid w:val="00F42E07"/>
    <w:rsid w:val="00F43500"/>
    <w:rsid w:val="00F44A9D"/>
    <w:rsid w:val="00F47E37"/>
    <w:rsid w:val="00F47F45"/>
    <w:rsid w:val="00F47F49"/>
    <w:rsid w:val="00F500AE"/>
    <w:rsid w:val="00F5104C"/>
    <w:rsid w:val="00F51100"/>
    <w:rsid w:val="00F51942"/>
    <w:rsid w:val="00F51BCF"/>
    <w:rsid w:val="00F53C6C"/>
    <w:rsid w:val="00F547B3"/>
    <w:rsid w:val="00F55047"/>
    <w:rsid w:val="00F55A9B"/>
    <w:rsid w:val="00F55D15"/>
    <w:rsid w:val="00F568AF"/>
    <w:rsid w:val="00F56AD3"/>
    <w:rsid w:val="00F60D32"/>
    <w:rsid w:val="00F6134F"/>
    <w:rsid w:val="00F6270A"/>
    <w:rsid w:val="00F62AE6"/>
    <w:rsid w:val="00F62BD3"/>
    <w:rsid w:val="00F632E2"/>
    <w:rsid w:val="00F63E4B"/>
    <w:rsid w:val="00F63E74"/>
    <w:rsid w:val="00F6509D"/>
    <w:rsid w:val="00F65EC6"/>
    <w:rsid w:val="00F66122"/>
    <w:rsid w:val="00F661E8"/>
    <w:rsid w:val="00F66AA6"/>
    <w:rsid w:val="00F67500"/>
    <w:rsid w:val="00F678FF"/>
    <w:rsid w:val="00F67A03"/>
    <w:rsid w:val="00F67AED"/>
    <w:rsid w:val="00F67B3B"/>
    <w:rsid w:val="00F705FE"/>
    <w:rsid w:val="00F70D1F"/>
    <w:rsid w:val="00F716DF"/>
    <w:rsid w:val="00F72AA2"/>
    <w:rsid w:val="00F72F17"/>
    <w:rsid w:val="00F732D3"/>
    <w:rsid w:val="00F739E6"/>
    <w:rsid w:val="00F74A9F"/>
    <w:rsid w:val="00F751C6"/>
    <w:rsid w:val="00F7526C"/>
    <w:rsid w:val="00F753A3"/>
    <w:rsid w:val="00F75506"/>
    <w:rsid w:val="00F75E20"/>
    <w:rsid w:val="00F76E4A"/>
    <w:rsid w:val="00F76FD6"/>
    <w:rsid w:val="00F7732D"/>
    <w:rsid w:val="00F77A63"/>
    <w:rsid w:val="00F77EC2"/>
    <w:rsid w:val="00F80285"/>
    <w:rsid w:val="00F806D5"/>
    <w:rsid w:val="00F81614"/>
    <w:rsid w:val="00F81842"/>
    <w:rsid w:val="00F81CAE"/>
    <w:rsid w:val="00F8202B"/>
    <w:rsid w:val="00F826EE"/>
    <w:rsid w:val="00F8301C"/>
    <w:rsid w:val="00F8317D"/>
    <w:rsid w:val="00F835CE"/>
    <w:rsid w:val="00F83862"/>
    <w:rsid w:val="00F84834"/>
    <w:rsid w:val="00F85B01"/>
    <w:rsid w:val="00F861C1"/>
    <w:rsid w:val="00F8630A"/>
    <w:rsid w:val="00F86436"/>
    <w:rsid w:val="00F8677F"/>
    <w:rsid w:val="00F867D7"/>
    <w:rsid w:val="00F86A5A"/>
    <w:rsid w:val="00F86D02"/>
    <w:rsid w:val="00F86D95"/>
    <w:rsid w:val="00F87175"/>
    <w:rsid w:val="00F874F3"/>
    <w:rsid w:val="00F908AB"/>
    <w:rsid w:val="00F90B7C"/>
    <w:rsid w:val="00F90CCD"/>
    <w:rsid w:val="00F9141F"/>
    <w:rsid w:val="00F91985"/>
    <w:rsid w:val="00F92F6F"/>
    <w:rsid w:val="00F93767"/>
    <w:rsid w:val="00F94379"/>
    <w:rsid w:val="00F946FE"/>
    <w:rsid w:val="00F94788"/>
    <w:rsid w:val="00F9574A"/>
    <w:rsid w:val="00F95B7A"/>
    <w:rsid w:val="00F960BC"/>
    <w:rsid w:val="00F9623D"/>
    <w:rsid w:val="00F96257"/>
    <w:rsid w:val="00F96941"/>
    <w:rsid w:val="00F96994"/>
    <w:rsid w:val="00F969A9"/>
    <w:rsid w:val="00F96A1D"/>
    <w:rsid w:val="00F97557"/>
    <w:rsid w:val="00F97EAC"/>
    <w:rsid w:val="00FA010C"/>
    <w:rsid w:val="00FA109C"/>
    <w:rsid w:val="00FA14C6"/>
    <w:rsid w:val="00FA14C9"/>
    <w:rsid w:val="00FA1A8B"/>
    <w:rsid w:val="00FA218D"/>
    <w:rsid w:val="00FA2424"/>
    <w:rsid w:val="00FA2895"/>
    <w:rsid w:val="00FA2ADB"/>
    <w:rsid w:val="00FA4770"/>
    <w:rsid w:val="00FA4795"/>
    <w:rsid w:val="00FA4AAE"/>
    <w:rsid w:val="00FA50C8"/>
    <w:rsid w:val="00FA68F1"/>
    <w:rsid w:val="00FA6F0F"/>
    <w:rsid w:val="00FA6FDF"/>
    <w:rsid w:val="00FA7195"/>
    <w:rsid w:val="00FA7304"/>
    <w:rsid w:val="00FA7CF5"/>
    <w:rsid w:val="00FB0A1B"/>
    <w:rsid w:val="00FB172E"/>
    <w:rsid w:val="00FB2406"/>
    <w:rsid w:val="00FB2443"/>
    <w:rsid w:val="00FB33B4"/>
    <w:rsid w:val="00FB41F8"/>
    <w:rsid w:val="00FB4462"/>
    <w:rsid w:val="00FB4529"/>
    <w:rsid w:val="00FB4DB7"/>
    <w:rsid w:val="00FB5E3D"/>
    <w:rsid w:val="00FB6216"/>
    <w:rsid w:val="00FB6D56"/>
    <w:rsid w:val="00FB78E6"/>
    <w:rsid w:val="00FB7FAC"/>
    <w:rsid w:val="00FC00D0"/>
    <w:rsid w:val="00FC0E14"/>
    <w:rsid w:val="00FC112D"/>
    <w:rsid w:val="00FC131F"/>
    <w:rsid w:val="00FC1F52"/>
    <w:rsid w:val="00FC2469"/>
    <w:rsid w:val="00FC2811"/>
    <w:rsid w:val="00FC4350"/>
    <w:rsid w:val="00FC4419"/>
    <w:rsid w:val="00FC45EE"/>
    <w:rsid w:val="00FC46A8"/>
    <w:rsid w:val="00FC470A"/>
    <w:rsid w:val="00FC4E88"/>
    <w:rsid w:val="00FC4F22"/>
    <w:rsid w:val="00FC4F75"/>
    <w:rsid w:val="00FC4FD2"/>
    <w:rsid w:val="00FC5B16"/>
    <w:rsid w:val="00FC5FCD"/>
    <w:rsid w:val="00FC6036"/>
    <w:rsid w:val="00FD0D66"/>
    <w:rsid w:val="00FD18AF"/>
    <w:rsid w:val="00FD1A25"/>
    <w:rsid w:val="00FD1B61"/>
    <w:rsid w:val="00FD1E41"/>
    <w:rsid w:val="00FD26CA"/>
    <w:rsid w:val="00FD2DD0"/>
    <w:rsid w:val="00FD4087"/>
    <w:rsid w:val="00FD4C0E"/>
    <w:rsid w:val="00FD519E"/>
    <w:rsid w:val="00FD62DB"/>
    <w:rsid w:val="00FD681A"/>
    <w:rsid w:val="00FD6D1A"/>
    <w:rsid w:val="00FD7355"/>
    <w:rsid w:val="00FD738F"/>
    <w:rsid w:val="00FE069B"/>
    <w:rsid w:val="00FE1612"/>
    <w:rsid w:val="00FE204C"/>
    <w:rsid w:val="00FE24EB"/>
    <w:rsid w:val="00FE271B"/>
    <w:rsid w:val="00FE3562"/>
    <w:rsid w:val="00FE3E25"/>
    <w:rsid w:val="00FE3FF0"/>
    <w:rsid w:val="00FE4796"/>
    <w:rsid w:val="00FE50D5"/>
    <w:rsid w:val="00FE656D"/>
    <w:rsid w:val="00FE7029"/>
    <w:rsid w:val="00FF075C"/>
    <w:rsid w:val="00FF2565"/>
    <w:rsid w:val="00FF2D54"/>
    <w:rsid w:val="00FF40C5"/>
    <w:rsid w:val="00FF4F43"/>
    <w:rsid w:val="00FF5184"/>
    <w:rsid w:val="00FF5394"/>
    <w:rsid w:val="00FF5880"/>
    <w:rsid w:val="00FF5915"/>
    <w:rsid w:val="00FF5A45"/>
    <w:rsid w:val="00FF5D12"/>
    <w:rsid w:val="00FF61A6"/>
    <w:rsid w:val="00FF6744"/>
    <w:rsid w:val="00FF72C6"/>
    <w:rsid w:val="00FF7388"/>
    <w:rsid w:val="00FF7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EB77F"/>
  <w15:docId w15:val="{B4100A2E-6D0A-4B10-9014-35A1AFCFB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361AA"/>
  </w:style>
  <w:style w:type="paragraph" w:styleId="Ttulo1">
    <w:name w:val="heading 1"/>
    <w:basedOn w:val="Normal"/>
    <w:next w:val="Normal"/>
    <w:link w:val="Ttulo1Car"/>
    <w:uiPriority w:val="9"/>
    <w:qFormat/>
    <w:rsid w:val="00B4083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C8328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423151"/>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5B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5B16"/>
  </w:style>
  <w:style w:type="paragraph" w:styleId="Piedepgina">
    <w:name w:val="footer"/>
    <w:basedOn w:val="Normal"/>
    <w:link w:val="PiedepginaCar"/>
    <w:uiPriority w:val="99"/>
    <w:unhideWhenUsed/>
    <w:rsid w:val="00FC5B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5B16"/>
  </w:style>
  <w:style w:type="paragraph" w:styleId="Textodeglobo">
    <w:name w:val="Balloon Text"/>
    <w:basedOn w:val="Normal"/>
    <w:link w:val="TextodegloboCar"/>
    <w:uiPriority w:val="99"/>
    <w:semiHidden/>
    <w:unhideWhenUsed/>
    <w:rsid w:val="00FC5B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5B16"/>
    <w:rPr>
      <w:rFonts w:ascii="Tahoma" w:hAnsi="Tahoma" w:cs="Tahoma"/>
      <w:sz w:val="16"/>
      <w:szCs w:val="16"/>
    </w:rPr>
  </w:style>
  <w:style w:type="table" w:customStyle="1" w:styleId="Tablaconcuadrcula1">
    <w:name w:val="Tabla con cuadrícula1"/>
    <w:basedOn w:val="Tablanormal"/>
    <w:next w:val="Tablaconcuadrcula"/>
    <w:rsid w:val="00E651D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E65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
    <w:basedOn w:val="Normal"/>
    <w:rsid w:val="00EF7BE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EF7BE4"/>
  </w:style>
  <w:style w:type="character" w:customStyle="1" w:styleId="Ttulo4Car">
    <w:name w:val="Título 4 Car"/>
    <w:basedOn w:val="Fuentedeprrafopredeter"/>
    <w:link w:val="Ttulo4"/>
    <w:uiPriority w:val="9"/>
    <w:rsid w:val="00423151"/>
    <w:rPr>
      <w:rFonts w:ascii="Times New Roman" w:eastAsia="Times New Roman" w:hAnsi="Times New Roman" w:cs="Times New Roman"/>
      <w:b/>
      <w:bCs/>
      <w:sz w:val="24"/>
      <w:szCs w:val="24"/>
      <w:lang w:eastAsia="es-CO"/>
    </w:rPr>
  </w:style>
  <w:style w:type="character" w:styleId="Textoennegrita">
    <w:name w:val="Strong"/>
    <w:basedOn w:val="Fuentedeprrafopredeter"/>
    <w:uiPriority w:val="22"/>
    <w:qFormat/>
    <w:rsid w:val="00423151"/>
    <w:rPr>
      <w:b/>
      <w:bCs/>
    </w:rPr>
  </w:style>
  <w:style w:type="paragraph" w:styleId="Prrafodelista">
    <w:name w:val="List Paragraph"/>
    <w:basedOn w:val="Normal"/>
    <w:qFormat/>
    <w:rsid w:val="00423151"/>
    <w:pPr>
      <w:ind w:left="720"/>
      <w:contextualSpacing/>
    </w:pPr>
  </w:style>
  <w:style w:type="character" w:customStyle="1" w:styleId="Ttulo3Car">
    <w:name w:val="Título 3 Car"/>
    <w:basedOn w:val="Fuentedeprrafopredeter"/>
    <w:link w:val="Ttulo3"/>
    <w:uiPriority w:val="9"/>
    <w:semiHidden/>
    <w:rsid w:val="00C8328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3C79AF"/>
    <w:rPr>
      <w:color w:val="0000FF" w:themeColor="hyperlink"/>
      <w:u w:val="single"/>
    </w:rPr>
  </w:style>
  <w:style w:type="character" w:styleId="Refdecomentario">
    <w:name w:val="annotation reference"/>
    <w:basedOn w:val="Fuentedeprrafopredeter"/>
    <w:uiPriority w:val="99"/>
    <w:semiHidden/>
    <w:unhideWhenUsed/>
    <w:rsid w:val="00814C1F"/>
    <w:rPr>
      <w:sz w:val="16"/>
      <w:szCs w:val="16"/>
    </w:rPr>
  </w:style>
  <w:style w:type="paragraph" w:styleId="Textocomentario">
    <w:name w:val="annotation text"/>
    <w:basedOn w:val="Normal"/>
    <w:link w:val="TextocomentarioCar"/>
    <w:uiPriority w:val="99"/>
    <w:unhideWhenUsed/>
    <w:rsid w:val="00814C1F"/>
    <w:pPr>
      <w:spacing w:line="240" w:lineRule="auto"/>
    </w:pPr>
    <w:rPr>
      <w:sz w:val="20"/>
      <w:szCs w:val="20"/>
    </w:rPr>
  </w:style>
  <w:style w:type="character" w:customStyle="1" w:styleId="TextocomentarioCar">
    <w:name w:val="Texto comentario Car"/>
    <w:basedOn w:val="Fuentedeprrafopredeter"/>
    <w:link w:val="Textocomentario"/>
    <w:uiPriority w:val="99"/>
    <w:rsid w:val="00814C1F"/>
    <w:rPr>
      <w:sz w:val="20"/>
      <w:szCs w:val="20"/>
    </w:rPr>
  </w:style>
  <w:style w:type="paragraph" w:styleId="Asuntodelcomentario">
    <w:name w:val="annotation subject"/>
    <w:basedOn w:val="Textocomentario"/>
    <w:next w:val="Textocomentario"/>
    <w:link w:val="AsuntodelcomentarioCar"/>
    <w:uiPriority w:val="99"/>
    <w:semiHidden/>
    <w:unhideWhenUsed/>
    <w:rsid w:val="00814C1F"/>
    <w:rPr>
      <w:b/>
      <w:bCs/>
    </w:rPr>
  </w:style>
  <w:style w:type="character" w:customStyle="1" w:styleId="AsuntodelcomentarioCar">
    <w:name w:val="Asunto del comentario Car"/>
    <w:basedOn w:val="TextocomentarioCar"/>
    <w:link w:val="Asuntodelcomentario"/>
    <w:uiPriority w:val="99"/>
    <w:semiHidden/>
    <w:rsid w:val="00814C1F"/>
    <w:rPr>
      <w:b/>
      <w:bCs/>
      <w:sz w:val="20"/>
      <w:szCs w:val="20"/>
    </w:rPr>
  </w:style>
  <w:style w:type="paragraph" w:styleId="NormalWeb">
    <w:name w:val="Normal (Web)"/>
    <w:basedOn w:val="Normal"/>
    <w:uiPriority w:val="99"/>
    <w:unhideWhenUsed/>
    <w:rsid w:val="00551C30"/>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concuadrcula2">
    <w:name w:val="Tabla con cuadrícula2"/>
    <w:basedOn w:val="Tablanormal"/>
    <w:next w:val="Tablaconcuadrcula"/>
    <w:rsid w:val="006A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166AE5"/>
  </w:style>
  <w:style w:type="paragraph" w:customStyle="1" w:styleId="tab1">
    <w:name w:val="tab1"/>
    <w:basedOn w:val="Normal"/>
    <w:rsid w:val="00B1325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D23F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D23F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Revisin">
    <w:name w:val="Revision"/>
    <w:hidden/>
    <w:uiPriority w:val="99"/>
    <w:semiHidden/>
    <w:rsid w:val="00351E79"/>
    <w:pPr>
      <w:spacing w:after="0" w:line="240" w:lineRule="auto"/>
    </w:pPr>
  </w:style>
  <w:style w:type="character" w:customStyle="1" w:styleId="hvr">
    <w:name w:val="hvr"/>
    <w:basedOn w:val="Fuentedeprrafopredeter"/>
    <w:rsid w:val="00331D9C"/>
  </w:style>
  <w:style w:type="character" w:customStyle="1" w:styleId="caps">
    <w:name w:val="caps"/>
    <w:basedOn w:val="Fuentedeprrafopredeter"/>
    <w:rsid w:val="00463FE7"/>
  </w:style>
  <w:style w:type="character" w:styleId="Hipervnculovisitado">
    <w:name w:val="FollowedHyperlink"/>
    <w:basedOn w:val="Fuentedeprrafopredeter"/>
    <w:uiPriority w:val="99"/>
    <w:semiHidden/>
    <w:unhideWhenUsed/>
    <w:rsid w:val="00D108A5"/>
    <w:rPr>
      <w:color w:val="800080" w:themeColor="followedHyperlink"/>
      <w:u w:val="single"/>
    </w:rPr>
  </w:style>
  <w:style w:type="paragraph" w:styleId="Sinespaciado">
    <w:name w:val="No Spacing"/>
    <w:uiPriority w:val="1"/>
    <w:qFormat/>
    <w:rsid w:val="004A1C3F"/>
    <w:pPr>
      <w:spacing w:after="0" w:line="240" w:lineRule="auto"/>
    </w:pPr>
    <w:rPr>
      <w:sz w:val="24"/>
      <w:szCs w:val="24"/>
      <w:lang w:val="es-ES_tradnl"/>
    </w:rPr>
  </w:style>
  <w:style w:type="character" w:customStyle="1" w:styleId="Ttulo1Car">
    <w:name w:val="Título 1 Car"/>
    <w:basedOn w:val="Fuentedeprrafopredeter"/>
    <w:link w:val="Ttulo1"/>
    <w:uiPriority w:val="9"/>
    <w:rsid w:val="00B4083A"/>
    <w:rPr>
      <w:rFonts w:asciiTheme="majorHAnsi" w:eastAsiaTheme="majorEastAsia" w:hAnsiTheme="majorHAnsi" w:cstheme="majorBidi"/>
      <w:color w:val="365F91" w:themeColor="accent1" w:themeShade="BF"/>
      <w:sz w:val="32"/>
      <w:szCs w:val="32"/>
    </w:rPr>
  </w:style>
  <w:style w:type="character" w:customStyle="1" w:styleId="addmd">
    <w:name w:val="addmd"/>
    <w:basedOn w:val="Fuentedeprrafopredeter"/>
    <w:rsid w:val="00B4083A"/>
  </w:style>
  <w:style w:type="character" w:styleId="Textodelmarcadordeposicin">
    <w:name w:val="Placeholder Text"/>
    <w:basedOn w:val="Fuentedeprrafopredeter"/>
    <w:uiPriority w:val="99"/>
    <w:semiHidden/>
    <w:rsid w:val="002D76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7868">
      <w:bodyDiv w:val="1"/>
      <w:marLeft w:val="0"/>
      <w:marRight w:val="0"/>
      <w:marTop w:val="0"/>
      <w:marBottom w:val="0"/>
      <w:divBdr>
        <w:top w:val="none" w:sz="0" w:space="0" w:color="auto"/>
        <w:left w:val="none" w:sz="0" w:space="0" w:color="auto"/>
        <w:bottom w:val="none" w:sz="0" w:space="0" w:color="auto"/>
        <w:right w:val="none" w:sz="0" w:space="0" w:color="auto"/>
      </w:divBdr>
    </w:div>
    <w:div w:id="27492259">
      <w:bodyDiv w:val="1"/>
      <w:marLeft w:val="0"/>
      <w:marRight w:val="0"/>
      <w:marTop w:val="0"/>
      <w:marBottom w:val="0"/>
      <w:divBdr>
        <w:top w:val="none" w:sz="0" w:space="0" w:color="auto"/>
        <w:left w:val="none" w:sz="0" w:space="0" w:color="auto"/>
        <w:bottom w:val="none" w:sz="0" w:space="0" w:color="auto"/>
        <w:right w:val="none" w:sz="0" w:space="0" w:color="auto"/>
      </w:divBdr>
    </w:div>
    <w:div w:id="101654433">
      <w:bodyDiv w:val="1"/>
      <w:marLeft w:val="0"/>
      <w:marRight w:val="0"/>
      <w:marTop w:val="0"/>
      <w:marBottom w:val="0"/>
      <w:divBdr>
        <w:top w:val="none" w:sz="0" w:space="0" w:color="auto"/>
        <w:left w:val="none" w:sz="0" w:space="0" w:color="auto"/>
        <w:bottom w:val="none" w:sz="0" w:space="0" w:color="auto"/>
        <w:right w:val="none" w:sz="0" w:space="0" w:color="auto"/>
      </w:divBdr>
    </w:div>
    <w:div w:id="117530542">
      <w:bodyDiv w:val="1"/>
      <w:marLeft w:val="0"/>
      <w:marRight w:val="0"/>
      <w:marTop w:val="0"/>
      <w:marBottom w:val="0"/>
      <w:divBdr>
        <w:top w:val="none" w:sz="0" w:space="0" w:color="auto"/>
        <w:left w:val="none" w:sz="0" w:space="0" w:color="auto"/>
        <w:bottom w:val="none" w:sz="0" w:space="0" w:color="auto"/>
        <w:right w:val="none" w:sz="0" w:space="0" w:color="auto"/>
      </w:divBdr>
      <w:divsChild>
        <w:div w:id="892883890">
          <w:marLeft w:val="0"/>
          <w:marRight w:val="0"/>
          <w:marTop w:val="0"/>
          <w:marBottom w:val="0"/>
          <w:divBdr>
            <w:top w:val="none" w:sz="0" w:space="0" w:color="auto"/>
            <w:left w:val="none" w:sz="0" w:space="0" w:color="auto"/>
            <w:bottom w:val="none" w:sz="0" w:space="0" w:color="auto"/>
            <w:right w:val="none" w:sz="0" w:space="0" w:color="auto"/>
          </w:divBdr>
        </w:div>
        <w:div w:id="1753888408">
          <w:marLeft w:val="0"/>
          <w:marRight w:val="0"/>
          <w:marTop w:val="0"/>
          <w:marBottom w:val="0"/>
          <w:divBdr>
            <w:top w:val="none" w:sz="0" w:space="0" w:color="auto"/>
            <w:left w:val="none" w:sz="0" w:space="0" w:color="auto"/>
            <w:bottom w:val="none" w:sz="0" w:space="0" w:color="auto"/>
            <w:right w:val="none" w:sz="0" w:space="0" w:color="auto"/>
          </w:divBdr>
        </w:div>
        <w:div w:id="1872061438">
          <w:marLeft w:val="0"/>
          <w:marRight w:val="0"/>
          <w:marTop w:val="0"/>
          <w:marBottom w:val="0"/>
          <w:divBdr>
            <w:top w:val="none" w:sz="0" w:space="0" w:color="auto"/>
            <w:left w:val="none" w:sz="0" w:space="0" w:color="auto"/>
            <w:bottom w:val="none" w:sz="0" w:space="0" w:color="auto"/>
            <w:right w:val="none" w:sz="0" w:space="0" w:color="auto"/>
          </w:divBdr>
        </w:div>
      </w:divsChild>
    </w:div>
    <w:div w:id="151020897">
      <w:bodyDiv w:val="1"/>
      <w:marLeft w:val="0"/>
      <w:marRight w:val="0"/>
      <w:marTop w:val="0"/>
      <w:marBottom w:val="0"/>
      <w:divBdr>
        <w:top w:val="none" w:sz="0" w:space="0" w:color="auto"/>
        <w:left w:val="none" w:sz="0" w:space="0" w:color="auto"/>
        <w:bottom w:val="none" w:sz="0" w:space="0" w:color="auto"/>
        <w:right w:val="none" w:sz="0" w:space="0" w:color="auto"/>
      </w:divBdr>
    </w:div>
    <w:div w:id="180971643">
      <w:bodyDiv w:val="1"/>
      <w:marLeft w:val="0"/>
      <w:marRight w:val="0"/>
      <w:marTop w:val="0"/>
      <w:marBottom w:val="0"/>
      <w:divBdr>
        <w:top w:val="none" w:sz="0" w:space="0" w:color="auto"/>
        <w:left w:val="none" w:sz="0" w:space="0" w:color="auto"/>
        <w:bottom w:val="none" w:sz="0" w:space="0" w:color="auto"/>
        <w:right w:val="none" w:sz="0" w:space="0" w:color="auto"/>
      </w:divBdr>
      <w:divsChild>
        <w:div w:id="1607812344">
          <w:marLeft w:val="0"/>
          <w:marRight w:val="0"/>
          <w:marTop w:val="0"/>
          <w:marBottom w:val="0"/>
          <w:divBdr>
            <w:top w:val="none" w:sz="0" w:space="0" w:color="auto"/>
            <w:left w:val="none" w:sz="0" w:space="0" w:color="auto"/>
            <w:bottom w:val="none" w:sz="0" w:space="0" w:color="auto"/>
            <w:right w:val="none" w:sz="0" w:space="0" w:color="auto"/>
          </w:divBdr>
          <w:divsChild>
            <w:div w:id="1795053604">
              <w:marLeft w:val="0"/>
              <w:marRight w:val="0"/>
              <w:marTop w:val="0"/>
              <w:marBottom w:val="0"/>
              <w:divBdr>
                <w:top w:val="none" w:sz="0" w:space="0" w:color="auto"/>
                <w:left w:val="none" w:sz="0" w:space="0" w:color="auto"/>
                <w:bottom w:val="none" w:sz="0" w:space="0" w:color="auto"/>
                <w:right w:val="none" w:sz="0" w:space="0" w:color="auto"/>
              </w:divBdr>
              <w:divsChild>
                <w:div w:id="1354571230">
                  <w:marLeft w:val="0"/>
                  <w:marRight w:val="0"/>
                  <w:marTop w:val="0"/>
                  <w:marBottom w:val="0"/>
                  <w:divBdr>
                    <w:top w:val="none" w:sz="0" w:space="0" w:color="auto"/>
                    <w:left w:val="none" w:sz="0" w:space="0" w:color="auto"/>
                    <w:bottom w:val="none" w:sz="0" w:space="0" w:color="auto"/>
                    <w:right w:val="none" w:sz="0" w:space="0" w:color="auto"/>
                  </w:divBdr>
                </w:div>
              </w:divsChild>
            </w:div>
            <w:div w:id="1803227603">
              <w:marLeft w:val="0"/>
              <w:marRight w:val="0"/>
              <w:marTop w:val="0"/>
              <w:marBottom w:val="0"/>
              <w:divBdr>
                <w:top w:val="none" w:sz="0" w:space="0" w:color="auto"/>
                <w:left w:val="none" w:sz="0" w:space="0" w:color="auto"/>
                <w:bottom w:val="none" w:sz="0" w:space="0" w:color="auto"/>
                <w:right w:val="none" w:sz="0" w:space="0" w:color="auto"/>
              </w:divBdr>
              <w:divsChild>
                <w:div w:id="497157213">
                  <w:marLeft w:val="0"/>
                  <w:marRight w:val="0"/>
                  <w:marTop w:val="0"/>
                  <w:marBottom w:val="0"/>
                  <w:divBdr>
                    <w:top w:val="none" w:sz="0" w:space="0" w:color="auto"/>
                    <w:left w:val="none" w:sz="0" w:space="0" w:color="auto"/>
                    <w:bottom w:val="none" w:sz="0" w:space="0" w:color="auto"/>
                    <w:right w:val="none" w:sz="0" w:space="0" w:color="auto"/>
                  </w:divBdr>
                  <w:divsChild>
                    <w:div w:id="1972517025">
                      <w:marLeft w:val="0"/>
                      <w:marRight w:val="0"/>
                      <w:marTop w:val="0"/>
                      <w:marBottom w:val="0"/>
                      <w:divBdr>
                        <w:top w:val="none" w:sz="0" w:space="0" w:color="auto"/>
                        <w:left w:val="none" w:sz="0" w:space="0" w:color="auto"/>
                        <w:bottom w:val="none" w:sz="0" w:space="0" w:color="auto"/>
                        <w:right w:val="none" w:sz="0" w:space="0" w:color="auto"/>
                      </w:divBdr>
                    </w:div>
                    <w:div w:id="2113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18933">
          <w:marLeft w:val="0"/>
          <w:marRight w:val="0"/>
          <w:marTop w:val="0"/>
          <w:marBottom w:val="0"/>
          <w:divBdr>
            <w:top w:val="none" w:sz="0" w:space="0" w:color="auto"/>
            <w:left w:val="none" w:sz="0" w:space="0" w:color="auto"/>
            <w:bottom w:val="none" w:sz="0" w:space="0" w:color="auto"/>
            <w:right w:val="none" w:sz="0" w:space="0" w:color="auto"/>
          </w:divBdr>
          <w:divsChild>
            <w:div w:id="12463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855">
      <w:bodyDiv w:val="1"/>
      <w:marLeft w:val="0"/>
      <w:marRight w:val="0"/>
      <w:marTop w:val="0"/>
      <w:marBottom w:val="0"/>
      <w:divBdr>
        <w:top w:val="none" w:sz="0" w:space="0" w:color="auto"/>
        <w:left w:val="none" w:sz="0" w:space="0" w:color="auto"/>
        <w:bottom w:val="none" w:sz="0" w:space="0" w:color="auto"/>
        <w:right w:val="none" w:sz="0" w:space="0" w:color="auto"/>
      </w:divBdr>
    </w:div>
    <w:div w:id="199368365">
      <w:bodyDiv w:val="1"/>
      <w:marLeft w:val="0"/>
      <w:marRight w:val="0"/>
      <w:marTop w:val="0"/>
      <w:marBottom w:val="0"/>
      <w:divBdr>
        <w:top w:val="none" w:sz="0" w:space="0" w:color="auto"/>
        <w:left w:val="none" w:sz="0" w:space="0" w:color="auto"/>
        <w:bottom w:val="none" w:sz="0" w:space="0" w:color="auto"/>
        <w:right w:val="none" w:sz="0" w:space="0" w:color="auto"/>
      </w:divBdr>
      <w:divsChild>
        <w:div w:id="991523304">
          <w:marLeft w:val="150"/>
          <w:marRight w:val="0"/>
          <w:marTop w:val="225"/>
          <w:marBottom w:val="225"/>
          <w:divBdr>
            <w:top w:val="none" w:sz="0" w:space="0" w:color="auto"/>
            <w:left w:val="none" w:sz="0" w:space="0" w:color="auto"/>
            <w:bottom w:val="none" w:sz="0" w:space="0" w:color="auto"/>
            <w:right w:val="none" w:sz="0" w:space="0" w:color="auto"/>
          </w:divBdr>
          <w:divsChild>
            <w:div w:id="775245914">
              <w:marLeft w:val="0"/>
              <w:marRight w:val="0"/>
              <w:marTop w:val="0"/>
              <w:marBottom w:val="0"/>
              <w:divBdr>
                <w:top w:val="none" w:sz="0" w:space="0" w:color="auto"/>
                <w:left w:val="none" w:sz="0" w:space="0" w:color="auto"/>
                <w:bottom w:val="none" w:sz="0" w:space="0" w:color="auto"/>
                <w:right w:val="none" w:sz="0" w:space="0" w:color="auto"/>
              </w:divBdr>
              <w:divsChild>
                <w:div w:id="16255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3132">
      <w:bodyDiv w:val="1"/>
      <w:marLeft w:val="0"/>
      <w:marRight w:val="0"/>
      <w:marTop w:val="0"/>
      <w:marBottom w:val="0"/>
      <w:divBdr>
        <w:top w:val="none" w:sz="0" w:space="0" w:color="auto"/>
        <w:left w:val="none" w:sz="0" w:space="0" w:color="auto"/>
        <w:bottom w:val="none" w:sz="0" w:space="0" w:color="auto"/>
        <w:right w:val="none" w:sz="0" w:space="0" w:color="auto"/>
      </w:divBdr>
      <w:divsChild>
        <w:div w:id="282005388">
          <w:marLeft w:val="0"/>
          <w:marRight w:val="0"/>
          <w:marTop w:val="0"/>
          <w:marBottom w:val="0"/>
          <w:divBdr>
            <w:top w:val="none" w:sz="0" w:space="0" w:color="auto"/>
            <w:left w:val="none" w:sz="0" w:space="0" w:color="auto"/>
            <w:bottom w:val="none" w:sz="0" w:space="0" w:color="auto"/>
            <w:right w:val="none" w:sz="0" w:space="0" w:color="auto"/>
          </w:divBdr>
          <w:divsChild>
            <w:div w:id="802161785">
              <w:marLeft w:val="0"/>
              <w:marRight w:val="0"/>
              <w:marTop w:val="0"/>
              <w:marBottom w:val="0"/>
              <w:divBdr>
                <w:top w:val="none" w:sz="0" w:space="0" w:color="auto"/>
                <w:left w:val="none" w:sz="0" w:space="0" w:color="auto"/>
                <w:bottom w:val="none" w:sz="0" w:space="0" w:color="auto"/>
                <w:right w:val="none" w:sz="0" w:space="0" w:color="auto"/>
              </w:divBdr>
              <w:divsChild>
                <w:div w:id="698892314">
                  <w:marLeft w:val="0"/>
                  <w:marRight w:val="0"/>
                  <w:marTop w:val="0"/>
                  <w:marBottom w:val="0"/>
                  <w:divBdr>
                    <w:top w:val="none" w:sz="0" w:space="0" w:color="auto"/>
                    <w:left w:val="none" w:sz="0" w:space="0" w:color="auto"/>
                    <w:bottom w:val="none" w:sz="0" w:space="0" w:color="auto"/>
                    <w:right w:val="none" w:sz="0" w:space="0" w:color="auto"/>
                  </w:divBdr>
                  <w:divsChild>
                    <w:div w:id="189032756">
                      <w:marLeft w:val="0"/>
                      <w:marRight w:val="0"/>
                      <w:marTop w:val="0"/>
                      <w:marBottom w:val="0"/>
                      <w:divBdr>
                        <w:top w:val="none" w:sz="0" w:space="0" w:color="auto"/>
                        <w:left w:val="none" w:sz="0" w:space="0" w:color="auto"/>
                        <w:bottom w:val="none" w:sz="0" w:space="0" w:color="auto"/>
                        <w:right w:val="none" w:sz="0" w:space="0" w:color="auto"/>
                      </w:divBdr>
                    </w:div>
                    <w:div w:id="514661520">
                      <w:marLeft w:val="0"/>
                      <w:marRight w:val="0"/>
                      <w:marTop w:val="0"/>
                      <w:marBottom w:val="0"/>
                      <w:divBdr>
                        <w:top w:val="none" w:sz="0" w:space="0" w:color="auto"/>
                        <w:left w:val="none" w:sz="0" w:space="0" w:color="auto"/>
                        <w:bottom w:val="none" w:sz="0" w:space="0" w:color="auto"/>
                        <w:right w:val="none" w:sz="0" w:space="0" w:color="auto"/>
                      </w:divBdr>
                    </w:div>
                    <w:div w:id="1120150204">
                      <w:marLeft w:val="0"/>
                      <w:marRight w:val="0"/>
                      <w:marTop w:val="0"/>
                      <w:marBottom w:val="0"/>
                      <w:divBdr>
                        <w:top w:val="none" w:sz="0" w:space="0" w:color="auto"/>
                        <w:left w:val="none" w:sz="0" w:space="0" w:color="auto"/>
                        <w:bottom w:val="none" w:sz="0" w:space="0" w:color="auto"/>
                        <w:right w:val="none" w:sz="0" w:space="0" w:color="auto"/>
                      </w:divBdr>
                    </w:div>
                    <w:div w:id="1233584994">
                      <w:marLeft w:val="0"/>
                      <w:marRight w:val="0"/>
                      <w:marTop w:val="0"/>
                      <w:marBottom w:val="0"/>
                      <w:divBdr>
                        <w:top w:val="none" w:sz="0" w:space="0" w:color="auto"/>
                        <w:left w:val="none" w:sz="0" w:space="0" w:color="auto"/>
                        <w:bottom w:val="none" w:sz="0" w:space="0" w:color="auto"/>
                        <w:right w:val="none" w:sz="0" w:space="0" w:color="auto"/>
                      </w:divBdr>
                    </w:div>
                    <w:div w:id="13147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2315">
              <w:marLeft w:val="0"/>
              <w:marRight w:val="0"/>
              <w:marTop w:val="0"/>
              <w:marBottom w:val="0"/>
              <w:divBdr>
                <w:top w:val="none" w:sz="0" w:space="0" w:color="auto"/>
                <w:left w:val="none" w:sz="0" w:space="0" w:color="auto"/>
                <w:bottom w:val="none" w:sz="0" w:space="0" w:color="auto"/>
                <w:right w:val="none" w:sz="0" w:space="0" w:color="auto"/>
              </w:divBdr>
              <w:divsChild>
                <w:div w:id="199348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3735">
          <w:marLeft w:val="0"/>
          <w:marRight w:val="0"/>
          <w:marTop w:val="0"/>
          <w:marBottom w:val="0"/>
          <w:divBdr>
            <w:top w:val="none" w:sz="0" w:space="0" w:color="auto"/>
            <w:left w:val="none" w:sz="0" w:space="0" w:color="auto"/>
            <w:bottom w:val="none" w:sz="0" w:space="0" w:color="auto"/>
            <w:right w:val="none" w:sz="0" w:space="0" w:color="auto"/>
          </w:divBdr>
          <w:divsChild>
            <w:div w:id="493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4191">
      <w:bodyDiv w:val="1"/>
      <w:marLeft w:val="0"/>
      <w:marRight w:val="0"/>
      <w:marTop w:val="0"/>
      <w:marBottom w:val="0"/>
      <w:divBdr>
        <w:top w:val="none" w:sz="0" w:space="0" w:color="auto"/>
        <w:left w:val="none" w:sz="0" w:space="0" w:color="auto"/>
        <w:bottom w:val="none" w:sz="0" w:space="0" w:color="auto"/>
        <w:right w:val="none" w:sz="0" w:space="0" w:color="auto"/>
      </w:divBdr>
      <w:divsChild>
        <w:div w:id="1631981262">
          <w:marLeft w:val="0"/>
          <w:marRight w:val="0"/>
          <w:marTop w:val="0"/>
          <w:marBottom w:val="0"/>
          <w:divBdr>
            <w:top w:val="none" w:sz="0" w:space="0" w:color="auto"/>
            <w:left w:val="none" w:sz="0" w:space="0" w:color="auto"/>
            <w:bottom w:val="none" w:sz="0" w:space="0" w:color="auto"/>
            <w:right w:val="none" w:sz="0" w:space="0" w:color="auto"/>
          </w:divBdr>
        </w:div>
      </w:divsChild>
    </w:div>
    <w:div w:id="223955341">
      <w:bodyDiv w:val="1"/>
      <w:marLeft w:val="0"/>
      <w:marRight w:val="0"/>
      <w:marTop w:val="0"/>
      <w:marBottom w:val="0"/>
      <w:divBdr>
        <w:top w:val="none" w:sz="0" w:space="0" w:color="auto"/>
        <w:left w:val="none" w:sz="0" w:space="0" w:color="auto"/>
        <w:bottom w:val="none" w:sz="0" w:space="0" w:color="auto"/>
        <w:right w:val="none" w:sz="0" w:space="0" w:color="auto"/>
      </w:divBdr>
      <w:divsChild>
        <w:div w:id="1720932355">
          <w:marLeft w:val="336"/>
          <w:marRight w:val="0"/>
          <w:marTop w:val="120"/>
          <w:marBottom w:val="312"/>
          <w:divBdr>
            <w:top w:val="none" w:sz="0" w:space="0" w:color="auto"/>
            <w:left w:val="none" w:sz="0" w:space="0" w:color="auto"/>
            <w:bottom w:val="none" w:sz="0" w:space="0" w:color="auto"/>
            <w:right w:val="none" w:sz="0" w:space="0" w:color="auto"/>
          </w:divBdr>
          <w:divsChild>
            <w:div w:id="210961718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00697327">
      <w:bodyDiv w:val="1"/>
      <w:marLeft w:val="0"/>
      <w:marRight w:val="0"/>
      <w:marTop w:val="0"/>
      <w:marBottom w:val="0"/>
      <w:divBdr>
        <w:top w:val="none" w:sz="0" w:space="0" w:color="auto"/>
        <w:left w:val="none" w:sz="0" w:space="0" w:color="auto"/>
        <w:bottom w:val="none" w:sz="0" w:space="0" w:color="auto"/>
        <w:right w:val="none" w:sz="0" w:space="0" w:color="auto"/>
      </w:divBdr>
    </w:div>
    <w:div w:id="385297141">
      <w:bodyDiv w:val="1"/>
      <w:marLeft w:val="0"/>
      <w:marRight w:val="0"/>
      <w:marTop w:val="0"/>
      <w:marBottom w:val="0"/>
      <w:divBdr>
        <w:top w:val="none" w:sz="0" w:space="0" w:color="auto"/>
        <w:left w:val="none" w:sz="0" w:space="0" w:color="auto"/>
        <w:bottom w:val="none" w:sz="0" w:space="0" w:color="auto"/>
        <w:right w:val="none" w:sz="0" w:space="0" w:color="auto"/>
      </w:divBdr>
    </w:div>
    <w:div w:id="448158706">
      <w:bodyDiv w:val="1"/>
      <w:marLeft w:val="0"/>
      <w:marRight w:val="0"/>
      <w:marTop w:val="0"/>
      <w:marBottom w:val="0"/>
      <w:divBdr>
        <w:top w:val="none" w:sz="0" w:space="0" w:color="auto"/>
        <w:left w:val="none" w:sz="0" w:space="0" w:color="auto"/>
        <w:bottom w:val="none" w:sz="0" w:space="0" w:color="auto"/>
        <w:right w:val="none" w:sz="0" w:space="0" w:color="auto"/>
      </w:divBdr>
    </w:div>
    <w:div w:id="489372586">
      <w:bodyDiv w:val="1"/>
      <w:marLeft w:val="0"/>
      <w:marRight w:val="0"/>
      <w:marTop w:val="0"/>
      <w:marBottom w:val="0"/>
      <w:divBdr>
        <w:top w:val="none" w:sz="0" w:space="0" w:color="auto"/>
        <w:left w:val="none" w:sz="0" w:space="0" w:color="auto"/>
        <w:bottom w:val="none" w:sz="0" w:space="0" w:color="auto"/>
        <w:right w:val="none" w:sz="0" w:space="0" w:color="auto"/>
      </w:divBdr>
    </w:div>
    <w:div w:id="502479920">
      <w:bodyDiv w:val="1"/>
      <w:marLeft w:val="0"/>
      <w:marRight w:val="0"/>
      <w:marTop w:val="0"/>
      <w:marBottom w:val="0"/>
      <w:divBdr>
        <w:top w:val="none" w:sz="0" w:space="0" w:color="auto"/>
        <w:left w:val="none" w:sz="0" w:space="0" w:color="auto"/>
        <w:bottom w:val="none" w:sz="0" w:space="0" w:color="auto"/>
        <w:right w:val="none" w:sz="0" w:space="0" w:color="auto"/>
      </w:divBdr>
      <w:divsChild>
        <w:div w:id="165753888">
          <w:marLeft w:val="0"/>
          <w:marRight w:val="0"/>
          <w:marTop w:val="0"/>
          <w:marBottom w:val="0"/>
          <w:divBdr>
            <w:top w:val="none" w:sz="0" w:space="0" w:color="auto"/>
            <w:left w:val="none" w:sz="0" w:space="0" w:color="auto"/>
            <w:bottom w:val="none" w:sz="0" w:space="0" w:color="auto"/>
            <w:right w:val="none" w:sz="0" w:space="0" w:color="auto"/>
          </w:divBdr>
        </w:div>
        <w:div w:id="1296640754">
          <w:marLeft w:val="0"/>
          <w:marRight w:val="0"/>
          <w:marTop w:val="0"/>
          <w:marBottom w:val="0"/>
          <w:divBdr>
            <w:top w:val="none" w:sz="0" w:space="0" w:color="auto"/>
            <w:left w:val="none" w:sz="0" w:space="0" w:color="auto"/>
            <w:bottom w:val="none" w:sz="0" w:space="0" w:color="auto"/>
            <w:right w:val="none" w:sz="0" w:space="0" w:color="auto"/>
          </w:divBdr>
        </w:div>
      </w:divsChild>
    </w:div>
    <w:div w:id="591276370">
      <w:bodyDiv w:val="1"/>
      <w:marLeft w:val="0"/>
      <w:marRight w:val="0"/>
      <w:marTop w:val="0"/>
      <w:marBottom w:val="0"/>
      <w:divBdr>
        <w:top w:val="none" w:sz="0" w:space="0" w:color="auto"/>
        <w:left w:val="none" w:sz="0" w:space="0" w:color="auto"/>
        <w:bottom w:val="none" w:sz="0" w:space="0" w:color="auto"/>
        <w:right w:val="none" w:sz="0" w:space="0" w:color="auto"/>
      </w:divBdr>
      <w:divsChild>
        <w:div w:id="1100679071">
          <w:marLeft w:val="0"/>
          <w:marRight w:val="0"/>
          <w:marTop w:val="0"/>
          <w:marBottom w:val="0"/>
          <w:divBdr>
            <w:top w:val="none" w:sz="0" w:space="0" w:color="auto"/>
            <w:left w:val="none" w:sz="0" w:space="0" w:color="auto"/>
            <w:bottom w:val="none" w:sz="0" w:space="0" w:color="auto"/>
            <w:right w:val="none" w:sz="0" w:space="0" w:color="auto"/>
          </w:divBdr>
          <w:divsChild>
            <w:div w:id="2070614823">
              <w:marLeft w:val="0"/>
              <w:marRight w:val="0"/>
              <w:marTop w:val="0"/>
              <w:marBottom w:val="0"/>
              <w:divBdr>
                <w:top w:val="none" w:sz="0" w:space="0" w:color="auto"/>
                <w:left w:val="none" w:sz="0" w:space="0" w:color="auto"/>
                <w:bottom w:val="none" w:sz="0" w:space="0" w:color="auto"/>
                <w:right w:val="none" w:sz="0" w:space="0" w:color="auto"/>
              </w:divBdr>
              <w:divsChild>
                <w:div w:id="1150825539">
                  <w:marLeft w:val="0"/>
                  <w:marRight w:val="0"/>
                  <w:marTop w:val="0"/>
                  <w:marBottom w:val="0"/>
                  <w:divBdr>
                    <w:top w:val="none" w:sz="0" w:space="0" w:color="auto"/>
                    <w:left w:val="none" w:sz="0" w:space="0" w:color="auto"/>
                    <w:bottom w:val="none" w:sz="0" w:space="0" w:color="auto"/>
                    <w:right w:val="none" w:sz="0" w:space="0" w:color="auto"/>
                  </w:divBdr>
                </w:div>
                <w:div w:id="12930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7664">
          <w:marLeft w:val="0"/>
          <w:marRight w:val="0"/>
          <w:marTop w:val="150"/>
          <w:marBottom w:val="0"/>
          <w:divBdr>
            <w:top w:val="none" w:sz="0" w:space="0" w:color="auto"/>
            <w:left w:val="none" w:sz="0" w:space="0" w:color="auto"/>
            <w:bottom w:val="none" w:sz="0" w:space="0" w:color="auto"/>
            <w:right w:val="none" w:sz="0" w:space="0" w:color="auto"/>
          </w:divBdr>
          <w:divsChild>
            <w:div w:id="2001226373">
              <w:marLeft w:val="0"/>
              <w:marRight w:val="0"/>
              <w:marTop w:val="150"/>
              <w:marBottom w:val="0"/>
              <w:divBdr>
                <w:top w:val="none" w:sz="0" w:space="0" w:color="auto"/>
                <w:left w:val="none" w:sz="0" w:space="0" w:color="auto"/>
                <w:bottom w:val="none" w:sz="0" w:space="0" w:color="auto"/>
                <w:right w:val="none" w:sz="0" w:space="0" w:color="auto"/>
              </w:divBdr>
              <w:divsChild>
                <w:div w:id="1216772074">
                  <w:marLeft w:val="0"/>
                  <w:marRight w:val="0"/>
                  <w:marTop w:val="0"/>
                  <w:marBottom w:val="225"/>
                  <w:divBdr>
                    <w:top w:val="none" w:sz="0" w:space="0" w:color="auto"/>
                    <w:left w:val="none" w:sz="0" w:space="0" w:color="auto"/>
                    <w:bottom w:val="none" w:sz="0" w:space="0" w:color="auto"/>
                    <w:right w:val="none" w:sz="0" w:space="0" w:color="auto"/>
                  </w:divBdr>
                  <w:divsChild>
                    <w:div w:id="130561146">
                      <w:marLeft w:val="0"/>
                      <w:marRight w:val="0"/>
                      <w:marTop w:val="0"/>
                      <w:marBottom w:val="0"/>
                      <w:divBdr>
                        <w:top w:val="none" w:sz="0" w:space="0" w:color="auto"/>
                        <w:left w:val="none" w:sz="0" w:space="0" w:color="auto"/>
                        <w:bottom w:val="none" w:sz="0" w:space="0" w:color="auto"/>
                        <w:right w:val="none" w:sz="0" w:space="0" w:color="auto"/>
                      </w:divBdr>
                    </w:div>
                    <w:div w:id="1518696907">
                      <w:marLeft w:val="0"/>
                      <w:marRight w:val="0"/>
                      <w:marTop w:val="0"/>
                      <w:marBottom w:val="0"/>
                      <w:divBdr>
                        <w:top w:val="none" w:sz="0" w:space="0" w:color="auto"/>
                        <w:left w:val="none" w:sz="0" w:space="0" w:color="auto"/>
                        <w:bottom w:val="none" w:sz="0" w:space="0" w:color="auto"/>
                        <w:right w:val="none" w:sz="0" w:space="0" w:color="auto"/>
                      </w:divBdr>
                      <w:divsChild>
                        <w:div w:id="182015318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505901979">
                  <w:marLeft w:val="0"/>
                  <w:marRight w:val="0"/>
                  <w:marTop w:val="0"/>
                  <w:marBottom w:val="0"/>
                  <w:divBdr>
                    <w:top w:val="none" w:sz="0" w:space="0" w:color="auto"/>
                    <w:left w:val="none" w:sz="0" w:space="0" w:color="auto"/>
                    <w:bottom w:val="none" w:sz="0" w:space="0" w:color="auto"/>
                    <w:right w:val="none" w:sz="0" w:space="0" w:color="auto"/>
                  </w:divBdr>
                  <w:divsChild>
                    <w:div w:id="1887638885">
                      <w:marLeft w:val="0"/>
                      <w:marRight w:val="0"/>
                      <w:marTop w:val="0"/>
                      <w:marBottom w:val="0"/>
                      <w:divBdr>
                        <w:top w:val="none" w:sz="0" w:space="0" w:color="auto"/>
                        <w:left w:val="none" w:sz="0" w:space="0" w:color="auto"/>
                        <w:bottom w:val="none" w:sz="0" w:space="0" w:color="auto"/>
                        <w:right w:val="none" w:sz="0" w:space="0" w:color="auto"/>
                      </w:divBdr>
                      <w:divsChild>
                        <w:div w:id="36513621">
                          <w:marLeft w:val="90"/>
                          <w:marRight w:val="90"/>
                          <w:marTop w:val="90"/>
                          <w:marBottom w:val="90"/>
                          <w:divBdr>
                            <w:top w:val="none" w:sz="0" w:space="0" w:color="auto"/>
                            <w:left w:val="none" w:sz="0" w:space="0" w:color="auto"/>
                            <w:bottom w:val="none" w:sz="0" w:space="0" w:color="auto"/>
                            <w:right w:val="none" w:sz="0" w:space="0" w:color="auto"/>
                          </w:divBdr>
                        </w:div>
                      </w:divsChild>
                    </w:div>
                    <w:div w:id="2128617333">
                      <w:marLeft w:val="0"/>
                      <w:marRight w:val="0"/>
                      <w:marTop w:val="0"/>
                      <w:marBottom w:val="0"/>
                      <w:divBdr>
                        <w:top w:val="none" w:sz="0" w:space="0" w:color="auto"/>
                        <w:left w:val="none" w:sz="0" w:space="0" w:color="auto"/>
                        <w:bottom w:val="none" w:sz="0" w:space="0" w:color="auto"/>
                        <w:right w:val="none" w:sz="0" w:space="0" w:color="auto"/>
                      </w:divBdr>
                      <w:divsChild>
                        <w:div w:id="1529369816">
                          <w:marLeft w:val="0"/>
                          <w:marRight w:val="0"/>
                          <w:marTop w:val="0"/>
                          <w:marBottom w:val="0"/>
                          <w:divBdr>
                            <w:top w:val="none" w:sz="0" w:space="0" w:color="auto"/>
                            <w:left w:val="none" w:sz="0" w:space="0" w:color="auto"/>
                            <w:bottom w:val="none" w:sz="0" w:space="0" w:color="auto"/>
                            <w:right w:val="none" w:sz="0" w:space="0" w:color="auto"/>
                          </w:divBdr>
                          <w:divsChild>
                            <w:div w:id="629823326">
                              <w:marLeft w:val="0"/>
                              <w:marRight w:val="0"/>
                              <w:marTop w:val="0"/>
                              <w:marBottom w:val="0"/>
                              <w:divBdr>
                                <w:top w:val="none" w:sz="0" w:space="0" w:color="auto"/>
                                <w:left w:val="none" w:sz="0" w:space="0" w:color="auto"/>
                                <w:bottom w:val="none" w:sz="0" w:space="0" w:color="auto"/>
                                <w:right w:val="none" w:sz="0" w:space="0" w:color="auto"/>
                              </w:divBdr>
                            </w:div>
                            <w:div w:id="1227258161">
                              <w:marLeft w:val="0"/>
                              <w:marRight w:val="0"/>
                              <w:marTop w:val="0"/>
                              <w:marBottom w:val="0"/>
                              <w:divBdr>
                                <w:top w:val="none" w:sz="0" w:space="0" w:color="auto"/>
                                <w:left w:val="none" w:sz="0" w:space="0" w:color="auto"/>
                                <w:bottom w:val="none" w:sz="0" w:space="0" w:color="auto"/>
                                <w:right w:val="none" w:sz="0" w:space="0" w:color="auto"/>
                              </w:divBdr>
                            </w:div>
                            <w:div w:id="19966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716991">
      <w:bodyDiv w:val="1"/>
      <w:marLeft w:val="0"/>
      <w:marRight w:val="0"/>
      <w:marTop w:val="0"/>
      <w:marBottom w:val="0"/>
      <w:divBdr>
        <w:top w:val="none" w:sz="0" w:space="0" w:color="auto"/>
        <w:left w:val="none" w:sz="0" w:space="0" w:color="auto"/>
        <w:bottom w:val="none" w:sz="0" w:space="0" w:color="auto"/>
        <w:right w:val="none" w:sz="0" w:space="0" w:color="auto"/>
      </w:divBdr>
    </w:div>
    <w:div w:id="918562760">
      <w:bodyDiv w:val="1"/>
      <w:marLeft w:val="0"/>
      <w:marRight w:val="0"/>
      <w:marTop w:val="0"/>
      <w:marBottom w:val="0"/>
      <w:divBdr>
        <w:top w:val="none" w:sz="0" w:space="0" w:color="auto"/>
        <w:left w:val="none" w:sz="0" w:space="0" w:color="auto"/>
        <w:bottom w:val="none" w:sz="0" w:space="0" w:color="auto"/>
        <w:right w:val="none" w:sz="0" w:space="0" w:color="auto"/>
      </w:divBdr>
    </w:div>
    <w:div w:id="924336562">
      <w:bodyDiv w:val="1"/>
      <w:marLeft w:val="0"/>
      <w:marRight w:val="0"/>
      <w:marTop w:val="0"/>
      <w:marBottom w:val="0"/>
      <w:divBdr>
        <w:top w:val="none" w:sz="0" w:space="0" w:color="auto"/>
        <w:left w:val="none" w:sz="0" w:space="0" w:color="auto"/>
        <w:bottom w:val="none" w:sz="0" w:space="0" w:color="auto"/>
        <w:right w:val="none" w:sz="0" w:space="0" w:color="auto"/>
      </w:divBdr>
    </w:div>
    <w:div w:id="998458683">
      <w:bodyDiv w:val="1"/>
      <w:marLeft w:val="0"/>
      <w:marRight w:val="0"/>
      <w:marTop w:val="0"/>
      <w:marBottom w:val="0"/>
      <w:divBdr>
        <w:top w:val="none" w:sz="0" w:space="0" w:color="auto"/>
        <w:left w:val="none" w:sz="0" w:space="0" w:color="auto"/>
        <w:bottom w:val="none" w:sz="0" w:space="0" w:color="auto"/>
        <w:right w:val="none" w:sz="0" w:space="0" w:color="auto"/>
      </w:divBdr>
    </w:div>
    <w:div w:id="1018505539">
      <w:bodyDiv w:val="1"/>
      <w:marLeft w:val="0"/>
      <w:marRight w:val="0"/>
      <w:marTop w:val="0"/>
      <w:marBottom w:val="0"/>
      <w:divBdr>
        <w:top w:val="none" w:sz="0" w:space="0" w:color="auto"/>
        <w:left w:val="none" w:sz="0" w:space="0" w:color="auto"/>
        <w:bottom w:val="none" w:sz="0" w:space="0" w:color="auto"/>
        <w:right w:val="none" w:sz="0" w:space="0" w:color="auto"/>
      </w:divBdr>
      <w:divsChild>
        <w:div w:id="235095019">
          <w:marLeft w:val="0"/>
          <w:marRight w:val="0"/>
          <w:marTop w:val="0"/>
          <w:marBottom w:val="0"/>
          <w:divBdr>
            <w:top w:val="none" w:sz="0" w:space="0" w:color="auto"/>
            <w:left w:val="none" w:sz="0" w:space="0" w:color="auto"/>
            <w:bottom w:val="none" w:sz="0" w:space="0" w:color="auto"/>
            <w:right w:val="none" w:sz="0" w:space="0" w:color="auto"/>
          </w:divBdr>
        </w:div>
        <w:div w:id="403574492">
          <w:marLeft w:val="0"/>
          <w:marRight w:val="0"/>
          <w:marTop w:val="0"/>
          <w:marBottom w:val="0"/>
          <w:divBdr>
            <w:top w:val="none" w:sz="0" w:space="0" w:color="auto"/>
            <w:left w:val="none" w:sz="0" w:space="0" w:color="auto"/>
            <w:bottom w:val="none" w:sz="0" w:space="0" w:color="auto"/>
            <w:right w:val="none" w:sz="0" w:space="0" w:color="auto"/>
          </w:divBdr>
        </w:div>
        <w:div w:id="696082247">
          <w:marLeft w:val="0"/>
          <w:marRight w:val="0"/>
          <w:marTop w:val="0"/>
          <w:marBottom w:val="0"/>
          <w:divBdr>
            <w:top w:val="none" w:sz="0" w:space="0" w:color="auto"/>
            <w:left w:val="none" w:sz="0" w:space="0" w:color="auto"/>
            <w:bottom w:val="none" w:sz="0" w:space="0" w:color="auto"/>
            <w:right w:val="none" w:sz="0" w:space="0" w:color="auto"/>
          </w:divBdr>
        </w:div>
        <w:div w:id="1255867780">
          <w:marLeft w:val="0"/>
          <w:marRight w:val="0"/>
          <w:marTop w:val="0"/>
          <w:marBottom w:val="0"/>
          <w:divBdr>
            <w:top w:val="none" w:sz="0" w:space="0" w:color="auto"/>
            <w:left w:val="none" w:sz="0" w:space="0" w:color="auto"/>
            <w:bottom w:val="none" w:sz="0" w:space="0" w:color="auto"/>
            <w:right w:val="none" w:sz="0" w:space="0" w:color="auto"/>
          </w:divBdr>
        </w:div>
      </w:divsChild>
    </w:div>
    <w:div w:id="1026638136">
      <w:bodyDiv w:val="1"/>
      <w:marLeft w:val="0"/>
      <w:marRight w:val="0"/>
      <w:marTop w:val="0"/>
      <w:marBottom w:val="0"/>
      <w:divBdr>
        <w:top w:val="none" w:sz="0" w:space="0" w:color="auto"/>
        <w:left w:val="none" w:sz="0" w:space="0" w:color="auto"/>
        <w:bottom w:val="none" w:sz="0" w:space="0" w:color="auto"/>
        <w:right w:val="none" w:sz="0" w:space="0" w:color="auto"/>
      </w:divBdr>
    </w:div>
    <w:div w:id="1041831371">
      <w:bodyDiv w:val="1"/>
      <w:marLeft w:val="0"/>
      <w:marRight w:val="0"/>
      <w:marTop w:val="0"/>
      <w:marBottom w:val="0"/>
      <w:divBdr>
        <w:top w:val="none" w:sz="0" w:space="0" w:color="auto"/>
        <w:left w:val="none" w:sz="0" w:space="0" w:color="auto"/>
        <w:bottom w:val="none" w:sz="0" w:space="0" w:color="auto"/>
        <w:right w:val="none" w:sz="0" w:space="0" w:color="auto"/>
      </w:divBdr>
    </w:div>
    <w:div w:id="1046610966">
      <w:bodyDiv w:val="1"/>
      <w:marLeft w:val="0"/>
      <w:marRight w:val="0"/>
      <w:marTop w:val="0"/>
      <w:marBottom w:val="0"/>
      <w:divBdr>
        <w:top w:val="none" w:sz="0" w:space="0" w:color="auto"/>
        <w:left w:val="none" w:sz="0" w:space="0" w:color="auto"/>
        <w:bottom w:val="none" w:sz="0" w:space="0" w:color="auto"/>
        <w:right w:val="none" w:sz="0" w:space="0" w:color="auto"/>
      </w:divBdr>
    </w:div>
    <w:div w:id="1068577846">
      <w:bodyDiv w:val="1"/>
      <w:marLeft w:val="0"/>
      <w:marRight w:val="0"/>
      <w:marTop w:val="0"/>
      <w:marBottom w:val="0"/>
      <w:divBdr>
        <w:top w:val="none" w:sz="0" w:space="0" w:color="auto"/>
        <w:left w:val="none" w:sz="0" w:space="0" w:color="auto"/>
        <w:bottom w:val="none" w:sz="0" w:space="0" w:color="auto"/>
        <w:right w:val="none" w:sz="0" w:space="0" w:color="auto"/>
      </w:divBdr>
      <w:divsChild>
        <w:div w:id="1430003045">
          <w:marLeft w:val="0"/>
          <w:marRight w:val="0"/>
          <w:marTop w:val="0"/>
          <w:marBottom w:val="0"/>
          <w:divBdr>
            <w:top w:val="none" w:sz="0" w:space="0" w:color="auto"/>
            <w:left w:val="none" w:sz="0" w:space="0" w:color="auto"/>
            <w:bottom w:val="none" w:sz="0" w:space="0" w:color="auto"/>
            <w:right w:val="none" w:sz="0" w:space="0" w:color="auto"/>
          </w:divBdr>
          <w:divsChild>
            <w:div w:id="1172447854">
              <w:marLeft w:val="0"/>
              <w:marRight w:val="0"/>
              <w:marTop w:val="0"/>
              <w:marBottom w:val="0"/>
              <w:divBdr>
                <w:top w:val="none" w:sz="0" w:space="0" w:color="auto"/>
                <w:left w:val="none" w:sz="0" w:space="0" w:color="auto"/>
                <w:bottom w:val="none" w:sz="0" w:space="0" w:color="auto"/>
                <w:right w:val="none" w:sz="0" w:space="0" w:color="auto"/>
              </w:divBdr>
              <w:divsChild>
                <w:div w:id="712122962">
                  <w:marLeft w:val="0"/>
                  <w:marRight w:val="0"/>
                  <w:marTop w:val="0"/>
                  <w:marBottom w:val="0"/>
                  <w:divBdr>
                    <w:top w:val="none" w:sz="0" w:space="0" w:color="auto"/>
                    <w:left w:val="none" w:sz="0" w:space="0" w:color="auto"/>
                    <w:bottom w:val="none" w:sz="0" w:space="0" w:color="auto"/>
                    <w:right w:val="none" w:sz="0" w:space="0" w:color="auto"/>
                  </w:divBdr>
                </w:div>
                <w:div w:id="11033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9591">
          <w:marLeft w:val="0"/>
          <w:marRight w:val="0"/>
          <w:marTop w:val="0"/>
          <w:marBottom w:val="0"/>
          <w:divBdr>
            <w:top w:val="none" w:sz="0" w:space="0" w:color="auto"/>
            <w:left w:val="none" w:sz="0" w:space="0" w:color="auto"/>
            <w:bottom w:val="none" w:sz="0" w:space="0" w:color="auto"/>
            <w:right w:val="none" w:sz="0" w:space="0" w:color="auto"/>
          </w:divBdr>
          <w:divsChild>
            <w:div w:id="1482192470">
              <w:marLeft w:val="90"/>
              <w:marRight w:val="90"/>
              <w:marTop w:val="90"/>
              <w:marBottom w:val="90"/>
              <w:divBdr>
                <w:top w:val="none" w:sz="0" w:space="0" w:color="auto"/>
                <w:left w:val="none" w:sz="0" w:space="0" w:color="auto"/>
                <w:bottom w:val="none" w:sz="0" w:space="0" w:color="auto"/>
                <w:right w:val="none" w:sz="0" w:space="0" w:color="auto"/>
              </w:divBdr>
            </w:div>
          </w:divsChild>
        </w:div>
        <w:div w:id="2026403103">
          <w:marLeft w:val="0"/>
          <w:marRight w:val="0"/>
          <w:marTop w:val="0"/>
          <w:marBottom w:val="225"/>
          <w:divBdr>
            <w:top w:val="none" w:sz="0" w:space="0" w:color="auto"/>
            <w:left w:val="none" w:sz="0" w:space="0" w:color="auto"/>
            <w:bottom w:val="none" w:sz="0" w:space="0" w:color="auto"/>
            <w:right w:val="none" w:sz="0" w:space="0" w:color="auto"/>
          </w:divBdr>
          <w:divsChild>
            <w:div w:id="820537196">
              <w:marLeft w:val="0"/>
              <w:marRight w:val="0"/>
              <w:marTop w:val="0"/>
              <w:marBottom w:val="0"/>
              <w:divBdr>
                <w:top w:val="none" w:sz="0" w:space="0" w:color="auto"/>
                <w:left w:val="none" w:sz="0" w:space="0" w:color="auto"/>
                <w:bottom w:val="none" w:sz="0" w:space="0" w:color="auto"/>
                <w:right w:val="none" w:sz="0" w:space="0" w:color="auto"/>
              </w:divBdr>
              <w:divsChild>
                <w:div w:id="1460150439">
                  <w:marLeft w:val="0"/>
                  <w:marRight w:val="360"/>
                  <w:marTop w:val="0"/>
                  <w:marBottom w:val="0"/>
                  <w:divBdr>
                    <w:top w:val="none" w:sz="0" w:space="0" w:color="auto"/>
                    <w:left w:val="none" w:sz="0" w:space="0" w:color="auto"/>
                    <w:bottom w:val="none" w:sz="0" w:space="0" w:color="auto"/>
                    <w:right w:val="none" w:sz="0" w:space="0" w:color="auto"/>
                  </w:divBdr>
                </w:div>
              </w:divsChild>
            </w:div>
            <w:div w:id="11113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1250">
      <w:bodyDiv w:val="1"/>
      <w:marLeft w:val="0"/>
      <w:marRight w:val="0"/>
      <w:marTop w:val="0"/>
      <w:marBottom w:val="0"/>
      <w:divBdr>
        <w:top w:val="none" w:sz="0" w:space="0" w:color="auto"/>
        <w:left w:val="none" w:sz="0" w:space="0" w:color="auto"/>
        <w:bottom w:val="none" w:sz="0" w:space="0" w:color="auto"/>
        <w:right w:val="none" w:sz="0" w:space="0" w:color="auto"/>
      </w:divBdr>
    </w:div>
    <w:div w:id="1122723651">
      <w:bodyDiv w:val="1"/>
      <w:marLeft w:val="0"/>
      <w:marRight w:val="0"/>
      <w:marTop w:val="0"/>
      <w:marBottom w:val="0"/>
      <w:divBdr>
        <w:top w:val="none" w:sz="0" w:space="0" w:color="auto"/>
        <w:left w:val="none" w:sz="0" w:space="0" w:color="auto"/>
        <w:bottom w:val="none" w:sz="0" w:space="0" w:color="auto"/>
        <w:right w:val="none" w:sz="0" w:space="0" w:color="auto"/>
      </w:divBdr>
    </w:div>
    <w:div w:id="1125732688">
      <w:bodyDiv w:val="1"/>
      <w:marLeft w:val="0"/>
      <w:marRight w:val="0"/>
      <w:marTop w:val="0"/>
      <w:marBottom w:val="0"/>
      <w:divBdr>
        <w:top w:val="none" w:sz="0" w:space="0" w:color="auto"/>
        <w:left w:val="none" w:sz="0" w:space="0" w:color="auto"/>
        <w:bottom w:val="none" w:sz="0" w:space="0" w:color="auto"/>
        <w:right w:val="none" w:sz="0" w:space="0" w:color="auto"/>
      </w:divBdr>
    </w:div>
    <w:div w:id="1241990505">
      <w:bodyDiv w:val="1"/>
      <w:marLeft w:val="0"/>
      <w:marRight w:val="0"/>
      <w:marTop w:val="0"/>
      <w:marBottom w:val="0"/>
      <w:divBdr>
        <w:top w:val="none" w:sz="0" w:space="0" w:color="auto"/>
        <w:left w:val="none" w:sz="0" w:space="0" w:color="auto"/>
        <w:bottom w:val="none" w:sz="0" w:space="0" w:color="auto"/>
        <w:right w:val="none" w:sz="0" w:space="0" w:color="auto"/>
      </w:divBdr>
    </w:div>
    <w:div w:id="1250314289">
      <w:bodyDiv w:val="1"/>
      <w:marLeft w:val="0"/>
      <w:marRight w:val="0"/>
      <w:marTop w:val="0"/>
      <w:marBottom w:val="0"/>
      <w:divBdr>
        <w:top w:val="none" w:sz="0" w:space="0" w:color="auto"/>
        <w:left w:val="none" w:sz="0" w:space="0" w:color="auto"/>
        <w:bottom w:val="none" w:sz="0" w:space="0" w:color="auto"/>
        <w:right w:val="none" w:sz="0" w:space="0" w:color="auto"/>
      </w:divBdr>
    </w:div>
    <w:div w:id="1298996963">
      <w:bodyDiv w:val="1"/>
      <w:marLeft w:val="0"/>
      <w:marRight w:val="0"/>
      <w:marTop w:val="0"/>
      <w:marBottom w:val="0"/>
      <w:divBdr>
        <w:top w:val="none" w:sz="0" w:space="0" w:color="auto"/>
        <w:left w:val="none" w:sz="0" w:space="0" w:color="auto"/>
        <w:bottom w:val="none" w:sz="0" w:space="0" w:color="auto"/>
        <w:right w:val="none" w:sz="0" w:space="0" w:color="auto"/>
      </w:divBdr>
    </w:div>
    <w:div w:id="1337341650">
      <w:bodyDiv w:val="1"/>
      <w:marLeft w:val="0"/>
      <w:marRight w:val="0"/>
      <w:marTop w:val="0"/>
      <w:marBottom w:val="0"/>
      <w:divBdr>
        <w:top w:val="none" w:sz="0" w:space="0" w:color="auto"/>
        <w:left w:val="none" w:sz="0" w:space="0" w:color="auto"/>
        <w:bottom w:val="none" w:sz="0" w:space="0" w:color="auto"/>
        <w:right w:val="none" w:sz="0" w:space="0" w:color="auto"/>
      </w:divBdr>
      <w:divsChild>
        <w:div w:id="1113940601">
          <w:marLeft w:val="0"/>
          <w:marRight w:val="0"/>
          <w:marTop w:val="0"/>
          <w:marBottom w:val="0"/>
          <w:divBdr>
            <w:top w:val="none" w:sz="0" w:space="0" w:color="auto"/>
            <w:left w:val="none" w:sz="0" w:space="0" w:color="auto"/>
            <w:bottom w:val="none" w:sz="0" w:space="0" w:color="auto"/>
            <w:right w:val="none" w:sz="0" w:space="0" w:color="auto"/>
          </w:divBdr>
          <w:divsChild>
            <w:div w:id="554396499">
              <w:marLeft w:val="0"/>
              <w:marRight w:val="0"/>
              <w:marTop w:val="0"/>
              <w:marBottom w:val="0"/>
              <w:divBdr>
                <w:top w:val="none" w:sz="0" w:space="0" w:color="auto"/>
                <w:left w:val="none" w:sz="0" w:space="0" w:color="auto"/>
                <w:bottom w:val="none" w:sz="0" w:space="0" w:color="auto"/>
                <w:right w:val="none" w:sz="0" w:space="0" w:color="auto"/>
              </w:divBdr>
              <w:divsChild>
                <w:div w:id="748621505">
                  <w:marLeft w:val="0"/>
                  <w:marRight w:val="0"/>
                  <w:marTop w:val="0"/>
                  <w:marBottom w:val="0"/>
                  <w:divBdr>
                    <w:top w:val="none" w:sz="0" w:space="0" w:color="auto"/>
                    <w:left w:val="none" w:sz="0" w:space="0" w:color="auto"/>
                    <w:bottom w:val="none" w:sz="0" w:space="0" w:color="auto"/>
                    <w:right w:val="none" w:sz="0" w:space="0" w:color="auto"/>
                  </w:divBdr>
                </w:div>
              </w:divsChild>
            </w:div>
            <w:div w:id="1898276679">
              <w:marLeft w:val="0"/>
              <w:marRight w:val="0"/>
              <w:marTop w:val="0"/>
              <w:marBottom w:val="0"/>
              <w:divBdr>
                <w:top w:val="none" w:sz="0" w:space="0" w:color="auto"/>
                <w:left w:val="none" w:sz="0" w:space="0" w:color="auto"/>
                <w:bottom w:val="none" w:sz="0" w:space="0" w:color="auto"/>
                <w:right w:val="none" w:sz="0" w:space="0" w:color="auto"/>
              </w:divBdr>
              <w:divsChild>
                <w:div w:id="1723862900">
                  <w:marLeft w:val="0"/>
                  <w:marRight w:val="0"/>
                  <w:marTop w:val="0"/>
                  <w:marBottom w:val="0"/>
                  <w:divBdr>
                    <w:top w:val="none" w:sz="0" w:space="0" w:color="auto"/>
                    <w:left w:val="none" w:sz="0" w:space="0" w:color="auto"/>
                    <w:bottom w:val="none" w:sz="0" w:space="0" w:color="auto"/>
                    <w:right w:val="none" w:sz="0" w:space="0" w:color="auto"/>
                  </w:divBdr>
                  <w:divsChild>
                    <w:div w:id="788166912">
                      <w:marLeft w:val="0"/>
                      <w:marRight w:val="0"/>
                      <w:marTop w:val="0"/>
                      <w:marBottom w:val="0"/>
                      <w:divBdr>
                        <w:top w:val="none" w:sz="0" w:space="0" w:color="auto"/>
                        <w:left w:val="none" w:sz="0" w:space="0" w:color="auto"/>
                        <w:bottom w:val="none" w:sz="0" w:space="0" w:color="auto"/>
                        <w:right w:val="none" w:sz="0" w:space="0" w:color="auto"/>
                      </w:divBdr>
                    </w:div>
                    <w:div w:id="1770394471">
                      <w:marLeft w:val="0"/>
                      <w:marRight w:val="0"/>
                      <w:marTop w:val="0"/>
                      <w:marBottom w:val="0"/>
                      <w:divBdr>
                        <w:top w:val="none" w:sz="0" w:space="0" w:color="auto"/>
                        <w:left w:val="none" w:sz="0" w:space="0" w:color="auto"/>
                        <w:bottom w:val="none" w:sz="0" w:space="0" w:color="auto"/>
                        <w:right w:val="none" w:sz="0" w:space="0" w:color="auto"/>
                      </w:divBdr>
                      <w:divsChild>
                        <w:div w:id="1925528419">
                          <w:marLeft w:val="-600"/>
                          <w:marRight w:val="0"/>
                          <w:marTop w:val="0"/>
                          <w:marBottom w:val="0"/>
                          <w:divBdr>
                            <w:top w:val="none" w:sz="0" w:space="0" w:color="auto"/>
                            <w:left w:val="none" w:sz="0" w:space="0" w:color="auto"/>
                            <w:bottom w:val="none" w:sz="0" w:space="0" w:color="auto"/>
                            <w:right w:val="none" w:sz="0" w:space="0" w:color="auto"/>
                          </w:divBdr>
                          <w:divsChild>
                            <w:div w:id="1022393185">
                              <w:marLeft w:val="0"/>
                              <w:marRight w:val="0"/>
                              <w:marTop w:val="0"/>
                              <w:marBottom w:val="0"/>
                              <w:divBdr>
                                <w:top w:val="none" w:sz="0" w:space="0" w:color="auto"/>
                                <w:left w:val="none" w:sz="0" w:space="0" w:color="auto"/>
                                <w:bottom w:val="none" w:sz="0" w:space="0" w:color="auto"/>
                                <w:right w:val="none" w:sz="0" w:space="0" w:color="auto"/>
                              </w:divBdr>
                              <w:divsChild>
                                <w:div w:id="11014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172852">
          <w:marLeft w:val="0"/>
          <w:marRight w:val="0"/>
          <w:marTop w:val="0"/>
          <w:marBottom w:val="0"/>
          <w:divBdr>
            <w:top w:val="none" w:sz="0" w:space="0" w:color="auto"/>
            <w:left w:val="none" w:sz="0" w:space="0" w:color="auto"/>
            <w:bottom w:val="none" w:sz="0" w:space="0" w:color="auto"/>
            <w:right w:val="none" w:sz="0" w:space="0" w:color="auto"/>
          </w:divBdr>
          <w:divsChild>
            <w:div w:id="17810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7591">
      <w:bodyDiv w:val="1"/>
      <w:marLeft w:val="0"/>
      <w:marRight w:val="0"/>
      <w:marTop w:val="0"/>
      <w:marBottom w:val="0"/>
      <w:divBdr>
        <w:top w:val="none" w:sz="0" w:space="0" w:color="auto"/>
        <w:left w:val="none" w:sz="0" w:space="0" w:color="auto"/>
        <w:bottom w:val="none" w:sz="0" w:space="0" w:color="auto"/>
        <w:right w:val="none" w:sz="0" w:space="0" w:color="auto"/>
      </w:divBdr>
    </w:div>
    <w:div w:id="1385835020">
      <w:bodyDiv w:val="1"/>
      <w:marLeft w:val="0"/>
      <w:marRight w:val="0"/>
      <w:marTop w:val="0"/>
      <w:marBottom w:val="0"/>
      <w:divBdr>
        <w:top w:val="none" w:sz="0" w:space="0" w:color="auto"/>
        <w:left w:val="none" w:sz="0" w:space="0" w:color="auto"/>
        <w:bottom w:val="none" w:sz="0" w:space="0" w:color="auto"/>
        <w:right w:val="none" w:sz="0" w:space="0" w:color="auto"/>
      </w:divBdr>
      <w:divsChild>
        <w:div w:id="1072049631">
          <w:marLeft w:val="0"/>
          <w:marRight w:val="0"/>
          <w:marTop w:val="0"/>
          <w:marBottom w:val="0"/>
          <w:divBdr>
            <w:top w:val="none" w:sz="0" w:space="0" w:color="auto"/>
            <w:left w:val="none" w:sz="0" w:space="0" w:color="auto"/>
            <w:bottom w:val="none" w:sz="0" w:space="0" w:color="auto"/>
            <w:right w:val="none" w:sz="0" w:space="0" w:color="auto"/>
          </w:divBdr>
          <w:divsChild>
            <w:div w:id="2011910275">
              <w:marLeft w:val="0"/>
              <w:marRight w:val="0"/>
              <w:marTop w:val="0"/>
              <w:marBottom w:val="0"/>
              <w:divBdr>
                <w:top w:val="none" w:sz="0" w:space="0" w:color="auto"/>
                <w:left w:val="none" w:sz="0" w:space="0" w:color="auto"/>
                <w:bottom w:val="none" w:sz="0" w:space="0" w:color="auto"/>
                <w:right w:val="none" w:sz="0" w:space="0" w:color="auto"/>
              </w:divBdr>
            </w:div>
          </w:divsChild>
        </w:div>
        <w:div w:id="1687320263">
          <w:marLeft w:val="0"/>
          <w:marRight w:val="0"/>
          <w:marTop w:val="0"/>
          <w:marBottom w:val="0"/>
          <w:divBdr>
            <w:top w:val="none" w:sz="0" w:space="0" w:color="auto"/>
            <w:left w:val="none" w:sz="0" w:space="0" w:color="auto"/>
            <w:bottom w:val="none" w:sz="0" w:space="0" w:color="auto"/>
            <w:right w:val="none" w:sz="0" w:space="0" w:color="auto"/>
          </w:divBdr>
          <w:divsChild>
            <w:div w:id="910241007">
              <w:marLeft w:val="0"/>
              <w:marRight w:val="0"/>
              <w:marTop w:val="0"/>
              <w:marBottom w:val="0"/>
              <w:divBdr>
                <w:top w:val="none" w:sz="0" w:space="0" w:color="auto"/>
                <w:left w:val="none" w:sz="0" w:space="0" w:color="auto"/>
                <w:bottom w:val="none" w:sz="0" w:space="0" w:color="auto"/>
                <w:right w:val="none" w:sz="0" w:space="0" w:color="auto"/>
              </w:divBdr>
              <w:divsChild>
                <w:div w:id="707875110">
                  <w:marLeft w:val="0"/>
                  <w:marRight w:val="0"/>
                  <w:marTop w:val="0"/>
                  <w:marBottom w:val="0"/>
                  <w:divBdr>
                    <w:top w:val="none" w:sz="0" w:space="0" w:color="auto"/>
                    <w:left w:val="none" w:sz="0" w:space="0" w:color="auto"/>
                    <w:bottom w:val="none" w:sz="0" w:space="0" w:color="auto"/>
                    <w:right w:val="none" w:sz="0" w:space="0" w:color="auto"/>
                  </w:divBdr>
                </w:div>
                <w:div w:id="16129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00533">
      <w:bodyDiv w:val="1"/>
      <w:marLeft w:val="0"/>
      <w:marRight w:val="0"/>
      <w:marTop w:val="0"/>
      <w:marBottom w:val="0"/>
      <w:divBdr>
        <w:top w:val="none" w:sz="0" w:space="0" w:color="auto"/>
        <w:left w:val="none" w:sz="0" w:space="0" w:color="auto"/>
        <w:bottom w:val="none" w:sz="0" w:space="0" w:color="auto"/>
        <w:right w:val="none" w:sz="0" w:space="0" w:color="auto"/>
      </w:divBdr>
      <w:divsChild>
        <w:div w:id="934361805">
          <w:marLeft w:val="0"/>
          <w:marRight w:val="0"/>
          <w:marTop w:val="0"/>
          <w:marBottom w:val="0"/>
          <w:divBdr>
            <w:top w:val="none" w:sz="0" w:space="0" w:color="auto"/>
            <w:left w:val="none" w:sz="0" w:space="0" w:color="auto"/>
            <w:bottom w:val="none" w:sz="0" w:space="0" w:color="auto"/>
            <w:right w:val="none" w:sz="0" w:space="0" w:color="auto"/>
          </w:divBdr>
          <w:divsChild>
            <w:div w:id="1295285585">
              <w:marLeft w:val="0"/>
              <w:marRight w:val="0"/>
              <w:marTop w:val="0"/>
              <w:marBottom w:val="0"/>
              <w:divBdr>
                <w:top w:val="none" w:sz="0" w:space="0" w:color="auto"/>
                <w:left w:val="none" w:sz="0" w:space="0" w:color="auto"/>
                <w:bottom w:val="none" w:sz="0" w:space="0" w:color="auto"/>
                <w:right w:val="none" w:sz="0" w:space="0" w:color="auto"/>
              </w:divBdr>
              <w:divsChild>
                <w:div w:id="1790582658">
                  <w:marLeft w:val="0"/>
                  <w:marRight w:val="0"/>
                  <w:marTop w:val="0"/>
                  <w:marBottom w:val="0"/>
                  <w:divBdr>
                    <w:top w:val="none" w:sz="0" w:space="0" w:color="auto"/>
                    <w:left w:val="none" w:sz="0" w:space="0" w:color="auto"/>
                    <w:bottom w:val="none" w:sz="0" w:space="0" w:color="auto"/>
                    <w:right w:val="none" w:sz="0" w:space="0" w:color="auto"/>
                  </w:divBdr>
                </w:div>
                <w:div w:id="20309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1506">
          <w:marLeft w:val="0"/>
          <w:marRight w:val="0"/>
          <w:marTop w:val="0"/>
          <w:marBottom w:val="225"/>
          <w:divBdr>
            <w:top w:val="none" w:sz="0" w:space="0" w:color="auto"/>
            <w:left w:val="none" w:sz="0" w:space="0" w:color="auto"/>
            <w:bottom w:val="none" w:sz="0" w:space="0" w:color="auto"/>
            <w:right w:val="none" w:sz="0" w:space="0" w:color="auto"/>
          </w:divBdr>
          <w:divsChild>
            <w:div w:id="489829515">
              <w:marLeft w:val="0"/>
              <w:marRight w:val="0"/>
              <w:marTop w:val="0"/>
              <w:marBottom w:val="0"/>
              <w:divBdr>
                <w:top w:val="none" w:sz="0" w:space="0" w:color="auto"/>
                <w:left w:val="none" w:sz="0" w:space="0" w:color="auto"/>
                <w:bottom w:val="none" w:sz="0" w:space="0" w:color="auto"/>
                <w:right w:val="none" w:sz="0" w:space="0" w:color="auto"/>
              </w:divBdr>
            </w:div>
            <w:div w:id="541751028">
              <w:marLeft w:val="0"/>
              <w:marRight w:val="0"/>
              <w:marTop w:val="0"/>
              <w:marBottom w:val="0"/>
              <w:divBdr>
                <w:top w:val="none" w:sz="0" w:space="0" w:color="auto"/>
                <w:left w:val="none" w:sz="0" w:space="0" w:color="auto"/>
                <w:bottom w:val="none" w:sz="0" w:space="0" w:color="auto"/>
                <w:right w:val="none" w:sz="0" w:space="0" w:color="auto"/>
              </w:divBdr>
              <w:divsChild>
                <w:div w:id="12913233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619994940">
          <w:marLeft w:val="0"/>
          <w:marRight w:val="0"/>
          <w:marTop w:val="0"/>
          <w:marBottom w:val="0"/>
          <w:divBdr>
            <w:top w:val="none" w:sz="0" w:space="0" w:color="auto"/>
            <w:left w:val="none" w:sz="0" w:space="0" w:color="auto"/>
            <w:bottom w:val="none" w:sz="0" w:space="0" w:color="auto"/>
            <w:right w:val="none" w:sz="0" w:space="0" w:color="auto"/>
          </w:divBdr>
          <w:divsChild>
            <w:div w:id="1908760241">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413970371">
      <w:bodyDiv w:val="1"/>
      <w:marLeft w:val="0"/>
      <w:marRight w:val="0"/>
      <w:marTop w:val="0"/>
      <w:marBottom w:val="0"/>
      <w:divBdr>
        <w:top w:val="none" w:sz="0" w:space="0" w:color="auto"/>
        <w:left w:val="none" w:sz="0" w:space="0" w:color="auto"/>
        <w:bottom w:val="none" w:sz="0" w:space="0" w:color="auto"/>
        <w:right w:val="none" w:sz="0" w:space="0" w:color="auto"/>
      </w:divBdr>
    </w:div>
    <w:div w:id="1464303131">
      <w:bodyDiv w:val="1"/>
      <w:marLeft w:val="0"/>
      <w:marRight w:val="0"/>
      <w:marTop w:val="0"/>
      <w:marBottom w:val="0"/>
      <w:divBdr>
        <w:top w:val="none" w:sz="0" w:space="0" w:color="auto"/>
        <w:left w:val="none" w:sz="0" w:space="0" w:color="auto"/>
        <w:bottom w:val="none" w:sz="0" w:space="0" w:color="auto"/>
        <w:right w:val="none" w:sz="0" w:space="0" w:color="auto"/>
      </w:divBdr>
    </w:div>
    <w:div w:id="1473521610">
      <w:bodyDiv w:val="1"/>
      <w:marLeft w:val="0"/>
      <w:marRight w:val="0"/>
      <w:marTop w:val="0"/>
      <w:marBottom w:val="0"/>
      <w:divBdr>
        <w:top w:val="none" w:sz="0" w:space="0" w:color="auto"/>
        <w:left w:val="none" w:sz="0" w:space="0" w:color="auto"/>
        <w:bottom w:val="none" w:sz="0" w:space="0" w:color="auto"/>
        <w:right w:val="none" w:sz="0" w:space="0" w:color="auto"/>
      </w:divBdr>
    </w:div>
    <w:div w:id="1488941046">
      <w:bodyDiv w:val="1"/>
      <w:marLeft w:val="0"/>
      <w:marRight w:val="0"/>
      <w:marTop w:val="0"/>
      <w:marBottom w:val="0"/>
      <w:divBdr>
        <w:top w:val="none" w:sz="0" w:space="0" w:color="auto"/>
        <w:left w:val="none" w:sz="0" w:space="0" w:color="auto"/>
        <w:bottom w:val="none" w:sz="0" w:space="0" w:color="auto"/>
        <w:right w:val="none" w:sz="0" w:space="0" w:color="auto"/>
      </w:divBdr>
      <w:divsChild>
        <w:div w:id="129369854">
          <w:marLeft w:val="0"/>
          <w:marRight w:val="0"/>
          <w:marTop w:val="0"/>
          <w:marBottom w:val="0"/>
          <w:divBdr>
            <w:top w:val="none" w:sz="0" w:space="0" w:color="auto"/>
            <w:left w:val="none" w:sz="0" w:space="0" w:color="auto"/>
            <w:bottom w:val="none" w:sz="0" w:space="0" w:color="auto"/>
            <w:right w:val="none" w:sz="0" w:space="0" w:color="auto"/>
          </w:divBdr>
          <w:divsChild>
            <w:div w:id="219366916">
              <w:marLeft w:val="0"/>
              <w:marRight w:val="0"/>
              <w:marTop w:val="0"/>
              <w:marBottom w:val="0"/>
              <w:divBdr>
                <w:top w:val="none" w:sz="0" w:space="0" w:color="auto"/>
                <w:left w:val="none" w:sz="0" w:space="0" w:color="auto"/>
                <w:bottom w:val="none" w:sz="0" w:space="0" w:color="auto"/>
                <w:right w:val="none" w:sz="0" w:space="0" w:color="auto"/>
              </w:divBdr>
              <w:divsChild>
                <w:div w:id="927621484">
                  <w:marLeft w:val="0"/>
                  <w:marRight w:val="0"/>
                  <w:marTop w:val="0"/>
                  <w:marBottom w:val="0"/>
                  <w:divBdr>
                    <w:top w:val="none" w:sz="0" w:space="0" w:color="auto"/>
                    <w:left w:val="none" w:sz="0" w:space="0" w:color="auto"/>
                    <w:bottom w:val="none" w:sz="0" w:space="0" w:color="auto"/>
                    <w:right w:val="none" w:sz="0" w:space="0" w:color="auto"/>
                  </w:divBdr>
                </w:div>
              </w:divsChild>
            </w:div>
            <w:div w:id="1484808886">
              <w:marLeft w:val="0"/>
              <w:marRight w:val="0"/>
              <w:marTop w:val="0"/>
              <w:marBottom w:val="0"/>
              <w:divBdr>
                <w:top w:val="none" w:sz="0" w:space="0" w:color="auto"/>
                <w:left w:val="none" w:sz="0" w:space="0" w:color="auto"/>
                <w:bottom w:val="none" w:sz="0" w:space="0" w:color="auto"/>
                <w:right w:val="none" w:sz="0" w:space="0" w:color="auto"/>
              </w:divBdr>
              <w:divsChild>
                <w:div w:id="532109621">
                  <w:marLeft w:val="0"/>
                  <w:marRight w:val="0"/>
                  <w:marTop w:val="0"/>
                  <w:marBottom w:val="0"/>
                  <w:divBdr>
                    <w:top w:val="none" w:sz="0" w:space="0" w:color="auto"/>
                    <w:left w:val="none" w:sz="0" w:space="0" w:color="auto"/>
                    <w:bottom w:val="none" w:sz="0" w:space="0" w:color="auto"/>
                    <w:right w:val="none" w:sz="0" w:space="0" w:color="auto"/>
                  </w:divBdr>
                  <w:divsChild>
                    <w:div w:id="255140218">
                      <w:marLeft w:val="0"/>
                      <w:marRight w:val="0"/>
                      <w:marTop w:val="0"/>
                      <w:marBottom w:val="0"/>
                      <w:divBdr>
                        <w:top w:val="none" w:sz="0" w:space="0" w:color="auto"/>
                        <w:left w:val="none" w:sz="0" w:space="0" w:color="auto"/>
                        <w:bottom w:val="none" w:sz="0" w:space="0" w:color="auto"/>
                        <w:right w:val="none" w:sz="0" w:space="0" w:color="auto"/>
                      </w:divBdr>
                    </w:div>
                    <w:div w:id="376317217">
                      <w:marLeft w:val="0"/>
                      <w:marRight w:val="0"/>
                      <w:marTop w:val="0"/>
                      <w:marBottom w:val="0"/>
                      <w:divBdr>
                        <w:top w:val="none" w:sz="0" w:space="0" w:color="auto"/>
                        <w:left w:val="none" w:sz="0" w:space="0" w:color="auto"/>
                        <w:bottom w:val="none" w:sz="0" w:space="0" w:color="auto"/>
                        <w:right w:val="none" w:sz="0" w:space="0" w:color="auto"/>
                      </w:divBdr>
                    </w:div>
                    <w:div w:id="1592590450">
                      <w:marLeft w:val="0"/>
                      <w:marRight w:val="0"/>
                      <w:marTop w:val="0"/>
                      <w:marBottom w:val="0"/>
                      <w:divBdr>
                        <w:top w:val="none" w:sz="0" w:space="0" w:color="auto"/>
                        <w:left w:val="none" w:sz="0" w:space="0" w:color="auto"/>
                        <w:bottom w:val="none" w:sz="0" w:space="0" w:color="auto"/>
                        <w:right w:val="none" w:sz="0" w:space="0" w:color="auto"/>
                      </w:divBdr>
                    </w:div>
                    <w:div w:id="19949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971236">
          <w:marLeft w:val="0"/>
          <w:marRight w:val="0"/>
          <w:marTop w:val="0"/>
          <w:marBottom w:val="0"/>
          <w:divBdr>
            <w:top w:val="none" w:sz="0" w:space="0" w:color="auto"/>
            <w:left w:val="none" w:sz="0" w:space="0" w:color="auto"/>
            <w:bottom w:val="none" w:sz="0" w:space="0" w:color="auto"/>
            <w:right w:val="none" w:sz="0" w:space="0" w:color="auto"/>
          </w:divBdr>
          <w:divsChild>
            <w:div w:id="1184589247">
              <w:marLeft w:val="0"/>
              <w:marRight w:val="0"/>
              <w:marTop w:val="0"/>
              <w:marBottom w:val="0"/>
              <w:divBdr>
                <w:top w:val="none" w:sz="0" w:space="0" w:color="auto"/>
                <w:left w:val="none" w:sz="0" w:space="0" w:color="auto"/>
                <w:bottom w:val="none" w:sz="0" w:space="0" w:color="auto"/>
                <w:right w:val="none" w:sz="0" w:space="0" w:color="auto"/>
              </w:divBdr>
            </w:div>
            <w:div w:id="1443646524">
              <w:marLeft w:val="0"/>
              <w:marRight w:val="0"/>
              <w:marTop w:val="0"/>
              <w:marBottom w:val="0"/>
              <w:divBdr>
                <w:top w:val="none" w:sz="0" w:space="0" w:color="auto"/>
                <w:left w:val="none" w:sz="0" w:space="0" w:color="auto"/>
                <w:bottom w:val="none" w:sz="0" w:space="0" w:color="auto"/>
                <w:right w:val="none" w:sz="0" w:space="0" w:color="auto"/>
              </w:divBdr>
              <w:divsChild>
                <w:div w:id="11216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sChild>
        <w:div w:id="582379215">
          <w:marLeft w:val="0"/>
          <w:marRight w:val="0"/>
          <w:marTop w:val="0"/>
          <w:marBottom w:val="0"/>
          <w:divBdr>
            <w:top w:val="none" w:sz="0" w:space="0" w:color="auto"/>
            <w:left w:val="none" w:sz="0" w:space="0" w:color="auto"/>
            <w:bottom w:val="none" w:sz="0" w:space="0" w:color="auto"/>
            <w:right w:val="none" w:sz="0" w:space="0" w:color="auto"/>
          </w:divBdr>
          <w:divsChild>
            <w:div w:id="2040155456">
              <w:marLeft w:val="90"/>
              <w:marRight w:val="90"/>
              <w:marTop w:val="90"/>
              <w:marBottom w:val="90"/>
              <w:divBdr>
                <w:top w:val="none" w:sz="0" w:space="0" w:color="auto"/>
                <w:left w:val="none" w:sz="0" w:space="0" w:color="auto"/>
                <w:bottom w:val="none" w:sz="0" w:space="0" w:color="auto"/>
                <w:right w:val="none" w:sz="0" w:space="0" w:color="auto"/>
              </w:divBdr>
            </w:div>
          </w:divsChild>
        </w:div>
        <w:div w:id="969168115">
          <w:marLeft w:val="0"/>
          <w:marRight w:val="0"/>
          <w:marTop w:val="0"/>
          <w:marBottom w:val="225"/>
          <w:divBdr>
            <w:top w:val="none" w:sz="0" w:space="0" w:color="auto"/>
            <w:left w:val="none" w:sz="0" w:space="0" w:color="auto"/>
            <w:bottom w:val="none" w:sz="0" w:space="0" w:color="auto"/>
            <w:right w:val="none" w:sz="0" w:space="0" w:color="auto"/>
          </w:divBdr>
          <w:divsChild>
            <w:div w:id="2092658964">
              <w:marLeft w:val="0"/>
              <w:marRight w:val="0"/>
              <w:marTop w:val="0"/>
              <w:marBottom w:val="0"/>
              <w:divBdr>
                <w:top w:val="none" w:sz="0" w:space="0" w:color="auto"/>
                <w:left w:val="none" w:sz="0" w:space="0" w:color="auto"/>
                <w:bottom w:val="none" w:sz="0" w:space="0" w:color="auto"/>
                <w:right w:val="none" w:sz="0" w:space="0" w:color="auto"/>
              </w:divBdr>
            </w:div>
          </w:divsChild>
        </w:div>
        <w:div w:id="2066827642">
          <w:marLeft w:val="0"/>
          <w:marRight w:val="0"/>
          <w:marTop w:val="0"/>
          <w:marBottom w:val="0"/>
          <w:divBdr>
            <w:top w:val="none" w:sz="0" w:space="0" w:color="auto"/>
            <w:left w:val="none" w:sz="0" w:space="0" w:color="auto"/>
            <w:bottom w:val="none" w:sz="0" w:space="0" w:color="auto"/>
            <w:right w:val="none" w:sz="0" w:space="0" w:color="auto"/>
          </w:divBdr>
          <w:divsChild>
            <w:div w:id="1219626978">
              <w:marLeft w:val="0"/>
              <w:marRight w:val="0"/>
              <w:marTop w:val="0"/>
              <w:marBottom w:val="0"/>
              <w:divBdr>
                <w:top w:val="none" w:sz="0" w:space="0" w:color="auto"/>
                <w:left w:val="none" w:sz="0" w:space="0" w:color="auto"/>
                <w:bottom w:val="none" w:sz="0" w:space="0" w:color="auto"/>
                <w:right w:val="none" w:sz="0" w:space="0" w:color="auto"/>
              </w:divBdr>
              <w:divsChild>
                <w:div w:id="703754764">
                  <w:marLeft w:val="0"/>
                  <w:marRight w:val="0"/>
                  <w:marTop w:val="0"/>
                  <w:marBottom w:val="0"/>
                  <w:divBdr>
                    <w:top w:val="none" w:sz="0" w:space="0" w:color="auto"/>
                    <w:left w:val="none" w:sz="0" w:space="0" w:color="auto"/>
                    <w:bottom w:val="none" w:sz="0" w:space="0" w:color="auto"/>
                    <w:right w:val="none" w:sz="0" w:space="0" w:color="auto"/>
                  </w:divBdr>
                </w:div>
                <w:div w:id="1127163438">
                  <w:marLeft w:val="0"/>
                  <w:marRight w:val="0"/>
                  <w:marTop w:val="0"/>
                  <w:marBottom w:val="0"/>
                  <w:divBdr>
                    <w:top w:val="none" w:sz="0" w:space="0" w:color="auto"/>
                    <w:left w:val="none" w:sz="0" w:space="0" w:color="auto"/>
                    <w:bottom w:val="none" w:sz="0" w:space="0" w:color="auto"/>
                    <w:right w:val="none" w:sz="0" w:space="0" w:color="auto"/>
                  </w:divBdr>
                </w:div>
                <w:div w:id="1170484288">
                  <w:marLeft w:val="0"/>
                  <w:marRight w:val="0"/>
                  <w:marTop w:val="0"/>
                  <w:marBottom w:val="0"/>
                  <w:divBdr>
                    <w:top w:val="none" w:sz="0" w:space="0" w:color="auto"/>
                    <w:left w:val="none" w:sz="0" w:space="0" w:color="auto"/>
                    <w:bottom w:val="none" w:sz="0" w:space="0" w:color="auto"/>
                    <w:right w:val="none" w:sz="0" w:space="0" w:color="auto"/>
                  </w:divBdr>
                </w:div>
                <w:div w:id="13814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5291">
      <w:bodyDiv w:val="1"/>
      <w:marLeft w:val="0"/>
      <w:marRight w:val="0"/>
      <w:marTop w:val="0"/>
      <w:marBottom w:val="0"/>
      <w:divBdr>
        <w:top w:val="none" w:sz="0" w:space="0" w:color="auto"/>
        <w:left w:val="none" w:sz="0" w:space="0" w:color="auto"/>
        <w:bottom w:val="none" w:sz="0" w:space="0" w:color="auto"/>
        <w:right w:val="none" w:sz="0" w:space="0" w:color="auto"/>
      </w:divBdr>
    </w:div>
    <w:div w:id="1615552368">
      <w:bodyDiv w:val="1"/>
      <w:marLeft w:val="0"/>
      <w:marRight w:val="0"/>
      <w:marTop w:val="0"/>
      <w:marBottom w:val="0"/>
      <w:divBdr>
        <w:top w:val="none" w:sz="0" w:space="0" w:color="auto"/>
        <w:left w:val="none" w:sz="0" w:space="0" w:color="auto"/>
        <w:bottom w:val="none" w:sz="0" w:space="0" w:color="auto"/>
        <w:right w:val="none" w:sz="0" w:space="0" w:color="auto"/>
      </w:divBdr>
      <w:divsChild>
        <w:div w:id="736972338">
          <w:marLeft w:val="0"/>
          <w:marRight w:val="0"/>
          <w:marTop w:val="0"/>
          <w:marBottom w:val="0"/>
          <w:divBdr>
            <w:top w:val="none" w:sz="0" w:space="0" w:color="auto"/>
            <w:left w:val="none" w:sz="0" w:space="0" w:color="auto"/>
            <w:bottom w:val="none" w:sz="0" w:space="0" w:color="auto"/>
            <w:right w:val="none" w:sz="0" w:space="0" w:color="auto"/>
          </w:divBdr>
        </w:div>
        <w:div w:id="950549329">
          <w:marLeft w:val="0"/>
          <w:marRight w:val="0"/>
          <w:marTop w:val="0"/>
          <w:marBottom w:val="0"/>
          <w:divBdr>
            <w:top w:val="none" w:sz="0" w:space="0" w:color="auto"/>
            <w:left w:val="none" w:sz="0" w:space="0" w:color="auto"/>
            <w:bottom w:val="none" w:sz="0" w:space="0" w:color="auto"/>
            <w:right w:val="none" w:sz="0" w:space="0" w:color="auto"/>
          </w:divBdr>
        </w:div>
        <w:div w:id="1678650332">
          <w:marLeft w:val="0"/>
          <w:marRight w:val="0"/>
          <w:marTop w:val="0"/>
          <w:marBottom w:val="0"/>
          <w:divBdr>
            <w:top w:val="none" w:sz="0" w:space="0" w:color="auto"/>
            <w:left w:val="none" w:sz="0" w:space="0" w:color="auto"/>
            <w:bottom w:val="none" w:sz="0" w:space="0" w:color="auto"/>
            <w:right w:val="none" w:sz="0" w:space="0" w:color="auto"/>
          </w:divBdr>
        </w:div>
      </w:divsChild>
    </w:div>
    <w:div w:id="1666663051">
      <w:bodyDiv w:val="1"/>
      <w:marLeft w:val="0"/>
      <w:marRight w:val="0"/>
      <w:marTop w:val="0"/>
      <w:marBottom w:val="0"/>
      <w:divBdr>
        <w:top w:val="none" w:sz="0" w:space="0" w:color="auto"/>
        <w:left w:val="none" w:sz="0" w:space="0" w:color="auto"/>
        <w:bottom w:val="none" w:sz="0" w:space="0" w:color="auto"/>
        <w:right w:val="none" w:sz="0" w:space="0" w:color="auto"/>
      </w:divBdr>
    </w:div>
    <w:div w:id="1700425533">
      <w:bodyDiv w:val="1"/>
      <w:marLeft w:val="0"/>
      <w:marRight w:val="0"/>
      <w:marTop w:val="0"/>
      <w:marBottom w:val="0"/>
      <w:divBdr>
        <w:top w:val="none" w:sz="0" w:space="0" w:color="auto"/>
        <w:left w:val="none" w:sz="0" w:space="0" w:color="auto"/>
        <w:bottom w:val="none" w:sz="0" w:space="0" w:color="auto"/>
        <w:right w:val="none" w:sz="0" w:space="0" w:color="auto"/>
      </w:divBdr>
    </w:div>
    <w:div w:id="1735618061">
      <w:bodyDiv w:val="1"/>
      <w:marLeft w:val="0"/>
      <w:marRight w:val="0"/>
      <w:marTop w:val="0"/>
      <w:marBottom w:val="0"/>
      <w:divBdr>
        <w:top w:val="none" w:sz="0" w:space="0" w:color="auto"/>
        <w:left w:val="none" w:sz="0" w:space="0" w:color="auto"/>
        <w:bottom w:val="none" w:sz="0" w:space="0" w:color="auto"/>
        <w:right w:val="none" w:sz="0" w:space="0" w:color="auto"/>
      </w:divBdr>
    </w:div>
    <w:div w:id="1761949133">
      <w:bodyDiv w:val="1"/>
      <w:marLeft w:val="0"/>
      <w:marRight w:val="0"/>
      <w:marTop w:val="0"/>
      <w:marBottom w:val="0"/>
      <w:divBdr>
        <w:top w:val="none" w:sz="0" w:space="0" w:color="auto"/>
        <w:left w:val="none" w:sz="0" w:space="0" w:color="auto"/>
        <w:bottom w:val="none" w:sz="0" w:space="0" w:color="auto"/>
        <w:right w:val="none" w:sz="0" w:space="0" w:color="auto"/>
      </w:divBdr>
      <w:divsChild>
        <w:div w:id="9377962">
          <w:marLeft w:val="336"/>
          <w:marRight w:val="0"/>
          <w:marTop w:val="120"/>
          <w:marBottom w:val="312"/>
          <w:divBdr>
            <w:top w:val="none" w:sz="0" w:space="0" w:color="auto"/>
            <w:left w:val="none" w:sz="0" w:space="0" w:color="auto"/>
            <w:bottom w:val="none" w:sz="0" w:space="0" w:color="auto"/>
            <w:right w:val="none" w:sz="0" w:space="0" w:color="auto"/>
          </w:divBdr>
          <w:divsChild>
            <w:div w:id="21436191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89484822">
          <w:marLeft w:val="336"/>
          <w:marRight w:val="0"/>
          <w:marTop w:val="120"/>
          <w:marBottom w:val="312"/>
          <w:divBdr>
            <w:top w:val="none" w:sz="0" w:space="0" w:color="auto"/>
            <w:left w:val="none" w:sz="0" w:space="0" w:color="auto"/>
            <w:bottom w:val="none" w:sz="0" w:space="0" w:color="auto"/>
            <w:right w:val="none" w:sz="0" w:space="0" w:color="auto"/>
          </w:divBdr>
          <w:divsChild>
            <w:div w:id="110665604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92625882">
      <w:bodyDiv w:val="1"/>
      <w:marLeft w:val="0"/>
      <w:marRight w:val="0"/>
      <w:marTop w:val="0"/>
      <w:marBottom w:val="0"/>
      <w:divBdr>
        <w:top w:val="none" w:sz="0" w:space="0" w:color="auto"/>
        <w:left w:val="none" w:sz="0" w:space="0" w:color="auto"/>
        <w:bottom w:val="none" w:sz="0" w:space="0" w:color="auto"/>
        <w:right w:val="none" w:sz="0" w:space="0" w:color="auto"/>
      </w:divBdr>
    </w:div>
    <w:div w:id="1794399833">
      <w:bodyDiv w:val="1"/>
      <w:marLeft w:val="0"/>
      <w:marRight w:val="0"/>
      <w:marTop w:val="0"/>
      <w:marBottom w:val="0"/>
      <w:divBdr>
        <w:top w:val="none" w:sz="0" w:space="0" w:color="auto"/>
        <w:left w:val="none" w:sz="0" w:space="0" w:color="auto"/>
        <w:bottom w:val="none" w:sz="0" w:space="0" w:color="auto"/>
        <w:right w:val="none" w:sz="0" w:space="0" w:color="auto"/>
      </w:divBdr>
    </w:div>
    <w:div w:id="1802110331">
      <w:bodyDiv w:val="1"/>
      <w:marLeft w:val="0"/>
      <w:marRight w:val="0"/>
      <w:marTop w:val="0"/>
      <w:marBottom w:val="0"/>
      <w:divBdr>
        <w:top w:val="none" w:sz="0" w:space="0" w:color="auto"/>
        <w:left w:val="none" w:sz="0" w:space="0" w:color="auto"/>
        <w:bottom w:val="none" w:sz="0" w:space="0" w:color="auto"/>
        <w:right w:val="none" w:sz="0" w:space="0" w:color="auto"/>
      </w:divBdr>
    </w:div>
    <w:div w:id="1856843779">
      <w:bodyDiv w:val="1"/>
      <w:marLeft w:val="0"/>
      <w:marRight w:val="0"/>
      <w:marTop w:val="0"/>
      <w:marBottom w:val="0"/>
      <w:divBdr>
        <w:top w:val="none" w:sz="0" w:space="0" w:color="auto"/>
        <w:left w:val="none" w:sz="0" w:space="0" w:color="auto"/>
        <w:bottom w:val="none" w:sz="0" w:space="0" w:color="auto"/>
        <w:right w:val="none" w:sz="0" w:space="0" w:color="auto"/>
      </w:divBdr>
    </w:div>
    <w:div w:id="1875263599">
      <w:bodyDiv w:val="1"/>
      <w:marLeft w:val="0"/>
      <w:marRight w:val="0"/>
      <w:marTop w:val="0"/>
      <w:marBottom w:val="0"/>
      <w:divBdr>
        <w:top w:val="none" w:sz="0" w:space="0" w:color="auto"/>
        <w:left w:val="none" w:sz="0" w:space="0" w:color="auto"/>
        <w:bottom w:val="none" w:sz="0" w:space="0" w:color="auto"/>
        <w:right w:val="none" w:sz="0" w:space="0" w:color="auto"/>
      </w:divBdr>
    </w:div>
    <w:div w:id="1974481892">
      <w:bodyDiv w:val="1"/>
      <w:marLeft w:val="0"/>
      <w:marRight w:val="0"/>
      <w:marTop w:val="0"/>
      <w:marBottom w:val="0"/>
      <w:divBdr>
        <w:top w:val="none" w:sz="0" w:space="0" w:color="auto"/>
        <w:left w:val="none" w:sz="0" w:space="0" w:color="auto"/>
        <w:bottom w:val="none" w:sz="0" w:space="0" w:color="auto"/>
        <w:right w:val="none" w:sz="0" w:space="0" w:color="auto"/>
      </w:divBdr>
      <w:divsChild>
        <w:div w:id="1893342897">
          <w:marLeft w:val="0"/>
          <w:marRight w:val="0"/>
          <w:marTop w:val="0"/>
          <w:marBottom w:val="0"/>
          <w:divBdr>
            <w:top w:val="none" w:sz="0" w:space="0" w:color="auto"/>
            <w:left w:val="none" w:sz="0" w:space="0" w:color="auto"/>
            <w:bottom w:val="none" w:sz="0" w:space="0" w:color="auto"/>
            <w:right w:val="none" w:sz="0" w:space="0" w:color="auto"/>
          </w:divBdr>
        </w:div>
        <w:div w:id="2077169962">
          <w:marLeft w:val="0"/>
          <w:marRight w:val="0"/>
          <w:marTop w:val="0"/>
          <w:marBottom w:val="0"/>
          <w:divBdr>
            <w:top w:val="none" w:sz="0" w:space="0" w:color="auto"/>
            <w:left w:val="none" w:sz="0" w:space="0" w:color="auto"/>
            <w:bottom w:val="none" w:sz="0" w:space="0" w:color="auto"/>
            <w:right w:val="none" w:sz="0" w:space="0" w:color="auto"/>
          </w:divBdr>
        </w:div>
      </w:divsChild>
    </w:div>
    <w:div w:id="2097898134">
      <w:bodyDiv w:val="1"/>
      <w:marLeft w:val="0"/>
      <w:marRight w:val="0"/>
      <w:marTop w:val="0"/>
      <w:marBottom w:val="0"/>
      <w:divBdr>
        <w:top w:val="none" w:sz="0" w:space="0" w:color="auto"/>
        <w:left w:val="none" w:sz="0" w:space="0" w:color="auto"/>
        <w:bottom w:val="none" w:sz="0" w:space="0" w:color="auto"/>
        <w:right w:val="none" w:sz="0" w:space="0" w:color="auto"/>
      </w:divBdr>
      <w:divsChild>
        <w:div w:id="233441944">
          <w:marLeft w:val="0"/>
          <w:marRight w:val="0"/>
          <w:marTop w:val="0"/>
          <w:marBottom w:val="0"/>
          <w:divBdr>
            <w:top w:val="none" w:sz="0" w:space="0" w:color="auto"/>
            <w:left w:val="none" w:sz="0" w:space="0" w:color="auto"/>
            <w:bottom w:val="none" w:sz="0" w:space="0" w:color="auto"/>
            <w:right w:val="none" w:sz="0" w:space="0" w:color="auto"/>
          </w:divBdr>
        </w:div>
        <w:div w:id="385028971">
          <w:marLeft w:val="0"/>
          <w:marRight w:val="0"/>
          <w:marTop w:val="0"/>
          <w:marBottom w:val="0"/>
          <w:divBdr>
            <w:top w:val="none" w:sz="0" w:space="0" w:color="auto"/>
            <w:left w:val="none" w:sz="0" w:space="0" w:color="auto"/>
            <w:bottom w:val="none" w:sz="0" w:space="0" w:color="auto"/>
            <w:right w:val="none" w:sz="0" w:space="0" w:color="auto"/>
          </w:divBdr>
        </w:div>
        <w:div w:id="1240286897">
          <w:marLeft w:val="0"/>
          <w:marRight w:val="0"/>
          <w:marTop w:val="0"/>
          <w:marBottom w:val="0"/>
          <w:divBdr>
            <w:top w:val="none" w:sz="0" w:space="0" w:color="auto"/>
            <w:left w:val="none" w:sz="0" w:space="0" w:color="auto"/>
            <w:bottom w:val="none" w:sz="0" w:space="0" w:color="auto"/>
            <w:right w:val="none" w:sz="0" w:space="0" w:color="auto"/>
          </w:divBdr>
        </w:div>
      </w:divsChild>
    </w:div>
    <w:div w:id="2115705085">
      <w:bodyDiv w:val="1"/>
      <w:marLeft w:val="0"/>
      <w:marRight w:val="0"/>
      <w:marTop w:val="0"/>
      <w:marBottom w:val="0"/>
      <w:divBdr>
        <w:top w:val="none" w:sz="0" w:space="0" w:color="auto"/>
        <w:left w:val="none" w:sz="0" w:space="0" w:color="auto"/>
        <w:bottom w:val="none" w:sz="0" w:space="0" w:color="auto"/>
        <w:right w:val="none" w:sz="0" w:space="0" w:color="auto"/>
      </w:divBdr>
      <w:divsChild>
        <w:div w:id="560092092">
          <w:marLeft w:val="0"/>
          <w:marRight w:val="0"/>
          <w:marTop w:val="0"/>
          <w:marBottom w:val="0"/>
          <w:divBdr>
            <w:top w:val="none" w:sz="0" w:space="0" w:color="auto"/>
            <w:left w:val="none" w:sz="0" w:space="0" w:color="auto"/>
            <w:bottom w:val="none" w:sz="0" w:space="0" w:color="auto"/>
            <w:right w:val="none" w:sz="0" w:space="0" w:color="auto"/>
          </w:divBdr>
          <w:divsChild>
            <w:div w:id="1149320603">
              <w:marLeft w:val="0"/>
              <w:marRight w:val="0"/>
              <w:marTop w:val="0"/>
              <w:marBottom w:val="0"/>
              <w:divBdr>
                <w:top w:val="none" w:sz="0" w:space="0" w:color="auto"/>
                <w:left w:val="none" w:sz="0" w:space="0" w:color="auto"/>
                <w:bottom w:val="none" w:sz="0" w:space="0" w:color="auto"/>
                <w:right w:val="none" w:sz="0" w:space="0" w:color="auto"/>
              </w:divBdr>
              <w:divsChild>
                <w:div w:id="1128090674">
                  <w:marLeft w:val="0"/>
                  <w:marRight w:val="0"/>
                  <w:marTop w:val="0"/>
                  <w:marBottom w:val="0"/>
                  <w:divBdr>
                    <w:top w:val="none" w:sz="0" w:space="0" w:color="auto"/>
                    <w:left w:val="none" w:sz="0" w:space="0" w:color="auto"/>
                    <w:bottom w:val="none" w:sz="0" w:space="0" w:color="auto"/>
                    <w:right w:val="none" w:sz="0" w:space="0" w:color="auto"/>
                  </w:divBdr>
                </w:div>
              </w:divsChild>
            </w:div>
            <w:div w:id="1947957244">
              <w:marLeft w:val="0"/>
              <w:marRight w:val="0"/>
              <w:marTop w:val="0"/>
              <w:marBottom w:val="0"/>
              <w:divBdr>
                <w:top w:val="none" w:sz="0" w:space="0" w:color="auto"/>
                <w:left w:val="none" w:sz="0" w:space="0" w:color="auto"/>
                <w:bottom w:val="none" w:sz="0" w:space="0" w:color="auto"/>
                <w:right w:val="none" w:sz="0" w:space="0" w:color="auto"/>
              </w:divBdr>
              <w:divsChild>
                <w:div w:id="671375503">
                  <w:marLeft w:val="0"/>
                  <w:marRight w:val="0"/>
                  <w:marTop w:val="0"/>
                  <w:marBottom w:val="0"/>
                  <w:divBdr>
                    <w:top w:val="none" w:sz="0" w:space="0" w:color="auto"/>
                    <w:left w:val="none" w:sz="0" w:space="0" w:color="auto"/>
                    <w:bottom w:val="none" w:sz="0" w:space="0" w:color="auto"/>
                    <w:right w:val="none" w:sz="0" w:space="0" w:color="auto"/>
                  </w:divBdr>
                  <w:divsChild>
                    <w:div w:id="504783029">
                      <w:marLeft w:val="0"/>
                      <w:marRight w:val="0"/>
                      <w:marTop w:val="0"/>
                      <w:marBottom w:val="0"/>
                      <w:divBdr>
                        <w:top w:val="none" w:sz="0" w:space="0" w:color="auto"/>
                        <w:left w:val="none" w:sz="0" w:space="0" w:color="auto"/>
                        <w:bottom w:val="none" w:sz="0" w:space="0" w:color="auto"/>
                        <w:right w:val="none" w:sz="0" w:space="0" w:color="auto"/>
                      </w:divBdr>
                    </w:div>
                    <w:div w:id="1036809766">
                      <w:marLeft w:val="0"/>
                      <w:marRight w:val="0"/>
                      <w:marTop w:val="0"/>
                      <w:marBottom w:val="0"/>
                      <w:divBdr>
                        <w:top w:val="none" w:sz="0" w:space="0" w:color="auto"/>
                        <w:left w:val="none" w:sz="0" w:space="0" w:color="auto"/>
                        <w:bottom w:val="none" w:sz="0" w:space="0" w:color="auto"/>
                        <w:right w:val="none" w:sz="0" w:space="0" w:color="auto"/>
                      </w:divBdr>
                      <w:divsChild>
                        <w:div w:id="1797019886">
                          <w:marLeft w:val="-600"/>
                          <w:marRight w:val="0"/>
                          <w:marTop w:val="0"/>
                          <w:marBottom w:val="0"/>
                          <w:divBdr>
                            <w:top w:val="none" w:sz="0" w:space="0" w:color="auto"/>
                            <w:left w:val="none" w:sz="0" w:space="0" w:color="auto"/>
                            <w:bottom w:val="none" w:sz="0" w:space="0" w:color="auto"/>
                            <w:right w:val="none" w:sz="0" w:space="0" w:color="auto"/>
                          </w:divBdr>
                          <w:divsChild>
                            <w:div w:id="461656783">
                              <w:marLeft w:val="0"/>
                              <w:marRight w:val="0"/>
                              <w:marTop w:val="0"/>
                              <w:marBottom w:val="0"/>
                              <w:divBdr>
                                <w:top w:val="none" w:sz="0" w:space="0" w:color="auto"/>
                                <w:left w:val="none" w:sz="0" w:space="0" w:color="auto"/>
                                <w:bottom w:val="none" w:sz="0" w:space="0" w:color="auto"/>
                                <w:right w:val="none" w:sz="0" w:space="0" w:color="auto"/>
                              </w:divBdr>
                              <w:divsChild>
                                <w:div w:id="3991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7254">
          <w:marLeft w:val="0"/>
          <w:marRight w:val="0"/>
          <w:marTop w:val="0"/>
          <w:marBottom w:val="0"/>
          <w:divBdr>
            <w:top w:val="none" w:sz="0" w:space="0" w:color="auto"/>
            <w:left w:val="none" w:sz="0" w:space="0" w:color="auto"/>
            <w:bottom w:val="none" w:sz="0" w:space="0" w:color="auto"/>
            <w:right w:val="none" w:sz="0" w:space="0" w:color="auto"/>
          </w:divBdr>
          <w:divsChild>
            <w:div w:id="13368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hyperlink" Target="https://upload.wikimedia.org/wikipedia/commons/thumb/4/4f/Refracci%C3%B3n_y_reflexi%C3%B3n.svg/600px-Refracci%C3%B3n_y_reflexi%C3%B3n.svg.png" TargetMode="External"/><Relationship Id="rId39" Type="http://schemas.openxmlformats.org/officeDocument/2006/relationships/fontTable" Target="fontTable.xml"/><Relationship Id="rId21" Type="http://schemas.openxmlformats.org/officeDocument/2006/relationships/image" Target="media/image13.gif"/><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hyperlink" Target="http://www.carlostapia.es/fisica/polarimetria.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hyperlink" Target="http://varinia.es/blog/wp-content/uploads/2011/02/difraccion_k.png" TargetMode="External"/><Relationship Id="rId37" Type="http://schemas.openxmlformats.org/officeDocument/2006/relationships/hyperlink" Target="http://www.profesorenlinea.cl/fisica/SonidoOndas.htm"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hyperlink" Target="http://www.carlostapia.es/fisica/polarimetria.html" TargetMode="External"/><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hyperlink" Target="http://2.bp.blogspot.com/-5UB-XQ3wk_Y/VdJDR4fNzTI/AAAAAAAAHGM/ZyvyHnqao7E/s1600/11.png" TargetMode="External"/><Relationship Id="rId4" Type="http://schemas.openxmlformats.org/officeDocument/2006/relationships/settings" Target="settings.xml"/><Relationship Id="rId9" Type="http://schemas.openxmlformats.org/officeDocument/2006/relationships/hyperlink" Target="http://images.slideplayer.es/8/2342034/slides/slide_5.jpg" TargetMode="External"/><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hyperlink" Target="http://hyperphysics.phy-astr.gsu.edu/hbasees/sound/imgsou/difr.gif"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19.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206D2-52C7-4E27-89A9-EA7B50624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4473</Words>
  <Characters>24605</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PEQUETITA Garcia Rodriguez</cp:lastModifiedBy>
  <cp:revision>3</cp:revision>
  <dcterms:created xsi:type="dcterms:W3CDTF">2016-06-19T17:12:00Z</dcterms:created>
  <dcterms:modified xsi:type="dcterms:W3CDTF">2016-06-22T04:37:00Z</dcterms:modified>
</cp:coreProperties>
</file>