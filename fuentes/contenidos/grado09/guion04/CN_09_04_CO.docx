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8978" w:type="dxa"/>
        <w:tblInd w:w="108" w:type="dxa"/>
        <w:tblLook w:val="04A0" w:firstRow="1" w:lastRow="0" w:firstColumn="1" w:lastColumn="0" w:noHBand="0" w:noVBand="1"/>
      </w:tblPr>
      <w:tblGrid>
        <w:gridCol w:w="1951"/>
        <w:gridCol w:w="7027"/>
      </w:tblGrid>
      <w:tr w:rsidR="00A54A55" w:rsidRPr="001C643E" w14:paraId="038BD073" w14:textId="77777777" w:rsidTr="00AA10C1">
        <w:tc>
          <w:tcPr>
            <w:tcW w:w="1951" w:type="dxa"/>
            <w:shd w:val="clear" w:color="auto" w:fill="000000" w:themeFill="text1"/>
          </w:tcPr>
          <w:p w14:paraId="5358DB21" w14:textId="77777777" w:rsidR="00A54A55" w:rsidRPr="001C643E" w:rsidRDefault="00A54A55" w:rsidP="001C643E">
            <w:pPr>
              <w:tabs>
                <w:tab w:val="right" w:pos="8498"/>
              </w:tabs>
              <w:spacing w:line="360" w:lineRule="auto"/>
              <w:rPr>
                <w:rFonts w:ascii="Arial" w:hAnsi="Arial" w:cs="Arial"/>
              </w:rPr>
            </w:pPr>
            <w:r w:rsidRPr="001C643E">
              <w:rPr>
                <w:rFonts w:ascii="Arial" w:hAnsi="Arial" w:cs="Arial"/>
              </w:rPr>
              <w:t>Título del guion</w:t>
            </w:r>
          </w:p>
        </w:tc>
        <w:tc>
          <w:tcPr>
            <w:tcW w:w="7027" w:type="dxa"/>
          </w:tcPr>
          <w:p w14:paraId="12DB5656" w14:textId="77777777" w:rsidR="00A54A55" w:rsidRPr="001C643E" w:rsidRDefault="00A54A55" w:rsidP="001C643E">
            <w:pPr>
              <w:pStyle w:val="Encabezado"/>
              <w:spacing w:line="360" w:lineRule="auto"/>
              <w:ind w:right="360"/>
              <w:rPr>
                <w:rFonts w:ascii="Arial" w:hAnsi="Arial" w:cs="Arial"/>
              </w:rPr>
            </w:pPr>
            <w:r w:rsidRPr="001C643E">
              <w:rPr>
                <w:rFonts w:ascii="Arial" w:hAnsi="Arial" w:cs="Arial"/>
                <w:b/>
              </w:rPr>
              <w:t>La clasificación biológica</w:t>
            </w:r>
          </w:p>
        </w:tc>
      </w:tr>
      <w:tr w:rsidR="00A54A55" w:rsidRPr="001C643E" w14:paraId="5DC247A2" w14:textId="77777777" w:rsidTr="00AA10C1">
        <w:tc>
          <w:tcPr>
            <w:tcW w:w="1951" w:type="dxa"/>
            <w:shd w:val="clear" w:color="auto" w:fill="000000" w:themeFill="text1"/>
          </w:tcPr>
          <w:p w14:paraId="25C88FE4" w14:textId="77777777" w:rsidR="00A54A55" w:rsidRPr="001C643E" w:rsidRDefault="00A54A55" w:rsidP="001C643E">
            <w:pPr>
              <w:tabs>
                <w:tab w:val="right" w:pos="8498"/>
              </w:tabs>
              <w:spacing w:line="360" w:lineRule="auto"/>
              <w:rPr>
                <w:rFonts w:ascii="Arial" w:hAnsi="Arial" w:cs="Arial"/>
              </w:rPr>
            </w:pPr>
            <w:r w:rsidRPr="001C643E">
              <w:rPr>
                <w:rFonts w:ascii="Arial" w:hAnsi="Arial" w:cs="Arial"/>
              </w:rPr>
              <w:t>Código del guion</w:t>
            </w:r>
          </w:p>
        </w:tc>
        <w:tc>
          <w:tcPr>
            <w:tcW w:w="7027" w:type="dxa"/>
          </w:tcPr>
          <w:p w14:paraId="1A44D594" w14:textId="77777777" w:rsidR="00A54A55" w:rsidRPr="001C643E" w:rsidRDefault="00A54A55" w:rsidP="001C643E">
            <w:pPr>
              <w:tabs>
                <w:tab w:val="right" w:pos="8498"/>
              </w:tabs>
              <w:spacing w:line="360" w:lineRule="auto"/>
              <w:rPr>
                <w:rFonts w:ascii="Arial" w:hAnsi="Arial" w:cs="Arial"/>
                <w:highlight w:val="yellow"/>
              </w:rPr>
            </w:pPr>
            <w:r w:rsidRPr="001C643E">
              <w:rPr>
                <w:rFonts w:ascii="Arial" w:hAnsi="Arial" w:cs="Arial"/>
                <w:highlight w:val="yellow"/>
                <w:lang w:val="es-CO"/>
              </w:rPr>
              <w:t>GUION CN_09_04_CO</w:t>
            </w:r>
          </w:p>
        </w:tc>
      </w:tr>
      <w:tr w:rsidR="00A54A55" w:rsidRPr="001C643E" w14:paraId="5D498569" w14:textId="77777777" w:rsidTr="00AA10C1">
        <w:tc>
          <w:tcPr>
            <w:tcW w:w="1951" w:type="dxa"/>
            <w:shd w:val="clear" w:color="auto" w:fill="000000" w:themeFill="text1"/>
          </w:tcPr>
          <w:p w14:paraId="01430CE3" w14:textId="77777777" w:rsidR="00A54A55" w:rsidRPr="001C643E" w:rsidRDefault="00A54A55" w:rsidP="001C643E">
            <w:pPr>
              <w:tabs>
                <w:tab w:val="right" w:pos="8498"/>
              </w:tabs>
              <w:spacing w:line="360" w:lineRule="auto"/>
              <w:rPr>
                <w:rFonts w:ascii="Arial" w:hAnsi="Arial" w:cs="Arial"/>
              </w:rPr>
            </w:pPr>
            <w:r w:rsidRPr="001C643E">
              <w:rPr>
                <w:rFonts w:ascii="Arial" w:hAnsi="Arial" w:cs="Arial"/>
              </w:rPr>
              <w:t>Descripción</w:t>
            </w:r>
          </w:p>
        </w:tc>
        <w:tc>
          <w:tcPr>
            <w:tcW w:w="7027" w:type="dxa"/>
          </w:tcPr>
          <w:p w14:paraId="04521DAF" w14:textId="34FE674C" w:rsidR="00A54A55" w:rsidRPr="001C643E" w:rsidRDefault="005B4CDA" w:rsidP="005B4CDA">
            <w:pPr>
              <w:autoSpaceDE w:val="0"/>
              <w:autoSpaceDN w:val="0"/>
              <w:adjustRightInd w:val="0"/>
              <w:spacing w:line="360" w:lineRule="auto"/>
              <w:rPr>
                <w:rFonts w:ascii="Arial" w:hAnsi="Arial" w:cs="Arial"/>
              </w:rPr>
            </w:pPr>
            <w:r w:rsidRPr="001C643E">
              <w:rPr>
                <w:rFonts w:ascii="Arial" w:hAnsi="Arial" w:cs="Arial"/>
              </w:rPr>
              <w:t>L</w:t>
            </w:r>
            <w:r>
              <w:rPr>
                <w:rFonts w:ascii="Arial" w:hAnsi="Arial" w:cs="Arial"/>
              </w:rPr>
              <w:t>a</w:t>
            </w:r>
            <w:r w:rsidRPr="001C643E">
              <w:rPr>
                <w:rFonts w:ascii="Arial" w:hAnsi="Arial" w:cs="Arial"/>
              </w:rPr>
              <w:t xml:space="preserve"> tax</w:t>
            </w:r>
            <w:r>
              <w:rPr>
                <w:rFonts w:ascii="Arial" w:hAnsi="Arial" w:cs="Arial"/>
              </w:rPr>
              <w:t>onomía es la ciencia que</w:t>
            </w:r>
            <w:r w:rsidRPr="001C643E">
              <w:rPr>
                <w:rFonts w:ascii="Arial" w:hAnsi="Arial" w:cs="Arial"/>
              </w:rPr>
              <w:t xml:space="preserve"> </w:t>
            </w:r>
            <w:r w:rsidR="00A54A55" w:rsidRPr="001C643E">
              <w:rPr>
                <w:rFonts w:ascii="Arial" w:hAnsi="Arial" w:cs="Arial"/>
              </w:rPr>
              <w:t xml:space="preserve">clasifica a los seres vivos, </w:t>
            </w:r>
            <w:r>
              <w:rPr>
                <w:rFonts w:ascii="Arial" w:hAnsi="Arial" w:cs="Arial"/>
              </w:rPr>
              <w:t>a fin de</w:t>
            </w:r>
            <w:r w:rsidRPr="001C643E">
              <w:rPr>
                <w:rFonts w:ascii="Arial" w:hAnsi="Arial" w:cs="Arial"/>
              </w:rPr>
              <w:t xml:space="preserve"> organiza</w:t>
            </w:r>
            <w:r>
              <w:rPr>
                <w:rFonts w:ascii="Arial" w:hAnsi="Arial" w:cs="Arial"/>
              </w:rPr>
              <w:t>r</w:t>
            </w:r>
            <w:r w:rsidRPr="001C643E">
              <w:rPr>
                <w:rFonts w:ascii="Arial" w:hAnsi="Arial" w:cs="Arial"/>
              </w:rPr>
              <w:t xml:space="preserve"> </w:t>
            </w:r>
            <w:r w:rsidR="00A54A55" w:rsidRPr="001C643E">
              <w:rPr>
                <w:rFonts w:ascii="Arial" w:hAnsi="Arial" w:cs="Arial"/>
              </w:rPr>
              <w:t>la amplia variedad de formas existentes en nuestro planeta Tierra. Conoce de qué se trata esta interesante disciplina.</w:t>
            </w:r>
          </w:p>
        </w:tc>
      </w:tr>
    </w:tbl>
    <w:p w14:paraId="688FF361" w14:textId="77777777" w:rsidR="00A54A55" w:rsidRPr="001C643E" w:rsidRDefault="00A54A55" w:rsidP="001C643E">
      <w:pPr>
        <w:autoSpaceDE w:val="0"/>
        <w:autoSpaceDN w:val="0"/>
        <w:adjustRightInd w:val="0"/>
        <w:spacing w:line="360" w:lineRule="auto"/>
        <w:rPr>
          <w:rFonts w:ascii="Arial" w:hAnsi="Arial" w:cs="Arial"/>
        </w:rPr>
      </w:pPr>
    </w:p>
    <w:p w14:paraId="31FEE8FB" w14:textId="2381AFD0" w:rsidR="00330107" w:rsidRPr="001C643E" w:rsidRDefault="00A54A55" w:rsidP="001C643E">
      <w:pPr>
        <w:spacing w:line="360" w:lineRule="auto"/>
        <w:rPr>
          <w:rFonts w:ascii="Arial" w:hAnsi="Arial" w:cs="Arial"/>
          <w:b/>
        </w:rPr>
      </w:pPr>
      <w:r w:rsidRPr="001C643E" w:rsidDel="00A54A55">
        <w:rPr>
          <w:rFonts w:ascii="Arial" w:hAnsi="Arial" w:cs="Arial"/>
        </w:rPr>
        <w:t xml:space="preserve"> </w:t>
      </w:r>
      <w:r w:rsidR="00330107" w:rsidRPr="001C643E">
        <w:rPr>
          <w:rFonts w:ascii="Arial" w:hAnsi="Arial" w:cs="Arial"/>
          <w:highlight w:val="yellow"/>
        </w:rPr>
        <w:t xml:space="preserve">[SECCIÓN </w:t>
      </w:r>
      <w:r w:rsidR="005C542F" w:rsidRPr="001C643E">
        <w:rPr>
          <w:rFonts w:ascii="Arial" w:hAnsi="Arial" w:cs="Arial"/>
          <w:highlight w:val="yellow"/>
        </w:rPr>
        <w:t>1</w:t>
      </w:r>
      <w:r w:rsidR="00330107" w:rsidRPr="001C643E">
        <w:rPr>
          <w:rFonts w:ascii="Arial" w:hAnsi="Arial" w:cs="Arial"/>
          <w:highlight w:val="yellow"/>
        </w:rPr>
        <w:t>]</w:t>
      </w:r>
      <w:r w:rsidR="00330107" w:rsidRPr="001C643E">
        <w:rPr>
          <w:rFonts w:ascii="Arial" w:hAnsi="Arial" w:cs="Arial"/>
          <w:b/>
        </w:rPr>
        <w:t>1 L</w:t>
      </w:r>
      <w:r w:rsidR="00E914FB" w:rsidRPr="001C643E">
        <w:rPr>
          <w:rFonts w:ascii="Arial" w:hAnsi="Arial" w:cs="Arial"/>
          <w:b/>
        </w:rPr>
        <w:t xml:space="preserve">a importancia </w:t>
      </w:r>
      <w:r w:rsidR="00A65923" w:rsidRPr="001C643E">
        <w:rPr>
          <w:rFonts w:ascii="Arial" w:hAnsi="Arial" w:cs="Arial"/>
          <w:b/>
        </w:rPr>
        <w:t xml:space="preserve">e historia </w:t>
      </w:r>
      <w:r w:rsidR="00E914FB" w:rsidRPr="001C643E">
        <w:rPr>
          <w:rFonts w:ascii="Arial" w:hAnsi="Arial" w:cs="Arial"/>
          <w:b/>
        </w:rPr>
        <w:t>de la clasificación biológica</w:t>
      </w:r>
    </w:p>
    <w:p w14:paraId="1B3CB43C" w14:textId="14042FFE" w:rsidR="005D3394" w:rsidRPr="001C643E" w:rsidRDefault="005D3394" w:rsidP="001C643E">
      <w:pPr>
        <w:spacing w:line="360" w:lineRule="auto"/>
        <w:rPr>
          <w:rFonts w:ascii="Arial" w:hAnsi="Arial" w:cs="Arial"/>
        </w:rPr>
      </w:pPr>
      <w:r w:rsidRPr="001C643E">
        <w:rPr>
          <w:rFonts w:ascii="Arial" w:hAnsi="Arial" w:cs="Arial"/>
        </w:rPr>
        <w:t xml:space="preserve">La vida en la Tierra se presenta en una asombrosa variedad de </w:t>
      </w:r>
      <w:r w:rsidRPr="001C643E">
        <w:rPr>
          <w:rFonts w:ascii="Arial" w:hAnsi="Arial" w:cs="Arial"/>
          <w:b/>
        </w:rPr>
        <w:t>formas</w:t>
      </w:r>
      <w:r w:rsidR="005B4CDA">
        <w:rPr>
          <w:rFonts w:ascii="Arial" w:hAnsi="Arial" w:cs="Arial"/>
          <w:b/>
        </w:rPr>
        <w:t xml:space="preserve">, </w:t>
      </w:r>
      <w:r w:rsidRPr="001C643E">
        <w:rPr>
          <w:rFonts w:ascii="Arial" w:hAnsi="Arial" w:cs="Arial"/>
        </w:rPr>
        <w:t>con las cuales compartimos el planeta.</w:t>
      </w:r>
      <w:r w:rsidR="00245D73" w:rsidRPr="001C643E">
        <w:rPr>
          <w:rFonts w:ascii="Arial" w:hAnsi="Arial" w:cs="Arial"/>
        </w:rPr>
        <w:t xml:space="preserve"> </w:t>
      </w:r>
      <w:r w:rsidRPr="001C643E">
        <w:rPr>
          <w:rFonts w:ascii="Arial" w:hAnsi="Arial" w:cs="Arial"/>
        </w:rPr>
        <w:t>En la actualidad</w:t>
      </w:r>
      <w:r w:rsidR="00DE4A10">
        <w:rPr>
          <w:rFonts w:ascii="Arial" w:hAnsi="Arial" w:cs="Arial"/>
        </w:rPr>
        <w:t>,</w:t>
      </w:r>
      <w:r w:rsidRPr="001C643E">
        <w:rPr>
          <w:rFonts w:ascii="Arial" w:hAnsi="Arial" w:cs="Arial"/>
        </w:rPr>
        <w:t xml:space="preserve"> se han descrito </w:t>
      </w:r>
      <w:r w:rsidR="00A65923" w:rsidRPr="001C643E">
        <w:rPr>
          <w:rFonts w:ascii="Arial" w:hAnsi="Arial" w:cs="Arial"/>
        </w:rPr>
        <w:t>cerca de un millón y medio</w:t>
      </w:r>
      <w:r w:rsidR="00E658D7" w:rsidRPr="001C643E">
        <w:rPr>
          <w:rFonts w:ascii="Arial" w:hAnsi="Arial" w:cs="Arial"/>
        </w:rPr>
        <w:t xml:space="preserve"> de </w:t>
      </w:r>
      <w:r w:rsidRPr="001C643E">
        <w:rPr>
          <w:rFonts w:ascii="Arial" w:hAnsi="Arial" w:cs="Arial"/>
        </w:rPr>
        <w:t>especies</w:t>
      </w:r>
      <w:r w:rsidR="00A65923" w:rsidRPr="001C643E">
        <w:rPr>
          <w:rFonts w:ascii="Arial" w:hAnsi="Arial" w:cs="Arial"/>
        </w:rPr>
        <w:t>, y se cree que pueden existir unos 5 millones en total</w:t>
      </w:r>
      <w:r w:rsidR="00A54A55" w:rsidRPr="001C643E">
        <w:rPr>
          <w:rFonts w:ascii="Arial" w:hAnsi="Arial" w:cs="Arial"/>
        </w:rPr>
        <w:t xml:space="preserve">. Se sabe también que en épocas pasadas vivieron otros tipos </w:t>
      </w:r>
      <w:r w:rsidR="00A65923" w:rsidRPr="001C643E">
        <w:rPr>
          <w:rFonts w:ascii="Arial" w:hAnsi="Arial" w:cs="Arial"/>
        </w:rPr>
        <w:t xml:space="preserve">de organismos, que </w:t>
      </w:r>
      <w:proofErr w:type="gramStart"/>
      <w:r w:rsidR="00A65923" w:rsidRPr="001C643E">
        <w:rPr>
          <w:rFonts w:ascii="Arial" w:hAnsi="Arial" w:cs="Arial"/>
        </w:rPr>
        <w:t>ya</w:t>
      </w:r>
      <w:proofErr w:type="gramEnd"/>
      <w:r w:rsidR="00A65923" w:rsidRPr="001C643E">
        <w:rPr>
          <w:rFonts w:ascii="Arial" w:hAnsi="Arial" w:cs="Arial"/>
        </w:rPr>
        <w:t xml:space="preserve"> están extintos</w:t>
      </w:r>
      <w:r w:rsidR="00A54A55" w:rsidRPr="001C643E">
        <w:rPr>
          <w:rFonts w:ascii="Arial" w:hAnsi="Arial" w:cs="Arial"/>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47"/>
        <w:gridCol w:w="6281"/>
      </w:tblGrid>
      <w:tr w:rsidR="00342D31" w:rsidRPr="001C643E" w14:paraId="2D6C6655" w14:textId="77777777" w:rsidTr="00342D31">
        <w:tc>
          <w:tcPr>
            <w:tcW w:w="8828" w:type="dxa"/>
            <w:gridSpan w:val="2"/>
            <w:shd w:val="clear" w:color="auto" w:fill="0D0D0D"/>
          </w:tcPr>
          <w:p w14:paraId="02DB2D7A" w14:textId="77777777" w:rsidR="00342D31" w:rsidRPr="001C643E" w:rsidRDefault="00342D31" w:rsidP="001C643E">
            <w:pPr>
              <w:spacing w:after="0" w:line="360" w:lineRule="auto"/>
              <w:jc w:val="center"/>
              <w:rPr>
                <w:rFonts w:ascii="Arial" w:hAnsi="Arial" w:cs="Arial"/>
                <w:b/>
                <w:color w:val="FFFFFF"/>
                <w:lang w:val="es-MX"/>
              </w:rPr>
            </w:pPr>
            <w:r w:rsidRPr="001C643E">
              <w:rPr>
                <w:rFonts w:ascii="Arial" w:hAnsi="Arial" w:cs="Arial"/>
                <w:b/>
                <w:color w:val="FFFFFF"/>
                <w:lang w:val="es-MX"/>
              </w:rPr>
              <w:t>Imagen (fotografía, gráfica o ilustración)</w:t>
            </w:r>
          </w:p>
        </w:tc>
      </w:tr>
      <w:tr w:rsidR="00342D31" w:rsidRPr="001C643E" w14:paraId="56E20B54" w14:textId="77777777" w:rsidTr="00342D31">
        <w:tc>
          <w:tcPr>
            <w:tcW w:w="2547" w:type="dxa"/>
            <w:shd w:val="clear" w:color="auto" w:fill="auto"/>
          </w:tcPr>
          <w:p w14:paraId="329E8986" w14:textId="77777777" w:rsidR="00342D31" w:rsidRPr="001C643E" w:rsidRDefault="00342D31"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281" w:type="dxa"/>
            <w:shd w:val="clear" w:color="auto" w:fill="auto"/>
          </w:tcPr>
          <w:p w14:paraId="070E9E78" w14:textId="5D6DABA1" w:rsidR="00342D31" w:rsidRPr="001C643E" w:rsidRDefault="00342D31" w:rsidP="001C643E">
            <w:pPr>
              <w:spacing w:after="0" w:line="360" w:lineRule="auto"/>
              <w:rPr>
                <w:rFonts w:ascii="Arial" w:hAnsi="Arial" w:cs="Arial"/>
                <w:color w:val="000000"/>
                <w:lang w:val="es-MX"/>
              </w:rPr>
            </w:pPr>
            <w:r w:rsidRPr="001C643E">
              <w:rPr>
                <w:rFonts w:ascii="Arial" w:hAnsi="Arial" w:cs="Arial"/>
                <w:color w:val="000000"/>
                <w:lang w:val="es-MX"/>
              </w:rPr>
              <w:t>CN_09_04_CO_IMG</w:t>
            </w:r>
            <w:ins w:id="0" w:author="Miguel" w:date="2016-01-19T11:12:00Z">
              <w:r w:rsidR="00D26852">
                <w:rPr>
                  <w:rFonts w:ascii="Arial" w:hAnsi="Arial" w:cs="Arial"/>
                  <w:color w:val="000000"/>
                  <w:lang w:val="es-MX"/>
                </w:rPr>
                <w:t>0</w:t>
              </w:r>
            </w:ins>
            <w:r w:rsidRPr="001C643E">
              <w:rPr>
                <w:rFonts w:ascii="Arial" w:hAnsi="Arial" w:cs="Arial"/>
                <w:color w:val="000000"/>
                <w:lang w:val="es-MX"/>
              </w:rPr>
              <w:t>1</w:t>
            </w:r>
          </w:p>
        </w:tc>
      </w:tr>
      <w:tr w:rsidR="00342D31" w:rsidRPr="001C643E" w14:paraId="3222FA98" w14:textId="77777777" w:rsidTr="00342D31">
        <w:tc>
          <w:tcPr>
            <w:tcW w:w="2547" w:type="dxa"/>
            <w:shd w:val="clear" w:color="auto" w:fill="auto"/>
          </w:tcPr>
          <w:p w14:paraId="38D97606" w14:textId="77777777" w:rsidR="00342D31" w:rsidRPr="001C643E" w:rsidRDefault="00342D31"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281" w:type="dxa"/>
            <w:shd w:val="clear" w:color="auto" w:fill="auto"/>
          </w:tcPr>
          <w:p w14:paraId="09919C39" w14:textId="77777777" w:rsidR="00342D31" w:rsidRPr="001C643E" w:rsidRDefault="00342D31" w:rsidP="001C643E">
            <w:pPr>
              <w:spacing w:after="0" w:line="360" w:lineRule="auto"/>
              <w:rPr>
                <w:rFonts w:ascii="Arial" w:hAnsi="Arial" w:cs="Arial"/>
                <w:color w:val="000000"/>
                <w:lang w:val="es-MX"/>
              </w:rPr>
            </w:pPr>
            <w:r w:rsidRPr="001C643E">
              <w:rPr>
                <w:rFonts w:ascii="Arial" w:hAnsi="Arial" w:cs="Arial"/>
                <w:color w:val="000000"/>
                <w:lang w:val="es-MX"/>
              </w:rPr>
              <w:t xml:space="preserve">Variedad de </w:t>
            </w:r>
            <w:r w:rsidR="00DA4DD9" w:rsidRPr="001C643E">
              <w:rPr>
                <w:rFonts w:ascii="Arial" w:hAnsi="Arial" w:cs="Arial"/>
                <w:color w:val="000000"/>
                <w:lang w:val="es-MX"/>
              </w:rPr>
              <w:t>seres vivos</w:t>
            </w:r>
          </w:p>
        </w:tc>
      </w:tr>
      <w:tr w:rsidR="00342D31" w:rsidRPr="001C643E" w14:paraId="22D622EE" w14:textId="77777777" w:rsidTr="00342D31">
        <w:tc>
          <w:tcPr>
            <w:tcW w:w="2547" w:type="dxa"/>
            <w:shd w:val="clear" w:color="auto" w:fill="auto"/>
          </w:tcPr>
          <w:p w14:paraId="02F4626E" w14:textId="77777777" w:rsidR="00342D31" w:rsidRPr="001C643E" w:rsidRDefault="00342D31" w:rsidP="001C643E">
            <w:pPr>
              <w:spacing w:after="0" w:line="360" w:lineRule="auto"/>
              <w:rPr>
                <w:rFonts w:ascii="Arial" w:hAnsi="Arial" w:cs="Arial"/>
                <w:color w:val="000000"/>
                <w:lang w:val="es-MX"/>
              </w:rPr>
            </w:pPr>
            <w:r w:rsidRPr="001C643E">
              <w:rPr>
                <w:rFonts w:ascii="Arial" w:hAnsi="Arial" w:cs="Arial"/>
                <w:b/>
                <w:color w:val="000000"/>
                <w:lang w:val="es-MX"/>
              </w:rPr>
              <w:t xml:space="preserve">Código </w:t>
            </w:r>
            <w:proofErr w:type="spellStart"/>
            <w:r w:rsidRPr="001C643E">
              <w:rPr>
                <w:rFonts w:ascii="Arial" w:hAnsi="Arial" w:cs="Arial"/>
                <w:b/>
                <w:color w:val="000000"/>
                <w:lang w:val="es-MX"/>
              </w:rPr>
              <w:t>Shutterstock</w:t>
            </w:r>
            <w:proofErr w:type="spellEnd"/>
            <w:r w:rsidRPr="001C643E">
              <w:rPr>
                <w:rFonts w:ascii="Arial" w:hAnsi="Arial" w:cs="Arial"/>
                <w:b/>
                <w:color w:val="000000"/>
                <w:lang w:val="es-MX"/>
              </w:rPr>
              <w:t xml:space="preserve"> (o URL o la ruta en </w:t>
            </w:r>
            <w:proofErr w:type="spellStart"/>
            <w:r w:rsidRPr="001C643E">
              <w:rPr>
                <w:rFonts w:ascii="Arial" w:hAnsi="Arial" w:cs="Arial"/>
                <w:b/>
                <w:color w:val="000000"/>
                <w:lang w:val="es-MX"/>
              </w:rPr>
              <w:t>AulaPlaneta</w:t>
            </w:r>
            <w:proofErr w:type="spellEnd"/>
            <w:r w:rsidRPr="001C643E">
              <w:rPr>
                <w:rFonts w:ascii="Arial" w:hAnsi="Arial" w:cs="Arial"/>
                <w:b/>
                <w:color w:val="000000"/>
                <w:lang w:val="es-MX"/>
              </w:rPr>
              <w:t>)</w:t>
            </w:r>
          </w:p>
        </w:tc>
        <w:tc>
          <w:tcPr>
            <w:tcW w:w="6281" w:type="dxa"/>
            <w:shd w:val="clear" w:color="auto" w:fill="auto"/>
          </w:tcPr>
          <w:p w14:paraId="7470B4D4" w14:textId="77777777" w:rsidR="00DA4DD9" w:rsidRPr="001C643E" w:rsidRDefault="0081194A" w:rsidP="001C643E">
            <w:pPr>
              <w:spacing w:after="0" w:line="360" w:lineRule="auto"/>
              <w:rPr>
                <w:rFonts w:ascii="Arial" w:hAnsi="Arial" w:cs="Arial"/>
                <w:color w:val="000000"/>
                <w:lang w:val="es-MX"/>
              </w:rPr>
            </w:pPr>
            <w:hyperlink r:id="rId8" w:tgtFrame="_blank" w:history="1">
              <w:r w:rsidR="00620BA4" w:rsidRPr="001C643E">
                <w:rPr>
                  <w:rFonts w:ascii="Arial" w:hAnsi="Arial" w:cs="Arial"/>
                  <w:b/>
                  <w:bCs/>
                  <w:color w:val="0000FF"/>
                  <w:u w:val="single"/>
                </w:rPr>
                <w:t>https://www.flickr.com/photos/ferranp/4929935738</w:t>
              </w:r>
            </w:hyperlink>
          </w:p>
        </w:tc>
      </w:tr>
      <w:tr w:rsidR="00342D31" w:rsidRPr="001C643E" w14:paraId="171E7519" w14:textId="77777777" w:rsidTr="00342D31">
        <w:tc>
          <w:tcPr>
            <w:tcW w:w="2547" w:type="dxa"/>
            <w:shd w:val="clear" w:color="auto" w:fill="auto"/>
          </w:tcPr>
          <w:p w14:paraId="0C06BCE3" w14:textId="77777777" w:rsidR="00342D31" w:rsidRPr="001C643E" w:rsidRDefault="00342D31" w:rsidP="001C643E">
            <w:pPr>
              <w:spacing w:after="0" w:line="360" w:lineRule="auto"/>
              <w:rPr>
                <w:rFonts w:ascii="Arial" w:hAnsi="Arial" w:cs="Arial"/>
                <w:color w:val="000000"/>
                <w:lang w:val="es-MX"/>
              </w:rPr>
            </w:pPr>
            <w:r w:rsidRPr="001C643E">
              <w:rPr>
                <w:rFonts w:ascii="Arial" w:hAnsi="Arial" w:cs="Arial"/>
                <w:b/>
                <w:color w:val="000000"/>
                <w:lang w:val="es-MX"/>
              </w:rPr>
              <w:t>Pie de imagen</w:t>
            </w:r>
          </w:p>
        </w:tc>
        <w:tc>
          <w:tcPr>
            <w:tcW w:w="6281" w:type="dxa"/>
            <w:shd w:val="clear" w:color="auto" w:fill="auto"/>
          </w:tcPr>
          <w:p w14:paraId="7988FB52" w14:textId="7FB1CCA1" w:rsidR="00342D31" w:rsidRPr="001C643E" w:rsidRDefault="00342D31" w:rsidP="00DE4A10">
            <w:pPr>
              <w:spacing w:line="360" w:lineRule="auto"/>
              <w:rPr>
                <w:rFonts w:ascii="Arial" w:hAnsi="Arial" w:cs="Arial"/>
                <w:color w:val="000000"/>
                <w:lang w:val="es-MX"/>
              </w:rPr>
            </w:pPr>
            <w:r w:rsidRPr="001C643E">
              <w:rPr>
                <w:rFonts w:ascii="Arial" w:hAnsi="Arial" w:cs="Arial"/>
              </w:rPr>
              <w:t>Los biólogos</w:t>
            </w:r>
            <w:r w:rsidRPr="001C643E">
              <w:rPr>
                <w:rFonts w:ascii="Arial" w:hAnsi="Arial" w:cs="Arial"/>
                <w:b/>
              </w:rPr>
              <w:t xml:space="preserve"> identifica</w:t>
            </w:r>
            <w:r w:rsidR="00803C31" w:rsidRPr="001C643E">
              <w:rPr>
                <w:rFonts w:ascii="Arial" w:hAnsi="Arial" w:cs="Arial"/>
                <w:b/>
              </w:rPr>
              <w:t>n</w:t>
            </w:r>
            <w:r w:rsidRPr="001C643E">
              <w:rPr>
                <w:rFonts w:ascii="Arial" w:hAnsi="Arial" w:cs="Arial"/>
              </w:rPr>
              <w:t xml:space="preserve"> </w:t>
            </w:r>
            <w:r w:rsidR="005E635F" w:rsidRPr="001C643E">
              <w:rPr>
                <w:rFonts w:ascii="Arial" w:hAnsi="Arial" w:cs="Arial"/>
              </w:rPr>
              <w:t>gran</w:t>
            </w:r>
            <w:r w:rsidRPr="001C643E">
              <w:rPr>
                <w:rFonts w:ascii="Arial" w:hAnsi="Arial" w:cs="Arial"/>
              </w:rPr>
              <w:t xml:space="preserve"> cantidad de </w:t>
            </w:r>
            <w:r w:rsidRPr="001C643E">
              <w:rPr>
                <w:rFonts w:ascii="Arial" w:hAnsi="Arial" w:cs="Arial"/>
                <w:b/>
              </w:rPr>
              <w:t xml:space="preserve">seres vivos </w:t>
            </w:r>
            <w:r w:rsidRPr="001C643E">
              <w:rPr>
                <w:rFonts w:ascii="Arial" w:hAnsi="Arial" w:cs="Arial"/>
              </w:rPr>
              <w:t xml:space="preserve">diferentes, </w:t>
            </w:r>
            <w:r w:rsidR="005E635F" w:rsidRPr="001C643E">
              <w:rPr>
                <w:rFonts w:ascii="Arial" w:hAnsi="Arial" w:cs="Arial"/>
              </w:rPr>
              <w:t xml:space="preserve">y se ven </w:t>
            </w:r>
            <w:r w:rsidRPr="001C643E">
              <w:rPr>
                <w:rFonts w:ascii="Arial" w:hAnsi="Arial" w:cs="Arial"/>
              </w:rPr>
              <w:t xml:space="preserve">en la necesidad de </w:t>
            </w:r>
            <w:r w:rsidRPr="001C643E">
              <w:rPr>
                <w:rFonts w:ascii="Arial" w:hAnsi="Arial" w:cs="Arial"/>
                <w:b/>
              </w:rPr>
              <w:t>organizarlos</w:t>
            </w:r>
            <w:r w:rsidRPr="001C643E">
              <w:rPr>
                <w:rFonts w:ascii="Arial" w:hAnsi="Arial" w:cs="Arial"/>
              </w:rPr>
              <w:t xml:space="preserve">. </w:t>
            </w:r>
            <w:r w:rsidR="005E635F" w:rsidRPr="001C643E">
              <w:rPr>
                <w:rFonts w:ascii="Arial" w:hAnsi="Arial" w:cs="Arial"/>
              </w:rPr>
              <w:t>L</w:t>
            </w:r>
            <w:r w:rsidRPr="001C643E">
              <w:rPr>
                <w:rFonts w:ascii="Arial" w:hAnsi="Arial" w:cs="Arial"/>
              </w:rPr>
              <w:t xml:space="preserve">a </w:t>
            </w:r>
            <w:r w:rsidRPr="001C643E">
              <w:rPr>
                <w:rFonts w:ascii="Arial" w:hAnsi="Arial" w:cs="Arial"/>
                <w:b/>
              </w:rPr>
              <w:t xml:space="preserve">clasificación biológica </w:t>
            </w:r>
            <w:r w:rsidRPr="001C643E">
              <w:rPr>
                <w:rFonts w:ascii="Arial" w:hAnsi="Arial" w:cs="Arial"/>
              </w:rPr>
              <w:t xml:space="preserve">permite agrupar en categorías </w:t>
            </w:r>
            <w:r w:rsidRPr="001C643E">
              <w:rPr>
                <w:rFonts w:ascii="Arial" w:hAnsi="Arial" w:cs="Arial"/>
                <w:b/>
              </w:rPr>
              <w:t>ordenadas</w:t>
            </w:r>
            <w:r w:rsidRPr="001C643E">
              <w:rPr>
                <w:rFonts w:ascii="Arial" w:hAnsi="Arial" w:cs="Arial"/>
              </w:rPr>
              <w:t xml:space="preserve"> y </w:t>
            </w:r>
            <w:r w:rsidRPr="001C643E">
              <w:rPr>
                <w:rFonts w:ascii="Arial" w:hAnsi="Arial" w:cs="Arial"/>
                <w:b/>
              </w:rPr>
              <w:t>lógicas</w:t>
            </w:r>
            <w:r w:rsidRPr="001C643E">
              <w:rPr>
                <w:rFonts w:ascii="Arial" w:hAnsi="Arial" w:cs="Arial"/>
              </w:rPr>
              <w:t xml:space="preserve"> aquellos seres vivos </w:t>
            </w:r>
            <w:r w:rsidRPr="001C643E">
              <w:rPr>
                <w:rFonts w:ascii="Arial" w:hAnsi="Arial" w:cs="Arial"/>
                <w:b/>
              </w:rPr>
              <w:t xml:space="preserve">semejantes </w:t>
            </w:r>
            <w:r w:rsidRPr="001C643E">
              <w:rPr>
                <w:rFonts w:ascii="Arial" w:hAnsi="Arial" w:cs="Arial"/>
              </w:rPr>
              <w:t xml:space="preserve">entre sí, </w:t>
            </w:r>
            <w:r w:rsidR="00DE4A10">
              <w:rPr>
                <w:rFonts w:ascii="Arial" w:hAnsi="Arial" w:cs="Arial"/>
              </w:rPr>
              <w:t xml:space="preserve">para </w:t>
            </w:r>
            <w:r w:rsidR="00DE4A10" w:rsidRPr="001C643E">
              <w:rPr>
                <w:rFonts w:ascii="Arial" w:hAnsi="Arial" w:cs="Arial"/>
              </w:rPr>
              <w:t>facilita</w:t>
            </w:r>
            <w:r w:rsidR="00DE4A10">
              <w:rPr>
                <w:rFonts w:ascii="Arial" w:hAnsi="Arial" w:cs="Arial"/>
              </w:rPr>
              <w:t>r</w:t>
            </w:r>
            <w:r w:rsidR="00DE4A10" w:rsidRPr="001C643E">
              <w:rPr>
                <w:rFonts w:ascii="Arial" w:hAnsi="Arial" w:cs="Arial"/>
              </w:rPr>
              <w:t xml:space="preserve"> </w:t>
            </w:r>
            <w:r w:rsidRPr="001C643E">
              <w:rPr>
                <w:rFonts w:ascii="Arial" w:hAnsi="Arial" w:cs="Arial"/>
              </w:rPr>
              <w:t xml:space="preserve">su </w:t>
            </w:r>
            <w:r w:rsidR="00AA718D" w:rsidRPr="001C643E">
              <w:rPr>
                <w:rFonts w:ascii="Arial" w:hAnsi="Arial" w:cs="Arial"/>
              </w:rPr>
              <w:t xml:space="preserve">reconocimiento y </w:t>
            </w:r>
            <w:r w:rsidRPr="001C643E">
              <w:rPr>
                <w:rFonts w:ascii="Arial" w:hAnsi="Arial" w:cs="Arial"/>
              </w:rPr>
              <w:t>estudio.</w:t>
            </w:r>
          </w:p>
        </w:tc>
      </w:tr>
    </w:tbl>
    <w:p w14:paraId="067F00C0" w14:textId="77777777" w:rsidR="00DA4DD9" w:rsidRPr="001C643E" w:rsidRDefault="00DA4DD9" w:rsidP="001C643E">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0"/>
        <w:gridCol w:w="6338"/>
      </w:tblGrid>
      <w:tr w:rsidR="00FC23AF" w:rsidRPr="001C643E" w14:paraId="7C6C27E8" w14:textId="77777777" w:rsidTr="00C512E6">
        <w:tc>
          <w:tcPr>
            <w:tcW w:w="8828" w:type="dxa"/>
            <w:gridSpan w:val="2"/>
            <w:shd w:val="clear" w:color="auto" w:fill="000000"/>
          </w:tcPr>
          <w:p w14:paraId="514C6FDC" w14:textId="77777777" w:rsidR="00FC23AF" w:rsidRPr="001C643E" w:rsidRDefault="00245D73" w:rsidP="001C643E">
            <w:pPr>
              <w:spacing w:after="0" w:line="360" w:lineRule="auto"/>
              <w:jc w:val="center"/>
              <w:rPr>
                <w:rFonts w:ascii="Arial" w:hAnsi="Arial" w:cs="Arial"/>
                <w:b/>
                <w:color w:val="FFFFFF"/>
                <w:lang w:val="es-MX"/>
              </w:rPr>
            </w:pPr>
            <w:r w:rsidRPr="001C643E">
              <w:rPr>
                <w:rFonts w:ascii="Arial" w:hAnsi="Arial" w:cs="Arial"/>
              </w:rPr>
              <w:lastRenderedPageBreak/>
              <w:t xml:space="preserve"> </w:t>
            </w:r>
            <w:r w:rsidR="00FC23AF" w:rsidRPr="001C643E">
              <w:rPr>
                <w:rFonts w:ascii="Arial" w:hAnsi="Arial" w:cs="Arial"/>
                <w:b/>
                <w:color w:val="FFFFFF"/>
                <w:lang w:val="es-MX"/>
              </w:rPr>
              <w:t>Destacado</w:t>
            </w:r>
          </w:p>
        </w:tc>
      </w:tr>
      <w:tr w:rsidR="00FC23AF" w:rsidRPr="001C643E" w14:paraId="3C4073ED" w14:textId="77777777" w:rsidTr="00C512E6">
        <w:tc>
          <w:tcPr>
            <w:tcW w:w="2490" w:type="dxa"/>
            <w:shd w:val="clear" w:color="auto" w:fill="auto"/>
          </w:tcPr>
          <w:p w14:paraId="5C43D914" w14:textId="77777777" w:rsidR="00FC23AF" w:rsidRPr="001C643E" w:rsidRDefault="00FC23AF" w:rsidP="001C643E">
            <w:pPr>
              <w:spacing w:after="0" w:line="360" w:lineRule="auto"/>
              <w:rPr>
                <w:rFonts w:ascii="Arial" w:hAnsi="Arial" w:cs="Arial"/>
                <w:b/>
                <w:lang w:val="es-MX"/>
              </w:rPr>
            </w:pPr>
            <w:r w:rsidRPr="001C643E">
              <w:rPr>
                <w:rFonts w:ascii="Arial" w:hAnsi="Arial" w:cs="Arial"/>
                <w:b/>
                <w:lang w:val="es-MX"/>
              </w:rPr>
              <w:t>Título</w:t>
            </w:r>
          </w:p>
        </w:tc>
        <w:tc>
          <w:tcPr>
            <w:tcW w:w="6338" w:type="dxa"/>
            <w:shd w:val="clear" w:color="auto" w:fill="auto"/>
          </w:tcPr>
          <w:p w14:paraId="31EBC063" w14:textId="0AF8FC09" w:rsidR="00FC23AF" w:rsidRPr="001C643E" w:rsidRDefault="00FC23AF" w:rsidP="001C643E">
            <w:pPr>
              <w:spacing w:after="0" w:line="360" w:lineRule="auto"/>
              <w:jc w:val="center"/>
              <w:rPr>
                <w:rFonts w:ascii="Arial" w:hAnsi="Arial" w:cs="Arial"/>
                <w:b/>
                <w:lang w:val="es-MX"/>
              </w:rPr>
            </w:pPr>
            <w:r w:rsidRPr="001C643E">
              <w:rPr>
                <w:rFonts w:ascii="Arial" w:hAnsi="Arial" w:cs="Arial"/>
                <w:b/>
                <w:lang w:val="es-MX"/>
              </w:rPr>
              <w:t xml:space="preserve">La clasificación biológica </w:t>
            </w:r>
            <w:r w:rsidR="00342D31" w:rsidRPr="001C643E">
              <w:rPr>
                <w:rFonts w:ascii="Arial" w:hAnsi="Arial" w:cs="Arial"/>
                <w:b/>
                <w:lang w:val="es-MX"/>
              </w:rPr>
              <w:t>es</w:t>
            </w:r>
            <w:r w:rsidRPr="001C643E">
              <w:rPr>
                <w:rFonts w:ascii="Arial" w:hAnsi="Arial" w:cs="Arial"/>
                <w:b/>
                <w:lang w:val="es-MX"/>
              </w:rPr>
              <w:t xml:space="preserve"> necesaria</w:t>
            </w:r>
          </w:p>
        </w:tc>
      </w:tr>
      <w:tr w:rsidR="00FC23AF" w:rsidRPr="001C643E" w14:paraId="33181213" w14:textId="77777777" w:rsidTr="00C512E6">
        <w:tc>
          <w:tcPr>
            <w:tcW w:w="2490" w:type="dxa"/>
            <w:shd w:val="clear" w:color="auto" w:fill="auto"/>
          </w:tcPr>
          <w:p w14:paraId="0FAC1C66" w14:textId="77777777" w:rsidR="00FC23AF" w:rsidRPr="001C643E" w:rsidRDefault="00FC23AF" w:rsidP="001C643E">
            <w:pPr>
              <w:spacing w:after="0" w:line="360" w:lineRule="auto"/>
              <w:rPr>
                <w:rFonts w:ascii="Arial" w:hAnsi="Arial" w:cs="Arial"/>
                <w:lang w:val="es-MX"/>
              </w:rPr>
            </w:pPr>
            <w:r w:rsidRPr="001C643E">
              <w:rPr>
                <w:rFonts w:ascii="Arial" w:hAnsi="Arial" w:cs="Arial"/>
                <w:b/>
                <w:lang w:val="es-MX"/>
              </w:rPr>
              <w:t>Contenido</w:t>
            </w:r>
          </w:p>
        </w:tc>
        <w:tc>
          <w:tcPr>
            <w:tcW w:w="6338" w:type="dxa"/>
            <w:shd w:val="clear" w:color="auto" w:fill="auto"/>
          </w:tcPr>
          <w:p w14:paraId="58CA2B9A" w14:textId="1B41D770" w:rsidR="00FC23AF" w:rsidRPr="001C643E" w:rsidRDefault="00FC23AF" w:rsidP="001C643E">
            <w:pPr>
              <w:spacing w:after="0" w:line="360" w:lineRule="auto"/>
              <w:rPr>
                <w:rFonts w:ascii="Arial" w:hAnsi="Arial" w:cs="Arial"/>
                <w:lang w:val="es-MX"/>
              </w:rPr>
            </w:pPr>
            <w:r w:rsidRPr="001C643E">
              <w:rPr>
                <w:rFonts w:ascii="Arial" w:hAnsi="Arial" w:cs="Arial"/>
                <w:lang w:val="es-MX"/>
              </w:rPr>
              <w:t>Implementar un sistema de clasificación</w:t>
            </w:r>
            <w:r w:rsidR="000238A0" w:rsidRPr="001C643E">
              <w:rPr>
                <w:rFonts w:ascii="Arial" w:hAnsi="Arial" w:cs="Arial"/>
                <w:lang w:val="es-MX"/>
              </w:rPr>
              <w:t xml:space="preserve"> </w:t>
            </w:r>
            <w:r w:rsidRPr="001C643E">
              <w:rPr>
                <w:rFonts w:ascii="Arial" w:hAnsi="Arial" w:cs="Arial"/>
                <w:lang w:val="es-MX"/>
              </w:rPr>
              <w:t>es necesario porque:</w:t>
            </w:r>
          </w:p>
          <w:p w14:paraId="5B39BD2C" w14:textId="77777777" w:rsidR="00FC23AF" w:rsidRPr="001C643E" w:rsidRDefault="00FC23AF" w:rsidP="001C643E">
            <w:pPr>
              <w:pStyle w:val="Prrafodelista"/>
              <w:numPr>
                <w:ilvl w:val="0"/>
                <w:numId w:val="18"/>
              </w:numPr>
              <w:spacing w:after="0" w:line="360" w:lineRule="auto"/>
              <w:ind w:left="360"/>
              <w:rPr>
                <w:rFonts w:ascii="Arial" w:hAnsi="Arial" w:cs="Arial"/>
                <w:lang w:val="es-MX"/>
              </w:rPr>
            </w:pPr>
            <w:r w:rsidRPr="001C643E">
              <w:rPr>
                <w:rFonts w:ascii="Arial" w:hAnsi="Arial" w:cs="Arial"/>
                <w:lang w:val="es-MX"/>
              </w:rPr>
              <w:t>Es un punto de partida útil para cualquier científico que desee trabajar con una especie particular. Sin un sistema de clasificación, difícilmente podría ubicarse</w:t>
            </w:r>
            <w:r w:rsidR="0066671D" w:rsidRPr="001C643E">
              <w:rPr>
                <w:rFonts w:ascii="Arial" w:hAnsi="Arial" w:cs="Arial"/>
                <w:lang w:val="es-MX"/>
              </w:rPr>
              <w:t xml:space="preserve"> el grupo de interés.</w:t>
            </w:r>
          </w:p>
          <w:p w14:paraId="18709BDC" w14:textId="77777777" w:rsidR="00FC23AF" w:rsidRPr="001C643E" w:rsidRDefault="0066671D" w:rsidP="001C643E">
            <w:pPr>
              <w:pStyle w:val="Prrafodelista"/>
              <w:numPr>
                <w:ilvl w:val="0"/>
                <w:numId w:val="18"/>
              </w:numPr>
              <w:spacing w:after="0" w:line="360" w:lineRule="auto"/>
              <w:ind w:left="360"/>
              <w:rPr>
                <w:rFonts w:ascii="Arial" w:hAnsi="Arial" w:cs="Arial"/>
                <w:lang w:val="es-MX"/>
              </w:rPr>
            </w:pPr>
            <w:r w:rsidRPr="001C643E">
              <w:rPr>
                <w:rFonts w:ascii="Arial" w:hAnsi="Arial" w:cs="Arial"/>
                <w:lang w:val="es-MX"/>
              </w:rPr>
              <w:t>Organizar de manera lógica a los seres vivos, facilita la identificación de relaciones de parentesco entre ellos.</w:t>
            </w:r>
          </w:p>
        </w:tc>
      </w:tr>
    </w:tbl>
    <w:p w14:paraId="3D7A43DC" w14:textId="77777777" w:rsidR="00895F25" w:rsidRPr="001C643E" w:rsidRDefault="00895F25" w:rsidP="001C643E">
      <w:pPr>
        <w:spacing w:line="360" w:lineRule="auto"/>
        <w:rPr>
          <w:rFonts w:ascii="Arial" w:hAnsi="Arial" w:cs="Arial"/>
          <w:highlight w:val="yellow"/>
        </w:rPr>
      </w:pPr>
    </w:p>
    <w:p w14:paraId="168A2A6A" w14:textId="77777777" w:rsidR="00E914FB" w:rsidRPr="001C643E" w:rsidRDefault="00E914FB" w:rsidP="001C643E">
      <w:pPr>
        <w:spacing w:line="360" w:lineRule="auto"/>
        <w:rPr>
          <w:rFonts w:ascii="Arial" w:hAnsi="Arial" w:cs="Arial"/>
          <w:b/>
        </w:rPr>
      </w:pPr>
      <w:r w:rsidRPr="001C643E">
        <w:rPr>
          <w:rFonts w:ascii="Arial" w:hAnsi="Arial" w:cs="Arial"/>
          <w:highlight w:val="yellow"/>
        </w:rPr>
        <w:t>[SECCIÓN 2]</w:t>
      </w:r>
      <w:r w:rsidRPr="001C643E">
        <w:rPr>
          <w:rFonts w:ascii="Arial" w:hAnsi="Arial" w:cs="Arial"/>
          <w:b/>
        </w:rPr>
        <w:t>1.</w:t>
      </w:r>
      <w:r w:rsidR="005C542F" w:rsidRPr="001C643E">
        <w:rPr>
          <w:rFonts w:ascii="Arial" w:hAnsi="Arial" w:cs="Arial"/>
          <w:b/>
        </w:rPr>
        <w:t>1</w:t>
      </w:r>
      <w:r w:rsidRPr="001C643E">
        <w:rPr>
          <w:rFonts w:ascii="Arial" w:hAnsi="Arial" w:cs="Arial"/>
          <w:b/>
        </w:rPr>
        <w:t xml:space="preserve"> La clasificación biológica a través del tiempo</w:t>
      </w:r>
    </w:p>
    <w:p w14:paraId="4D89CFAA" w14:textId="630446E1" w:rsidR="000C7829" w:rsidRPr="001C643E" w:rsidRDefault="00DE4A10" w:rsidP="001C643E">
      <w:pPr>
        <w:spacing w:line="360" w:lineRule="auto"/>
        <w:rPr>
          <w:rFonts w:ascii="Arial" w:hAnsi="Arial" w:cs="Arial"/>
        </w:rPr>
      </w:pPr>
      <w:r>
        <w:rPr>
          <w:rFonts w:ascii="Arial" w:hAnsi="Arial" w:cs="Arial"/>
        </w:rPr>
        <w:t>Años atrás</w:t>
      </w:r>
      <w:r w:rsidR="000C7829" w:rsidRPr="001C643E">
        <w:rPr>
          <w:rFonts w:ascii="Arial" w:hAnsi="Arial" w:cs="Arial"/>
        </w:rPr>
        <w:t xml:space="preserve">, los seres vivos se clasificaron en dos grandes grupos: </w:t>
      </w:r>
      <w:r w:rsidR="000C7829" w:rsidRPr="001C643E">
        <w:rPr>
          <w:rFonts w:ascii="Arial" w:hAnsi="Arial" w:cs="Arial"/>
          <w:b/>
        </w:rPr>
        <w:t>animales</w:t>
      </w:r>
      <w:r w:rsidR="000C7829" w:rsidRPr="001C643E">
        <w:rPr>
          <w:rFonts w:ascii="Arial" w:hAnsi="Arial" w:cs="Arial"/>
        </w:rPr>
        <w:t xml:space="preserve"> y </w:t>
      </w:r>
      <w:r w:rsidR="000C7829" w:rsidRPr="001C643E">
        <w:rPr>
          <w:rFonts w:ascii="Arial" w:hAnsi="Arial" w:cs="Arial"/>
          <w:b/>
        </w:rPr>
        <w:t>plantas</w:t>
      </w:r>
      <w:r w:rsidR="000C7829" w:rsidRPr="001C643E">
        <w:rPr>
          <w:rFonts w:ascii="Arial" w:hAnsi="Arial" w:cs="Arial"/>
        </w:rPr>
        <w:t xml:space="preserve">. No obstante, los avances científicos permitieron descubrir nuevos organismos que no podían </w:t>
      </w:r>
      <w:r w:rsidR="00A1663A" w:rsidRPr="001C643E">
        <w:rPr>
          <w:rFonts w:ascii="Arial" w:hAnsi="Arial" w:cs="Arial"/>
        </w:rPr>
        <w:t xml:space="preserve">ubicarse </w:t>
      </w:r>
      <w:r w:rsidR="000C7829" w:rsidRPr="001C643E">
        <w:rPr>
          <w:rFonts w:ascii="Arial" w:hAnsi="Arial" w:cs="Arial"/>
        </w:rPr>
        <w:t xml:space="preserve">en ninguno de estos dos grupos.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4"/>
        <w:gridCol w:w="6334"/>
      </w:tblGrid>
      <w:tr w:rsidR="000C7829" w:rsidRPr="001C643E" w14:paraId="3C0043DF" w14:textId="77777777" w:rsidTr="00676C0F">
        <w:tc>
          <w:tcPr>
            <w:tcW w:w="8828" w:type="dxa"/>
            <w:gridSpan w:val="2"/>
            <w:shd w:val="clear" w:color="auto" w:fill="0D0D0D"/>
          </w:tcPr>
          <w:p w14:paraId="3AF09E93" w14:textId="77777777" w:rsidR="000C7829" w:rsidRPr="001C643E" w:rsidRDefault="000C7829" w:rsidP="001C643E">
            <w:pPr>
              <w:spacing w:after="0" w:line="360" w:lineRule="auto"/>
              <w:jc w:val="center"/>
              <w:rPr>
                <w:rFonts w:ascii="Arial" w:hAnsi="Arial" w:cs="Arial"/>
                <w:b/>
                <w:color w:val="FFFFFF"/>
                <w:lang w:val="es-MX"/>
              </w:rPr>
            </w:pPr>
            <w:r w:rsidRPr="001C643E">
              <w:rPr>
                <w:rFonts w:ascii="Arial" w:hAnsi="Arial" w:cs="Arial"/>
                <w:b/>
                <w:color w:val="FFFFFF"/>
                <w:lang w:val="es-MX"/>
              </w:rPr>
              <w:t>Imagen (fotografía, gráfica o ilustración)</w:t>
            </w:r>
          </w:p>
        </w:tc>
      </w:tr>
      <w:tr w:rsidR="000C7829" w:rsidRPr="001C643E" w14:paraId="4586F6B0" w14:textId="77777777" w:rsidTr="00676C0F">
        <w:tc>
          <w:tcPr>
            <w:tcW w:w="2494" w:type="dxa"/>
            <w:shd w:val="clear" w:color="auto" w:fill="auto"/>
          </w:tcPr>
          <w:p w14:paraId="71388D03" w14:textId="77777777" w:rsidR="000C7829" w:rsidRPr="001C643E" w:rsidRDefault="000C7829"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34" w:type="dxa"/>
            <w:shd w:val="clear" w:color="auto" w:fill="auto"/>
          </w:tcPr>
          <w:p w14:paraId="2186A57A" w14:textId="535E26AA" w:rsidR="000C7829" w:rsidRPr="001C643E" w:rsidRDefault="000C7829" w:rsidP="001C643E">
            <w:pPr>
              <w:spacing w:after="0" w:line="360" w:lineRule="auto"/>
              <w:rPr>
                <w:rFonts w:ascii="Arial" w:hAnsi="Arial" w:cs="Arial"/>
                <w:b/>
                <w:color w:val="000000"/>
                <w:lang w:val="es-MX"/>
              </w:rPr>
            </w:pPr>
            <w:r w:rsidRPr="001C643E">
              <w:rPr>
                <w:rFonts w:ascii="Arial" w:hAnsi="Arial" w:cs="Arial"/>
                <w:color w:val="000000"/>
                <w:lang w:val="es-MX"/>
              </w:rPr>
              <w:t>CN_09_04_CO</w:t>
            </w:r>
            <w:bookmarkStart w:id="1" w:name="_GoBack"/>
            <w:r w:rsidRPr="001C643E">
              <w:rPr>
                <w:rFonts w:ascii="Arial" w:hAnsi="Arial" w:cs="Arial"/>
                <w:color w:val="000000"/>
                <w:lang w:val="es-MX"/>
              </w:rPr>
              <w:t>_IMG</w:t>
            </w:r>
            <w:bookmarkEnd w:id="1"/>
            <w:ins w:id="2" w:author="Miguel" w:date="2016-01-19T11:12:00Z">
              <w:r w:rsidR="00D26852">
                <w:rPr>
                  <w:rFonts w:ascii="Arial" w:hAnsi="Arial" w:cs="Arial"/>
                  <w:color w:val="000000"/>
                  <w:lang w:val="es-MX"/>
                </w:rPr>
                <w:t>0</w:t>
              </w:r>
            </w:ins>
            <w:r w:rsidR="00E86953" w:rsidRPr="001C643E">
              <w:rPr>
                <w:rFonts w:ascii="Arial" w:hAnsi="Arial" w:cs="Arial"/>
                <w:color w:val="000000"/>
                <w:lang w:val="es-MX"/>
              </w:rPr>
              <w:t>2</w:t>
            </w:r>
          </w:p>
        </w:tc>
      </w:tr>
      <w:tr w:rsidR="000C7829" w:rsidRPr="001C643E" w14:paraId="0A4C965A" w14:textId="77777777" w:rsidTr="00676C0F">
        <w:tc>
          <w:tcPr>
            <w:tcW w:w="2494" w:type="dxa"/>
            <w:shd w:val="clear" w:color="auto" w:fill="auto"/>
          </w:tcPr>
          <w:p w14:paraId="65B28EB5" w14:textId="77777777" w:rsidR="000C7829" w:rsidRPr="001C643E" w:rsidRDefault="000C7829"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34" w:type="dxa"/>
            <w:shd w:val="clear" w:color="auto" w:fill="auto"/>
          </w:tcPr>
          <w:p w14:paraId="0E19AE9E" w14:textId="77777777" w:rsidR="000C7829" w:rsidRPr="001C643E" w:rsidRDefault="000C7829" w:rsidP="001C643E">
            <w:pPr>
              <w:spacing w:after="0" w:line="360" w:lineRule="auto"/>
              <w:rPr>
                <w:rFonts w:ascii="Arial" w:hAnsi="Arial" w:cs="Arial"/>
                <w:color w:val="000000"/>
                <w:lang w:val="es-MX"/>
              </w:rPr>
            </w:pPr>
            <w:r w:rsidRPr="001C643E">
              <w:rPr>
                <w:rFonts w:ascii="Arial" w:hAnsi="Arial" w:cs="Arial"/>
                <w:color w:val="000000"/>
                <w:lang w:val="es-MX"/>
              </w:rPr>
              <w:t>Microscopio antiguo</w:t>
            </w:r>
          </w:p>
        </w:tc>
      </w:tr>
      <w:tr w:rsidR="000C7829" w:rsidRPr="001C643E" w14:paraId="2314FC8F" w14:textId="77777777" w:rsidTr="00676C0F">
        <w:tc>
          <w:tcPr>
            <w:tcW w:w="2494" w:type="dxa"/>
            <w:shd w:val="clear" w:color="auto" w:fill="auto"/>
          </w:tcPr>
          <w:p w14:paraId="3730C1F4" w14:textId="77777777" w:rsidR="000C7829" w:rsidRPr="001C643E" w:rsidRDefault="000C7829" w:rsidP="001C643E">
            <w:pPr>
              <w:spacing w:after="0" w:line="360" w:lineRule="auto"/>
              <w:rPr>
                <w:rFonts w:ascii="Arial" w:hAnsi="Arial" w:cs="Arial"/>
                <w:color w:val="000000"/>
                <w:lang w:val="es-MX"/>
              </w:rPr>
            </w:pPr>
            <w:r w:rsidRPr="001C643E">
              <w:rPr>
                <w:rFonts w:ascii="Arial" w:hAnsi="Arial" w:cs="Arial"/>
                <w:b/>
                <w:color w:val="000000"/>
                <w:lang w:val="es-MX"/>
              </w:rPr>
              <w:t xml:space="preserve">Código </w:t>
            </w:r>
            <w:proofErr w:type="spellStart"/>
            <w:r w:rsidRPr="001C643E">
              <w:rPr>
                <w:rFonts w:ascii="Arial" w:hAnsi="Arial" w:cs="Arial"/>
                <w:b/>
                <w:color w:val="000000"/>
                <w:lang w:val="es-MX"/>
              </w:rPr>
              <w:t>Shutterstock</w:t>
            </w:r>
            <w:proofErr w:type="spellEnd"/>
            <w:r w:rsidRPr="001C643E">
              <w:rPr>
                <w:rFonts w:ascii="Arial" w:hAnsi="Arial" w:cs="Arial"/>
                <w:b/>
                <w:color w:val="000000"/>
                <w:lang w:val="es-MX"/>
              </w:rPr>
              <w:t xml:space="preserve"> (o URL o la ruta en </w:t>
            </w:r>
            <w:proofErr w:type="spellStart"/>
            <w:r w:rsidRPr="001C643E">
              <w:rPr>
                <w:rFonts w:ascii="Arial" w:hAnsi="Arial" w:cs="Arial"/>
                <w:b/>
                <w:color w:val="000000"/>
                <w:lang w:val="es-MX"/>
              </w:rPr>
              <w:t>AulaPlaneta</w:t>
            </w:r>
            <w:proofErr w:type="spellEnd"/>
            <w:r w:rsidRPr="001C643E">
              <w:rPr>
                <w:rFonts w:ascii="Arial" w:hAnsi="Arial" w:cs="Arial"/>
                <w:b/>
                <w:color w:val="000000"/>
                <w:lang w:val="es-MX"/>
              </w:rPr>
              <w:t>)</w:t>
            </w:r>
          </w:p>
        </w:tc>
        <w:tc>
          <w:tcPr>
            <w:tcW w:w="6334" w:type="dxa"/>
            <w:shd w:val="clear" w:color="auto" w:fill="auto"/>
          </w:tcPr>
          <w:p w14:paraId="648D7D83" w14:textId="77777777" w:rsidR="000C7829" w:rsidRPr="001C643E" w:rsidRDefault="000C7829" w:rsidP="001C643E">
            <w:pPr>
              <w:spacing w:after="0" w:line="360" w:lineRule="auto"/>
              <w:rPr>
                <w:rFonts w:ascii="Arial" w:hAnsi="Arial" w:cs="Arial"/>
                <w:color w:val="000000"/>
                <w:lang w:val="es-MX"/>
              </w:rPr>
            </w:pPr>
            <w:r w:rsidRPr="001C643E">
              <w:rPr>
                <w:rFonts w:ascii="Arial" w:hAnsi="Arial" w:cs="Arial"/>
                <w:color w:val="000000"/>
                <w:lang w:val="es-MX"/>
              </w:rPr>
              <w:t>246497401</w:t>
            </w:r>
          </w:p>
        </w:tc>
      </w:tr>
      <w:tr w:rsidR="000C7829" w:rsidRPr="001C643E" w14:paraId="6CB2831D" w14:textId="77777777" w:rsidTr="00676C0F">
        <w:tc>
          <w:tcPr>
            <w:tcW w:w="2494" w:type="dxa"/>
            <w:shd w:val="clear" w:color="auto" w:fill="auto"/>
          </w:tcPr>
          <w:p w14:paraId="7729B7FD" w14:textId="77777777" w:rsidR="000C7829" w:rsidRPr="001C643E" w:rsidRDefault="000C7829" w:rsidP="001C643E">
            <w:pPr>
              <w:spacing w:after="0" w:line="360" w:lineRule="auto"/>
              <w:rPr>
                <w:rFonts w:ascii="Arial" w:hAnsi="Arial" w:cs="Arial"/>
                <w:color w:val="000000"/>
                <w:lang w:val="es-MX"/>
              </w:rPr>
            </w:pPr>
            <w:r w:rsidRPr="001C643E">
              <w:rPr>
                <w:rFonts w:ascii="Arial" w:hAnsi="Arial" w:cs="Arial"/>
                <w:b/>
                <w:color w:val="000000"/>
                <w:lang w:val="es-MX"/>
              </w:rPr>
              <w:t>Pie de imagen</w:t>
            </w:r>
          </w:p>
        </w:tc>
        <w:tc>
          <w:tcPr>
            <w:tcW w:w="6334" w:type="dxa"/>
            <w:shd w:val="clear" w:color="auto" w:fill="auto"/>
          </w:tcPr>
          <w:p w14:paraId="16844E0A" w14:textId="36201276" w:rsidR="000C7829" w:rsidRPr="001C643E" w:rsidRDefault="000C7829" w:rsidP="001C643E">
            <w:pPr>
              <w:spacing w:after="0" w:line="360" w:lineRule="auto"/>
              <w:rPr>
                <w:rFonts w:ascii="Arial" w:hAnsi="Arial" w:cs="Arial"/>
                <w:color w:val="000000"/>
                <w:lang w:val="es-MX"/>
              </w:rPr>
            </w:pPr>
            <w:r w:rsidRPr="001C643E">
              <w:rPr>
                <w:rFonts w:ascii="Arial" w:hAnsi="Arial" w:cs="Arial"/>
                <w:color w:val="000000"/>
                <w:lang w:val="es-MX"/>
              </w:rPr>
              <w:t xml:space="preserve">La invención del </w:t>
            </w:r>
            <w:r w:rsidRPr="001C643E">
              <w:rPr>
                <w:rFonts w:ascii="Arial" w:hAnsi="Arial" w:cs="Arial"/>
                <w:b/>
                <w:color w:val="000000"/>
                <w:lang w:val="es-MX"/>
              </w:rPr>
              <w:t>microscopio</w:t>
            </w:r>
            <w:r w:rsidRPr="001C643E">
              <w:rPr>
                <w:rFonts w:ascii="Arial" w:hAnsi="Arial" w:cs="Arial"/>
                <w:color w:val="000000"/>
                <w:lang w:val="es-MX"/>
              </w:rPr>
              <w:t xml:space="preserve"> por </w:t>
            </w:r>
            <w:proofErr w:type="spellStart"/>
            <w:r w:rsidRPr="001C643E">
              <w:rPr>
                <w:rFonts w:ascii="Arial" w:hAnsi="Arial" w:cs="Arial"/>
                <w:b/>
                <w:color w:val="000000"/>
                <w:lang w:val="es-MX"/>
              </w:rPr>
              <w:t>Zacharías</w:t>
            </w:r>
            <w:proofErr w:type="spellEnd"/>
            <w:r w:rsidRPr="001C643E">
              <w:rPr>
                <w:rFonts w:ascii="Arial" w:hAnsi="Arial" w:cs="Arial"/>
                <w:color w:val="000000"/>
                <w:lang w:val="es-MX"/>
              </w:rPr>
              <w:t xml:space="preserve"> </w:t>
            </w:r>
            <w:proofErr w:type="spellStart"/>
            <w:r w:rsidRPr="001C643E">
              <w:rPr>
                <w:rFonts w:ascii="Arial" w:hAnsi="Arial" w:cs="Arial"/>
                <w:b/>
                <w:color w:val="000000"/>
                <w:lang w:val="es-MX"/>
              </w:rPr>
              <w:t>Janssen</w:t>
            </w:r>
            <w:proofErr w:type="spellEnd"/>
            <w:r w:rsidR="00DE4A10">
              <w:rPr>
                <w:rFonts w:ascii="Arial" w:hAnsi="Arial" w:cs="Arial"/>
                <w:b/>
                <w:color w:val="000000"/>
                <w:lang w:val="es-MX"/>
              </w:rPr>
              <w:t>,</w:t>
            </w:r>
            <w:r w:rsidRPr="001C643E">
              <w:rPr>
                <w:rFonts w:ascii="Arial" w:hAnsi="Arial" w:cs="Arial"/>
                <w:color w:val="000000"/>
                <w:lang w:val="es-MX"/>
              </w:rPr>
              <w:t xml:space="preserve"> en el siglo XVI, </w:t>
            </w:r>
            <w:r w:rsidR="00A1663A" w:rsidRPr="001C643E">
              <w:rPr>
                <w:rFonts w:ascii="Arial" w:hAnsi="Arial" w:cs="Arial"/>
                <w:color w:val="000000"/>
                <w:lang w:val="es-MX"/>
              </w:rPr>
              <w:t>facilitó</w:t>
            </w:r>
            <w:r w:rsidRPr="001C643E">
              <w:rPr>
                <w:rFonts w:ascii="Arial" w:hAnsi="Arial" w:cs="Arial"/>
                <w:color w:val="000000"/>
                <w:lang w:val="es-MX"/>
              </w:rPr>
              <w:t xml:space="preserve"> el estudio en detalle de l</w:t>
            </w:r>
            <w:r w:rsidR="00A1663A" w:rsidRPr="001C643E">
              <w:rPr>
                <w:rFonts w:ascii="Arial" w:hAnsi="Arial" w:cs="Arial"/>
                <w:color w:val="000000"/>
                <w:lang w:val="es-MX"/>
              </w:rPr>
              <w:t>as células</w:t>
            </w:r>
            <w:r w:rsidR="00AA10C1" w:rsidRPr="001C643E">
              <w:rPr>
                <w:rFonts w:ascii="Arial" w:hAnsi="Arial" w:cs="Arial"/>
                <w:color w:val="000000"/>
                <w:lang w:val="es-MX"/>
              </w:rPr>
              <w:t>,</w:t>
            </w:r>
            <w:r w:rsidRPr="001C643E">
              <w:rPr>
                <w:rFonts w:ascii="Arial" w:hAnsi="Arial" w:cs="Arial"/>
                <w:color w:val="000000"/>
                <w:lang w:val="es-MX"/>
              </w:rPr>
              <w:t xml:space="preserve"> y</w:t>
            </w:r>
            <w:r w:rsidR="00DE4A10">
              <w:rPr>
                <w:rFonts w:ascii="Arial" w:hAnsi="Arial" w:cs="Arial"/>
                <w:color w:val="000000"/>
                <w:lang w:val="es-MX"/>
              </w:rPr>
              <w:t>,</w:t>
            </w:r>
            <w:r w:rsidRPr="001C643E">
              <w:rPr>
                <w:rFonts w:ascii="Arial" w:hAnsi="Arial" w:cs="Arial"/>
                <w:color w:val="000000"/>
                <w:lang w:val="es-MX"/>
              </w:rPr>
              <w:t xml:space="preserve"> más adelante, el descubrimiento de los </w:t>
            </w:r>
            <w:r w:rsidRPr="001C643E">
              <w:rPr>
                <w:rFonts w:ascii="Arial" w:hAnsi="Arial" w:cs="Arial"/>
                <w:b/>
                <w:color w:val="000000"/>
                <w:lang w:val="es-MX"/>
              </w:rPr>
              <w:t>microorganismos</w:t>
            </w:r>
            <w:r w:rsidRPr="001C643E">
              <w:rPr>
                <w:rFonts w:ascii="Arial" w:hAnsi="Arial" w:cs="Arial"/>
                <w:color w:val="000000"/>
                <w:lang w:val="es-MX"/>
              </w:rPr>
              <w:t xml:space="preserve">. Este </w:t>
            </w:r>
            <w:r w:rsidR="00DE4A10" w:rsidRPr="001C643E">
              <w:rPr>
                <w:rFonts w:ascii="Arial" w:hAnsi="Arial" w:cs="Arial"/>
                <w:color w:val="000000"/>
                <w:lang w:val="es-MX"/>
              </w:rPr>
              <w:t>aparato</w:t>
            </w:r>
            <w:r w:rsidRPr="001C643E">
              <w:rPr>
                <w:rFonts w:ascii="Arial" w:hAnsi="Arial" w:cs="Arial"/>
                <w:color w:val="000000"/>
                <w:lang w:val="es-MX"/>
              </w:rPr>
              <w:t xml:space="preserve"> llevó a reestructurar la clasificación biológica propuesta hasta entonces. </w:t>
            </w:r>
          </w:p>
        </w:tc>
      </w:tr>
    </w:tbl>
    <w:p w14:paraId="175CD331" w14:textId="77777777" w:rsidR="00323D4B" w:rsidRPr="001C643E" w:rsidRDefault="00323D4B" w:rsidP="001C643E">
      <w:pPr>
        <w:spacing w:line="360" w:lineRule="auto"/>
        <w:rPr>
          <w:rFonts w:ascii="Arial" w:hAnsi="Arial" w:cs="Arial"/>
        </w:rPr>
      </w:pPr>
    </w:p>
    <w:p w14:paraId="5F1EC8C1" w14:textId="4A243985" w:rsidR="00C2780D" w:rsidRPr="001C643E" w:rsidRDefault="00323D4B" w:rsidP="001C643E">
      <w:pPr>
        <w:spacing w:line="360" w:lineRule="auto"/>
        <w:rPr>
          <w:rFonts w:ascii="Arial" w:hAnsi="Arial" w:cs="Arial"/>
        </w:rPr>
      </w:pPr>
      <w:r w:rsidRPr="001C643E">
        <w:rPr>
          <w:rFonts w:ascii="Arial" w:hAnsi="Arial" w:cs="Arial"/>
        </w:rPr>
        <w:lastRenderedPageBreak/>
        <w:t xml:space="preserve">Los adelantos tecnológicos han permitido conocer con más detalle características de los organismos que antes no eran visibles. </w:t>
      </w:r>
      <w:r w:rsidR="0041656A" w:rsidRPr="001C643E">
        <w:rPr>
          <w:rFonts w:ascii="Arial" w:hAnsi="Arial" w:cs="Arial"/>
        </w:rPr>
        <w:t xml:space="preserve">Por tal razón, </w:t>
      </w:r>
      <w:r w:rsidRPr="001C643E">
        <w:rPr>
          <w:rFonts w:ascii="Arial" w:hAnsi="Arial" w:cs="Arial"/>
        </w:rPr>
        <w:t>la clasificación de los seres vivos ha cambiado a través del tiempo</w:t>
      </w:r>
      <w:r w:rsidR="0041656A" w:rsidRPr="001C643E">
        <w:rPr>
          <w:rFonts w:ascii="Arial" w:hAnsi="Arial" w:cs="Arial"/>
        </w:rPr>
        <w:t>. A</w:t>
      </w:r>
      <w:r w:rsidR="006B2A39" w:rsidRPr="001C643E">
        <w:rPr>
          <w:rFonts w:ascii="Arial" w:hAnsi="Arial" w:cs="Arial"/>
        </w:rPr>
        <w:t>sí</w:t>
      </w:r>
      <w:r w:rsidR="0041656A" w:rsidRPr="001C643E">
        <w:rPr>
          <w:rFonts w:ascii="Arial" w:hAnsi="Arial" w:cs="Arial"/>
        </w:rPr>
        <w:t xml:space="preserve"> </w:t>
      </w:r>
      <w:r w:rsidRPr="001C643E">
        <w:rPr>
          <w:rFonts w:ascii="Arial" w:hAnsi="Arial" w:cs="Arial"/>
        </w:rPr>
        <w:t xml:space="preserve">es posible </w:t>
      </w:r>
      <w:r w:rsidR="00AA10C1" w:rsidRPr="001C643E">
        <w:rPr>
          <w:rFonts w:ascii="Arial" w:hAnsi="Arial" w:cs="Arial"/>
        </w:rPr>
        <w:t>contrastar</w:t>
      </w:r>
      <w:r w:rsidR="006B2A39" w:rsidRPr="001C643E">
        <w:rPr>
          <w:rFonts w:ascii="Arial" w:hAnsi="Arial" w:cs="Arial"/>
        </w:rPr>
        <w:t xml:space="preserve"> </w:t>
      </w:r>
      <w:r w:rsidRPr="001C643E">
        <w:rPr>
          <w:rFonts w:ascii="Arial" w:hAnsi="Arial" w:cs="Arial"/>
        </w:rPr>
        <w:t xml:space="preserve">dos importantes modelos de </w:t>
      </w:r>
      <w:r w:rsidR="00C2780D" w:rsidRPr="001C643E">
        <w:rPr>
          <w:rFonts w:ascii="Arial" w:hAnsi="Arial" w:cs="Arial"/>
        </w:rPr>
        <w:t>clasificación biol</w:t>
      </w:r>
      <w:r w:rsidRPr="001C643E">
        <w:rPr>
          <w:rFonts w:ascii="Arial" w:hAnsi="Arial" w:cs="Arial"/>
        </w:rPr>
        <w:t xml:space="preserve">ógica: el </w:t>
      </w:r>
      <w:r w:rsidRPr="001C643E">
        <w:rPr>
          <w:rFonts w:ascii="Arial" w:hAnsi="Arial" w:cs="Arial"/>
          <w:b/>
        </w:rPr>
        <w:t>tradicional</w:t>
      </w:r>
      <w:r w:rsidRPr="001C643E">
        <w:rPr>
          <w:rFonts w:ascii="Arial" w:hAnsi="Arial" w:cs="Arial"/>
        </w:rPr>
        <w:t xml:space="preserve"> y el </w:t>
      </w:r>
      <w:r w:rsidRPr="001C643E">
        <w:rPr>
          <w:rFonts w:ascii="Arial" w:hAnsi="Arial" w:cs="Arial"/>
          <w:b/>
        </w:rPr>
        <w:t>moderno</w:t>
      </w:r>
      <w:r w:rsidRPr="001C643E">
        <w:rPr>
          <w:rFonts w:ascii="Arial" w:hAnsi="Arial" w:cs="Arial"/>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1B1E73" w:rsidRPr="001C643E" w14:paraId="0BA7EA6B" w14:textId="77777777" w:rsidTr="00DF4C0C">
        <w:tc>
          <w:tcPr>
            <w:tcW w:w="8828" w:type="dxa"/>
            <w:gridSpan w:val="2"/>
            <w:shd w:val="clear" w:color="auto" w:fill="000000"/>
          </w:tcPr>
          <w:p w14:paraId="112676CA" w14:textId="77777777" w:rsidR="001B1E73" w:rsidRPr="001C643E" w:rsidRDefault="001B1E73" w:rsidP="001C643E">
            <w:pPr>
              <w:spacing w:after="0" w:line="360" w:lineRule="auto"/>
              <w:jc w:val="center"/>
              <w:rPr>
                <w:rFonts w:ascii="Arial" w:hAnsi="Arial" w:cs="Arial"/>
                <w:b/>
                <w:color w:val="FFFFFF"/>
                <w:lang w:val="es-MX"/>
              </w:rPr>
            </w:pPr>
            <w:r w:rsidRPr="001C643E">
              <w:rPr>
                <w:rFonts w:ascii="Arial" w:hAnsi="Arial" w:cs="Arial"/>
                <w:b/>
                <w:color w:val="FFFFFF"/>
                <w:lang w:val="es-MX"/>
              </w:rPr>
              <w:t>Profundiza: recurso nuevo</w:t>
            </w:r>
          </w:p>
        </w:tc>
      </w:tr>
      <w:tr w:rsidR="001B1E73" w:rsidRPr="001C643E" w14:paraId="747212D1" w14:textId="77777777" w:rsidTr="00DF4C0C">
        <w:tc>
          <w:tcPr>
            <w:tcW w:w="2481" w:type="dxa"/>
            <w:shd w:val="clear" w:color="auto" w:fill="auto"/>
          </w:tcPr>
          <w:p w14:paraId="43D8C5D7" w14:textId="77777777" w:rsidR="001B1E73" w:rsidRPr="001C643E" w:rsidRDefault="001B1E73"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6E2AA112" w14:textId="77777777" w:rsidR="001B1E73" w:rsidRPr="001C643E" w:rsidRDefault="001B1E73" w:rsidP="001C643E">
            <w:pPr>
              <w:spacing w:after="0" w:line="360" w:lineRule="auto"/>
              <w:rPr>
                <w:rFonts w:ascii="Arial" w:hAnsi="Arial" w:cs="Arial"/>
                <w:b/>
                <w:color w:val="000000"/>
                <w:lang w:val="es-MX"/>
              </w:rPr>
            </w:pPr>
            <w:r w:rsidRPr="001C643E">
              <w:rPr>
                <w:rFonts w:ascii="Arial" w:hAnsi="Arial" w:cs="Arial"/>
                <w:color w:val="000000"/>
                <w:lang w:val="es-MX"/>
              </w:rPr>
              <w:t>CN_09_04_CO_REC10</w:t>
            </w:r>
          </w:p>
        </w:tc>
      </w:tr>
      <w:tr w:rsidR="001B1E73" w:rsidRPr="001C643E" w14:paraId="0886F5CF" w14:textId="77777777" w:rsidTr="00DF4C0C">
        <w:tc>
          <w:tcPr>
            <w:tcW w:w="2481" w:type="dxa"/>
            <w:shd w:val="clear" w:color="auto" w:fill="auto"/>
          </w:tcPr>
          <w:p w14:paraId="5748CFB0" w14:textId="77777777" w:rsidR="001B1E73" w:rsidRPr="001C643E" w:rsidRDefault="001B1E73"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1F548535" w14:textId="077101DA" w:rsidR="001B1E73" w:rsidRPr="001C643E" w:rsidRDefault="00707D7E" w:rsidP="001C643E">
            <w:pPr>
              <w:spacing w:after="0" w:line="360" w:lineRule="auto"/>
              <w:rPr>
                <w:rFonts w:ascii="Arial" w:hAnsi="Arial" w:cs="Arial"/>
                <w:color w:val="000000"/>
                <w:lang w:val="es-MX"/>
              </w:rPr>
            </w:pPr>
            <w:r>
              <w:rPr>
                <w:rFonts w:ascii="Arial" w:hAnsi="Arial" w:cs="Arial"/>
                <w:color w:val="000000"/>
                <w:lang w:val="es-MX"/>
              </w:rPr>
              <w:t>Los m</w:t>
            </w:r>
            <w:r w:rsidRPr="001C643E">
              <w:rPr>
                <w:rFonts w:ascii="Arial" w:hAnsi="Arial" w:cs="Arial"/>
                <w:color w:val="000000"/>
                <w:lang w:val="es-MX"/>
              </w:rPr>
              <w:t xml:space="preserve">odelos </w:t>
            </w:r>
            <w:r w:rsidR="0000612C" w:rsidRPr="001C643E">
              <w:rPr>
                <w:rFonts w:ascii="Arial" w:hAnsi="Arial" w:cs="Arial"/>
                <w:color w:val="000000"/>
                <w:lang w:val="es-MX"/>
              </w:rPr>
              <w:t>de clasificación biológica</w:t>
            </w:r>
          </w:p>
        </w:tc>
      </w:tr>
      <w:tr w:rsidR="001B1E73" w:rsidRPr="001C643E" w14:paraId="3279EE8B" w14:textId="77777777" w:rsidTr="00DF4C0C">
        <w:tc>
          <w:tcPr>
            <w:tcW w:w="2481" w:type="dxa"/>
            <w:shd w:val="clear" w:color="auto" w:fill="auto"/>
          </w:tcPr>
          <w:p w14:paraId="3C90B87A" w14:textId="77777777" w:rsidR="001B1E73" w:rsidRPr="001C643E" w:rsidRDefault="001B1E73"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1C102576" w14:textId="24CF9B35" w:rsidR="001B1E73" w:rsidRPr="001C643E" w:rsidRDefault="0000612C" w:rsidP="001C643E">
            <w:pPr>
              <w:spacing w:after="0" w:line="360" w:lineRule="auto"/>
              <w:rPr>
                <w:rFonts w:ascii="Arial" w:hAnsi="Arial" w:cs="Arial"/>
                <w:color w:val="000000"/>
                <w:lang w:val="es-MX"/>
              </w:rPr>
            </w:pPr>
            <w:r w:rsidRPr="001C643E">
              <w:rPr>
                <w:rFonts w:ascii="Arial" w:hAnsi="Arial" w:cs="Arial"/>
                <w:color w:val="000000"/>
                <w:lang w:val="es-MX"/>
              </w:rPr>
              <w:t>Interactivo que expone los modelos tradicional y moderno de clasificación biológica</w:t>
            </w:r>
          </w:p>
        </w:tc>
      </w:tr>
    </w:tbl>
    <w:p w14:paraId="5C505700" w14:textId="77777777" w:rsidR="001B1E73" w:rsidRPr="001C643E" w:rsidRDefault="001B1E73" w:rsidP="001C643E">
      <w:pPr>
        <w:spacing w:line="360" w:lineRule="auto"/>
        <w:rPr>
          <w:rFonts w:ascii="Arial" w:hAnsi="Arial" w:cs="Arial"/>
        </w:rPr>
      </w:pPr>
    </w:p>
    <w:p w14:paraId="3B0878AB" w14:textId="77777777" w:rsidR="00872A93" w:rsidRPr="001C643E" w:rsidRDefault="00872A93" w:rsidP="001C643E">
      <w:pPr>
        <w:spacing w:line="360" w:lineRule="auto"/>
        <w:rPr>
          <w:rFonts w:ascii="Arial" w:hAnsi="Arial" w:cs="Arial"/>
          <w:b/>
        </w:rPr>
      </w:pPr>
      <w:r w:rsidRPr="001C643E">
        <w:rPr>
          <w:rFonts w:ascii="Arial" w:hAnsi="Arial" w:cs="Arial"/>
          <w:highlight w:val="yellow"/>
        </w:rPr>
        <w:t>[SECCIÓN 3]</w:t>
      </w:r>
      <w:r w:rsidRPr="001C643E">
        <w:rPr>
          <w:rFonts w:ascii="Arial" w:hAnsi="Arial" w:cs="Arial"/>
          <w:b/>
        </w:rPr>
        <w:t>1.1.1 El modelo tradicional</w:t>
      </w:r>
      <w:r w:rsidR="002E47FC" w:rsidRPr="001C643E">
        <w:rPr>
          <w:rFonts w:ascii="Arial" w:hAnsi="Arial" w:cs="Arial"/>
          <w:b/>
        </w:rPr>
        <w:t xml:space="preserve"> de clasificación</w:t>
      </w:r>
    </w:p>
    <w:p w14:paraId="4F0A08D1" w14:textId="3A93CC97" w:rsidR="005A29B1" w:rsidRPr="001C643E" w:rsidRDefault="005A29B1" w:rsidP="001C643E">
      <w:pPr>
        <w:spacing w:line="360" w:lineRule="auto"/>
        <w:rPr>
          <w:rFonts w:ascii="Arial" w:hAnsi="Arial" w:cs="Arial"/>
        </w:rPr>
      </w:pPr>
      <w:r w:rsidRPr="001C643E">
        <w:rPr>
          <w:rFonts w:ascii="Arial" w:hAnsi="Arial" w:cs="Arial"/>
        </w:rPr>
        <w:t>El</w:t>
      </w:r>
      <w:r w:rsidR="00707D7E">
        <w:rPr>
          <w:rFonts w:ascii="Arial" w:hAnsi="Arial" w:cs="Arial"/>
        </w:rPr>
        <w:t xml:space="preserve"> </w:t>
      </w:r>
      <w:r w:rsidRPr="001C643E">
        <w:rPr>
          <w:rFonts w:ascii="Arial" w:hAnsi="Arial" w:cs="Arial"/>
          <w:b/>
        </w:rPr>
        <w:t xml:space="preserve">modelo </w:t>
      </w:r>
      <w:r w:rsidRPr="001C643E">
        <w:rPr>
          <w:rFonts w:ascii="Arial" w:hAnsi="Arial" w:cs="Arial"/>
        </w:rPr>
        <w:t xml:space="preserve">tradicional </w:t>
      </w:r>
      <w:r w:rsidR="002E47FC" w:rsidRPr="001C643E">
        <w:rPr>
          <w:rFonts w:ascii="Arial" w:hAnsi="Arial" w:cs="Arial"/>
          <w:b/>
        </w:rPr>
        <w:t>de clasificación biológica</w:t>
      </w:r>
      <w:r w:rsidR="002E47FC" w:rsidRPr="001C643E">
        <w:rPr>
          <w:rFonts w:ascii="Arial" w:hAnsi="Arial" w:cs="Arial"/>
        </w:rPr>
        <w:t xml:space="preserve"> </w:t>
      </w:r>
      <w:r w:rsidRPr="001C643E">
        <w:rPr>
          <w:rFonts w:ascii="Arial" w:hAnsi="Arial" w:cs="Arial"/>
        </w:rPr>
        <w:t xml:space="preserve">propuesto por </w:t>
      </w:r>
      <w:r w:rsidRPr="00645E47">
        <w:rPr>
          <w:rFonts w:ascii="Arial" w:hAnsi="Arial" w:cs="Arial"/>
          <w:b/>
        </w:rPr>
        <w:t xml:space="preserve">Robert </w:t>
      </w:r>
      <w:proofErr w:type="spellStart"/>
      <w:r w:rsidRPr="00645E47">
        <w:rPr>
          <w:rFonts w:ascii="Arial" w:hAnsi="Arial" w:cs="Arial"/>
          <w:b/>
        </w:rPr>
        <w:t>Harding</w:t>
      </w:r>
      <w:proofErr w:type="spellEnd"/>
      <w:r w:rsidRPr="00645E47">
        <w:rPr>
          <w:rFonts w:ascii="Arial" w:hAnsi="Arial" w:cs="Arial"/>
          <w:b/>
        </w:rPr>
        <w:t xml:space="preserve"> </w:t>
      </w:r>
      <w:proofErr w:type="spellStart"/>
      <w:r w:rsidRPr="00645E47">
        <w:rPr>
          <w:rFonts w:ascii="Arial" w:hAnsi="Arial" w:cs="Arial"/>
          <w:b/>
        </w:rPr>
        <w:t>Whittaker</w:t>
      </w:r>
      <w:proofErr w:type="spellEnd"/>
      <w:r w:rsidRPr="001C643E">
        <w:rPr>
          <w:rFonts w:ascii="Arial" w:hAnsi="Arial" w:cs="Arial"/>
        </w:rPr>
        <w:t xml:space="preserve"> en </w:t>
      </w:r>
      <w:r w:rsidRPr="001C643E">
        <w:rPr>
          <w:rFonts w:ascii="Arial" w:hAnsi="Arial" w:cs="Arial"/>
          <w:b/>
        </w:rPr>
        <w:t>1959</w:t>
      </w:r>
      <w:r w:rsidRPr="001C643E">
        <w:rPr>
          <w:rFonts w:ascii="Arial" w:hAnsi="Arial" w:cs="Arial"/>
        </w:rPr>
        <w:t xml:space="preserve"> </w:t>
      </w:r>
      <w:r w:rsidR="000347E7" w:rsidRPr="001C643E">
        <w:rPr>
          <w:rFonts w:ascii="Arial" w:hAnsi="Arial" w:cs="Arial"/>
        </w:rPr>
        <w:t xml:space="preserve">fue </w:t>
      </w:r>
      <w:r w:rsidRPr="001C643E">
        <w:rPr>
          <w:rFonts w:ascii="Arial" w:hAnsi="Arial" w:cs="Arial"/>
        </w:rPr>
        <w:t>aceptado por la comunidad científica</w:t>
      </w:r>
      <w:r w:rsidR="00E71F27" w:rsidRPr="001C643E">
        <w:rPr>
          <w:rFonts w:ascii="Arial" w:hAnsi="Arial" w:cs="Arial"/>
        </w:rPr>
        <w:t xml:space="preserve"> de</w:t>
      </w:r>
      <w:r w:rsidR="00AA10C1" w:rsidRPr="001C643E">
        <w:rPr>
          <w:rFonts w:ascii="Arial" w:hAnsi="Arial" w:cs="Arial"/>
        </w:rPr>
        <w:t xml:space="preserve"> ese</w:t>
      </w:r>
      <w:r w:rsidR="00E71F27" w:rsidRPr="001C643E">
        <w:rPr>
          <w:rFonts w:ascii="Arial" w:hAnsi="Arial" w:cs="Arial"/>
        </w:rPr>
        <w:t xml:space="preserve"> entonces</w:t>
      </w:r>
      <w:r w:rsidR="00896BD5" w:rsidRPr="001C643E">
        <w:rPr>
          <w:rFonts w:ascii="Arial" w:hAnsi="Arial" w:cs="Arial"/>
        </w:rPr>
        <w:t xml:space="preserve">, </w:t>
      </w:r>
      <w:r w:rsidR="00707D7E">
        <w:rPr>
          <w:rFonts w:ascii="Arial" w:hAnsi="Arial" w:cs="Arial"/>
        </w:rPr>
        <w:t xml:space="preserve">pero </w:t>
      </w:r>
      <w:r w:rsidR="00707D7E" w:rsidRPr="001C643E">
        <w:rPr>
          <w:rFonts w:ascii="Arial" w:hAnsi="Arial" w:cs="Arial"/>
        </w:rPr>
        <w:t>perdi</w:t>
      </w:r>
      <w:r w:rsidR="00707D7E">
        <w:rPr>
          <w:rFonts w:ascii="Arial" w:hAnsi="Arial" w:cs="Arial"/>
        </w:rPr>
        <w:t>ó</w:t>
      </w:r>
      <w:r w:rsidR="00707D7E" w:rsidRPr="001C643E">
        <w:rPr>
          <w:rFonts w:ascii="Arial" w:hAnsi="Arial" w:cs="Arial"/>
        </w:rPr>
        <w:t xml:space="preserve"> </w:t>
      </w:r>
      <w:r w:rsidR="00896BD5" w:rsidRPr="001C643E">
        <w:rPr>
          <w:rFonts w:ascii="Arial" w:hAnsi="Arial" w:cs="Arial"/>
        </w:rPr>
        <w:t xml:space="preserve">vigencia a </w:t>
      </w:r>
      <w:r w:rsidRPr="001C643E">
        <w:rPr>
          <w:rFonts w:ascii="Arial" w:hAnsi="Arial" w:cs="Arial"/>
        </w:rPr>
        <w:t xml:space="preserve">mediados de los años </w:t>
      </w:r>
      <w:r w:rsidR="00707D7E">
        <w:rPr>
          <w:rFonts w:ascii="Arial" w:hAnsi="Arial" w:cs="Arial"/>
        </w:rPr>
        <w:t>ochenta</w:t>
      </w:r>
      <w:r w:rsidRPr="001C643E">
        <w:rPr>
          <w:rFonts w:ascii="Arial" w:hAnsi="Arial" w:cs="Arial"/>
        </w:rPr>
        <w:t>.</w:t>
      </w:r>
    </w:p>
    <w:p w14:paraId="4F012BD1" w14:textId="54EC649F" w:rsidR="005A29B1" w:rsidRPr="001C643E" w:rsidRDefault="005A29B1" w:rsidP="001C643E">
      <w:pPr>
        <w:spacing w:line="360" w:lineRule="auto"/>
        <w:rPr>
          <w:rFonts w:ascii="Arial" w:hAnsi="Arial" w:cs="Arial"/>
        </w:rPr>
      </w:pPr>
      <w:proofErr w:type="spellStart"/>
      <w:r w:rsidRPr="00645E47">
        <w:rPr>
          <w:rFonts w:ascii="Arial" w:hAnsi="Arial" w:cs="Arial"/>
        </w:rPr>
        <w:t>Whittaker</w:t>
      </w:r>
      <w:proofErr w:type="spellEnd"/>
      <w:r w:rsidRPr="001C643E">
        <w:rPr>
          <w:rFonts w:ascii="Arial" w:hAnsi="Arial" w:cs="Arial"/>
        </w:rPr>
        <w:t xml:space="preserve">, basándose en características como el tipo de nutrición, la estructura de </w:t>
      </w:r>
      <w:r w:rsidR="002E47FC" w:rsidRPr="001C643E">
        <w:rPr>
          <w:rFonts w:ascii="Arial" w:hAnsi="Arial" w:cs="Arial"/>
        </w:rPr>
        <w:t>las</w:t>
      </w:r>
      <w:r w:rsidRPr="001C643E">
        <w:rPr>
          <w:rFonts w:ascii="Arial" w:hAnsi="Arial" w:cs="Arial"/>
        </w:rPr>
        <w:t xml:space="preserve"> c</w:t>
      </w:r>
      <w:r w:rsidR="002E47FC" w:rsidRPr="001C643E">
        <w:rPr>
          <w:rFonts w:ascii="Arial" w:hAnsi="Arial" w:cs="Arial"/>
        </w:rPr>
        <w:t>élulas o su complejidad</w:t>
      </w:r>
      <w:r w:rsidR="00707D7E">
        <w:rPr>
          <w:rFonts w:ascii="Arial" w:hAnsi="Arial" w:cs="Arial"/>
        </w:rPr>
        <w:t>,</w:t>
      </w:r>
      <w:r w:rsidR="00707D7E" w:rsidRPr="001C643E">
        <w:rPr>
          <w:rFonts w:ascii="Arial" w:hAnsi="Arial" w:cs="Arial"/>
        </w:rPr>
        <w:t xml:space="preserve"> </w:t>
      </w:r>
      <w:r w:rsidR="002E47FC" w:rsidRPr="001C643E">
        <w:rPr>
          <w:rFonts w:ascii="Arial" w:hAnsi="Arial" w:cs="Arial"/>
        </w:rPr>
        <w:t xml:space="preserve">clasificó a los seres vivos </w:t>
      </w:r>
      <w:r w:rsidRPr="001C643E">
        <w:rPr>
          <w:rFonts w:ascii="Arial" w:hAnsi="Arial" w:cs="Arial"/>
        </w:rPr>
        <w:t xml:space="preserve">en cinco grandes grupos llamados </w:t>
      </w:r>
      <w:r w:rsidRPr="001C643E">
        <w:rPr>
          <w:rFonts w:ascii="Arial" w:hAnsi="Arial" w:cs="Arial"/>
          <w:b/>
        </w:rPr>
        <w:t>reinos</w:t>
      </w:r>
      <w:r w:rsidRPr="001C643E">
        <w:rPr>
          <w:rFonts w:ascii="Arial" w:hAnsi="Arial" w:cs="Arial"/>
        </w:rPr>
        <w:t xml:space="preserve">: </w:t>
      </w:r>
      <w:r w:rsidRPr="00E8770E">
        <w:rPr>
          <w:rFonts w:ascii="Arial" w:hAnsi="Arial" w:cs="Arial"/>
          <w:b/>
          <w:i/>
        </w:rPr>
        <w:t>Animalia</w:t>
      </w:r>
      <w:r w:rsidRPr="001C643E">
        <w:rPr>
          <w:rFonts w:ascii="Arial" w:hAnsi="Arial" w:cs="Arial"/>
        </w:rPr>
        <w:t xml:space="preserve">, </w:t>
      </w:r>
      <w:proofErr w:type="spellStart"/>
      <w:r w:rsidRPr="00E8770E">
        <w:rPr>
          <w:rFonts w:ascii="Arial" w:hAnsi="Arial" w:cs="Arial"/>
          <w:b/>
          <w:i/>
        </w:rPr>
        <w:t>Plantae</w:t>
      </w:r>
      <w:proofErr w:type="spellEnd"/>
      <w:r w:rsidR="00D273EA" w:rsidRPr="001C643E">
        <w:rPr>
          <w:rFonts w:ascii="Arial" w:hAnsi="Arial" w:cs="Arial"/>
        </w:rPr>
        <w:t>,</w:t>
      </w:r>
      <w:r w:rsidRPr="001C643E">
        <w:rPr>
          <w:rFonts w:ascii="Arial" w:hAnsi="Arial" w:cs="Arial"/>
        </w:rPr>
        <w:t xml:space="preserve"> </w:t>
      </w:r>
      <w:proofErr w:type="spellStart"/>
      <w:r w:rsidRPr="00E8770E">
        <w:rPr>
          <w:rFonts w:ascii="Arial" w:hAnsi="Arial" w:cs="Arial"/>
          <w:b/>
          <w:i/>
        </w:rPr>
        <w:t>Fungi</w:t>
      </w:r>
      <w:proofErr w:type="spellEnd"/>
      <w:r w:rsidR="00D273EA" w:rsidRPr="001C643E">
        <w:rPr>
          <w:rFonts w:ascii="Arial" w:hAnsi="Arial" w:cs="Arial"/>
        </w:rPr>
        <w:t>,</w:t>
      </w:r>
      <w:r w:rsidRPr="001C643E">
        <w:rPr>
          <w:rFonts w:ascii="Arial" w:hAnsi="Arial" w:cs="Arial"/>
        </w:rPr>
        <w:t xml:space="preserve"> </w:t>
      </w:r>
      <w:r w:rsidRPr="00E8770E">
        <w:rPr>
          <w:rFonts w:ascii="Arial" w:hAnsi="Arial" w:cs="Arial"/>
          <w:b/>
          <w:i/>
        </w:rPr>
        <w:t>Protista</w:t>
      </w:r>
      <w:r w:rsidR="00D273EA" w:rsidRPr="001C643E">
        <w:rPr>
          <w:rFonts w:ascii="Arial" w:hAnsi="Arial" w:cs="Arial"/>
        </w:rPr>
        <w:t xml:space="preserve"> </w:t>
      </w:r>
      <w:r w:rsidRPr="001C643E">
        <w:rPr>
          <w:rFonts w:ascii="Arial" w:hAnsi="Arial" w:cs="Arial"/>
        </w:rPr>
        <w:t xml:space="preserve">y </w:t>
      </w:r>
      <w:proofErr w:type="spellStart"/>
      <w:r w:rsidRPr="00E8770E">
        <w:rPr>
          <w:rFonts w:ascii="Arial" w:hAnsi="Arial" w:cs="Arial"/>
          <w:b/>
          <w:i/>
        </w:rPr>
        <w:t>Monera</w:t>
      </w:r>
      <w:proofErr w:type="spellEnd"/>
      <w:r w:rsidR="00D273EA" w:rsidRPr="001C643E">
        <w:rPr>
          <w:rFonts w:ascii="Arial" w:hAnsi="Arial" w:cs="Arial"/>
        </w:rPr>
        <w:t>.</w:t>
      </w:r>
      <w:r w:rsidRPr="001C643E">
        <w:rPr>
          <w:rFonts w:ascii="Arial" w:hAnsi="Arial" w:cs="Arial"/>
        </w:rPr>
        <w:t xml:space="preserve"> </w:t>
      </w:r>
      <w:r w:rsidR="002B04D3" w:rsidRPr="001C643E">
        <w:rPr>
          <w:rFonts w:ascii="Arial" w:hAnsi="Arial" w:cs="Arial"/>
        </w:rPr>
        <w:t xml:space="preserve">Estos nombres son en latín; es español </w:t>
      </w:r>
      <w:r w:rsidR="00707D7E">
        <w:rPr>
          <w:rFonts w:ascii="Arial" w:hAnsi="Arial" w:cs="Arial"/>
        </w:rPr>
        <w:t>los llamaríamos</w:t>
      </w:r>
      <w:r w:rsidR="002B04D3" w:rsidRPr="001C643E">
        <w:rPr>
          <w:rFonts w:ascii="Arial" w:hAnsi="Arial" w:cs="Arial"/>
        </w:rPr>
        <w:t xml:space="preserve"> </w:t>
      </w:r>
      <w:r w:rsidR="002B04D3" w:rsidRPr="001C643E">
        <w:rPr>
          <w:rFonts w:ascii="Arial" w:hAnsi="Arial" w:cs="Arial"/>
          <w:b/>
        </w:rPr>
        <w:t>Animales</w:t>
      </w:r>
      <w:r w:rsidR="002B04D3" w:rsidRPr="001C643E">
        <w:rPr>
          <w:rFonts w:ascii="Arial" w:hAnsi="Arial" w:cs="Arial"/>
        </w:rPr>
        <w:t xml:space="preserve">, </w:t>
      </w:r>
      <w:r w:rsidR="002B04D3" w:rsidRPr="001C643E">
        <w:rPr>
          <w:rFonts w:ascii="Arial" w:hAnsi="Arial" w:cs="Arial"/>
          <w:b/>
        </w:rPr>
        <w:t>Plantas</w:t>
      </w:r>
      <w:r w:rsidR="002B04D3" w:rsidRPr="001C643E">
        <w:rPr>
          <w:rFonts w:ascii="Arial" w:hAnsi="Arial" w:cs="Arial"/>
        </w:rPr>
        <w:t xml:space="preserve">, </w:t>
      </w:r>
      <w:r w:rsidR="002B04D3" w:rsidRPr="001C643E">
        <w:rPr>
          <w:rFonts w:ascii="Arial" w:hAnsi="Arial" w:cs="Arial"/>
          <w:b/>
        </w:rPr>
        <w:t>Hongos</w:t>
      </w:r>
      <w:r w:rsidR="002B04D3" w:rsidRPr="001C643E">
        <w:rPr>
          <w:rFonts w:ascii="Arial" w:hAnsi="Arial" w:cs="Arial"/>
        </w:rPr>
        <w:t xml:space="preserve">, </w:t>
      </w:r>
      <w:r w:rsidR="002B04D3" w:rsidRPr="001C643E">
        <w:rPr>
          <w:rFonts w:ascii="Arial" w:hAnsi="Arial" w:cs="Arial"/>
          <w:b/>
        </w:rPr>
        <w:t>Protistas</w:t>
      </w:r>
      <w:r w:rsidR="002B04D3" w:rsidRPr="001C643E">
        <w:rPr>
          <w:rFonts w:ascii="Arial" w:hAnsi="Arial" w:cs="Arial"/>
        </w:rPr>
        <w:t xml:space="preserve"> y </w:t>
      </w:r>
      <w:r w:rsidR="002B04D3" w:rsidRPr="001C643E">
        <w:rPr>
          <w:rFonts w:ascii="Arial" w:hAnsi="Arial" w:cs="Arial"/>
          <w:b/>
        </w:rPr>
        <w:t>Móneras</w:t>
      </w:r>
      <w:r w:rsidR="002B04D3" w:rsidRPr="001C643E">
        <w:rPr>
          <w:rFonts w:ascii="Arial" w:hAnsi="Arial" w:cs="Arial"/>
        </w:rPr>
        <w:t>, respectivamente.</w:t>
      </w:r>
    </w:p>
    <w:p w14:paraId="5237FEC3" w14:textId="0BDD092C" w:rsidR="00DF4F1D" w:rsidRPr="001C643E" w:rsidRDefault="002E47FC" w:rsidP="001C643E">
      <w:pPr>
        <w:spacing w:line="360" w:lineRule="auto"/>
        <w:rPr>
          <w:rFonts w:ascii="Arial" w:hAnsi="Arial" w:cs="Arial"/>
        </w:rPr>
      </w:pPr>
      <w:r w:rsidRPr="001C643E">
        <w:rPr>
          <w:rFonts w:ascii="Arial" w:hAnsi="Arial" w:cs="Arial"/>
        </w:rPr>
        <w:t>E</w:t>
      </w:r>
      <w:r w:rsidR="00C164CA" w:rsidRPr="001C643E">
        <w:rPr>
          <w:rFonts w:ascii="Arial" w:hAnsi="Arial" w:cs="Arial"/>
        </w:rPr>
        <w:t xml:space="preserve">ste </w:t>
      </w:r>
      <w:r w:rsidR="00676C0F" w:rsidRPr="001C643E">
        <w:rPr>
          <w:rFonts w:ascii="Arial" w:hAnsi="Arial" w:cs="Arial"/>
        </w:rPr>
        <w:t>modelo tuvo validez</w:t>
      </w:r>
      <w:r w:rsidR="00C164CA" w:rsidRPr="001C643E">
        <w:rPr>
          <w:rFonts w:ascii="Arial" w:hAnsi="Arial" w:cs="Arial"/>
        </w:rPr>
        <w:t xml:space="preserve"> </w:t>
      </w:r>
      <w:r w:rsidR="00707D7E">
        <w:rPr>
          <w:rFonts w:ascii="Arial" w:hAnsi="Arial" w:cs="Arial"/>
        </w:rPr>
        <w:t xml:space="preserve">durante </w:t>
      </w:r>
      <w:r w:rsidR="00C164CA" w:rsidRPr="001C643E">
        <w:rPr>
          <w:rFonts w:ascii="Arial" w:hAnsi="Arial" w:cs="Arial"/>
        </w:rPr>
        <w:t xml:space="preserve">un poco más de </w:t>
      </w:r>
      <w:r w:rsidR="00707D7E">
        <w:rPr>
          <w:rFonts w:ascii="Arial" w:hAnsi="Arial" w:cs="Arial"/>
        </w:rPr>
        <w:t>veinte</w:t>
      </w:r>
      <w:r w:rsidR="00707D7E" w:rsidRPr="001C643E">
        <w:rPr>
          <w:rFonts w:ascii="Arial" w:hAnsi="Arial" w:cs="Arial"/>
        </w:rPr>
        <w:t xml:space="preserve"> </w:t>
      </w:r>
      <w:r w:rsidR="00C164CA" w:rsidRPr="001C643E">
        <w:rPr>
          <w:rFonts w:ascii="Arial" w:hAnsi="Arial" w:cs="Arial"/>
        </w:rPr>
        <w:t>años;</w:t>
      </w:r>
      <w:r w:rsidR="00676C0F" w:rsidRPr="001C643E">
        <w:rPr>
          <w:rFonts w:ascii="Arial" w:hAnsi="Arial" w:cs="Arial"/>
        </w:rPr>
        <w:t xml:space="preserve"> sin e</w:t>
      </w:r>
      <w:r w:rsidR="00DF4F1D" w:rsidRPr="001C643E">
        <w:rPr>
          <w:rFonts w:ascii="Arial" w:hAnsi="Arial" w:cs="Arial"/>
        </w:rPr>
        <w:t>mbargo, hoy en día es obsoleto.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2"/>
        <w:gridCol w:w="6346"/>
      </w:tblGrid>
      <w:tr w:rsidR="00740E7F" w:rsidRPr="001C643E" w14:paraId="55E04FAA" w14:textId="77777777" w:rsidTr="00D906DB">
        <w:tc>
          <w:tcPr>
            <w:tcW w:w="8828" w:type="dxa"/>
            <w:gridSpan w:val="2"/>
            <w:shd w:val="clear" w:color="auto" w:fill="000000"/>
          </w:tcPr>
          <w:p w14:paraId="02CB8CAC" w14:textId="77777777" w:rsidR="00740E7F" w:rsidRPr="001C643E" w:rsidRDefault="00740E7F" w:rsidP="001C643E">
            <w:pPr>
              <w:spacing w:after="0" w:line="360" w:lineRule="auto"/>
              <w:jc w:val="center"/>
              <w:rPr>
                <w:rFonts w:ascii="Arial" w:hAnsi="Arial" w:cs="Arial"/>
                <w:b/>
                <w:color w:val="FFFFFF"/>
                <w:lang w:val="es-MX"/>
              </w:rPr>
            </w:pPr>
            <w:r w:rsidRPr="001C643E">
              <w:rPr>
                <w:rFonts w:ascii="Arial" w:hAnsi="Arial" w:cs="Arial"/>
                <w:b/>
                <w:color w:val="FFFFFF"/>
                <w:lang w:val="es-MX"/>
              </w:rPr>
              <w:t>Recuerda</w:t>
            </w:r>
          </w:p>
        </w:tc>
      </w:tr>
      <w:tr w:rsidR="00740E7F" w:rsidRPr="001C643E" w14:paraId="00956C8A" w14:textId="77777777" w:rsidTr="00D906DB">
        <w:tc>
          <w:tcPr>
            <w:tcW w:w="2482" w:type="dxa"/>
            <w:shd w:val="clear" w:color="auto" w:fill="auto"/>
          </w:tcPr>
          <w:p w14:paraId="195D1AE8" w14:textId="77777777" w:rsidR="00740E7F" w:rsidRPr="001C643E" w:rsidRDefault="00740E7F" w:rsidP="001C643E">
            <w:pPr>
              <w:spacing w:after="0" w:line="360" w:lineRule="auto"/>
              <w:rPr>
                <w:rFonts w:ascii="Arial" w:hAnsi="Arial" w:cs="Arial"/>
                <w:b/>
                <w:lang w:val="es-MX"/>
              </w:rPr>
            </w:pPr>
            <w:r w:rsidRPr="001C643E">
              <w:rPr>
                <w:rFonts w:ascii="Arial" w:hAnsi="Arial" w:cs="Arial"/>
                <w:b/>
                <w:lang w:val="es-MX"/>
              </w:rPr>
              <w:t>Contenido</w:t>
            </w:r>
          </w:p>
        </w:tc>
        <w:tc>
          <w:tcPr>
            <w:tcW w:w="6346" w:type="dxa"/>
            <w:shd w:val="clear" w:color="auto" w:fill="auto"/>
          </w:tcPr>
          <w:p w14:paraId="23DE0136" w14:textId="77777777" w:rsidR="00B32A99" w:rsidRPr="001C643E" w:rsidRDefault="00740E7F" w:rsidP="001C643E">
            <w:pPr>
              <w:pStyle w:val="Prrafodelista"/>
              <w:numPr>
                <w:ilvl w:val="0"/>
                <w:numId w:val="26"/>
              </w:numPr>
              <w:spacing w:after="0" w:line="360" w:lineRule="auto"/>
              <w:rPr>
                <w:rFonts w:ascii="Arial" w:hAnsi="Arial" w:cs="Arial"/>
              </w:rPr>
            </w:pPr>
            <w:r w:rsidRPr="001C643E">
              <w:rPr>
                <w:rFonts w:ascii="Arial" w:hAnsi="Arial" w:cs="Arial"/>
              </w:rPr>
              <w:t xml:space="preserve">Según su nutrición, los seres vivos pueden ser </w:t>
            </w:r>
            <w:r w:rsidRPr="001C643E">
              <w:rPr>
                <w:rFonts w:ascii="Arial" w:hAnsi="Arial" w:cs="Arial"/>
                <w:b/>
              </w:rPr>
              <w:t>autótrofos</w:t>
            </w:r>
            <w:r w:rsidRPr="001C643E">
              <w:rPr>
                <w:rFonts w:ascii="Arial" w:hAnsi="Arial" w:cs="Arial"/>
              </w:rPr>
              <w:t xml:space="preserve"> o </w:t>
            </w:r>
            <w:r w:rsidRPr="001C643E">
              <w:rPr>
                <w:rFonts w:ascii="Arial" w:hAnsi="Arial" w:cs="Arial"/>
                <w:b/>
              </w:rPr>
              <w:t>heterótrofos</w:t>
            </w:r>
            <w:r w:rsidRPr="001C643E">
              <w:rPr>
                <w:rFonts w:ascii="Arial" w:hAnsi="Arial" w:cs="Arial"/>
              </w:rPr>
              <w:t xml:space="preserve">. </w:t>
            </w:r>
          </w:p>
          <w:p w14:paraId="16E140AC" w14:textId="4D3693D6" w:rsidR="00B32A99" w:rsidRPr="001C643E" w:rsidRDefault="00740E7F" w:rsidP="001C643E">
            <w:pPr>
              <w:pStyle w:val="Prrafodelista"/>
              <w:numPr>
                <w:ilvl w:val="0"/>
                <w:numId w:val="27"/>
              </w:numPr>
              <w:spacing w:after="0" w:line="360" w:lineRule="auto"/>
              <w:rPr>
                <w:rFonts w:ascii="Arial" w:hAnsi="Arial" w:cs="Arial"/>
              </w:rPr>
            </w:pPr>
            <w:r w:rsidRPr="001C643E">
              <w:rPr>
                <w:rFonts w:ascii="Arial" w:hAnsi="Arial" w:cs="Arial"/>
              </w:rPr>
              <w:t xml:space="preserve">Los autótrofos </w:t>
            </w:r>
            <w:r w:rsidRPr="001C643E">
              <w:rPr>
                <w:rFonts w:ascii="Arial" w:hAnsi="Arial" w:cs="Arial"/>
                <w:b/>
              </w:rPr>
              <w:t xml:space="preserve">sintetizan </w:t>
            </w:r>
            <w:r w:rsidRPr="001C643E">
              <w:rPr>
                <w:rFonts w:ascii="Arial" w:hAnsi="Arial" w:cs="Arial"/>
              </w:rPr>
              <w:t xml:space="preserve">(producen) </w:t>
            </w:r>
            <w:r w:rsidRPr="001C643E">
              <w:rPr>
                <w:rFonts w:ascii="Arial" w:hAnsi="Arial" w:cs="Arial"/>
                <w:b/>
              </w:rPr>
              <w:t>materia orgánica</w:t>
            </w:r>
            <w:r w:rsidRPr="001C643E">
              <w:rPr>
                <w:rFonts w:ascii="Arial" w:hAnsi="Arial" w:cs="Arial"/>
              </w:rPr>
              <w:t xml:space="preserve"> (</w:t>
            </w:r>
            <w:r w:rsidR="00B32A99" w:rsidRPr="001C643E">
              <w:rPr>
                <w:rFonts w:ascii="Arial" w:hAnsi="Arial" w:cs="Arial"/>
              </w:rPr>
              <w:t>moléculas que contienen carbono, a excepción del CO y el CO</w:t>
            </w:r>
            <w:r w:rsidR="00B32A99" w:rsidRPr="001C643E">
              <w:rPr>
                <w:rFonts w:ascii="Arial" w:hAnsi="Arial" w:cs="Arial"/>
                <w:vertAlign w:val="subscript"/>
              </w:rPr>
              <w:t>2</w:t>
            </w:r>
            <w:r w:rsidR="00B32A99" w:rsidRPr="001C643E">
              <w:rPr>
                <w:rFonts w:ascii="Arial" w:hAnsi="Arial" w:cs="Arial"/>
              </w:rPr>
              <w:t xml:space="preserve">), a partir de </w:t>
            </w:r>
            <w:r w:rsidR="00B32A99" w:rsidRPr="001C643E">
              <w:rPr>
                <w:rFonts w:ascii="Arial" w:hAnsi="Arial" w:cs="Arial"/>
                <w:b/>
              </w:rPr>
              <w:t>materia inorgánica</w:t>
            </w:r>
            <w:r w:rsidR="00B32A99" w:rsidRPr="001C643E">
              <w:rPr>
                <w:rFonts w:ascii="Arial" w:hAnsi="Arial" w:cs="Arial"/>
              </w:rPr>
              <w:t xml:space="preserve"> (moléculas sin carbono,</w:t>
            </w:r>
            <w:r w:rsidR="00E8770E">
              <w:rPr>
                <w:rFonts w:ascii="Arial" w:hAnsi="Arial" w:cs="Arial"/>
              </w:rPr>
              <w:t xml:space="preserve"> junto con </w:t>
            </w:r>
            <w:r w:rsidR="00B32A99" w:rsidRPr="001C643E">
              <w:rPr>
                <w:rFonts w:ascii="Arial" w:hAnsi="Arial" w:cs="Arial"/>
              </w:rPr>
              <w:t xml:space="preserve">el </w:t>
            </w:r>
            <w:r w:rsidR="00B32A99" w:rsidRPr="001C643E">
              <w:rPr>
                <w:rFonts w:ascii="Arial" w:hAnsi="Arial" w:cs="Arial"/>
              </w:rPr>
              <w:lastRenderedPageBreak/>
              <w:t>CO y el CO</w:t>
            </w:r>
            <w:r w:rsidR="00B32A99" w:rsidRPr="001C643E">
              <w:rPr>
                <w:rFonts w:ascii="Arial" w:hAnsi="Arial" w:cs="Arial"/>
                <w:vertAlign w:val="subscript"/>
              </w:rPr>
              <w:t>2</w:t>
            </w:r>
            <w:r w:rsidR="00B32A99" w:rsidRPr="001C643E">
              <w:rPr>
                <w:rFonts w:ascii="Arial" w:hAnsi="Arial" w:cs="Arial"/>
              </w:rPr>
              <w:t xml:space="preserve">), utilizando </w:t>
            </w:r>
            <w:r w:rsidR="00C21F46" w:rsidRPr="001C643E">
              <w:rPr>
                <w:rFonts w:ascii="Arial" w:hAnsi="Arial" w:cs="Arial"/>
              </w:rPr>
              <w:t xml:space="preserve">como </w:t>
            </w:r>
            <w:r w:rsidR="00B32A99" w:rsidRPr="001C643E">
              <w:rPr>
                <w:rFonts w:ascii="Arial" w:hAnsi="Arial" w:cs="Arial"/>
              </w:rPr>
              <w:t>fuente de energía la luz solar (</w:t>
            </w:r>
            <w:r w:rsidR="00B32A99" w:rsidRPr="001C643E">
              <w:rPr>
                <w:rFonts w:ascii="Arial" w:hAnsi="Arial" w:cs="Arial"/>
                <w:b/>
              </w:rPr>
              <w:t>fotosintéticos</w:t>
            </w:r>
            <w:r w:rsidR="00B32A99" w:rsidRPr="001C643E">
              <w:rPr>
                <w:rFonts w:ascii="Arial" w:hAnsi="Arial" w:cs="Arial"/>
              </w:rPr>
              <w:t>) o las reacciones químicas (</w:t>
            </w:r>
            <w:r w:rsidR="00B32A99" w:rsidRPr="001C643E">
              <w:rPr>
                <w:rFonts w:ascii="Arial" w:hAnsi="Arial" w:cs="Arial"/>
                <w:b/>
              </w:rPr>
              <w:t>quimiosintéticos</w:t>
            </w:r>
            <w:r w:rsidR="00B32A99" w:rsidRPr="001C643E">
              <w:rPr>
                <w:rFonts w:ascii="Arial" w:hAnsi="Arial" w:cs="Arial"/>
              </w:rPr>
              <w:t>).</w:t>
            </w:r>
          </w:p>
          <w:p w14:paraId="5A7AC7F8" w14:textId="77777777" w:rsidR="00740E7F" w:rsidRPr="001C643E" w:rsidRDefault="00B32A99" w:rsidP="001C643E">
            <w:pPr>
              <w:pStyle w:val="Prrafodelista"/>
              <w:numPr>
                <w:ilvl w:val="0"/>
                <w:numId w:val="27"/>
              </w:numPr>
              <w:spacing w:after="0" w:line="360" w:lineRule="auto"/>
              <w:rPr>
                <w:rFonts w:ascii="Arial" w:hAnsi="Arial" w:cs="Arial"/>
              </w:rPr>
            </w:pPr>
            <w:r w:rsidRPr="001C643E">
              <w:rPr>
                <w:rFonts w:ascii="Arial" w:hAnsi="Arial" w:cs="Arial"/>
              </w:rPr>
              <w:t>Los heterótrofos no pueden producir materia orgánica y deben incorporarla mediante el consumo de otros organismos.</w:t>
            </w:r>
            <w:r w:rsidR="00740E7F" w:rsidRPr="001C643E">
              <w:rPr>
                <w:rFonts w:ascii="Arial" w:hAnsi="Arial" w:cs="Arial"/>
              </w:rPr>
              <w:t xml:space="preserve"> </w:t>
            </w:r>
          </w:p>
          <w:p w14:paraId="33566BDB" w14:textId="29CFDF2E" w:rsidR="00D16677" w:rsidRPr="001C643E" w:rsidRDefault="00D16677" w:rsidP="001C643E">
            <w:pPr>
              <w:pStyle w:val="Prrafodelista"/>
              <w:numPr>
                <w:ilvl w:val="0"/>
                <w:numId w:val="26"/>
              </w:numPr>
              <w:spacing w:after="0" w:line="360" w:lineRule="auto"/>
              <w:rPr>
                <w:rFonts w:ascii="Arial" w:hAnsi="Arial" w:cs="Arial"/>
              </w:rPr>
            </w:pPr>
            <w:r w:rsidRPr="001C643E">
              <w:rPr>
                <w:rFonts w:ascii="Arial" w:hAnsi="Arial" w:cs="Arial"/>
              </w:rPr>
              <w:t xml:space="preserve">Según el número de células, los organismos pueden ser </w:t>
            </w:r>
            <w:r w:rsidRPr="001C643E">
              <w:rPr>
                <w:rFonts w:ascii="Arial" w:hAnsi="Arial" w:cs="Arial"/>
                <w:b/>
              </w:rPr>
              <w:t>unicelulares</w:t>
            </w:r>
            <w:r w:rsidRPr="001C643E">
              <w:rPr>
                <w:rFonts w:ascii="Arial" w:hAnsi="Arial" w:cs="Arial"/>
              </w:rPr>
              <w:t xml:space="preserve"> o </w:t>
            </w:r>
            <w:r w:rsidRPr="001C643E">
              <w:rPr>
                <w:rFonts w:ascii="Arial" w:hAnsi="Arial" w:cs="Arial"/>
                <w:b/>
              </w:rPr>
              <w:t>pluricelulares</w:t>
            </w:r>
            <w:r w:rsidR="00AA10C1" w:rsidRPr="001C643E">
              <w:rPr>
                <w:rFonts w:ascii="Arial" w:hAnsi="Arial" w:cs="Arial"/>
              </w:rPr>
              <w:t>.</w:t>
            </w:r>
          </w:p>
          <w:p w14:paraId="325BA353" w14:textId="5175C631" w:rsidR="00740E7F" w:rsidRPr="001C643E" w:rsidRDefault="00C21F46" w:rsidP="001C643E">
            <w:pPr>
              <w:pStyle w:val="Prrafodelista"/>
              <w:numPr>
                <w:ilvl w:val="0"/>
                <w:numId w:val="26"/>
              </w:numPr>
              <w:spacing w:after="0" w:line="360" w:lineRule="auto"/>
              <w:rPr>
                <w:rFonts w:ascii="Arial" w:hAnsi="Arial" w:cs="Arial"/>
                <w:b/>
              </w:rPr>
            </w:pPr>
            <w:r w:rsidRPr="001C643E">
              <w:rPr>
                <w:rFonts w:ascii="Arial" w:hAnsi="Arial" w:cs="Arial"/>
              </w:rPr>
              <w:t xml:space="preserve">Según las características celulares, los organismos pueden ser </w:t>
            </w:r>
            <w:r w:rsidRPr="001C643E">
              <w:rPr>
                <w:rFonts w:ascii="Arial" w:hAnsi="Arial" w:cs="Arial"/>
                <w:b/>
              </w:rPr>
              <w:t>eucariotas</w:t>
            </w:r>
            <w:r w:rsidRPr="001C643E">
              <w:rPr>
                <w:rFonts w:ascii="Arial" w:hAnsi="Arial" w:cs="Arial"/>
              </w:rPr>
              <w:t xml:space="preserve"> (con núcleo) o </w:t>
            </w:r>
            <w:r w:rsidRPr="001C643E">
              <w:rPr>
                <w:rFonts w:ascii="Arial" w:hAnsi="Arial" w:cs="Arial"/>
                <w:b/>
              </w:rPr>
              <w:t>procariotas</w:t>
            </w:r>
            <w:r w:rsidRPr="001C643E">
              <w:rPr>
                <w:rFonts w:ascii="Arial" w:hAnsi="Arial" w:cs="Arial"/>
              </w:rPr>
              <w:t xml:space="preserve"> (sin núcleo).</w:t>
            </w:r>
          </w:p>
        </w:tc>
      </w:tr>
    </w:tbl>
    <w:p w14:paraId="7F71A53F" w14:textId="77777777" w:rsidR="00740E7F" w:rsidRPr="001C643E" w:rsidRDefault="00740E7F" w:rsidP="001C643E">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4"/>
        <w:gridCol w:w="6334"/>
      </w:tblGrid>
      <w:tr w:rsidR="00E71F27" w:rsidRPr="001C643E" w14:paraId="5AD7B4BE" w14:textId="77777777" w:rsidTr="00D906DB">
        <w:tc>
          <w:tcPr>
            <w:tcW w:w="8828" w:type="dxa"/>
            <w:gridSpan w:val="2"/>
            <w:shd w:val="clear" w:color="auto" w:fill="0D0D0D"/>
          </w:tcPr>
          <w:p w14:paraId="45DD6E27" w14:textId="77777777" w:rsidR="00E71F27" w:rsidRPr="001C643E" w:rsidRDefault="00E71F27" w:rsidP="001C643E">
            <w:pPr>
              <w:spacing w:after="0" w:line="360" w:lineRule="auto"/>
              <w:jc w:val="center"/>
              <w:rPr>
                <w:rFonts w:ascii="Arial" w:hAnsi="Arial" w:cs="Arial"/>
                <w:b/>
                <w:color w:val="FFFFFF"/>
                <w:lang w:val="es-MX"/>
              </w:rPr>
            </w:pPr>
            <w:r w:rsidRPr="001C643E">
              <w:rPr>
                <w:rFonts w:ascii="Arial" w:hAnsi="Arial" w:cs="Arial"/>
                <w:b/>
                <w:color w:val="FFFFFF"/>
                <w:lang w:val="es-MX"/>
              </w:rPr>
              <w:t>Imagen (fotografía, gráfica o ilustración)</w:t>
            </w:r>
          </w:p>
        </w:tc>
      </w:tr>
      <w:tr w:rsidR="00E71F27" w:rsidRPr="001C643E" w14:paraId="59F8561C" w14:textId="77777777" w:rsidTr="00D906DB">
        <w:tc>
          <w:tcPr>
            <w:tcW w:w="2494" w:type="dxa"/>
            <w:shd w:val="clear" w:color="auto" w:fill="auto"/>
          </w:tcPr>
          <w:p w14:paraId="203DD06A" w14:textId="77777777" w:rsidR="00E71F27" w:rsidRPr="001C643E" w:rsidRDefault="00E71F27"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34" w:type="dxa"/>
            <w:shd w:val="clear" w:color="auto" w:fill="auto"/>
          </w:tcPr>
          <w:p w14:paraId="7E7141DA" w14:textId="5DFE262A" w:rsidR="00E71F27" w:rsidRPr="001C643E" w:rsidRDefault="00E71F27" w:rsidP="001C643E">
            <w:pPr>
              <w:spacing w:after="0" w:line="360" w:lineRule="auto"/>
              <w:rPr>
                <w:rFonts w:ascii="Arial" w:hAnsi="Arial" w:cs="Arial"/>
                <w:b/>
                <w:color w:val="000000"/>
                <w:lang w:val="es-MX"/>
              </w:rPr>
            </w:pPr>
            <w:r w:rsidRPr="001C643E">
              <w:rPr>
                <w:rFonts w:ascii="Arial" w:hAnsi="Arial" w:cs="Arial"/>
                <w:color w:val="000000"/>
                <w:lang w:val="es-MX"/>
              </w:rPr>
              <w:t>CN_09_04_CO_IMG</w:t>
            </w:r>
            <w:ins w:id="3" w:author="Miguel" w:date="2016-01-19T11:12:00Z">
              <w:r w:rsidR="00D26852">
                <w:rPr>
                  <w:rFonts w:ascii="Arial" w:hAnsi="Arial" w:cs="Arial"/>
                  <w:color w:val="000000"/>
                  <w:lang w:val="es-MX"/>
                </w:rPr>
                <w:t>0</w:t>
              </w:r>
            </w:ins>
            <w:r w:rsidRPr="001C643E">
              <w:rPr>
                <w:rFonts w:ascii="Arial" w:hAnsi="Arial" w:cs="Arial"/>
                <w:color w:val="000000"/>
                <w:lang w:val="es-MX"/>
              </w:rPr>
              <w:t>3</w:t>
            </w:r>
          </w:p>
        </w:tc>
      </w:tr>
      <w:tr w:rsidR="00E71F27" w:rsidRPr="001C643E" w14:paraId="3CC27E7B" w14:textId="77777777" w:rsidTr="00D906DB">
        <w:tc>
          <w:tcPr>
            <w:tcW w:w="2494" w:type="dxa"/>
            <w:shd w:val="clear" w:color="auto" w:fill="auto"/>
          </w:tcPr>
          <w:p w14:paraId="270C4B36" w14:textId="77777777" w:rsidR="00E71F27" w:rsidRPr="001C643E" w:rsidRDefault="00E71F27"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34" w:type="dxa"/>
            <w:shd w:val="clear" w:color="auto" w:fill="auto"/>
          </w:tcPr>
          <w:p w14:paraId="1DAE24B2" w14:textId="77777777" w:rsidR="00E71F27" w:rsidRPr="001C643E" w:rsidRDefault="00D057E2" w:rsidP="001C643E">
            <w:pPr>
              <w:spacing w:after="0" w:line="360" w:lineRule="auto"/>
              <w:rPr>
                <w:rFonts w:ascii="Arial" w:hAnsi="Arial" w:cs="Arial"/>
                <w:color w:val="000000"/>
                <w:lang w:val="es-MX"/>
              </w:rPr>
            </w:pPr>
            <w:r w:rsidRPr="001C643E">
              <w:rPr>
                <w:rFonts w:ascii="Arial" w:hAnsi="Arial" w:cs="Arial"/>
                <w:color w:val="000000"/>
                <w:lang w:val="es-MX"/>
              </w:rPr>
              <w:t>Esquema de clasificación tradicional de los seres vivos</w:t>
            </w:r>
          </w:p>
        </w:tc>
      </w:tr>
      <w:tr w:rsidR="00E71F27" w:rsidRPr="001C643E" w14:paraId="1142CB30" w14:textId="77777777" w:rsidTr="00D906DB">
        <w:tc>
          <w:tcPr>
            <w:tcW w:w="2494" w:type="dxa"/>
            <w:shd w:val="clear" w:color="auto" w:fill="auto"/>
          </w:tcPr>
          <w:p w14:paraId="0C7B08E8" w14:textId="77777777" w:rsidR="00E71F27" w:rsidRPr="001C643E" w:rsidRDefault="00E71F27" w:rsidP="001C643E">
            <w:pPr>
              <w:spacing w:after="0" w:line="360" w:lineRule="auto"/>
              <w:rPr>
                <w:rFonts w:ascii="Arial" w:hAnsi="Arial" w:cs="Arial"/>
                <w:color w:val="000000"/>
                <w:lang w:val="es-MX"/>
              </w:rPr>
            </w:pPr>
            <w:r w:rsidRPr="001C643E">
              <w:rPr>
                <w:rFonts w:ascii="Arial" w:hAnsi="Arial" w:cs="Arial"/>
                <w:b/>
                <w:color w:val="000000"/>
                <w:lang w:val="es-MX"/>
              </w:rPr>
              <w:t xml:space="preserve">Código </w:t>
            </w:r>
            <w:proofErr w:type="spellStart"/>
            <w:r w:rsidRPr="001C643E">
              <w:rPr>
                <w:rFonts w:ascii="Arial" w:hAnsi="Arial" w:cs="Arial"/>
                <w:b/>
                <w:color w:val="000000"/>
                <w:lang w:val="es-MX"/>
              </w:rPr>
              <w:t>Shutterstock</w:t>
            </w:r>
            <w:proofErr w:type="spellEnd"/>
            <w:r w:rsidRPr="001C643E">
              <w:rPr>
                <w:rFonts w:ascii="Arial" w:hAnsi="Arial" w:cs="Arial"/>
                <w:b/>
                <w:color w:val="000000"/>
                <w:lang w:val="es-MX"/>
              </w:rPr>
              <w:t xml:space="preserve"> (o URL o la ruta en </w:t>
            </w:r>
            <w:proofErr w:type="spellStart"/>
            <w:r w:rsidRPr="001C643E">
              <w:rPr>
                <w:rFonts w:ascii="Arial" w:hAnsi="Arial" w:cs="Arial"/>
                <w:b/>
                <w:color w:val="000000"/>
                <w:lang w:val="es-MX"/>
              </w:rPr>
              <w:t>AulaPlaneta</w:t>
            </w:r>
            <w:proofErr w:type="spellEnd"/>
            <w:r w:rsidRPr="001C643E">
              <w:rPr>
                <w:rFonts w:ascii="Arial" w:hAnsi="Arial" w:cs="Arial"/>
                <w:b/>
                <w:color w:val="000000"/>
                <w:lang w:val="es-MX"/>
              </w:rPr>
              <w:t>)</w:t>
            </w:r>
          </w:p>
        </w:tc>
        <w:tc>
          <w:tcPr>
            <w:tcW w:w="6334" w:type="dxa"/>
            <w:shd w:val="clear" w:color="auto" w:fill="auto"/>
          </w:tcPr>
          <w:p w14:paraId="6711660D" w14:textId="77777777" w:rsidR="00D057E2" w:rsidRPr="001C643E" w:rsidRDefault="00D057E2" w:rsidP="001C643E">
            <w:pPr>
              <w:spacing w:after="0" w:line="360" w:lineRule="auto"/>
              <w:rPr>
                <w:rFonts w:ascii="Arial" w:hAnsi="Arial" w:cs="Arial"/>
                <w:color w:val="000000"/>
                <w:lang w:val="es-MX"/>
              </w:rPr>
            </w:pPr>
            <w:r w:rsidRPr="001C643E">
              <w:rPr>
                <w:rFonts w:ascii="Arial" w:hAnsi="Arial" w:cs="Arial"/>
                <w:color w:val="000000"/>
                <w:lang w:val="es-MX"/>
              </w:rPr>
              <w:t>Ilustrar lo siguiente:</w:t>
            </w:r>
          </w:p>
          <w:p w14:paraId="2184DC4A" w14:textId="77777777" w:rsidR="00D057E2" w:rsidRPr="001C643E" w:rsidRDefault="00D057E2" w:rsidP="001C643E">
            <w:pPr>
              <w:spacing w:after="0" w:line="360" w:lineRule="auto"/>
              <w:rPr>
                <w:rFonts w:ascii="Arial" w:hAnsi="Arial" w:cs="Arial"/>
                <w:color w:val="000000"/>
                <w:lang w:val="es-MX"/>
              </w:rPr>
            </w:pPr>
            <w:r w:rsidRPr="001C643E">
              <w:rPr>
                <w:rFonts w:ascii="Arial" w:hAnsi="Arial" w:cs="Arial"/>
                <w:noProof/>
                <w:lang w:val="es-ES" w:eastAsia="es-ES"/>
              </w:rPr>
              <mc:AlternateContent>
                <mc:Choice Requires="wps">
                  <w:drawing>
                    <wp:anchor distT="45720" distB="45720" distL="114300" distR="114300" simplePos="0" relativeHeight="251665408" behindDoc="0" locked="0" layoutInCell="1" allowOverlap="1" wp14:anchorId="50BDA98A" wp14:editId="171DE568">
                      <wp:simplePos x="0" y="0"/>
                      <wp:positionH relativeFrom="column">
                        <wp:posOffset>1270</wp:posOffset>
                      </wp:positionH>
                      <wp:positionV relativeFrom="paragraph">
                        <wp:posOffset>158115</wp:posOffset>
                      </wp:positionV>
                      <wp:extent cx="3714750" cy="224790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2247900"/>
                              </a:xfrm>
                              <a:prstGeom prst="rect">
                                <a:avLst/>
                              </a:prstGeom>
                              <a:solidFill>
                                <a:srgbClr val="FFFFFF"/>
                              </a:solidFill>
                              <a:ln w="9525">
                                <a:noFill/>
                                <a:miter lim="800000"/>
                                <a:headEnd/>
                                <a:tailEnd/>
                              </a:ln>
                            </wps:spPr>
                            <wps:txbx>
                              <w:txbxContent>
                                <w:tbl>
                                  <w:tblPr>
                                    <w:tblStyle w:val="Tablaconcuadrcula"/>
                                    <w:tblW w:w="0" w:type="auto"/>
                                    <w:jc w:val="center"/>
                                    <w:tblLook w:val="04A0" w:firstRow="1" w:lastRow="0" w:firstColumn="1" w:lastColumn="0" w:noHBand="0" w:noVBand="1"/>
                                  </w:tblPr>
                                  <w:tblGrid>
                                    <w:gridCol w:w="1804"/>
                                    <w:gridCol w:w="1684"/>
                                    <w:gridCol w:w="2258"/>
                                  </w:tblGrid>
                                  <w:tr w:rsidR="00E8770E" w14:paraId="19CAFEF6" w14:textId="77777777" w:rsidTr="002D745F">
                                    <w:trPr>
                                      <w:jc w:val="center"/>
                                    </w:trPr>
                                    <w:tc>
                                      <w:tcPr>
                                        <w:tcW w:w="1804" w:type="dxa"/>
                                        <w:tcBorders>
                                          <w:top w:val="nil"/>
                                          <w:left w:val="nil"/>
                                          <w:bottom w:val="double" w:sz="4" w:space="0" w:color="5B9BD5" w:themeColor="accent1"/>
                                          <w:right w:val="nil"/>
                                        </w:tcBorders>
                                        <w:shd w:val="clear" w:color="auto" w:fill="D9D9D9" w:themeFill="background1" w:themeFillShade="D9"/>
                                      </w:tcPr>
                                      <w:p w14:paraId="325A0D9C" w14:textId="77777777" w:rsidR="00E8770E" w:rsidRPr="00D057E2" w:rsidRDefault="00E8770E" w:rsidP="00D057E2">
                                        <w:pPr>
                                          <w:spacing w:after="0"/>
                                          <w:jc w:val="center"/>
                                          <w:rPr>
                                            <w:rFonts w:ascii="Arial" w:hAnsi="Arial" w:cs="Arial"/>
                                            <w:b/>
                                            <w:sz w:val="20"/>
                                            <w:szCs w:val="20"/>
                                          </w:rPr>
                                        </w:pPr>
                                        <w:r w:rsidRPr="00D057E2">
                                          <w:rPr>
                                            <w:rFonts w:ascii="Arial" w:hAnsi="Arial" w:cs="Arial"/>
                                            <w:b/>
                                            <w:sz w:val="20"/>
                                            <w:szCs w:val="20"/>
                                          </w:rPr>
                                          <w:t>Dos dominios</w:t>
                                        </w:r>
                                      </w:p>
                                      <w:p w14:paraId="43C8F2FD" w14:textId="77777777" w:rsidR="00E8770E" w:rsidRPr="00D057E2" w:rsidRDefault="00E8770E" w:rsidP="00D057E2">
                                        <w:pPr>
                                          <w:spacing w:after="0"/>
                                          <w:jc w:val="center"/>
                                          <w:rPr>
                                            <w:rFonts w:ascii="Arial" w:hAnsi="Arial" w:cs="Arial"/>
                                            <w:b/>
                                            <w:sz w:val="20"/>
                                            <w:szCs w:val="20"/>
                                          </w:rPr>
                                        </w:pPr>
                                        <w:proofErr w:type="spellStart"/>
                                        <w:r w:rsidRPr="00D057E2">
                                          <w:rPr>
                                            <w:rFonts w:ascii="Arial" w:hAnsi="Arial" w:cs="Arial"/>
                                            <w:b/>
                                            <w:sz w:val="20"/>
                                            <w:szCs w:val="20"/>
                                          </w:rPr>
                                          <w:t>Chatton</w:t>
                                        </w:r>
                                        <w:proofErr w:type="spellEnd"/>
                                        <w:r w:rsidRPr="00D057E2">
                                          <w:rPr>
                                            <w:rFonts w:ascii="Arial" w:hAnsi="Arial" w:cs="Arial"/>
                                            <w:b/>
                                            <w:sz w:val="20"/>
                                            <w:szCs w:val="20"/>
                                          </w:rPr>
                                          <w:t xml:space="preserve"> 1925,1938</w:t>
                                        </w:r>
                                      </w:p>
                                    </w:tc>
                                    <w:tc>
                                      <w:tcPr>
                                        <w:tcW w:w="1684" w:type="dxa"/>
                                        <w:tcBorders>
                                          <w:top w:val="nil"/>
                                          <w:left w:val="nil"/>
                                          <w:bottom w:val="double" w:sz="4" w:space="0" w:color="5B9BD5" w:themeColor="accent1"/>
                                          <w:right w:val="nil"/>
                                        </w:tcBorders>
                                        <w:shd w:val="clear" w:color="auto" w:fill="D9D9D9" w:themeFill="background1" w:themeFillShade="D9"/>
                                      </w:tcPr>
                                      <w:p w14:paraId="0F1E9B2C" w14:textId="77777777" w:rsidR="00E8770E" w:rsidRPr="00D057E2" w:rsidRDefault="00E8770E" w:rsidP="00D057E2">
                                        <w:pPr>
                                          <w:spacing w:after="0"/>
                                          <w:jc w:val="center"/>
                                          <w:rPr>
                                            <w:rFonts w:ascii="Arial" w:hAnsi="Arial" w:cs="Arial"/>
                                            <w:b/>
                                            <w:sz w:val="20"/>
                                            <w:szCs w:val="20"/>
                                          </w:rPr>
                                        </w:pPr>
                                        <w:r w:rsidRPr="00D057E2">
                                          <w:rPr>
                                            <w:rFonts w:ascii="Arial" w:hAnsi="Arial" w:cs="Arial"/>
                                            <w:b/>
                                            <w:sz w:val="20"/>
                                            <w:szCs w:val="20"/>
                                          </w:rPr>
                                          <w:t>Cinco reinos</w:t>
                                        </w:r>
                                      </w:p>
                                      <w:p w14:paraId="2433907F" w14:textId="77777777" w:rsidR="00E8770E" w:rsidRDefault="00E8770E" w:rsidP="00D057E2">
                                        <w:pPr>
                                          <w:spacing w:after="0"/>
                                          <w:jc w:val="center"/>
                                          <w:rPr>
                                            <w:rFonts w:ascii="Arial" w:hAnsi="Arial" w:cs="Arial"/>
                                            <w:b/>
                                            <w:sz w:val="20"/>
                                            <w:szCs w:val="20"/>
                                          </w:rPr>
                                        </w:pPr>
                                        <w:proofErr w:type="spellStart"/>
                                        <w:r w:rsidRPr="00D057E2">
                                          <w:rPr>
                                            <w:rFonts w:ascii="Arial" w:hAnsi="Arial" w:cs="Arial"/>
                                            <w:b/>
                                            <w:sz w:val="20"/>
                                            <w:szCs w:val="20"/>
                                          </w:rPr>
                                          <w:t>Whittaker</w:t>
                                        </w:r>
                                        <w:proofErr w:type="spellEnd"/>
                                      </w:p>
                                      <w:p w14:paraId="693B23BD" w14:textId="77777777" w:rsidR="00E8770E" w:rsidRPr="00D057E2" w:rsidRDefault="00E8770E" w:rsidP="00D057E2">
                                        <w:pPr>
                                          <w:spacing w:after="0"/>
                                          <w:jc w:val="center"/>
                                          <w:rPr>
                                            <w:rFonts w:ascii="Arial" w:hAnsi="Arial" w:cs="Arial"/>
                                            <w:b/>
                                            <w:sz w:val="20"/>
                                            <w:szCs w:val="20"/>
                                          </w:rPr>
                                        </w:pPr>
                                        <w:r w:rsidRPr="00D057E2">
                                          <w:rPr>
                                            <w:rFonts w:ascii="Arial" w:hAnsi="Arial" w:cs="Arial"/>
                                            <w:b/>
                                            <w:sz w:val="20"/>
                                            <w:szCs w:val="20"/>
                                          </w:rPr>
                                          <w:t xml:space="preserve"> 1959</w:t>
                                        </w:r>
                                      </w:p>
                                    </w:tc>
                                    <w:tc>
                                      <w:tcPr>
                                        <w:tcW w:w="2258" w:type="dxa"/>
                                        <w:tcBorders>
                                          <w:top w:val="nil"/>
                                          <w:left w:val="nil"/>
                                          <w:bottom w:val="double" w:sz="4" w:space="0" w:color="5B9BD5" w:themeColor="accent1"/>
                                          <w:right w:val="nil"/>
                                        </w:tcBorders>
                                        <w:shd w:val="clear" w:color="auto" w:fill="D9D9D9" w:themeFill="background1" w:themeFillShade="D9"/>
                                      </w:tcPr>
                                      <w:p w14:paraId="1CD6EE11" w14:textId="77777777" w:rsidR="00E8770E" w:rsidRDefault="00E8770E" w:rsidP="00195375">
                                        <w:pPr>
                                          <w:spacing w:after="0"/>
                                          <w:jc w:val="center"/>
                                          <w:rPr>
                                            <w:rFonts w:ascii="Arial" w:hAnsi="Arial" w:cs="Arial"/>
                                            <w:b/>
                                            <w:sz w:val="20"/>
                                            <w:szCs w:val="20"/>
                                          </w:rPr>
                                        </w:pPr>
                                      </w:p>
                                      <w:p w14:paraId="7C77C4EF" w14:textId="77777777" w:rsidR="00E8770E" w:rsidRDefault="00E8770E" w:rsidP="003B66CC">
                                        <w:pPr>
                                          <w:spacing w:after="0"/>
                                          <w:jc w:val="center"/>
                                          <w:rPr>
                                            <w:rFonts w:ascii="Arial" w:hAnsi="Arial" w:cs="Arial"/>
                                          </w:rPr>
                                        </w:pPr>
                                        <w:r>
                                          <w:rPr>
                                            <w:rFonts w:ascii="Arial" w:hAnsi="Arial" w:cs="Arial"/>
                                            <w:b/>
                                            <w:sz w:val="20"/>
                                            <w:szCs w:val="20"/>
                                          </w:rPr>
                                          <w:t xml:space="preserve">Formados por </w:t>
                                        </w:r>
                                      </w:p>
                                    </w:tc>
                                  </w:tr>
                                  <w:tr w:rsidR="00E8770E" w14:paraId="182DB602" w14:textId="77777777" w:rsidTr="00D906DB">
                                    <w:trPr>
                                      <w:jc w:val="center"/>
                                    </w:trPr>
                                    <w:tc>
                                      <w:tcPr>
                                        <w:tcW w:w="180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1BA3D9D8" w14:textId="77777777" w:rsidR="00E8770E" w:rsidRDefault="00E8770E" w:rsidP="00D057E2">
                                        <w:pPr>
                                          <w:rPr>
                                            <w:rFonts w:ascii="Arial" w:hAnsi="Arial" w:cs="Arial"/>
                                          </w:rPr>
                                        </w:pPr>
                                        <w:r>
                                          <w:rPr>
                                            <w:rFonts w:ascii="Arial" w:hAnsi="Arial" w:cs="Arial"/>
                                          </w:rPr>
                                          <w:t>Procariota</w:t>
                                        </w:r>
                                      </w:p>
                                    </w:tc>
                                    <w:tc>
                                      <w:tcPr>
                                        <w:tcW w:w="168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77E8E8F7" w14:textId="59E95997" w:rsidR="00E8770E" w:rsidRDefault="00E8770E" w:rsidP="004B28CC">
                                        <w:pPr>
                                          <w:rPr>
                                            <w:rFonts w:ascii="Arial" w:hAnsi="Arial" w:cs="Arial"/>
                                          </w:rPr>
                                        </w:pPr>
                                        <w:proofErr w:type="spellStart"/>
                                        <w:r>
                                          <w:rPr>
                                            <w:rFonts w:ascii="Arial" w:hAnsi="Arial" w:cs="Arial"/>
                                          </w:rPr>
                                          <w:t>Monera</w:t>
                                        </w:r>
                                        <w:proofErr w:type="spellEnd"/>
                                      </w:p>
                                    </w:tc>
                                    <w:tc>
                                      <w:tcPr>
                                        <w:tcW w:w="2258"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3D3E4018" w14:textId="77777777" w:rsidR="00E8770E" w:rsidRDefault="00E8770E" w:rsidP="00D057E2">
                                        <w:pPr>
                                          <w:rPr>
                                            <w:rFonts w:ascii="Arial" w:hAnsi="Arial" w:cs="Arial"/>
                                          </w:rPr>
                                        </w:pPr>
                                        <w:r>
                                          <w:rPr>
                                            <w:rFonts w:ascii="Arial" w:hAnsi="Arial" w:cs="Arial"/>
                                          </w:rPr>
                                          <w:t>Bacterias</w:t>
                                        </w:r>
                                      </w:p>
                                    </w:tc>
                                  </w:tr>
                                  <w:tr w:rsidR="00E8770E" w14:paraId="7D5D4D29" w14:textId="77777777" w:rsidTr="00D906DB">
                                    <w:trPr>
                                      <w:trHeight w:val="80"/>
                                      <w:jc w:val="center"/>
                                    </w:trPr>
                                    <w:tc>
                                      <w:tcPr>
                                        <w:tcW w:w="1804" w:type="dxa"/>
                                        <w:vMerge w:val="restart"/>
                                        <w:tcBorders>
                                          <w:top w:val="double" w:sz="4" w:space="0" w:color="5B9BD5" w:themeColor="accent1"/>
                                          <w:left w:val="double" w:sz="4" w:space="0" w:color="5B9BD5" w:themeColor="accent1"/>
                                          <w:right w:val="double" w:sz="4" w:space="0" w:color="5B9BD5" w:themeColor="accent1"/>
                                        </w:tcBorders>
                                        <w:shd w:val="clear" w:color="auto" w:fill="DEEAF6" w:themeFill="accent1" w:themeFillTint="33"/>
                                      </w:tcPr>
                                      <w:p w14:paraId="2CAC23AC" w14:textId="77777777" w:rsidR="00E8770E" w:rsidRDefault="00E8770E" w:rsidP="00D057E2">
                                        <w:pPr>
                                          <w:rPr>
                                            <w:rFonts w:ascii="Arial" w:hAnsi="Arial" w:cs="Arial"/>
                                          </w:rPr>
                                        </w:pPr>
                                      </w:p>
                                      <w:p w14:paraId="62E1591F" w14:textId="77777777" w:rsidR="00E8770E" w:rsidRDefault="00E8770E" w:rsidP="00D057E2">
                                        <w:pPr>
                                          <w:rPr>
                                            <w:rFonts w:ascii="Arial" w:hAnsi="Arial" w:cs="Arial"/>
                                          </w:rPr>
                                        </w:pPr>
                                        <w:r>
                                          <w:rPr>
                                            <w:rFonts w:ascii="Arial" w:hAnsi="Arial" w:cs="Arial"/>
                                          </w:rPr>
                                          <w:t>Eucariota</w:t>
                                        </w:r>
                                      </w:p>
                                    </w:tc>
                                    <w:tc>
                                      <w:tcPr>
                                        <w:tcW w:w="168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7A24D9B8" w14:textId="77777777" w:rsidR="00E8770E" w:rsidRDefault="00E8770E" w:rsidP="00D057E2">
                                        <w:pPr>
                                          <w:rPr>
                                            <w:rFonts w:ascii="Arial" w:hAnsi="Arial" w:cs="Arial"/>
                                          </w:rPr>
                                        </w:pPr>
                                        <w:r>
                                          <w:rPr>
                                            <w:rFonts w:ascii="Arial" w:hAnsi="Arial" w:cs="Arial"/>
                                          </w:rPr>
                                          <w:t>Protista</w:t>
                                        </w:r>
                                      </w:p>
                                    </w:tc>
                                    <w:tc>
                                      <w:tcPr>
                                        <w:tcW w:w="2258"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72C1516A" w14:textId="77777777" w:rsidR="00E8770E" w:rsidRDefault="00E8770E" w:rsidP="00D057E2">
                                        <w:pPr>
                                          <w:rPr>
                                            <w:rFonts w:ascii="Arial" w:hAnsi="Arial" w:cs="Arial"/>
                                          </w:rPr>
                                        </w:pPr>
                                        <w:r>
                                          <w:rPr>
                                            <w:rFonts w:ascii="Arial" w:hAnsi="Arial" w:cs="Arial"/>
                                          </w:rPr>
                                          <w:t>Protozoos y algas</w:t>
                                        </w:r>
                                      </w:p>
                                    </w:tc>
                                  </w:tr>
                                  <w:tr w:rsidR="00E8770E" w14:paraId="768D9BB3" w14:textId="77777777" w:rsidTr="00D906DB">
                                    <w:trPr>
                                      <w:trHeight w:val="80"/>
                                      <w:jc w:val="center"/>
                                    </w:trPr>
                                    <w:tc>
                                      <w:tcPr>
                                        <w:tcW w:w="1804" w:type="dxa"/>
                                        <w:vMerge/>
                                        <w:tcBorders>
                                          <w:left w:val="double" w:sz="4" w:space="0" w:color="5B9BD5" w:themeColor="accent1"/>
                                          <w:right w:val="double" w:sz="4" w:space="0" w:color="5B9BD5" w:themeColor="accent1"/>
                                        </w:tcBorders>
                                        <w:shd w:val="clear" w:color="auto" w:fill="DEEAF6" w:themeFill="accent1" w:themeFillTint="33"/>
                                      </w:tcPr>
                                      <w:p w14:paraId="7F660F42" w14:textId="77777777" w:rsidR="00E8770E" w:rsidRDefault="00E8770E" w:rsidP="00D057E2">
                                        <w:pPr>
                                          <w:rPr>
                                            <w:rFonts w:ascii="Arial" w:hAnsi="Arial" w:cs="Arial"/>
                                          </w:rPr>
                                        </w:pPr>
                                      </w:p>
                                    </w:tc>
                                    <w:tc>
                                      <w:tcPr>
                                        <w:tcW w:w="168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09645070" w14:textId="77777777" w:rsidR="00E8770E" w:rsidRDefault="00E8770E" w:rsidP="00D057E2">
                                        <w:pPr>
                                          <w:rPr>
                                            <w:rFonts w:ascii="Arial" w:hAnsi="Arial" w:cs="Arial"/>
                                          </w:rPr>
                                        </w:pPr>
                                        <w:proofErr w:type="spellStart"/>
                                        <w:r>
                                          <w:rPr>
                                            <w:rFonts w:ascii="Arial" w:hAnsi="Arial" w:cs="Arial"/>
                                          </w:rPr>
                                          <w:t>Fungi</w:t>
                                        </w:r>
                                        <w:proofErr w:type="spellEnd"/>
                                      </w:p>
                                    </w:tc>
                                    <w:tc>
                                      <w:tcPr>
                                        <w:tcW w:w="2258"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686E9D18" w14:textId="77777777" w:rsidR="00E8770E" w:rsidRDefault="00E8770E" w:rsidP="00D057E2">
                                        <w:pPr>
                                          <w:rPr>
                                            <w:rFonts w:ascii="Arial" w:hAnsi="Arial" w:cs="Arial"/>
                                          </w:rPr>
                                        </w:pPr>
                                        <w:r>
                                          <w:rPr>
                                            <w:rFonts w:ascii="Arial" w:hAnsi="Arial" w:cs="Arial"/>
                                          </w:rPr>
                                          <w:t>Hongos</w:t>
                                        </w:r>
                                      </w:p>
                                    </w:tc>
                                  </w:tr>
                                  <w:tr w:rsidR="00E8770E" w14:paraId="01BC0AA3" w14:textId="77777777" w:rsidTr="00D906DB">
                                    <w:trPr>
                                      <w:trHeight w:val="80"/>
                                      <w:jc w:val="center"/>
                                    </w:trPr>
                                    <w:tc>
                                      <w:tcPr>
                                        <w:tcW w:w="1804" w:type="dxa"/>
                                        <w:vMerge/>
                                        <w:tcBorders>
                                          <w:left w:val="double" w:sz="4" w:space="0" w:color="5B9BD5" w:themeColor="accent1"/>
                                          <w:right w:val="double" w:sz="4" w:space="0" w:color="5B9BD5" w:themeColor="accent1"/>
                                        </w:tcBorders>
                                        <w:shd w:val="clear" w:color="auto" w:fill="DEEAF6" w:themeFill="accent1" w:themeFillTint="33"/>
                                      </w:tcPr>
                                      <w:p w14:paraId="319B1724" w14:textId="77777777" w:rsidR="00E8770E" w:rsidRDefault="00E8770E" w:rsidP="00D057E2">
                                        <w:pPr>
                                          <w:rPr>
                                            <w:rFonts w:ascii="Arial" w:hAnsi="Arial" w:cs="Arial"/>
                                          </w:rPr>
                                        </w:pPr>
                                      </w:p>
                                    </w:tc>
                                    <w:tc>
                                      <w:tcPr>
                                        <w:tcW w:w="168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25D39653" w14:textId="77777777" w:rsidR="00E8770E" w:rsidRDefault="00E8770E" w:rsidP="00D057E2">
                                        <w:pPr>
                                          <w:rPr>
                                            <w:rFonts w:ascii="Arial" w:hAnsi="Arial" w:cs="Arial"/>
                                          </w:rPr>
                                        </w:pPr>
                                        <w:proofErr w:type="spellStart"/>
                                        <w:r>
                                          <w:rPr>
                                            <w:rFonts w:ascii="Arial" w:hAnsi="Arial" w:cs="Arial"/>
                                          </w:rPr>
                                          <w:t>Plantae</w:t>
                                        </w:r>
                                        <w:proofErr w:type="spellEnd"/>
                                      </w:p>
                                    </w:tc>
                                    <w:tc>
                                      <w:tcPr>
                                        <w:tcW w:w="2258"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413AA440" w14:textId="77777777" w:rsidR="00E8770E" w:rsidRDefault="00E8770E" w:rsidP="00D057E2">
                                        <w:pPr>
                                          <w:rPr>
                                            <w:rFonts w:ascii="Arial" w:hAnsi="Arial" w:cs="Arial"/>
                                          </w:rPr>
                                        </w:pPr>
                                        <w:r>
                                          <w:rPr>
                                            <w:rFonts w:ascii="Arial" w:hAnsi="Arial" w:cs="Arial"/>
                                          </w:rPr>
                                          <w:t>Plantas</w:t>
                                        </w:r>
                                      </w:p>
                                    </w:tc>
                                  </w:tr>
                                  <w:tr w:rsidR="00E8770E" w14:paraId="75317113" w14:textId="77777777" w:rsidTr="00D906DB">
                                    <w:trPr>
                                      <w:trHeight w:val="80"/>
                                      <w:jc w:val="center"/>
                                    </w:trPr>
                                    <w:tc>
                                      <w:tcPr>
                                        <w:tcW w:w="1804" w:type="dxa"/>
                                        <w:vMerge/>
                                        <w:tcBorders>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25F0CB76" w14:textId="77777777" w:rsidR="00E8770E" w:rsidRDefault="00E8770E" w:rsidP="00D057E2">
                                        <w:pPr>
                                          <w:rPr>
                                            <w:rFonts w:ascii="Arial" w:hAnsi="Arial" w:cs="Arial"/>
                                          </w:rPr>
                                        </w:pPr>
                                      </w:p>
                                    </w:tc>
                                    <w:tc>
                                      <w:tcPr>
                                        <w:tcW w:w="168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21BA22D9" w14:textId="77777777" w:rsidR="00E8770E" w:rsidRDefault="00E8770E" w:rsidP="00D057E2">
                                        <w:pPr>
                                          <w:rPr>
                                            <w:rFonts w:ascii="Arial" w:hAnsi="Arial" w:cs="Arial"/>
                                          </w:rPr>
                                        </w:pPr>
                                        <w:r>
                                          <w:rPr>
                                            <w:rFonts w:ascii="Arial" w:hAnsi="Arial" w:cs="Arial"/>
                                          </w:rPr>
                                          <w:t>Animalia</w:t>
                                        </w:r>
                                      </w:p>
                                    </w:tc>
                                    <w:tc>
                                      <w:tcPr>
                                        <w:tcW w:w="2258"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7CD7930E" w14:textId="77777777" w:rsidR="00E8770E" w:rsidRDefault="00E8770E" w:rsidP="00D057E2">
                                        <w:pPr>
                                          <w:rPr>
                                            <w:rFonts w:ascii="Arial" w:hAnsi="Arial" w:cs="Arial"/>
                                          </w:rPr>
                                        </w:pPr>
                                        <w:r>
                                          <w:rPr>
                                            <w:rFonts w:ascii="Arial" w:hAnsi="Arial" w:cs="Arial"/>
                                          </w:rPr>
                                          <w:t>Animales</w:t>
                                        </w:r>
                                      </w:p>
                                    </w:tc>
                                  </w:tr>
                                </w:tbl>
                                <w:p w14:paraId="04CBE2D0" w14:textId="77777777" w:rsidR="00E8770E" w:rsidRDefault="00E8770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BDA98A" id="_x0000_t202" coordsize="21600,21600" o:spt="202" path="m,l,21600r21600,l21600,xe">
                      <v:stroke joinstyle="miter"/>
                      <v:path gradientshapeok="t" o:connecttype="rect"/>
                    </v:shapetype>
                    <v:shape id="Cuadro de texto 2" o:spid="_x0000_s1026" type="#_x0000_t202" style="position:absolute;margin-left:.1pt;margin-top:12.45pt;width:292.5pt;height:177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" stroked="f">
                      <v:textbox>
                        <w:txbxContent>
                          <w:tbl>
                            <w:tblPr>
                              <w:tblStyle w:val="Tablaconcuadrcula"/>
                              <w:tblW w:w="0" w:type="auto"/>
                              <w:jc w:val="center"/>
                              <w:tblLook w:val="04A0" w:firstRow="1" w:lastRow="0" w:firstColumn="1" w:lastColumn="0" w:noHBand="0" w:noVBand="1"/>
                            </w:tblPr>
                            <w:tblGrid>
                              <w:gridCol w:w="1804"/>
                              <w:gridCol w:w="1684"/>
                              <w:gridCol w:w="2258"/>
                            </w:tblGrid>
                            <w:tr w:rsidR="00E8770E" w14:paraId="19CAFEF6" w14:textId="77777777" w:rsidTr="002D745F">
                              <w:trPr>
                                <w:jc w:val="center"/>
                              </w:trPr>
                              <w:tc>
                                <w:tcPr>
                                  <w:tcW w:w="1804" w:type="dxa"/>
                                  <w:tcBorders>
                                    <w:top w:val="nil"/>
                                    <w:left w:val="nil"/>
                                    <w:bottom w:val="double" w:sz="4" w:space="0" w:color="5B9BD5" w:themeColor="accent1"/>
                                    <w:right w:val="nil"/>
                                  </w:tcBorders>
                                  <w:shd w:val="clear" w:color="auto" w:fill="D9D9D9" w:themeFill="background1" w:themeFillShade="D9"/>
                                </w:tcPr>
                                <w:p w14:paraId="325A0D9C" w14:textId="77777777" w:rsidR="00E8770E" w:rsidRPr="00D057E2" w:rsidRDefault="00E8770E" w:rsidP="00D057E2">
                                  <w:pPr>
                                    <w:spacing w:after="0"/>
                                    <w:jc w:val="center"/>
                                    <w:rPr>
                                      <w:rFonts w:ascii="Arial" w:hAnsi="Arial" w:cs="Arial"/>
                                      <w:b/>
                                      <w:sz w:val="20"/>
                                      <w:szCs w:val="20"/>
                                    </w:rPr>
                                  </w:pPr>
                                  <w:r w:rsidRPr="00D057E2">
                                    <w:rPr>
                                      <w:rFonts w:ascii="Arial" w:hAnsi="Arial" w:cs="Arial"/>
                                      <w:b/>
                                      <w:sz w:val="20"/>
                                      <w:szCs w:val="20"/>
                                    </w:rPr>
                                    <w:t>Dos dominios</w:t>
                                  </w:r>
                                </w:p>
                                <w:p w14:paraId="43C8F2FD" w14:textId="77777777" w:rsidR="00E8770E" w:rsidRPr="00D057E2" w:rsidRDefault="00E8770E" w:rsidP="00D057E2">
                                  <w:pPr>
                                    <w:spacing w:after="0"/>
                                    <w:jc w:val="center"/>
                                    <w:rPr>
                                      <w:rFonts w:ascii="Arial" w:hAnsi="Arial" w:cs="Arial"/>
                                      <w:b/>
                                      <w:sz w:val="20"/>
                                      <w:szCs w:val="20"/>
                                    </w:rPr>
                                  </w:pPr>
                                  <w:proofErr w:type="spellStart"/>
                                  <w:r w:rsidRPr="00D057E2">
                                    <w:rPr>
                                      <w:rFonts w:ascii="Arial" w:hAnsi="Arial" w:cs="Arial"/>
                                      <w:b/>
                                      <w:sz w:val="20"/>
                                      <w:szCs w:val="20"/>
                                    </w:rPr>
                                    <w:t>Chatton</w:t>
                                  </w:r>
                                  <w:proofErr w:type="spellEnd"/>
                                  <w:r w:rsidRPr="00D057E2">
                                    <w:rPr>
                                      <w:rFonts w:ascii="Arial" w:hAnsi="Arial" w:cs="Arial"/>
                                      <w:b/>
                                      <w:sz w:val="20"/>
                                      <w:szCs w:val="20"/>
                                    </w:rPr>
                                    <w:t xml:space="preserve"> 1925,1938</w:t>
                                  </w:r>
                                </w:p>
                              </w:tc>
                              <w:tc>
                                <w:tcPr>
                                  <w:tcW w:w="1684" w:type="dxa"/>
                                  <w:tcBorders>
                                    <w:top w:val="nil"/>
                                    <w:left w:val="nil"/>
                                    <w:bottom w:val="double" w:sz="4" w:space="0" w:color="5B9BD5" w:themeColor="accent1"/>
                                    <w:right w:val="nil"/>
                                  </w:tcBorders>
                                  <w:shd w:val="clear" w:color="auto" w:fill="D9D9D9" w:themeFill="background1" w:themeFillShade="D9"/>
                                </w:tcPr>
                                <w:p w14:paraId="0F1E9B2C" w14:textId="77777777" w:rsidR="00E8770E" w:rsidRPr="00D057E2" w:rsidRDefault="00E8770E" w:rsidP="00D057E2">
                                  <w:pPr>
                                    <w:spacing w:after="0"/>
                                    <w:jc w:val="center"/>
                                    <w:rPr>
                                      <w:rFonts w:ascii="Arial" w:hAnsi="Arial" w:cs="Arial"/>
                                      <w:b/>
                                      <w:sz w:val="20"/>
                                      <w:szCs w:val="20"/>
                                    </w:rPr>
                                  </w:pPr>
                                  <w:r w:rsidRPr="00D057E2">
                                    <w:rPr>
                                      <w:rFonts w:ascii="Arial" w:hAnsi="Arial" w:cs="Arial"/>
                                      <w:b/>
                                      <w:sz w:val="20"/>
                                      <w:szCs w:val="20"/>
                                    </w:rPr>
                                    <w:t>Cinco reinos</w:t>
                                  </w:r>
                                </w:p>
                                <w:p w14:paraId="2433907F" w14:textId="77777777" w:rsidR="00E8770E" w:rsidRDefault="00E8770E" w:rsidP="00D057E2">
                                  <w:pPr>
                                    <w:spacing w:after="0"/>
                                    <w:jc w:val="center"/>
                                    <w:rPr>
                                      <w:rFonts w:ascii="Arial" w:hAnsi="Arial" w:cs="Arial"/>
                                      <w:b/>
                                      <w:sz w:val="20"/>
                                      <w:szCs w:val="20"/>
                                    </w:rPr>
                                  </w:pPr>
                                  <w:proofErr w:type="spellStart"/>
                                  <w:r w:rsidRPr="00D057E2">
                                    <w:rPr>
                                      <w:rFonts w:ascii="Arial" w:hAnsi="Arial" w:cs="Arial"/>
                                      <w:b/>
                                      <w:sz w:val="20"/>
                                      <w:szCs w:val="20"/>
                                    </w:rPr>
                                    <w:t>Whittaker</w:t>
                                  </w:r>
                                  <w:proofErr w:type="spellEnd"/>
                                </w:p>
                                <w:p w14:paraId="693B23BD" w14:textId="77777777" w:rsidR="00E8770E" w:rsidRPr="00D057E2" w:rsidRDefault="00E8770E" w:rsidP="00D057E2">
                                  <w:pPr>
                                    <w:spacing w:after="0"/>
                                    <w:jc w:val="center"/>
                                    <w:rPr>
                                      <w:rFonts w:ascii="Arial" w:hAnsi="Arial" w:cs="Arial"/>
                                      <w:b/>
                                      <w:sz w:val="20"/>
                                      <w:szCs w:val="20"/>
                                    </w:rPr>
                                  </w:pPr>
                                  <w:r w:rsidRPr="00D057E2">
                                    <w:rPr>
                                      <w:rFonts w:ascii="Arial" w:hAnsi="Arial" w:cs="Arial"/>
                                      <w:b/>
                                      <w:sz w:val="20"/>
                                      <w:szCs w:val="20"/>
                                    </w:rPr>
                                    <w:t xml:space="preserve"> 1959</w:t>
                                  </w:r>
                                </w:p>
                              </w:tc>
                              <w:tc>
                                <w:tcPr>
                                  <w:tcW w:w="2258" w:type="dxa"/>
                                  <w:tcBorders>
                                    <w:top w:val="nil"/>
                                    <w:left w:val="nil"/>
                                    <w:bottom w:val="double" w:sz="4" w:space="0" w:color="5B9BD5" w:themeColor="accent1"/>
                                    <w:right w:val="nil"/>
                                  </w:tcBorders>
                                  <w:shd w:val="clear" w:color="auto" w:fill="D9D9D9" w:themeFill="background1" w:themeFillShade="D9"/>
                                </w:tcPr>
                                <w:p w14:paraId="1CD6EE11" w14:textId="77777777" w:rsidR="00E8770E" w:rsidRDefault="00E8770E" w:rsidP="00195375">
                                  <w:pPr>
                                    <w:spacing w:after="0"/>
                                    <w:jc w:val="center"/>
                                    <w:rPr>
                                      <w:rFonts w:ascii="Arial" w:hAnsi="Arial" w:cs="Arial"/>
                                      <w:b/>
                                      <w:sz w:val="20"/>
                                      <w:szCs w:val="20"/>
                                    </w:rPr>
                                  </w:pPr>
                                </w:p>
                                <w:p w14:paraId="7C77C4EF" w14:textId="77777777" w:rsidR="00E8770E" w:rsidRDefault="00E8770E" w:rsidP="003B66CC">
                                  <w:pPr>
                                    <w:spacing w:after="0"/>
                                    <w:jc w:val="center"/>
                                    <w:rPr>
                                      <w:rFonts w:ascii="Arial" w:hAnsi="Arial" w:cs="Arial"/>
                                    </w:rPr>
                                  </w:pPr>
                                  <w:r>
                                    <w:rPr>
                                      <w:rFonts w:ascii="Arial" w:hAnsi="Arial" w:cs="Arial"/>
                                      <w:b/>
                                      <w:sz w:val="20"/>
                                      <w:szCs w:val="20"/>
                                    </w:rPr>
                                    <w:t xml:space="preserve">Formados por </w:t>
                                  </w:r>
                                </w:p>
                              </w:tc>
                            </w:tr>
                            <w:tr w:rsidR="00E8770E" w14:paraId="182DB602" w14:textId="77777777" w:rsidTr="00D906DB">
                              <w:trPr>
                                <w:jc w:val="center"/>
                              </w:trPr>
                              <w:tc>
                                <w:tcPr>
                                  <w:tcW w:w="180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1BA3D9D8" w14:textId="77777777" w:rsidR="00E8770E" w:rsidRDefault="00E8770E" w:rsidP="00D057E2">
                                  <w:pPr>
                                    <w:rPr>
                                      <w:rFonts w:ascii="Arial" w:hAnsi="Arial" w:cs="Arial"/>
                                    </w:rPr>
                                  </w:pPr>
                                  <w:r>
                                    <w:rPr>
                                      <w:rFonts w:ascii="Arial" w:hAnsi="Arial" w:cs="Arial"/>
                                    </w:rPr>
                                    <w:t>Procariota</w:t>
                                  </w:r>
                                </w:p>
                              </w:tc>
                              <w:tc>
                                <w:tcPr>
                                  <w:tcW w:w="168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77E8E8F7" w14:textId="59E95997" w:rsidR="00E8770E" w:rsidRDefault="00E8770E" w:rsidP="004B28CC">
                                  <w:pPr>
                                    <w:rPr>
                                      <w:rFonts w:ascii="Arial" w:hAnsi="Arial" w:cs="Arial"/>
                                    </w:rPr>
                                  </w:pPr>
                                  <w:proofErr w:type="spellStart"/>
                                  <w:r>
                                    <w:rPr>
                                      <w:rFonts w:ascii="Arial" w:hAnsi="Arial" w:cs="Arial"/>
                                    </w:rPr>
                                    <w:t>Monera</w:t>
                                  </w:r>
                                  <w:proofErr w:type="spellEnd"/>
                                </w:p>
                              </w:tc>
                              <w:tc>
                                <w:tcPr>
                                  <w:tcW w:w="2258"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3D3E4018" w14:textId="77777777" w:rsidR="00E8770E" w:rsidRDefault="00E8770E" w:rsidP="00D057E2">
                                  <w:pPr>
                                    <w:rPr>
                                      <w:rFonts w:ascii="Arial" w:hAnsi="Arial" w:cs="Arial"/>
                                    </w:rPr>
                                  </w:pPr>
                                  <w:r>
                                    <w:rPr>
                                      <w:rFonts w:ascii="Arial" w:hAnsi="Arial" w:cs="Arial"/>
                                    </w:rPr>
                                    <w:t>Bacterias</w:t>
                                  </w:r>
                                </w:p>
                              </w:tc>
                            </w:tr>
                            <w:tr w:rsidR="00E8770E" w14:paraId="7D5D4D29" w14:textId="77777777" w:rsidTr="00D906DB">
                              <w:trPr>
                                <w:trHeight w:val="80"/>
                                <w:jc w:val="center"/>
                              </w:trPr>
                              <w:tc>
                                <w:tcPr>
                                  <w:tcW w:w="1804" w:type="dxa"/>
                                  <w:vMerge w:val="restart"/>
                                  <w:tcBorders>
                                    <w:top w:val="double" w:sz="4" w:space="0" w:color="5B9BD5" w:themeColor="accent1"/>
                                    <w:left w:val="double" w:sz="4" w:space="0" w:color="5B9BD5" w:themeColor="accent1"/>
                                    <w:right w:val="double" w:sz="4" w:space="0" w:color="5B9BD5" w:themeColor="accent1"/>
                                  </w:tcBorders>
                                  <w:shd w:val="clear" w:color="auto" w:fill="DEEAF6" w:themeFill="accent1" w:themeFillTint="33"/>
                                </w:tcPr>
                                <w:p w14:paraId="2CAC23AC" w14:textId="77777777" w:rsidR="00E8770E" w:rsidRDefault="00E8770E" w:rsidP="00D057E2">
                                  <w:pPr>
                                    <w:rPr>
                                      <w:rFonts w:ascii="Arial" w:hAnsi="Arial" w:cs="Arial"/>
                                    </w:rPr>
                                  </w:pPr>
                                </w:p>
                                <w:p w14:paraId="62E1591F" w14:textId="77777777" w:rsidR="00E8770E" w:rsidRDefault="00E8770E" w:rsidP="00D057E2">
                                  <w:pPr>
                                    <w:rPr>
                                      <w:rFonts w:ascii="Arial" w:hAnsi="Arial" w:cs="Arial"/>
                                    </w:rPr>
                                  </w:pPr>
                                  <w:r>
                                    <w:rPr>
                                      <w:rFonts w:ascii="Arial" w:hAnsi="Arial" w:cs="Arial"/>
                                    </w:rPr>
                                    <w:t>Eucariota</w:t>
                                  </w:r>
                                </w:p>
                              </w:tc>
                              <w:tc>
                                <w:tcPr>
                                  <w:tcW w:w="168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7A24D9B8" w14:textId="77777777" w:rsidR="00E8770E" w:rsidRDefault="00E8770E" w:rsidP="00D057E2">
                                  <w:pPr>
                                    <w:rPr>
                                      <w:rFonts w:ascii="Arial" w:hAnsi="Arial" w:cs="Arial"/>
                                    </w:rPr>
                                  </w:pPr>
                                  <w:r>
                                    <w:rPr>
                                      <w:rFonts w:ascii="Arial" w:hAnsi="Arial" w:cs="Arial"/>
                                    </w:rPr>
                                    <w:t>Protista</w:t>
                                  </w:r>
                                </w:p>
                              </w:tc>
                              <w:tc>
                                <w:tcPr>
                                  <w:tcW w:w="2258"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72C1516A" w14:textId="77777777" w:rsidR="00E8770E" w:rsidRDefault="00E8770E" w:rsidP="00D057E2">
                                  <w:pPr>
                                    <w:rPr>
                                      <w:rFonts w:ascii="Arial" w:hAnsi="Arial" w:cs="Arial"/>
                                    </w:rPr>
                                  </w:pPr>
                                  <w:r>
                                    <w:rPr>
                                      <w:rFonts w:ascii="Arial" w:hAnsi="Arial" w:cs="Arial"/>
                                    </w:rPr>
                                    <w:t>Protozoos y algas</w:t>
                                  </w:r>
                                </w:p>
                              </w:tc>
                            </w:tr>
                            <w:tr w:rsidR="00E8770E" w14:paraId="768D9BB3" w14:textId="77777777" w:rsidTr="00D906DB">
                              <w:trPr>
                                <w:trHeight w:val="80"/>
                                <w:jc w:val="center"/>
                              </w:trPr>
                              <w:tc>
                                <w:tcPr>
                                  <w:tcW w:w="1804" w:type="dxa"/>
                                  <w:vMerge/>
                                  <w:tcBorders>
                                    <w:left w:val="double" w:sz="4" w:space="0" w:color="5B9BD5" w:themeColor="accent1"/>
                                    <w:right w:val="double" w:sz="4" w:space="0" w:color="5B9BD5" w:themeColor="accent1"/>
                                  </w:tcBorders>
                                  <w:shd w:val="clear" w:color="auto" w:fill="DEEAF6" w:themeFill="accent1" w:themeFillTint="33"/>
                                </w:tcPr>
                                <w:p w14:paraId="7F660F42" w14:textId="77777777" w:rsidR="00E8770E" w:rsidRDefault="00E8770E" w:rsidP="00D057E2">
                                  <w:pPr>
                                    <w:rPr>
                                      <w:rFonts w:ascii="Arial" w:hAnsi="Arial" w:cs="Arial"/>
                                    </w:rPr>
                                  </w:pPr>
                                </w:p>
                              </w:tc>
                              <w:tc>
                                <w:tcPr>
                                  <w:tcW w:w="168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09645070" w14:textId="77777777" w:rsidR="00E8770E" w:rsidRDefault="00E8770E" w:rsidP="00D057E2">
                                  <w:pPr>
                                    <w:rPr>
                                      <w:rFonts w:ascii="Arial" w:hAnsi="Arial" w:cs="Arial"/>
                                    </w:rPr>
                                  </w:pPr>
                                  <w:proofErr w:type="spellStart"/>
                                  <w:r>
                                    <w:rPr>
                                      <w:rFonts w:ascii="Arial" w:hAnsi="Arial" w:cs="Arial"/>
                                    </w:rPr>
                                    <w:t>Fungi</w:t>
                                  </w:r>
                                  <w:proofErr w:type="spellEnd"/>
                                </w:p>
                              </w:tc>
                              <w:tc>
                                <w:tcPr>
                                  <w:tcW w:w="2258"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686E9D18" w14:textId="77777777" w:rsidR="00E8770E" w:rsidRDefault="00E8770E" w:rsidP="00D057E2">
                                  <w:pPr>
                                    <w:rPr>
                                      <w:rFonts w:ascii="Arial" w:hAnsi="Arial" w:cs="Arial"/>
                                    </w:rPr>
                                  </w:pPr>
                                  <w:r>
                                    <w:rPr>
                                      <w:rFonts w:ascii="Arial" w:hAnsi="Arial" w:cs="Arial"/>
                                    </w:rPr>
                                    <w:t>Hongos</w:t>
                                  </w:r>
                                </w:p>
                              </w:tc>
                            </w:tr>
                            <w:tr w:rsidR="00E8770E" w14:paraId="01BC0AA3" w14:textId="77777777" w:rsidTr="00D906DB">
                              <w:trPr>
                                <w:trHeight w:val="80"/>
                                <w:jc w:val="center"/>
                              </w:trPr>
                              <w:tc>
                                <w:tcPr>
                                  <w:tcW w:w="1804" w:type="dxa"/>
                                  <w:vMerge/>
                                  <w:tcBorders>
                                    <w:left w:val="double" w:sz="4" w:space="0" w:color="5B9BD5" w:themeColor="accent1"/>
                                    <w:right w:val="double" w:sz="4" w:space="0" w:color="5B9BD5" w:themeColor="accent1"/>
                                  </w:tcBorders>
                                  <w:shd w:val="clear" w:color="auto" w:fill="DEEAF6" w:themeFill="accent1" w:themeFillTint="33"/>
                                </w:tcPr>
                                <w:p w14:paraId="319B1724" w14:textId="77777777" w:rsidR="00E8770E" w:rsidRDefault="00E8770E" w:rsidP="00D057E2">
                                  <w:pPr>
                                    <w:rPr>
                                      <w:rFonts w:ascii="Arial" w:hAnsi="Arial" w:cs="Arial"/>
                                    </w:rPr>
                                  </w:pPr>
                                </w:p>
                              </w:tc>
                              <w:tc>
                                <w:tcPr>
                                  <w:tcW w:w="168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25D39653" w14:textId="77777777" w:rsidR="00E8770E" w:rsidRDefault="00E8770E" w:rsidP="00D057E2">
                                  <w:pPr>
                                    <w:rPr>
                                      <w:rFonts w:ascii="Arial" w:hAnsi="Arial" w:cs="Arial"/>
                                    </w:rPr>
                                  </w:pPr>
                                  <w:proofErr w:type="spellStart"/>
                                  <w:r>
                                    <w:rPr>
                                      <w:rFonts w:ascii="Arial" w:hAnsi="Arial" w:cs="Arial"/>
                                    </w:rPr>
                                    <w:t>Plantae</w:t>
                                  </w:r>
                                  <w:proofErr w:type="spellEnd"/>
                                </w:p>
                              </w:tc>
                              <w:tc>
                                <w:tcPr>
                                  <w:tcW w:w="2258"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413AA440" w14:textId="77777777" w:rsidR="00E8770E" w:rsidRDefault="00E8770E" w:rsidP="00D057E2">
                                  <w:pPr>
                                    <w:rPr>
                                      <w:rFonts w:ascii="Arial" w:hAnsi="Arial" w:cs="Arial"/>
                                    </w:rPr>
                                  </w:pPr>
                                  <w:r>
                                    <w:rPr>
                                      <w:rFonts w:ascii="Arial" w:hAnsi="Arial" w:cs="Arial"/>
                                    </w:rPr>
                                    <w:t>Plantas</w:t>
                                  </w:r>
                                </w:p>
                              </w:tc>
                            </w:tr>
                            <w:tr w:rsidR="00E8770E" w14:paraId="75317113" w14:textId="77777777" w:rsidTr="00D906DB">
                              <w:trPr>
                                <w:trHeight w:val="80"/>
                                <w:jc w:val="center"/>
                              </w:trPr>
                              <w:tc>
                                <w:tcPr>
                                  <w:tcW w:w="1804" w:type="dxa"/>
                                  <w:vMerge/>
                                  <w:tcBorders>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25F0CB76" w14:textId="77777777" w:rsidR="00E8770E" w:rsidRDefault="00E8770E" w:rsidP="00D057E2">
                                  <w:pPr>
                                    <w:rPr>
                                      <w:rFonts w:ascii="Arial" w:hAnsi="Arial" w:cs="Arial"/>
                                    </w:rPr>
                                  </w:pPr>
                                </w:p>
                              </w:tc>
                              <w:tc>
                                <w:tcPr>
                                  <w:tcW w:w="168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21BA22D9" w14:textId="77777777" w:rsidR="00E8770E" w:rsidRDefault="00E8770E" w:rsidP="00D057E2">
                                  <w:pPr>
                                    <w:rPr>
                                      <w:rFonts w:ascii="Arial" w:hAnsi="Arial" w:cs="Arial"/>
                                    </w:rPr>
                                  </w:pPr>
                                  <w:r>
                                    <w:rPr>
                                      <w:rFonts w:ascii="Arial" w:hAnsi="Arial" w:cs="Arial"/>
                                    </w:rPr>
                                    <w:t>Animalia</w:t>
                                  </w:r>
                                </w:p>
                              </w:tc>
                              <w:tc>
                                <w:tcPr>
                                  <w:tcW w:w="2258"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7CD7930E" w14:textId="77777777" w:rsidR="00E8770E" w:rsidRDefault="00E8770E" w:rsidP="00D057E2">
                                  <w:pPr>
                                    <w:rPr>
                                      <w:rFonts w:ascii="Arial" w:hAnsi="Arial" w:cs="Arial"/>
                                    </w:rPr>
                                  </w:pPr>
                                  <w:r>
                                    <w:rPr>
                                      <w:rFonts w:ascii="Arial" w:hAnsi="Arial" w:cs="Arial"/>
                                    </w:rPr>
                                    <w:t>Animales</w:t>
                                  </w:r>
                                </w:p>
                              </w:tc>
                            </w:tr>
                          </w:tbl>
                          <w:p w14:paraId="04CBE2D0" w14:textId="77777777" w:rsidR="00E8770E" w:rsidRDefault="00E8770E"/>
                        </w:txbxContent>
                      </v:textbox>
                    </v:shape>
                  </w:pict>
                </mc:Fallback>
              </mc:AlternateContent>
            </w:r>
          </w:p>
          <w:p w14:paraId="0103B504" w14:textId="77777777" w:rsidR="00D057E2" w:rsidRPr="001C643E" w:rsidRDefault="00D057E2" w:rsidP="001C643E">
            <w:pPr>
              <w:spacing w:after="0" w:line="360" w:lineRule="auto"/>
              <w:rPr>
                <w:rFonts w:ascii="Arial" w:hAnsi="Arial" w:cs="Arial"/>
                <w:color w:val="000000"/>
                <w:lang w:val="es-MX"/>
              </w:rPr>
            </w:pPr>
          </w:p>
          <w:p w14:paraId="0643FB6D" w14:textId="77777777" w:rsidR="00D057E2" w:rsidRPr="001C643E" w:rsidRDefault="00D057E2" w:rsidP="001C643E">
            <w:pPr>
              <w:spacing w:after="0" w:line="360" w:lineRule="auto"/>
              <w:rPr>
                <w:rFonts w:ascii="Arial" w:hAnsi="Arial" w:cs="Arial"/>
                <w:color w:val="000000"/>
                <w:lang w:val="es-MX"/>
              </w:rPr>
            </w:pPr>
          </w:p>
          <w:p w14:paraId="79113513" w14:textId="77777777" w:rsidR="00D057E2" w:rsidRPr="001C643E" w:rsidRDefault="00D057E2" w:rsidP="001C643E">
            <w:pPr>
              <w:spacing w:after="0" w:line="360" w:lineRule="auto"/>
              <w:rPr>
                <w:rFonts w:ascii="Arial" w:hAnsi="Arial" w:cs="Arial"/>
                <w:color w:val="000000"/>
                <w:lang w:val="es-MX"/>
              </w:rPr>
            </w:pPr>
          </w:p>
          <w:p w14:paraId="242E133F" w14:textId="77777777" w:rsidR="00D057E2" w:rsidRPr="001C643E" w:rsidRDefault="00D057E2" w:rsidP="001C643E">
            <w:pPr>
              <w:spacing w:after="0" w:line="360" w:lineRule="auto"/>
              <w:rPr>
                <w:rFonts w:ascii="Arial" w:hAnsi="Arial" w:cs="Arial"/>
                <w:color w:val="000000"/>
                <w:lang w:val="es-MX"/>
              </w:rPr>
            </w:pPr>
          </w:p>
          <w:p w14:paraId="16A51D59" w14:textId="77777777" w:rsidR="00D057E2" w:rsidRPr="001C643E" w:rsidRDefault="00D057E2" w:rsidP="001C643E">
            <w:pPr>
              <w:spacing w:after="0" w:line="360" w:lineRule="auto"/>
              <w:rPr>
                <w:rFonts w:ascii="Arial" w:hAnsi="Arial" w:cs="Arial"/>
                <w:color w:val="000000"/>
                <w:lang w:val="es-MX"/>
              </w:rPr>
            </w:pPr>
          </w:p>
          <w:p w14:paraId="5763A16B" w14:textId="77777777" w:rsidR="00D057E2" w:rsidRPr="001C643E" w:rsidRDefault="00D057E2" w:rsidP="001C643E">
            <w:pPr>
              <w:spacing w:after="0" w:line="360" w:lineRule="auto"/>
              <w:rPr>
                <w:rFonts w:ascii="Arial" w:hAnsi="Arial" w:cs="Arial"/>
                <w:color w:val="000000"/>
                <w:lang w:val="es-MX"/>
              </w:rPr>
            </w:pPr>
          </w:p>
          <w:p w14:paraId="243467A8" w14:textId="77777777" w:rsidR="00D057E2" w:rsidRPr="001C643E" w:rsidRDefault="00D057E2" w:rsidP="001C643E">
            <w:pPr>
              <w:spacing w:after="0" w:line="360" w:lineRule="auto"/>
              <w:rPr>
                <w:rFonts w:ascii="Arial" w:hAnsi="Arial" w:cs="Arial"/>
                <w:color w:val="000000"/>
                <w:lang w:val="es-MX"/>
              </w:rPr>
            </w:pPr>
          </w:p>
          <w:p w14:paraId="09794D16" w14:textId="77777777" w:rsidR="00D057E2" w:rsidRPr="001C643E" w:rsidRDefault="00D057E2" w:rsidP="001C643E">
            <w:pPr>
              <w:spacing w:after="0" w:line="360" w:lineRule="auto"/>
              <w:rPr>
                <w:rFonts w:ascii="Arial" w:hAnsi="Arial" w:cs="Arial"/>
                <w:color w:val="000000"/>
                <w:lang w:val="es-MX"/>
              </w:rPr>
            </w:pPr>
          </w:p>
          <w:p w14:paraId="0D8EE930" w14:textId="77777777" w:rsidR="00D057E2" w:rsidRPr="001C643E" w:rsidRDefault="00D057E2" w:rsidP="001C643E">
            <w:pPr>
              <w:spacing w:after="0" w:line="360" w:lineRule="auto"/>
              <w:rPr>
                <w:rFonts w:ascii="Arial" w:hAnsi="Arial" w:cs="Arial"/>
                <w:color w:val="000000"/>
                <w:lang w:val="es-MX"/>
              </w:rPr>
            </w:pPr>
          </w:p>
          <w:p w14:paraId="3E947FA6" w14:textId="77777777" w:rsidR="00D057E2" w:rsidRPr="001C643E" w:rsidRDefault="00D057E2" w:rsidP="001C643E">
            <w:pPr>
              <w:spacing w:after="0" w:line="360" w:lineRule="auto"/>
              <w:rPr>
                <w:rFonts w:ascii="Arial" w:hAnsi="Arial" w:cs="Arial"/>
                <w:color w:val="000000"/>
                <w:lang w:val="es-MX"/>
              </w:rPr>
            </w:pPr>
          </w:p>
          <w:p w14:paraId="61F1D965" w14:textId="77777777" w:rsidR="00D057E2" w:rsidRPr="001C643E" w:rsidRDefault="00D057E2" w:rsidP="001C643E">
            <w:pPr>
              <w:spacing w:after="0" w:line="360" w:lineRule="auto"/>
              <w:rPr>
                <w:rFonts w:ascii="Arial" w:hAnsi="Arial" w:cs="Arial"/>
                <w:color w:val="000000"/>
                <w:lang w:val="es-MX"/>
              </w:rPr>
            </w:pPr>
          </w:p>
          <w:p w14:paraId="162DEC95" w14:textId="77777777" w:rsidR="00D057E2" w:rsidRPr="001C643E" w:rsidRDefault="00D057E2" w:rsidP="001C643E">
            <w:pPr>
              <w:spacing w:after="0" w:line="360" w:lineRule="auto"/>
              <w:rPr>
                <w:rFonts w:ascii="Arial" w:hAnsi="Arial" w:cs="Arial"/>
                <w:color w:val="000000"/>
                <w:lang w:val="es-MX"/>
              </w:rPr>
            </w:pPr>
          </w:p>
          <w:p w14:paraId="7AD9D163" w14:textId="77777777" w:rsidR="00D057E2" w:rsidRPr="001C643E" w:rsidRDefault="00D057E2" w:rsidP="001C643E">
            <w:pPr>
              <w:spacing w:after="0" w:line="360" w:lineRule="auto"/>
              <w:rPr>
                <w:rFonts w:ascii="Arial" w:hAnsi="Arial" w:cs="Arial"/>
                <w:color w:val="000000"/>
                <w:lang w:val="es-MX"/>
              </w:rPr>
            </w:pPr>
          </w:p>
        </w:tc>
      </w:tr>
      <w:tr w:rsidR="00E71F27" w:rsidRPr="001C643E" w14:paraId="72D7FCEA" w14:textId="77777777" w:rsidTr="00D906DB">
        <w:tc>
          <w:tcPr>
            <w:tcW w:w="2494" w:type="dxa"/>
            <w:shd w:val="clear" w:color="auto" w:fill="auto"/>
          </w:tcPr>
          <w:p w14:paraId="4A79AC9B" w14:textId="77777777" w:rsidR="00E71F27" w:rsidRPr="001C643E" w:rsidRDefault="00E71F27" w:rsidP="001C643E">
            <w:pPr>
              <w:spacing w:after="0" w:line="360" w:lineRule="auto"/>
              <w:rPr>
                <w:rFonts w:ascii="Arial" w:hAnsi="Arial" w:cs="Arial"/>
                <w:color w:val="000000"/>
                <w:lang w:val="es-MX"/>
              </w:rPr>
            </w:pPr>
            <w:r w:rsidRPr="001C643E">
              <w:rPr>
                <w:rFonts w:ascii="Arial" w:hAnsi="Arial" w:cs="Arial"/>
                <w:b/>
                <w:color w:val="000000"/>
                <w:lang w:val="es-MX"/>
              </w:rPr>
              <w:lastRenderedPageBreak/>
              <w:t>Pie de imagen</w:t>
            </w:r>
          </w:p>
        </w:tc>
        <w:tc>
          <w:tcPr>
            <w:tcW w:w="6334" w:type="dxa"/>
            <w:shd w:val="clear" w:color="auto" w:fill="auto"/>
          </w:tcPr>
          <w:p w14:paraId="38DF8AAE" w14:textId="4B7222C7" w:rsidR="00E71F27" w:rsidRPr="001C643E" w:rsidRDefault="00942382" w:rsidP="004B28CC">
            <w:pPr>
              <w:spacing w:after="0" w:line="360" w:lineRule="auto"/>
              <w:rPr>
                <w:rFonts w:ascii="Arial" w:hAnsi="Arial" w:cs="Arial"/>
                <w:color w:val="000000"/>
                <w:lang w:val="es-MX"/>
              </w:rPr>
            </w:pPr>
            <w:r w:rsidRPr="001C643E">
              <w:rPr>
                <w:rFonts w:ascii="Arial" w:hAnsi="Arial" w:cs="Arial"/>
                <w:color w:val="000000"/>
                <w:lang w:val="es-MX"/>
              </w:rPr>
              <w:t xml:space="preserve">El </w:t>
            </w:r>
            <w:r w:rsidRPr="001C643E">
              <w:rPr>
                <w:rFonts w:ascii="Arial" w:hAnsi="Arial" w:cs="Arial"/>
                <w:b/>
                <w:color w:val="000000"/>
                <w:lang w:val="es-MX"/>
              </w:rPr>
              <w:t>modelo tradicional</w:t>
            </w:r>
            <w:r w:rsidRPr="001C643E">
              <w:rPr>
                <w:rFonts w:ascii="Arial" w:hAnsi="Arial" w:cs="Arial"/>
                <w:color w:val="000000"/>
                <w:lang w:val="es-MX"/>
              </w:rPr>
              <w:t xml:space="preserve"> plantea que los seres vivos se clasifican en dos grandes grupos o dominios: </w:t>
            </w:r>
            <w:r w:rsidR="00C75637">
              <w:rPr>
                <w:rFonts w:ascii="Arial" w:hAnsi="Arial" w:cs="Arial"/>
                <w:b/>
                <w:color w:val="000000"/>
                <w:lang w:val="es-MX"/>
              </w:rPr>
              <w:t>P</w:t>
            </w:r>
            <w:r w:rsidR="00C75637" w:rsidRPr="001C643E">
              <w:rPr>
                <w:rFonts w:ascii="Arial" w:hAnsi="Arial" w:cs="Arial"/>
                <w:b/>
                <w:color w:val="000000"/>
                <w:lang w:val="es-MX"/>
              </w:rPr>
              <w:t xml:space="preserve">rocariota </w:t>
            </w:r>
            <w:r w:rsidRPr="001C643E">
              <w:rPr>
                <w:rFonts w:ascii="Arial" w:hAnsi="Arial" w:cs="Arial"/>
                <w:color w:val="000000"/>
                <w:lang w:val="es-MX"/>
              </w:rPr>
              <w:t xml:space="preserve">y </w:t>
            </w:r>
            <w:r w:rsidR="00C75637">
              <w:rPr>
                <w:rFonts w:ascii="Arial" w:hAnsi="Arial" w:cs="Arial"/>
                <w:b/>
                <w:color w:val="000000"/>
                <w:lang w:val="es-MX"/>
              </w:rPr>
              <w:t>E</w:t>
            </w:r>
            <w:r w:rsidR="00C75637" w:rsidRPr="001C643E">
              <w:rPr>
                <w:rFonts w:ascii="Arial" w:hAnsi="Arial" w:cs="Arial"/>
                <w:b/>
                <w:color w:val="000000"/>
                <w:lang w:val="es-MX"/>
              </w:rPr>
              <w:t>ucariota</w:t>
            </w:r>
            <w:r w:rsidRPr="001C643E">
              <w:rPr>
                <w:rFonts w:ascii="Arial" w:hAnsi="Arial" w:cs="Arial"/>
                <w:color w:val="000000"/>
                <w:lang w:val="es-MX"/>
              </w:rPr>
              <w:t xml:space="preserve">. El dominio </w:t>
            </w:r>
            <w:r w:rsidR="00C75637">
              <w:rPr>
                <w:rFonts w:ascii="Arial" w:hAnsi="Arial" w:cs="Arial"/>
                <w:color w:val="000000"/>
                <w:lang w:val="es-MX"/>
              </w:rPr>
              <w:t>P</w:t>
            </w:r>
            <w:r w:rsidR="00C75637" w:rsidRPr="001C643E">
              <w:rPr>
                <w:rFonts w:ascii="Arial" w:hAnsi="Arial" w:cs="Arial"/>
                <w:color w:val="000000"/>
                <w:lang w:val="es-MX"/>
              </w:rPr>
              <w:t xml:space="preserve">rocariota </w:t>
            </w:r>
            <w:r w:rsidRPr="001C643E">
              <w:rPr>
                <w:rFonts w:ascii="Arial" w:hAnsi="Arial" w:cs="Arial"/>
                <w:color w:val="000000"/>
                <w:lang w:val="es-MX"/>
              </w:rPr>
              <w:t xml:space="preserve">incluye el reino </w:t>
            </w:r>
            <w:r w:rsidRPr="001C643E">
              <w:rPr>
                <w:rFonts w:ascii="Arial" w:hAnsi="Arial" w:cs="Arial"/>
                <w:b/>
                <w:color w:val="000000"/>
                <w:lang w:val="es-MX"/>
              </w:rPr>
              <w:t>mónera</w:t>
            </w:r>
            <w:r w:rsidRPr="001C643E">
              <w:rPr>
                <w:rFonts w:ascii="Arial" w:hAnsi="Arial" w:cs="Arial"/>
                <w:color w:val="000000"/>
                <w:lang w:val="es-MX"/>
              </w:rPr>
              <w:t xml:space="preserve">, mientras que el dominio </w:t>
            </w:r>
            <w:r w:rsidR="00C75637">
              <w:rPr>
                <w:rFonts w:ascii="Arial" w:hAnsi="Arial" w:cs="Arial"/>
                <w:color w:val="000000"/>
                <w:lang w:val="es-MX"/>
              </w:rPr>
              <w:t>E</w:t>
            </w:r>
            <w:r w:rsidR="00C75637" w:rsidRPr="001C643E">
              <w:rPr>
                <w:rFonts w:ascii="Arial" w:hAnsi="Arial" w:cs="Arial"/>
                <w:color w:val="000000"/>
                <w:lang w:val="es-MX"/>
              </w:rPr>
              <w:t xml:space="preserve">ucariota </w:t>
            </w:r>
            <w:r w:rsidRPr="001C643E">
              <w:rPr>
                <w:rFonts w:ascii="Arial" w:hAnsi="Arial" w:cs="Arial"/>
                <w:color w:val="000000"/>
                <w:lang w:val="es-MX"/>
              </w:rPr>
              <w:t xml:space="preserve">está conformado por cuatro reinos más. </w:t>
            </w:r>
          </w:p>
        </w:tc>
      </w:tr>
    </w:tbl>
    <w:p w14:paraId="630E96B1" w14:textId="77777777" w:rsidR="00E71F27" w:rsidRPr="001C643E" w:rsidRDefault="00E71F27" w:rsidP="001C643E">
      <w:pPr>
        <w:spacing w:line="360" w:lineRule="auto"/>
        <w:rPr>
          <w:rFonts w:ascii="Arial" w:hAnsi="Arial" w:cs="Arial"/>
        </w:rPr>
      </w:pPr>
    </w:p>
    <w:p w14:paraId="41B7DD8A" w14:textId="4A156089" w:rsidR="00872A93" w:rsidRPr="001C643E" w:rsidRDefault="00872A93" w:rsidP="001C643E">
      <w:pPr>
        <w:spacing w:line="360" w:lineRule="auto"/>
        <w:rPr>
          <w:rFonts w:ascii="Arial" w:hAnsi="Arial" w:cs="Arial"/>
          <w:b/>
        </w:rPr>
      </w:pPr>
      <w:r w:rsidRPr="001C643E">
        <w:rPr>
          <w:rFonts w:ascii="Arial" w:hAnsi="Arial" w:cs="Arial"/>
          <w:highlight w:val="yellow"/>
        </w:rPr>
        <w:t>[SECCIÓN 3]</w:t>
      </w:r>
      <w:r w:rsidRPr="001C643E">
        <w:rPr>
          <w:rFonts w:ascii="Arial" w:hAnsi="Arial" w:cs="Arial"/>
          <w:b/>
        </w:rPr>
        <w:t xml:space="preserve">1.1.2 El modelo </w:t>
      </w:r>
      <w:r w:rsidR="002E47FC" w:rsidRPr="001C643E">
        <w:rPr>
          <w:rFonts w:ascii="Arial" w:hAnsi="Arial" w:cs="Arial"/>
          <w:b/>
        </w:rPr>
        <w:t>moderno</w:t>
      </w:r>
      <w:r w:rsidR="004B28CC">
        <w:rPr>
          <w:rFonts w:ascii="Arial" w:hAnsi="Arial" w:cs="Arial"/>
          <w:b/>
        </w:rPr>
        <w:t xml:space="preserve"> </w:t>
      </w:r>
      <w:r w:rsidRPr="001C643E">
        <w:rPr>
          <w:rFonts w:ascii="Arial" w:hAnsi="Arial" w:cs="Arial"/>
          <w:b/>
        </w:rPr>
        <w:t xml:space="preserve">de clasificación </w:t>
      </w:r>
    </w:p>
    <w:p w14:paraId="45BADDC9" w14:textId="74AD1258" w:rsidR="00B0294C" w:rsidRPr="001C643E" w:rsidRDefault="007165A7" w:rsidP="001C643E">
      <w:pPr>
        <w:spacing w:line="360" w:lineRule="auto"/>
        <w:rPr>
          <w:rFonts w:ascii="Arial" w:hAnsi="Arial" w:cs="Arial"/>
        </w:rPr>
      </w:pPr>
      <w:r w:rsidRPr="001C643E">
        <w:rPr>
          <w:rFonts w:ascii="Arial" w:hAnsi="Arial" w:cs="Arial"/>
        </w:rPr>
        <w:t>La comunidad científica a</w:t>
      </w:r>
      <w:r w:rsidR="00B0294C" w:rsidRPr="001C643E">
        <w:rPr>
          <w:rFonts w:ascii="Arial" w:hAnsi="Arial" w:cs="Arial"/>
        </w:rPr>
        <w:t xml:space="preserve">ctualmente acepta el </w:t>
      </w:r>
      <w:r w:rsidR="00B0294C" w:rsidRPr="001C643E">
        <w:rPr>
          <w:rFonts w:ascii="Arial" w:hAnsi="Arial" w:cs="Arial"/>
          <w:b/>
        </w:rPr>
        <w:t>modelo de clasificación moderno</w:t>
      </w:r>
      <w:r w:rsidR="00B0294C" w:rsidRPr="001C643E">
        <w:rPr>
          <w:rFonts w:ascii="Arial" w:hAnsi="Arial" w:cs="Arial"/>
        </w:rPr>
        <w:t xml:space="preserve"> propuesto por </w:t>
      </w:r>
      <w:r w:rsidR="00B0294C" w:rsidRPr="001C643E">
        <w:rPr>
          <w:rFonts w:ascii="Arial" w:hAnsi="Arial" w:cs="Arial"/>
          <w:b/>
        </w:rPr>
        <w:t xml:space="preserve">Carl Richard </w:t>
      </w:r>
      <w:proofErr w:type="spellStart"/>
      <w:r w:rsidR="00B0294C" w:rsidRPr="001C643E">
        <w:rPr>
          <w:rFonts w:ascii="Arial" w:hAnsi="Arial" w:cs="Arial"/>
          <w:b/>
        </w:rPr>
        <w:t>Woese</w:t>
      </w:r>
      <w:proofErr w:type="spellEnd"/>
      <w:r w:rsidR="00B0294C" w:rsidRPr="001C643E">
        <w:rPr>
          <w:rFonts w:ascii="Arial" w:hAnsi="Arial" w:cs="Arial"/>
        </w:rPr>
        <w:t xml:space="preserve"> </w:t>
      </w:r>
      <w:r w:rsidRPr="001C643E">
        <w:rPr>
          <w:rFonts w:ascii="Arial" w:hAnsi="Arial" w:cs="Arial"/>
        </w:rPr>
        <w:t xml:space="preserve">en </w:t>
      </w:r>
      <w:r w:rsidRPr="001C643E">
        <w:rPr>
          <w:rFonts w:ascii="Arial" w:hAnsi="Arial" w:cs="Arial"/>
          <w:b/>
        </w:rPr>
        <w:t>1977</w:t>
      </w:r>
      <w:r w:rsidRPr="001C643E">
        <w:rPr>
          <w:rFonts w:ascii="Arial" w:hAnsi="Arial" w:cs="Arial"/>
        </w:rPr>
        <w:t xml:space="preserve">, </w:t>
      </w:r>
      <w:r w:rsidR="006C2489" w:rsidRPr="001C643E">
        <w:rPr>
          <w:rFonts w:ascii="Arial" w:hAnsi="Arial" w:cs="Arial"/>
        </w:rPr>
        <w:t xml:space="preserve">y </w:t>
      </w:r>
      <w:r w:rsidRPr="001C643E">
        <w:rPr>
          <w:rFonts w:ascii="Arial" w:hAnsi="Arial" w:cs="Arial"/>
        </w:rPr>
        <w:t xml:space="preserve">reconocido a mediados de los </w:t>
      </w:r>
      <w:r w:rsidR="007E33D7" w:rsidRPr="001C643E">
        <w:rPr>
          <w:rFonts w:ascii="Arial" w:hAnsi="Arial" w:cs="Arial"/>
        </w:rPr>
        <w:t xml:space="preserve">años </w:t>
      </w:r>
      <w:r w:rsidR="003A205E">
        <w:rPr>
          <w:rFonts w:ascii="Arial" w:hAnsi="Arial" w:cs="Arial"/>
        </w:rPr>
        <w:t>ochenta</w:t>
      </w:r>
      <w:r w:rsidRPr="001C643E">
        <w:rPr>
          <w:rFonts w:ascii="Arial" w:hAnsi="Arial" w:cs="Arial"/>
        </w:rPr>
        <w:t>.</w:t>
      </w:r>
    </w:p>
    <w:p w14:paraId="2CDB3C04" w14:textId="2EA5A2F2" w:rsidR="00DD1346" w:rsidRPr="001C643E" w:rsidRDefault="002232FC" w:rsidP="001C643E">
      <w:pPr>
        <w:spacing w:line="360" w:lineRule="auto"/>
        <w:rPr>
          <w:rFonts w:ascii="Arial" w:hAnsi="Arial" w:cs="Arial"/>
        </w:rPr>
      </w:pPr>
      <w:r w:rsidRPr="001C643E">
        <w:rPr>
          <w:rFonts w:ascii="Arial" w:hAnsi="Arial" w:cs="Arial"/>
        </w:rPr>
        <w:t xml:space="preserve">Los estudios de </w:t>
      </w:r>
      <w:proofErr w:type="spellStart"/>
      <w:r w:rsidRPr="001C643E">
        <w:rPr>
          <w:rFonts w:ascii="Arial" w:hAnsi="Arial" w:cs="Arial"/>
        </w:rPr>
        <w:t>Woese</w:t>
      </w:r>
      <w:proofErr w:type="spellEnd"/>
      <w:r w:rsidRPr="001C643E">
        <w:rPr>
          <w:rFonts w:ascii="Arial" w:hAnsi="Arial" w:cs="Arial"/>
        </w:rPr>
        <w:t xml:space="preserve"> con </w:t>
      </w:r>
      <w:r w:rsidR="006E10E6" w:rsidRPr="001C643E">
        <w:rPr>
          <w:rFonts w:ascii="Arial" w:hAnsi="Arial" w:cs="Arial"/>
          <w:b/>
        </w:rPr>
        <w:t xml:space="preserve">ARN </w:t>
      </w:r>
      <w:proofErr w:type="spellStart"/>
      <w:r w:rsidR="006E10E6" w:rsidRPr="001C643E">
        <w:rPr>
          <w:rFonts w:ascii="Arial" w:hAnsi="Arial" w:cs="Arial"/>
          <w:b/>
        </w:rPr>
        <w:t>ribosomal</w:t>
      </w:r>
      <w:proofErr w:type="spellEnd"/>
      <w:r w:rsidR="00D273EA" w:rsidRPr="001C643E">
        <w:rPr>
          <w:rFonts w:ascii="Arial" w:hAnsi="Arial" w:cs="Arial"/>
        </w:rPr>
        <w:t xml:space="preserve">, lo llevaron </w:t>
      </w:r>
      <w:r w:rsidR="008323E5" w:rsidRPr="001C643E">
        <w:rPr>
          <w:rFonts w:ascii="Arial" w:hAnsi="Arial" w:cs="Arial"/>
        </w:rPr>
        <w:t xml:space="preserve">a </w:t>
      </w:r>
      <w:r w:rsidR="004C72B7" w:rsidRPr="001C643E">
        <w:rPr>
          <w:rFonts w:ascii="Arial" w:hAnsi="Arial" w:cs="Arial"/>
        </w:rPr>
        <w:t xml:space="preserve">descubrir </w:t>
      </w:r>
      <w:r w:rsidR="003A205E">
        <w:rPr>
          <w:rFonts w:ascii="Arial" w:hAnsi="Arial" w:cs="Arial"/>
        </w:rPr>
        <w:t xml:space="preserve">grandes </w:t>
      </w:r>
      <w:r w:rsidR="006C2489" w:rsidRPr="001C643E">
        <w:rPr>
          <w:rFonts w:ascii="Arial" w:hAnsi="Arial" w:cs="Arial"/>
        </w:rPr>
        <w:t>diferencias dentro de los p</w:t>
      </w:r>
      <w:r w:rsidR="00DD1346" w:rsidRPr="001C643E">
        <w:rPr>
          <w:rFonts w:ascii="Arial" w:hAnsi="Arial" w:cs="Arial"/>
        </w:rPr>
        <w:t xml:space="preserve">rocariotas, por lo </w:t>
      </w:r>
      <w:r w:rsidR="00D40603" w:rsidRPr="001C643E">
        <w:rPr>
          <w:rFonts w:ascii="Arial" w:hAnsi="Arial" w:cs="Arial"/>
        </w:rPr>
        <w:t>que c</w:t>
      </w:r>
      <w:r w:rsidR="004166DC" w:rsidRPr="001C643E">
        <w:rPr>
          <w:rFonts w:ascii="Arial" w:hAnsi="Arial" w:cs="Arial"/>
        </w:rPr>
        <w:t>onsider</w:t>
      </w:r>
      <w:r w:rsidR="00AA10C1" w:rsidRPr="001C643E">
        <w:rPr>
          <w:rFonts w:ascii="Arial" w:hAnsi="Arial" w:cs="Arial"/>
        </w:rPr>
        <w:t>ó</w:t>
      </w:r>
      <w:r w:rsidR="004166DC" w:rsidRPr="001C643E">
        <w:rPr>
          <w:rFonts w:ascii="Arial" w:hAnsi="Arial" w:cs="Arial"/>
        </w:rPr>
        <w:t xml:space="preserve"> necesario</w:t>
      </w:r>
      <w:r w:rsidR="00DD1346" w:rsidRPr="001C643E">
        <w:rPr>
          <w:rFonts w:ascii="Arial" w:hAnsi="Arial" w:cs="Arial"/>
        </w:rPr>
        <w:t xml:space="preserve"> </w:t>
      </w:r>
      <w:r w:rsidR="004166DC" w:rsidRPr="001C643E">
        <w:rPr>
          <w:rFonts w:ascii="Arial" w:hAnsi="Arial" w:cs="Arial"/>
        </w:rPr>
        <w:t xml:space="preserve">modificar </w:t>
      </w:r>
      <w:r w:rsidR="00DD1346" w:rsidRPr="001C643E">
        <w:rPr>
          <w:rFonts w:ascii="Arial" w:hAnsi="Arial" w:cs="Arial"/>
        </w:rPr>
        <w:t>la clasificación de los seres vivos.</w:t>
      </w:r>
    </w:p>
    <w:p w14:paraId="719A30AE" w14:textId="5B90846F" w:rsidR="004C72B7" w:rsidRPr="001C643E" w:rsidRDefault="004166DC" w:rsidP="001C643E">
      <w:pPr>
        <w:spacing w:line="360" w:lineRule="auto"/>
        <w:rPr>
          <w:rFonts w:ascii="Arial" w:hAnsi="Arial" w:cs="Arial"/>
        </w:rPr>
      </w:pPr>
      <w:proofErr w:type="spellStart"/>
      <w:r w:rsidRPr="001C643E">
        <w:rPr>
          <w:rFonts w:ascii="Arial" w:hAnsi="Arial" w:cs="Arial"/>
        </w:rPr>
        <w:t>Woese</w:t>
      </w:r>
      <w:proofErr w:type="spellEnd"/>
      <w:r w:rsidRPr="001C643E">
        <w:rPr>
          <w:rFonts w:ascii="Arial" w:hAnsi="Arial" w:cs="Arial"/>
        </w:rPr>
        <w:t xml:space="preserve"> plantea que los procariotas incluyen dos grupos </w:t>
      </w:r>
      <w:r w:rsidR="00A95F56" w:rsidRPr="001C643E">
        <w:rPr>
          <w:rFonts w:ascii="Arial" w:hAnsi="Arial" w:cs="Arial"/>
        </w:rPr>
        <w:t>claramente establecidos: l</w:t>
      </w:r>
      <w:r w:rsidR="00DA013D" w:rsidRPr="001C643E">
        <w:rPr>
          <w:rFonts w:ascii="Arial" w:hAnsi="Arial" w:cs="Arial"/>
        </w:rPr>
        <w:t xml:space="preserve">as </w:t>
      </w:r>
      <w:r w:rsidR="00DA013D" w:rsidRPr="001C643E">
        <w:rPr>
          <w:rFonts w:ascii="Arial" w:hAnsi="Arial" w:cs="Arial"/>
          <w:b/>
        </w:rPr>
        <w:t>bacterias</w:t>
      </w:r>
      <w:r w:rsidR="00DA013D" w:rsidRPr="001C643E">
        <w:rPr>
          <w:rFonts w:ascii="Arial" w:hAnsi="Arial" w:cs="Arial"/>
        </w:rPr>
        <w:t xml:space="preserve"> y las </w:t>
      </w:r>
      <w:proofErr w:type="spellStart"/>
      <w:r w:rsidR="008B01BA" w:rsidRPr="008B01BA">
        <w:rPr>
          <w:rFonts w:ascii="Arial" w:hAnsi="Arial" w:cs="Arial"/>
          <w:b/>
          <w:i/>
        </w:rPr>
        <w:t>archaeas</w:t>
      </w:r>
      <w:proofErr w:type="spellEnd"/>
      <w:r w:rsidR="008B01BA" w:rsidRPr="001C643E">
        <w:rPr>
          <w:rFonts w:ascii="Arial" w:hAnsi="Arial" w:cs="Arial"/>
        </w:rPr>
        <w:t xml:space="preserve"> </w:t>
      </w:r>
      <w:r w:rsidR="00DA013D" w:rsidRPr="001C643E">
        <w:rPr>
          <w:rFonts w:ascii="Arial" w:hAnsi="Arial" w:cs="Arial"/>
        </w:rPr>
        <w:t xml:space="preserve">(se pronuncia </w:t>
      </w:r>
      <w:r w:rsidR="003A205E">
        <w:rPr>
          <w:rFonts w:ascii="Arial" w:hAnsi="Arial" w:cs="Arial"/>
          <w:b/>
        </w:rPr>
        <w:t>a</w:t>
      </w:r>
      <w:r w:rsidR="003A205E" w:rsidRPr="001C643E">
        <w:rPr>
          <w:rFonts w:ascii="Arial" w:hAnsi="Arial" w:cs="Arial"/>
          <w:b/>
        </w:rPr>
        <w:t>rqueas</w:t>
      </w:r>
      <w:r w:rsidR="002B04D3" w:rsidRPr="001C643E">
        <w:rPr>
          <w:rFonts w:ascii="Arial" w:hAnsi="Arial" w:cs="Arial"/>
        </w:rPr>
        <w:t>, y también se escribe así si se usa la forma en español, y no la palabra original en latín</w:t>
      </w:r>
      <w:r w:rsidR="00DA013D" w:rsidRPr="001C643E">
        <w:rPr>
          <w:rFonts w:ascii="Arial" w:hAnsi="Arial" w:cs="Arial"/>
        </w:rPr>
        <w:t>)</w:t>
      </w:r>
      <w:r w:rsidR="00A95F56" w:rsidRPr="001C643E">
        <w:rPr>
          <w:rFonts w:ascii="Arial" w:hAnsi="Arial" w:cs="Arial"/>
        </w:rPr>
        <w:t xml:space="preserve">; en consecuencia, </w:t>
      </w:r>
      <w:r w:rsidR="003A205E">
        <w:rPr>
          <w:rFonts w:ascii="Arial" w:hAnsi="Arial" w:cs="Arial"/>
        </w:rPr>
        <w:t>propone</w:t>
      </w:r>
      <w:r w:rsidR="003A205E" w:rsidRPr="001C643E">
        <w:rPr>
          <w:rFonts w:ascii="Arial" w:hAnsi="Arial" w:cs="Arial"/>
        </w:rPr>
        <w:t xml:space="preserve"> </w:t>
      </w:r>
      <w:r w:rsidR="00A95F56" w:rsidRPr="001C643E">
        <w:rPr>
          <w:rFonts w:ascii="Arial" w:hAnsi="Arial" w:cs="Arial"/>
        </w:rPr>
        <w:t xml:space="preserve">clasificar a los </w:t>
      </w:r>
      <w:r w:rsidR="004C72B7" w:rsidRPr="001C643E">
        <w:rPr>
          <w:rFonts w:ascii="Arial" w:hAnsi="Arial" w:cs="Arial"/>
        </w:rPr>
        <w:t xml:space="preserve">seres vivos en tres grandes grupos y no solamente en dos como antes se había </w:t>
      </w:r>
      <w:r w:rsidR="003A205E">
        <w:rPr>
          <w:rFonts w:ascii="Arial" w:hAnsi="Arial" w:cs="Arial"/>
        </w:rPr>
        <w:t>hecho</w:t>
      </w:r>
      <w:r w:rsidR="004C72B7" w:rsidRPr="001C643E">
        <w:rPr>
          <w:rFonts w:ascii="Arial" w:hAnsi="Arial" w:cs="Arial"/>
        </w:rPr>
        <w:t>. De este modo</w:t>
      </w:r>
      <w:r w:rsidR="003A205E">
        <w:rPr>
          <w:rFonts w:ascii="Arial" w:hAnsi="Arial" w:cs="Arial"/>
        </w:rPr>
        <w:t>,</w:t>
      </w:r>
      <w:r w:rsidR="004C72B7" w:rsidRPr="001C643E">
        <w:rPr>
          <w:rFonts w:ascii="Arial" w:hAnsi="Arial" w:cs="Arial"/>
        </w:rPr>
        <w:t xml:space="preserve"> </w:t>
      </w:r>
      <w:r w:rsidR="006C2489" w:rsidRPr="001C643E">
        <w:rPr>
          <w:rFonts w:ascii="Arial" w:hAnsi="Arial" w:cs="Arial"/>
        </w:rPr>
        <w:t>la clasificación moderna reconoce tres dominios</w:t>
      </w:r>
      <w:r w:rsidR="00A95F56" w:rsidRPr="001C643E">
        <w:rPr>
          <w:rFonts w:ascii="Arial" w:hAnsi="Arial" w:cs="Arial"/>
        </w:rPr>
        <w:t xml:space="preserve">: </w:t>
      </w:r>
      <w:r w:rsidR="00C75637" w:rsidRPr="001C643E">
        <w:rPr>
          <w:rFonts w:ascii="Arial" w:hAnsi="Arial" w:cs="Arial"/>
          <w:b/>
        </w:rPr>
        <w:t>Bacteria</w:t>
      </w:r>
      <w:r w:rsidR="008B01BA" w:rsidRPr="001C643E">
        <w:rPr>
          <w:rFonts w:ascii="Arial" w:hAnsi="Arial" w:cs="Arial"/>
        </w:rPr>
        <w:t xml:space="preserve">, </w:t>
      </w:r>
      <w:r w:rsidR="00C75637" w:rsidRPr="00645E47">
        <w:rPr>
          <w:rFonts w:ascii="Arial" w:hAnsi="Arial" w:cs="Arial"/>
          <w:b/>
          <w:i/>
        </w:rPr>
        <w:t>Archaea</w:t>
      </w:r>
      <w:r w:rsidR="00C75637" w:rsidRPr="001C643E">
        <w:rPr>
          <w:rFonts w:ascii="Arial" w:hAnsi="Arial" w:cs="Arial"/>
        </w:rPr>
        <w:t xml:space="preserve"> </w:t>
      </w:r>
      <w:r w:rsidR="008B01BA" w:rsidRPr="001C643E">
        <w:rPr>
          <w:rFonts w:ascii="Arial" w:hAnsi="Arial" w:cs="Arial"/>
        </w:rPr>
        <w:t xml:space="preserve">y </w:t>
      </w:r>
      <w:r w:rsidR="00C75637" w:rsidRPr="00645E47">
        <w:rPr>
          <w:rFonts w:ascii="Arial" w:hAnsi="Arial" w:cs="Arial"/>
          <w:b/>
          <w:i/>
        </w:rPr>
        <w:t>Eukarya</w:t>
      </w:r>
      <w:r w:rsidR="00C75637" w:rsidRPr="001C643E">
        <w:rPr>
          <w:rFonts w:ascii="Arial" w:hAnsi="Arial" w:cs="Arial"/>
          <w:b/>
        </w:rPr>
        <w:t xml:space="preserve"> </w:t>
      </w:r>
      <w:r w:rsidR="002B04D3" w:rsidRPr="001C643E">
        <w:rPr>
          <w:rFonts w:ascii="Arial" w:hAnsi="Arial" w:cs="Arial"/>
        </w:rPr>
        <w:t xml:space="preserve">(o </w:t>
      </w:r>
      <w:r w:rsidR="003A205E">
        <w:rPr>
          <w:rFonts w:ascii="Arial" w:hAnsi="Arial" w:cs="Arial"/>
        </w:rPr>
        <w:t>e</w:t>
      </w:r>
      <w:r w:rsidR="003A205E" w:rsidRPr="001C643E">
        <w:rPr>
          <w:rFonts w:ascii="Arial" w:hAnsi="Arial" w:cs="Arial"/>
        </w:rPr>
        <w:t>ucariotas</w:t>
      </w:r>
      <w:r w:rsidR="002B04D3" w:rsidRPr="001C643E">
        <w:rPr>
          <w:rFonts w:ascii="Arial" w:hAnsi="Arial" w:cs="Arial"/>
        </w:rPr>
        <w:t>, en español)</w:t>
      </w:r>
      <w:r w:rsidR="00CC0A87" w:rsidRPr="001C643E">
        <w:rPr>
          <w:rFonts w:ascii="Arial" w:hAnsi="Arial" w:cs="Arial"/>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4"/>
        <w:gridCol w:w="6334"/>
      </w:tblGrid>
      <w:tr w:rsidR="00195375" w:rsidRPr="001C643E" w14:paraId="18FCF529" w14:textId="77777777" w:rsidTr="00D906DB">
        <w:tc>
          <w:tcPr>
            <w:tcW w:w="8828" w:type="dxa"/>
            <w:gridSpan w:val="2"/>
            <w:shd w:val="clear" w:color="auto" w:fill="0D0D0D"/>
          </w:tcPr>
          <w:p w14:paraId="434A6B23" w14:textId="77777777" w:rsidR="00195375" w:rsidRPr="001C643E" w:rsidRDefault="00195375" w:rsidP="001C643E">
            <w:pPr>
              <w:spacing w:after="0" w:line="360" w:lineRule="auto"/>
              <w:jc w:val="center"/>
              <w:rPr>
                <w:rFonts w:ascii="Arial" w:hAnsi="Arial" w:cs="Arial"/>
                <w:b/>
                <w:color w:val="FFFFFF"/>
                <w:lang w:val="es-MX"/>
              </w:rPr>
            </w:pPr>
            <w:r w:rsidRPr="001C643E">
              <w:rPr>
                <w:rFonts w:ascii="Arial" w:hAnsi="Arial" w:cs="Arial"/>
                <w:b/>
                <w:color w:val="FFFFFF"/>
                <w:lang w:val="es-MX"/>
              </w:rPr>
              <w:t>Imagen (fotografía, gráfica o ilustración)</w:t>
            </w:r>
          </w:p>
        </w:tc>
      </w:tr>
      <w:tr w:rsidR="00195375" w:rsidRPr="001C643E" w14:paraId="3D04FAE3" w14:textId="77777777" w:rsidTr="00D906DB">
        <w:tc>
          <w:tcPr>
            <w:tcW w:w="2494" w:type="dxa"/>
            <w:shd w:val="clear" w:color="auto" w:fill="auto"/>
          </w:tcPr>
          <w:p w14:paraId="3B55D866" w14:textId="77777777" w:rsidR="00195375" w:rsidRPr="001C643E" w:rsidRDefault="00195375"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34" w:type="dxa"/>
            <w:shd w:val="clear" w:color="auto" w:fill="auto"/>
          </w:tcPr>
          <w:p w14:paraId="675B84DD" w14:textId="7A0B145D" w:rsidR="00195375" w:rsidRPr="001C643E" w:rsidRDefault="00195375" w:rsidP="001C643E">
            <w:pPr>
              <w:spacing w:after="0" w:line="360" w:lineRule="auto"/>
              <w:rPr>
                <w:rFonts w:ascii="Arial" w:hAnsi="Arial" w:cs="Arial"/>
                <w:b/>
                <w:color w:val="000000"/>
                <w:lang w:val="es-MX"/>
              </w:rPr>
            </w:pPr>
            <w:r w:rsidRPr="001C643E">
              <w:rPr>
                <w:rFonts w:ascii="Arial" w:hAnsi="Arial" w:cs="Arial"/>
                <w:color w:val="000000"/>
                <w:lang w:val="es-MX"/>
              </w:rPr>
              <w:t>CN_09_04_CO_IMG</w:t>
            </w:r>
            <w:ins w:id="4" w:author="Miguel" w:date="2016-01-19T11:12:00Z">
              <w:r w:rsidR="00D26852">
                <w:rPr>
                  <w:rFonts w:ascii="Arial" w:hAnsi="Arial" w:cs="Arial"/>
                  <w:color w:val="000000"/>
                  <w:lang w:val="es-MX"/>
                </w:rPr>
                <w:t>0</w:t>
              </w:r>
            </w:ins>
            <w:r w:rsidRPr="001C643E">
              <w:rPr>
                <w:rFonts w:ascii="Arial" w:hAnsi="Arial" w:cs="Arial"/>
                <w:color w:val="000000"/>
                <w:lang w:val="es-MX"/>
              </w:rPr>
              <w:t>4</w:t>
            </w:r>
          </w:p>
        </w:tc>
      </w:tr>
      <w:tr w:rsidR="00195375" w:rsidRPr="001C643E" w14:paraId="07D8902D" w14:textId="77777777" w:rsidTr="00D906DB">
        <w:tc>
          <w:tcPr>
            <w:tcW w:w="2494" w:type="dxa"/>
            <w:shd w:val="clear" w:color="auto" w:fill="auto"/>
          </w:tcPr>
          <w:p w14:paraId="03199FD3" w14:textId="77777777" w:rsidR="00195375" w:rsidRPr="001C643E" w:rsidRDefault="00195375"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34" w:type="dxa"/>
            <w:shd w:val="clear" w:color="auto" w:fill="auto"/>
          </w:tcPr>
          <w:p w14:paraId="09150E77" w14:textId="77777777" w:rsidR="00195375" w:rsidRPr="001C643E" w:rsidRDefault="00195375" w:rsidP="001C643E">
            <w:pPr>
              <w:spacing w:after="0" w:line="360" w:lineRule="auto"/>
              <w:rPr>
                <w:rFonts w:ascii="Arial" w:hAnsi="Arial" w:cs="Arial"/>
                <w:color w:val="000000"/>
                <w:lang w:val="es-MX"/>
              </w:rPr>
            </w:pPr>
            <w:r w:rsidRPr="001C643E">
              <w:rPr>
                <w:rFonts w:ascii="Arial" w:hAnsi="Arial" w:cs="Arial"/>
                <w:color w:val="000000"/>
                <w:lang w:val="es-MX"/>
              </w:rPr>
              <w:t xml:space="preserve">Esquema de clasificación </w:t>
            </w:r>
            <w:r w:rsidR="00395E3C" w:rsidRPr="001C643E">
              <w:rPr>
                <w:rFonts w:ascii="Arial" w:hAnsi="Arial" w:cs="Arial"/>
                <w:color w:val="000000"/>
                <w:lang w:val="es-MX"/>
              </w:rPr>
              <w:t>moderna</w:t>
            </w:r>
            <w:r w:rsidRPr="001C643E">
              <w:rPr>
                <w:rFonts w:ascii="Arial" w:hAnsi="Arial" w:cs="Arial"/>
                <w:color w:val="000000"/>
                <w:lang w:val="es-MX"/>
              </w:rPr>
              <w:t xml:space="preserve"> de los seres vivos</w:t>
            </w:r>
          </w:p>
        </w:tc>
      </w:tr>
      <w:tr w:rsidR="00195375" w:rsidRPr="001C643E" w14:paraId="7A55A5E7" w14:textId="77777777" w:rsidTr="00D906DB">
        <w:tc>
          <w:tcPr>
            <w:tcW w:w="2494" w:type="dxa"/>
            <w:shd w:val="clear" w:color="auto" w:fill="auto"/>
          </w:tcPr>
          <w:p w14:paraId="1A1FC783" w14:textId="77777777" w:rsidR="00195375" w:rsidRPr="001C643E" w:rsidRDefault="00195375" w:rsidP="001C643E">
            <w:pPr>
              <w:spacing w:after="0" w:line="360" w:lineRule="auto"/>
              <w:rPr>
                <w:rFonts w:ascii="Arial" w:hAnsi="Arial" w:cs="Arial"/>
                <w:color w:val="000000"/>
                <w:lang w:val="es-MX"/>
              </w:rPr>
            </w:pPr>
            <w:r w:rsidRPr="001C643E">
              <w:rPr>
                <w:rFonts w:ascii="Arial" w:hAnsi="Arial" w:cs="Arial"/>
                <w:b/>
                <w:color w:val="000000"/>
                <w:lang w:val="es-MX"/>
              </w:rPr>
              <w:t xml:space="preserve">Código </w:t>
            </w:r>
            <w:proofErr w:type="spellStart"/>
            <w:r w:rsidRPr="001C643E">
              <w:rPr>
                <w:rFonts w:ascii="Arial" w:hAnsi="Arial" w:cs="Arial"/>
                <w:b/>
                <w:color w:val="000000"/>
                <w:lang w:val="es-MX"/>
              </w:rPr>
              <w:t>Shutterstock</w:t>
            </w:r>
            <w:proofErr w:type="spellEnd"/>
            <w:r w:rsidRPr="001C643E">
              <w:rPr>
                <w:rFonts w:ascii="Arial" w:hAnsi="Arial" w:cs="Arial"/>
                <w:b/>
                <w:color w:val="000000"/>
                <w:lang w:val="es-MX"/>
              </w:rPr>
              <w:t xml:space="preserve"> (o URL o la ruta en </w:t>
            </w:r>
            <w:proofErr w:type="spellStart"/>
            <w:r w:rsidRPr="001C643E">
              <w:rPr>
                <w:rFonts w:ascii="Arial" w:hAnsi="Arial" w:cs="Arial"/>
                <w:b/>
                <w:color w:val="000000"/>
                <w:lang w:val="es-MX"/>
              </w:rPr>
              <w:t>AulaPlaneta</w:t>
            </w:r>
            <w:proofErr w:type="spellEnd"/>
            <w:r w:rsidRPr="001C643E">
              <w:rPr>
                <w:rFonts w:ascii="Arial" w:hAnsi="Arial" w:cs="Arial"/>
                <w:b/>
                <w:color w:val="000000"/>
                <w:lang w:val="es-MX"/>
              </w:rPr>
              <w:t>)</w:t>
            </w:r>
          </w:p>
        </w:tc>
        <w:tc>
          <w:tcPr>
            <w:tcW w:w="6334" w:type="dxa"/>
            <w:shd w:val="clear" w:color="auto" w:fill="auto"/>
          </w:tcPr>
          <w:p w14:paraId="5035A783" w14:textId="77777777" w:rsidR="00195375" w:rsidRPr="001C643E" w:rsidRDefault="00195375" w:rsidP="001C643E">
            <w:pPr>
              <w:spacing w:after="0" w:line="360" w:lineRule="auto"/>
              <w:rPr>
                <w:rFonts w:ascii="Arial" w:hAnsi="Arial" w:cs="Arial"/>
                <w:color w:val="000000"/>
                <w:lang w:val="es-MX"/>
              </w:rPr>
            </w:pPr>
            <w:r w:rsidRPr="001C643E">
              <w:rPr>
                <w:rFonts w:ascii="Arial" w:hAnsi="Arial" w:cs="Arial"/>
                <w:color w:val="000000"/>
                <w:lang w:val="es-MX"/>
              </w:rPr>
              <w:t>Ilustrar lo siguiente:</w:t>
            </w:r>
          </w:p>
          <w:p w14:paraId="35682502" w14:textId="77777777" w:rsidR="00195375" w:rsidRPr="001C643E" w:rsidRDefault="002D745F" w:rsidP="001C643E">
            <w:pPr>
              <w:spacing w:after="0" w:line="360" w:lineRule="auto"/>
              <w:rPr>
                <w:rFonts w:ascii="Arial" w:hAnsi="Arial" w:cs="Arial"/>
                <w:color w:val="000000"/>
                <w:lang w:val="es-MX"/>
              </w:rPr>
            </w:pPr>
            <w:r w:rsidRPr="001C643E">
              <w:rPr>
                <w:rFonts w:ascii="Arial" w:hAnsi="Arial" w:cs="Arial"/>
                <w:noProof/>
                <w:lang w:val="es-ES" w:eastAsia="es-ES"/>
              </w:rPr>
              <mc:AlternateContent>
                <mc:Choice Requires="wps">
                  <w:drawing>
                    <wp:anchor distT="45720" distB="45720" distL="114300" distR="114300" simplePos="0" relativeHeight="251667456" behindDoc="0" locked="0" layoutInCell="1" allowOverlap="1" wp14:anchorId="70F68B30" wp14:editId="3D46AA6C">
                      <wp:simplePos x="0" y="0"/>
                      <wp:positionH relativeFrom="column">
                        <wp:posOffset>58928</wp:posOffset>
                      </wp:positionH>
                      <wp:positionV relativeFrom="paragraph">
                        <wp:posOffset>122606</wp:posOffset>
                      </wp:positionV>
                      <wp:extent cx="3714750" cy="2772461"/>
                      <wp:effectExtent l="0" t="0" r="0" b="8890"/>
                      <wp:wrapNone/>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2772461"/>
                              </a:xfrm>
                              <a:prstGeom prst="rect">
                                <a:avLst/>
                              </a:prstGeom>
                              <a:solidFill>
                                <a:srgbClr val="FFFFFF"/>
                              </a:solidFill>
                              <a:ln w="9525">
                                <a:noFill/>
                                <a:miter lim="800000"/>
                                <a:headEnd/>
                                <a:tailEnd/>
                              </a:ln>
                            </wps:spPr>
                            <wps:txbx>
                              <w:txbxContent>
                                <w:tbl>
                                  <w:tblPr>
                                    <w:tblStyle w:val="Tablaconcuadrcula"/>
                                    <w:tblW w:w="0" w:type="auto"/>
                                    <w:jc w:val="center"/>
                                    <w:tblLook w:val="04A0" w:firstRow="1" w:lastRow="0" w:firstColumn="1" w:lastColumn="0" w:noHBand="0" w:noVBand="1"/>
                                  </w:tblPr>
                                  <w:tblGrid>
                                    <w:gridCol w:w="1623"/>
                                    <w:gridCol w:w="2176"/>
                                  </w:tblGrid>
                                  <w:tr w:rsidR="00E8770E" w14:paraId="7F8EACFD" w14:textId="77777777" w:rsidTr="00D906DB">
                                    <w:trPr>
                                      <w:trHeight w:val="352"/>
                                      <w:jc w:val="center"/>
                                    </w:trPr>
                                    <w:tc>
                                      <w:tcPr>
                                        <w:tcW w:w="3799" w:type="dxa"/>
                                        <w:gridSpan w:val="2"/>
                                        <w:tcBorders>
                                          <w:top w:val="nil"/>
                                          <w:left w:val="nil"/>
                                          <w:bottom w:val="double" w:sz="4" w:space="0" w:color="5B9BD5" w:themeColor="accent1"/>
                                          <w:right w:val="nil"/>
                                        </w:tcBorders>
                                        <w:shd w:val="clear" w:color="auto" w:fill="D9D9D9" w:themeFill="background1" w:themeFillShade="D9"/>
                                      </w:tcPr>
                                      <w:p w14:paraId="6183277C" w14:textId="77777777" w:rsidR="00E8770E" w:rsidRDefault="00E8770E" w:rsidP="002D745F">
                                        <w:pPr>
                                          <w:spacing w:after="0"/>
                                          <w:jc w:val="center"/>
                                          <w:rPr>
                                            <w:rFonts w:ascii="Arial" w:hAnsi="Arial" w:cs="Arial"/>
                                          </w:rPr>
                                        </w:pPr>
                                        <w:r>
                                          <w:rPr>
                                            <w:rFonts w:ascii="Arial" w:hAnsi="Arial" w:cs="Arial"/>
                                            <w:b/>
                                            <w:sz w:val="20"/>
                                            <w:szCs w:val="20"/>
                                          </w:rPr>
                                          <w:t>MODERNO</w:t>
                                        </w:r>
                                      </w:p>
                                    </w:tc>
                                  </w:tr>
                                  <w:tr w:rsidR="00E8770E" w14:paraId="75069E09" w14:textId="77777777" w:rsidTr="00D906DB">
                                    <w:trPr>
                                      <w:trHeight w:val="351"/>
                                      <w:jc w:val="center"/>
                                    </w:trPr>
                                    <w:tc>
                                      <w:tcPr>
                                        <w:tcW w:w="1623" w:type="dxa"/>
                                        <w:tcBorders>
                                          <w:top w:val="nil"/>
                                          <w:left w:val="nil"/>
                                          <w:bottom w:val="double" w:sz="4" w:space="0" w:color="5B9BD5" w:themeColor="accent1"/>
                                          <w:right w:val="nil"/>
                                        </w:tcBorders>
                                        <w:shd w:val="clear" w:color="auto" w:fill="D9D9D9" w:themeFill="background1" w:themeFillShade="D9"/>
                                      </w:tcPr>
                                      <w:p w14:paraId="5BE8714C" w14:textId="77777777" w:rsidR="00E8770E" w:rsidRPr="00D057E2" w:rsidRDefault="00E8770E" w:rsidP="002D745F">
                                        <w:pPr>
                                          <w:spacing w:after="0"/>
                                          <w:jc w:val="center"/>
                                          <w:rPr>
                                            <w:rFonts w:ascii="Arial" w:hAnsi="Arial" w:cs="Arial"/>
                                            <w:b/>
                                            <w:sz w:val="20"/>
                                            <w:szCs w:val="20"/>
                                          </w:rPr>
                                        </w:pPr>
                                        <w:r>
                                          <w:rPr>
                                            <w:rFonts w:ascii="Arial" w:hAnsi="Arial" w:cs="Arial"/>
                                            <w:b/>
                                            <w:sz w:val="20"/>
                                            <w:szCs w:val="20"/>
                                          </w:rPr>
                                          <w:t xml:space="preserve">Tres </w:t>
                                        </w:r>
                                        <w:r w:rsidRPr="00D057E2">
                                          <w:rPr>
                                            <w:rFonts w:ascii="Arial" w:hAnsi="Arial" w:cs="Arial"/>
                                            <w:b/>
                                            <w:sz w:val="20"/>
                                            <w:szCs w:val="20"/>
                                          </w:rPr>
                                          <w:t>dominios</w:t>
                                        </w:r>
                                      </w:p>
                                      <w:p w14:paraId="7F4F589B" w14:textId="77777777" w:rsidR="00E8770E" w:rsidRDefault="00E8770E" w:rsidP="002D745F">
                                        <w:pPr>
                                          <w:spacing w:after="0"/>
                                          <w:jc w:val="center"/>
                                          <w:rPr>
                                            <w:rFonts w:ascii="Arial" w:hAnsi="Arial" w:cs="Arial"/>
                                            <w:b/>
                                            <w:sz w:val="20"/>
                                            <w:szCs w:val="20"/>
                                          </w:rPr>
                                        </w:pPr>
                                        <w:proofErr w:type="spellStart"/>
                                        <w:r>
                                          <w:rPr>
                                            <w:rFonts w:ascii="Arial" w:hAnsi="Arial" w:cs="Arial"/>
                                            <w:b/>
                                            <w:sz w:val="20"/>
                                            <w:szCs w:val="20"/>
                                          </w:rPr>
                                          <w:t>Woese</w:t>
                                        </w:r>
                                        <w:proofErr w:type="spellEnd"/>
                                        <w:r w:rsidRPr="00D057E2">
                                          <w:rPr>
                                            <w:rFonts w:ascii="Arial" w:hAnsi="Arial" w:cs="Arial"/>
                                            <w:b/>
                                            <w:sz w:val="20"/>
                                            <w:szCs w:val="20"/>
                                          </w:rPr>
                                          <w:t xml:space="preserve"> </w:t>
                                        </w:r>
                                      </w:p>
                                      <w:p w14:paraId="22073702" w14:textId="77777777" w:rsidR="00E8770E" w:rsidRDefault="00E8770E" w:rsidP="002D745F">
                                        <w:pPr>
                                          <w:spacing w:after="0"/>
                                          <w:jc w:val="center"/>
                                          <w:rPr>
                                            <w:rFonts w:ascii="Arial" w:hAnsi="Arial" w:cs="Arial"/>
                                            <w:b/>
                                            <w:sz w:val="20"/>
                                            <w:szCs w:val="20"/>
                                          </w:rPr>
                                        </w:pPr>
                                        <w:r w:rsidRPr="00D057E2">
                                          <w:rPr>
                                            <w:rFonts w:ascii="Arial" w:hAnsi="Arial" w:cs="Arial"/>
                                            <w:b/>
                                            <w:sz w:val="20"/>
                                            <w:szCs w:val="20"/>
                                          </w:rPr>
                                          <w:t>19</w:t>
                                        </w:r>
                                        <w:r>
                                          <w:rPr>
                                            <w:rFonts w:ascii="Arial" w:hAnsi="Arial" w:cs="Arial"/>
                                            <w:b/>
                                            <w:sz w:val="20"/>
                                            <w:szCs w:val="20"/>
                                          </w:rPr>
                                          <w:t>78</w:t>
                                        </w:r>
                                        <w:r w:rsidRPr="00D057E2">
                                          <w:rPr>
                                            <w:rFonts w:ascii="Arial" w:hAnsi="Arial" w:cs="Arial"/>
                                            <w:b/>
                                            <w:sz w:val="20"/>
                                            <w:szCs w:val="20"/>
                                          </w:rPr>
                                          <w:t>,</w:t>
                                        </w:r>
                                        <w:r>
                                          <w:rPr>
                                            <w:rFonts w:ascii="Arial" w:hAnsi="Arial" w:cs="Arial"/>
                                            <w:b/>
                                            <w:sz w:val="20"/>
                                            <w:szCs w:val="20"/>
                                          </w:rPr>
                                          <w:t xml:space="preserve"> 19</w:t>
                                        </w:r>
                                        <w:r w:rsidRPr="00D057E2">
                                          <w:rPr>
                                            <w:rFonts w:ascii="Arial" w:hAnsi="Arial" w:cs="Arial"/>
                                            <w:b/>
                                            <w:sz w:val="20"/>
                                            <w:szCs w:val="20"/>
                                          </w:rPr>
                                          <w:t>8</w:t>
                                        </w:r>
                                        <w:r>
                                          <w:rPr>
                                            <w:rFonts w:ascii="Arial" w:hAnsi="Arial" w:cs="Arial"/>
                                            <w:b/>
                                            <w:sz w:val="20"/>
                                            <w:szCs w:val="20"/>
                                          </w:rPr>
                                          <w:t>0</w:t>
                                        </w:r>
                                      </w:p>
                                    </w:tc>
                                    <w:tc>
                                      <w:tcPr>
                                        <w:tcW w:w="2176" w:type="dxa"/>
                                        <w:tcBorders>
                                          <w:left w:val="nil"/>
                                          <w:bottom w:val="double" w:sz="4" w:space="0" w:color="5B9BD5" w:themeColor="accent1"/>
                                          <w:right w:val="nil"/>
                                        </w:tcBorders>
                                        <w:shd w:val="clear" w:color="auto" w:fill="D9D9D9" w:themeFill="background1" w:themeFillShade="D9"/>
                                      </w:tcPr>
                                      <w:p w14:paraId="09D61595" w14:textId="77777777" w:rsidR="00E8770E" w:rsidRDefault="00E8770E" w:rsidP="00195375">
                                        <w:pPr>
                                          <w:spacing w:after="0"/>
                                          <w:jc w:val="center"/>
                                          <w:rPr>
                                            <w:rFonts w:ascii="Arial" w:hAnsi="Arial" w:cs="Arial"/>
                                            <w:b/>
                                            <w:sz w:val="20"/>
                                            <w:szCs w:val="20"/>
                                          </w:rPr>
                                        </w:pPr>
                                        <w:r>
                                          <w:rPr>
                                            <w:rFonts w:ascii="Arial" w:hAnsi="Arial" w:cs="Arial"/>
                                            <w:b/>
                                            <w:sz w:val="20"/>
                                            <w:szCs w:val="20"/>
                                          </w:rPr>
                                          <w:t>Reinos</w:t>
                                        </w:r>
                                      </w:p>
                                    </w:tc>
                                  </w:tr>
                                  <w:tr w:rsidR="00E8770E" w14:paraId="2FAB56E6" w14:textId="77777777" w:rsidTr="007E7CE0">
                                    <w:trPr>
                                      <w:trHeight w:val="317"/>
                                      <w:jc w:val="center"/>
                                    </w:trPr>
                                    <w:tc>
                                      <w:tcPr>
                                        <w:tcW w:w="1623"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3DC351E9" w14:textId="77777777" w:rsidR="00E8770E" w:rsidRDefault="00E8770E" w:rsidP="00D057E2">
                                        <w:pPr>
                                          <w:rPr>
                                            <w:rFonts w:ascii="Arial" w:hAnsi="Arial" w:cs="Arial"/>
                                          </w:rPr>
                                        </w:pPr>
                                        <w:r>
                                          <w:rPr>
                                            <w:rFonts w:ascii="Arial" w:hAnsi="Arial" w:cs="Arial"/>
                                          </w:rPr>
                                          <w:t>Bacteria</w:t>
                                        </w: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092A1D1B" w14:textId="77777777" w:rsidR="00E8770E" w:rsidRDefault="00E8770E" w:rsidP="00D057E2">
                                        <w:pPr>
                                          <w:rPr>
                                            <w:rFonts w:ascii="Arial" w:hAnsi="Arial" w:cs="Arial"/>
                                          </w:rPr>
                                        </w:pPr>
                                        <w:proofErr w:type="spellStart"/>
                                        <w:r>
                                          <w:rPr>
                                            <w:rFonts w:ascii="Arial" w:hAnsi="Arial" w:cs="Arial"/>
                                          </w:rPr>
                                          <w:t>Arqueobacterias</w:t>
                                        </w:r>
                                        <w:proofErr w:type="spellEnd"/>
                                      </w:p>
                                    </w:tc>
                                  </w:tr>
                                  <w:tr w:rsidR="00E8770E" w14:paraId="0763BE41" w14:textId="77777777" w:rsidTr="007E7CE0">
                                    <w:trPr>
                                      <w:trHeight w:val="160"/>
                                      <w:jc w:val="center"/>
                                    </w:trPr>
                                    <w:tc>
                                      <w:tcPr>
                                        <w:tcW w:w="1623"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12C7DBDF" w14:textId="77777777" w:rsidR="00E8770E" w:rsidRDefault="00E8770E" w:rsidP="00D057E2">
                                        <w:pPr>
                                          <w:rPr>
                                            <w:rFonts w:ascii="Arial" w:hAnsi="Arial" w:cs="Arial"/>
                                          </w:rPr>
                                        </w:pPr>
                                        <w:r>
                                          <w:rPr>
                                            <w:rFonts w:ascii="Arial" w:hAnsi="Arial" w:cs="Arial"/>
                                          </w:rPr>
                                          <w:t>Archaea</w:t>
                                        </w: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184AC491" w14:textId="77777777" w:rsidR="00E8770E" w:rsidRDefault="00E8770E" w:rsidP="00D057E2">
                                        <w:pPr>
                                          <w:rPr>
                                            <w:rFonts w:ascii="Arial" w:hAnsi="Arial" w:cs="Arial"/>
                                          </w:rPr>
                                        </w:pPr>
                                        <w:r>
                                          <w:rPr>
                                            <w:rFonts w:ascii="Arial" w:hAnsi="Arial" w:cs="Arial"/>
                                          </w:rPr>
                                          <w:t>Eubacterias</w:t>
                                        </w:r>
                                      </w:p>
                                    </w:tc>
                                  </w:tr>
                                  <w:tr w:rsidR="00E8770E" w14:paraId="643C7204" w14:textId="77777777" w:rsidTr="00D906DB">
                                    <w:trPr>
                                      <w:trHeight w:val="80"/>
                                      <w:jc w:val="center"/>
                                    </w:trPr>
                                    <w:tc>
                                      <w:tcPr>
                                        <w:tcW w:w="1623" w:type="dxa"/>
                                        <w:vMerge w:val="restart"/>
                                        <w:tcBorders>
                                          <w:top w:val="double" w:sz="4" w:space="0" w:color="5B9BD5" w:themeColor="accent1"/>
                                          <w:left w:val="double" w:sz="4" w:space="0" w:color="5B9BD5" w:themeColor="accent1"/>
                                          <w:right w:val="double" w:sz="4" w:space="0" w:color="5B9BD5" w:themeColor="accent1"/>
                                        </w:tcBorders>
                                        <w:shd w:val="clear" w:color="auto" w:fill="DEEAF6" w:themeFill="accent1" w:themeFillTint="33"/>
                                      </w:tcPr>
                                      <w:p w14:paraId="20BC5A67" w14:textId="77777777" w:rsidR="00E8770E" w:rsidRDefault="00E8770E" w:rsidP="002D745F">
                                        <w:pPr>
                                          <w:rPr>
                                            <w:rFonts w:ascii="Arial" w:hAnsi="Arial" w:cs="Arial"/>
                                          </w:rPr>
                                        </w:pPr>
                                      </w:p>
                                      <w:p w14:paraId="74E4DCFC" w14:textId="77777777" w:rsidR="00E8770E" w:rsidRDefault="00E8770E" w:rsidP="002D745F">
                                        <w:pPr>
                                          <w:rPr>
                                            <w:rFonts w:ascii="Arial" w:hAnsi="Arial" w:cs="Arial"/>
                                          </w:rPr>
                                        </w:pPr>
                                        <w:r>
                                          <w:rPr>
                                            <w:rFonts w:ascii="Arial" w:hAnsi="Arial" w:cs="Arial"/>
                                          </w:rPr>
                                          <w:t>Eukarya</w:t>
                                        </w: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0AFE98E6" w14:textId="77777777" w:rsidR="00E8770E" w:rsidRDefault="00E8770E" w:rsidP="002D745F">
                                        <w:pPr>
                                          <w:rPr>
                                            <w:rFonts w:ascii="Arial" w:hAnsi="Arial" w:cs="Arial"/>
                                          </w:rPr>
                                        </w:pPr>
                                        <w:r>
                                          <w:rPr>
                                            <w:rFonts w:ascii="Arial" w:hAnsi="Arial" w:cs="Arial"/>
                                          </w:rPr>
                                          <w:t>Protista</w:t>
                                        </w:r>
                                      </w:p>
                                    </w:tc>
                                  </w:tr>
                                  <w:tr w:rsidR="00E8770E" w14:paraId="142481E7" w14:textId="77777777" w:rsidTr="00D906DB">
                                    <w:trPr>
                                      <w:trHeight w:val="80"/>
                                      <w:jc w:val="center"/>
                                    </w:trPr>
                                    <w:tc>
                                      <w:tcPr>
                                        <w:tcW w:w="1623" w:type="dxa"/>
                                        <w:vMerge/>
                                        <w:tcBorders>
                                          <w:left w:val="double" w:sz="4" w:space="0" w:color="5B9BD5" w:themeColor="accent1"/>
                                          <w:right w:val="double" w:sz="4" w:space="0" w:color="5B9BD5" w:themeColor="accent1"/>
                                        </w:tcBorders>
                                        <w:shd w:val="clear" w:color="auto" w:fill="DEEAF6" w:themeFill="accent1" w:themeFillTint="33"/>
                                      </w:tcPr>
                                      <w:p w14:paraId="5055F049" w14:textId="77777777" w:rsidR="00E8770E" w:rsidRDefault="00E8770E" w:rsidP="002D745F">
                                        <w:pPr>
                                          <w:rPr>
                                            <w:rFonts w:ascii="Arial" w:hAnsi="Arial" w:cs="Arial"/>
                                          </w:rPr>
                                        </w:pP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0BF01363" w14:textId="77777777" w:rsidR="00E8770E" w:rsidRDefault="00E8770E" w:rsidP="002D745F">
                                        <w:pPr>
                                          <w:rPr>
                                            <w:rFonts w:ascii="Arial" w:hAnsi="Arial" w:cs="Arial"/>
                                          </w:rPr>
                                        </w:pPr>
                                        <w:proofErr w:type="spellStart"/>
                                        <w:r>
                                          <w:rPr>
                                            <w:rFonts w:ascii="Arial" w:hAnsi="Arial" w:cs="Arial"/>
                                          </w:rPr>
                                          <w:t>Fungi</w:t>
                                        </w:r>
                                        <w:proofErr w:type="spellEnd"/>
                                      </w:p>
                                    </w:tc>
                                  </w:tr>
                                  <w:tr w:rsidR="00E8770E" w14:paraId="225596EE" w14:textId="77777777" w:rsidTr="00D906DB">
                                    <w:trPr>
                                      <w:trHeight w:val="80"/>
                                      <w:jc w:val="center"/>
                                    </w:trPr>
                                    <w:tc>
                                      <w:tcPr>
                                        <w:tcW w:w="1623" w:type="dxa"/>
                                        <w:vMerge/>
                                        <w:tcBorders>
                                          <w:left w:val="double" w:sz="4" w:space="0" w:color="5B9BD5" w:themeColor="accent1"/>
                                          <w:right w:val="double" w:sz="4" w:space="0" w:color="5B9BD5" w:themeColor="accent1"/>
                                        </w:tcBorders>
                                        <w:shd w:val="clear" w:color="auto" w:fill="DEEAF6" w:themeFill="accent1" w:themeFillTint="33"/>
                                      </w:tcPr>
                                      <w:p w14:paraId="04D9A320" w14:textId="77777777" w:rsidR="00E8770E" w:rsidRDefault="00E8770E" w:rsidP="002D745F">
                                        <w:pPr>
                                          <w:rPr>
                                            <w:rFonts w:ascii="Arial" w:hAnsi="Arial" w:cs="Arial"/>
                                          </w:rPr>
                                        </w:pP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2C53B50E" w14:textId="77777777" w:rsidR="00E8770E" w:rsidRDefault="00E8770E" w:rsidP="002D745F">
                                        <w:pPr>
                                          <w:rPr>
                                            <w:rFonts w:ascii="Arial" w:hAnsi="Arial" w:cs="Arial"/>
                                          </w:rPr>
                                        </w:pPr>
                                        <w:proofErr w:type="spellStart"/>
                                        <w:r>
                                          <w:rPr>
                                            <w:rFonts w:ascii="Arial" w:hAnsi="Arial" w:cs="Arial"/>
                                          </w:rPr>
                                          <w:t>Plantae</w:t>
                                        </w:r>
                                        <w:proofErr w:type="spellEnd"/>
                                      </w:p>
                                    </w:tc>
                                  </w:tr>
                                  <w:tr w:rsidR="00E8770E" w14:paraId="4AAAFA62" w14:textId="77777777" w:rsidTr="002D745F">
                                    <w:trPr>
                                      <w:trHeight w:val="80"/>
                                      <w:jc w:val="center"/>
                                    </w:trPr>
                                    <w:tc>
                                      <w:tcPr>
                                        <w:tcW w:w="1623" w:type="dxa"/>
                                        <w:vMerge/>
                                        <w:tcBorders>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3B55B745" w14:textId="77777777" w:rsidR="00E8770E" w:rsidRDefault="00E8770E" w:rsidP="002D745F">
                                        <w:pPr>
                                          <w:rPr>
                                            <w:rFonts w:ascii="Arial" w:hAnsi="Arial" w:cs="Arial"/>
                                          </w:rPr>
                                        </w:pP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6264A8C2" w14:textId="77777777" w:rsidR="00E8770E" w:rsidRDefault="00E8770E" w:rsidP="002D745F">
                                        <w:pPr>
                                          <w:rPr>
                                            <w:rFonts w:ascii="Arial" w:hAnsi="Arial" w:cs="Arial"/>
                                          </w:rPr>
                                        </w:pPr>
                                        <w:r>
                                          <w:rPr>
                                            <w:rFonts w:ascii="Arial" w:hAnsi="Arial" w:cs="Arial"/>
                                          </w:rPr>
                                          <w:t>Animalia</w:t>
                                        </w:r>
                                      </w:p>
                                    </w:tc>
                                  </w:tr>
                                </w:tbl>
                                <w:p w14:paraId="1C546EA0" w14:textId="77777777" w:rsidR="00E8770E" w:rsidRDefault="00E8770E" w:rsidP="001953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F68B30" id="_x0000_s1027" type="#_x0000_t202" style="position:absolute;margin-left:4.65pt;margin-top:9.65pt;width:292.5pt;height:218.3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" stroked="f">
                      <v:textbox>
                        <w:txbxContent>
                          <w:tbl>
                            <w:tblPr>
                              <w:tblStyle w:val="Tablaconcuadrcula"/>
                              <w:tblW w:w="0" w:type="auto"/>
                              <w:jc w:val="center"/>
                              <w:tblLook w:val="04A0" w:firstRow="1" w:lastRow="0" w:firstColumn="1" w:lastColumn="0" w:noHBand="0" w:noVBand="1"/>
                            </w:tblPr>
                            <w:tblGrid>
                              <w:gridCol w:w="1623"/>
                              <w:gridCol w:w="2176"/>
                            </w:tblGrid>
                            <w:tr w:rsidR="00E8770E" w14:paraId="7F8EACFD" w14:textId="77777777" w:rsidTr="00D906DB">
                              <w:trPr>
                                <w:trHeight w:val="352"/>
                                <w:jc w:val="center"/>
                              </w:trPr>
                              <w:tc>
                                <w:tcPr>
                                  <w:tcW w:w="3799" w:type="dxa"/>
                                  <w:gridSpan w:val="2"/>
                                  <w:tcBorders>
                                    <w:top w:val="nil"/>
                                    <w:left w:val="nil"/>
                                    <w:bottom w:val="double" w:sz="4" w:space="0" w:color="5B9BD5" w:themeColor="accent1"/>
                                    <w:right w:val="nil"/>
                                  </w:tcBorders>
                                  <w:shd w:val="clear" w:color="auto" w:fill="D9D9D9" w:themeFill="background1" w:themeFillShade="D9"/>
                                </w:tcPr>
                                <w:p w14:paraId="6183277C" w14:textId="77777777" w:rsidR="00E8770E" w:rsidRDefault="00E8770E" w:rsidP="002D745F">
                                  <w:pPr>
                                    <w:spacing w:after="0"/>
                                    <w:jc w:val="center"/>
                                    <w:rPr>
                                      <w:rFonts w:ascii="Arial" w:hAnsi="Arial" w:cs="Arial"/>
                                    </w:rPr>
                                  </w:pPr>
                                  <w:r>
                                    <w:rPr>
                                      <w:rFonts w:ascii="Arial" w:hAnsi="Arial" w:cs="Arial"/>
                                      <w:b/>
                                      <w:sz w:val="20"/>
                                      <w:szCs w:val="20"/>
                                    </w:rPr>
                                    <w:t>MODERNO</w:t>
                                  </w:r>
                                </w:p>
                              </w:tc>
                            </w:tr>
                            <w:tr w:rsidR="00E8770E" w14:paraId="75069E09" w14:textId="77777777" w:rsidTr="00D906DB">
                              <w:trPr>
                                <w:trHeight w:val="351"/>
                                <w:jc w:val="center"/>
                              </w:trPr>
                              <w:tc>
                                <w:tcPr>
                                  <w:tcW w:w="1623" w:type="dxa"/>
                                  <w:tcBorders>
                                    <w:top w:val="nil"/>
                                    <w:left w:val="nil"/>
                                    <w:bottom w:val="double" w:sz="4" w:space="0" w:color="5B9BD5" w:themeColor="accent1"/>
                                    <w:right w:val="nil"/>
                                  </w:tcBorders>
                                  <w:shd w:val="clear" w:color="auto" w:fill="D9D9D9" w:themeFill="background1" w:themeFillShade="D9"/>
                                </w:tcPr>
                                <w:p w14:paraId="5BE8714C" w14:textId="77777777" w:rsidR="00E8770E" w:rsidRPr="00D057E2" w:rsidRDefault="00E8770E" w:rsidP="002D745F">
                                  <w:pPr>
                                    <w:spacing w:after="0"/>
                                    <w:jc w:val="center"/>
                                    <w:rPr>
                                      <w:rFonts w:ascii="Arial" w:hAnsi="Arial" w:cs="Arial"/>
                                      <w:b/>
                                      <w:sz w:val="20"/>
                                      <w:szCs w:val="20"/>
                                    </w:rPr>
                                  </w:pPr>
                                  <w:r>
                                    <w:rPr>
                                      <w:rFonts w:ascii="Arial" w:hAnsi="Arial" w:cs="Arial"/>
                                      <w:b/>
                                      <w:sz w:val="20"/>
                                      <w:szCs w:val="20"/>
                                    </w:rPr>
                                    <w:t xml:space="preserve">Tres </w:t>
                                  </w:r>
                                  <w:r w:rsidRPr="00D057E2">
                                    <w:rPr>
                                      <w:rFonts w:ascii="Arial" w:hAnsi="Arial" w:cs="Arial"/>
                                      <w:b/>
                                      <w:sz w:val="20"/>
                                      <w:szCs w:val="20"/>
                                    </w:rPr>
                                    <w:t>dominios</w:t>
                                  </w:r>
                                </w:p>
                                <w:p w14:paraId="7F4F589B" w14:textId="77777777" w:rsidR="00E8770E" w:rsidRDefault="00E8770E" w:rsidP="002D745F">
                                  <w:pPr>
                                    <w:spacing w:after="0"/>
                                    <w:jc w:val="center"/>
                                    <w:rPr>
                                      <w:rFonts w:ascii="Arial" w:hAnsi="Arial" w:cs="Arial"/>
                                      <w:b/>
                                      <w:sz w:val="20"/>
                                      <w:szCs w:val="20"/>
                                    </w:rPr>
                                  </w:pPr>
                                  <w:proofErr w:type="spellStart"/>
                                  <w:r>
                                    <w:rPr>
                                      <w:rFonts w:ascii="Arial" w:hAnsi="Arial" w:cs="Arial"/>
                                      <w:b/>
                                      <w:sz w:val="20"/>
                                      <w:szCs w:val="20"/>
                                    </w:rPr>
                                    <w:t>Woese</w:t>
                                  </w:r>
                                  <w:proofErr w:type="spellEnd"/>
                                  <w:r w:rsidRPr="00D057E2">
                                    <w:rPr>
                                      <w:rFonts w:ascii="Arial" w:hAnsi="Arial" w:cs="Arial"/>
                                      <w:b/>
                                      <w:sz w:val="20"/>
                                      <w:szCs w:val="20"/>
                                    </w:rPr>
                                    <w:t xml:space="preserve"> </w:t>
                                  </w:r>
                                </w:p>
                                <w:p w14:paraId="22073702" w14:textId="77777777" w:rsidR="00E8770E" w:rsidRDefault="00E8770E" w:rsidP="002D745F">
                                  <w:pPr>
                                    <w:spacing w:after="0"/>
                                    <w:jc w:val="center"/>
                                    <w:rPr>
                                      <w:rFonts w:ascii="Arial" w:hAnsi="Arial" w:cs="Arial"/>
                                      <w:b/>
                                      <w:sz w:val="20"/>
                                      <w:szCs w:val="20"/>
                                    </w:rPr>
                                  </w:pPr>
                                  <w:r w:rsidRPr="00D057E2">
                                    <w:rPr>
                                      <w:rFonts w:ascii="Arial" w:hAnsi="Arial" w:cs="Arial"/>
                                      <w:b/>
                                      <w:sz w:val="20"/>
                                      <w:szCs w:val="20"/>
                                    </w:rPr>
                                    <w:t>19</w:t>
                                  </w:r>
                                  <w:r>
                                    <w:rPr>
                                      <w:rFonts w:ascii="Arial" w:hAnsi="Arial" w:cs="Arial"/>
                                      <w:b/>
                                      <w:sz w:val="20"/>
                                      <w:szCs w:val="20"/>
                                    </w:rPr>
                                    <w:t>78</w:t>
                                  </w:r>
                                  <w:r w:rsidRPr="00D057E2">
                                    <w:rPr>
                                      <w:rFonts w:ascii="Arial" w:hAnsi="Arial" w:cs="Arial"/>
                                      <w:b/>
                                      <w:sz w:val="20"/>
                                      <w:szCs w:val="20"/>
                                    </w:rPr>
                                    <w:t>,</w:t>
                                  </w:r>
                                  <w:r>
                                    <w:rPr>
                                      <w:rFonts w:ascii="Arial" w:hAnsi="Arial" w:cs="Arial"/>
                                      <w:b/>
                                      <w:sz w:val="20"/>
                                      <w:szCs w:val="20"/>
                                    </w:rPr>
                                    <w:t xml:space="preserve"> 19</w:t>
                                  </w:r>
                                  <w:r w:rsidRPr="00D057E2">
                                    <w:rPr>
                                      <w:rFonts w:ascii="Arial" w:hAnsi="Arial" w:cs="Arial"/>
                                      <w:b/>
                                      <w:sz w:val="20"/>
                                      <w:szCs w:val="20"/>
                                    </w:rPr>
                                    <w:t>8</w:t>
                                  </w:r>
                                  <w:r>
                                    <w:rPr>
                                      <w:rFonts w:ascii="Arial" w:hAnsi="Arial" w:cs="Arial"/>
                                      <w:b/>
                                      <w:sz w:val="20"/>
                                      <w:szCs w:val="20"/>
                                    </w:rPr>
                                    <w:t>0</w:t>
                                  </w:r>
                                </w:p>
                              </w:tc>
                              <w:tc>
                                <w:tcPr>
                                  <w:tcW w:w="2176" w:type="dxa"/>
                                  <w:tcBorders>
                                    <w:left w:val="nil"/>
                                    <w:bottom w:val="double" w:sz="4" w:space="0" w:color="5B9BD5" w:themeColor="accent1"/>
                                    <w:right w:val="nil"/>
                                  </w:tcBorders>
                                  <w:shd w:val="clear" w:color="auto" w:fill="D9D9D9" w:themeFill="background1" w:themeFillShade="D9"/>
                                </w:tcPr>
                                <w:p w14:paraId="09D61595" w14:textId="77777777" w:rsidR="00E8770E" w:rsidRDefault="00E8770E" w:rsidP="00195375">
                                  <w:pPr>
                                    <w:spacing w:after="0"/>
                                    <w:jc w:val="center"/>
                                    <w:rPr>
                                      <w:rFonts w:ascii="Arial" w:hAnsi="Arial" w:cs="Arial"/>
                                      <w:b/>
                                      <w:sz w:val="20"/>
                                      <w:szCs w:val="20"/>
                                    </w:rPr>
                                  </w:pPr>
                                  <w:r>
                                    <w:rPr>
                                      <w:rFonts w:ascii="Arial" w:hAnsi="Arial" w:cs="Arial"/>
                                      <w:b/>
                                      <w:sz w:val="20"/>
                                      <w:szCs w:val="20"/>
                                    </w:rPr>
                                    <w:t>Reinos</w:t>
                                  </w:r>
                                </w:p>
                              </w:tc>
                            </w:tr>
                            <w:tr w:rsidR="00E8770E" w14:paraId="2FAB56E6" w14:textId="77777777" w:rsidTr="007E7CE0">
                              <w:trPr>
                                <w:trHeight w:val="317"/>
                                <w:jc w:val="center"/>
                              </w:trPr>
                              <w:tc>
                                <w:tcPr>
                                  <w:tcW w:w="1623"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3DC351E9" w14:textId="77777777" w:rsidR="00E8770E" w:rsidRDefault="00E8770E" w:rsidP="00D057E2">
                                  <w:pPr>
                                    <w:rPr>
                                      <w:rFonts w:ascii="Arial" w:hAnsi="Arial" w:cs="Arial"/>
                                    </w:rPr>
                                  </w:pPr>
                                  <w:r>
                                    <w:rPr>
                                      <w:rFonts w:ascii="Arial" w:hAnsi="Arial" w:cs="Arial"/>
                                    </w:rPr>
                                    <w:t>Bacteria</w:t>
                                  </w: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092A1D1B" w14:textId="77777777" w:rsidR="00E8770E" w:rsidRDefault="00E8770E" w:rsidP="00D057E2">
                                  <w:pPr>
                                    <w:rPr>
                                      <w:rFonts w:ascii="Arial" w:hAnsi="Arial" w:cs="Arial"/>
                                    </w:rPr>
                                  </w:pPr>
                                  <w:proofErr w:type="spellStart"/>
                                  <w:r>
                                    <w:rPr>
                                      <w:rFonts w:ascii="Arial" w:hAnsi="Arial" w:cs="Arial"/>
                                    </w:rPr>
                                    <w:t>Arqueobacterias</w:t>
                                  </w:r>
                                  <w:proofErr w:type="spellEnd"/>
                                </w:p>
                              </w:tc>
                            </w:tr>
                            <w:tr w:rsidR="00E8770E" w14:paraId="0763BE41" w14:textId="77777777" w:rsidTr="007E7CE0">
                              <w:trPr>
                                <w:trHeight w:val="160"/>
                                <w:jc w:val="center"/>
                              </w:trPr>
                              <w:tc>
                                <w:tcPr>
                                  <w:tcW w:w="1623"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12C7DBDF" w14:textId="77777777" w:rsidR="00E8770E" w:rsidRDefault="00E8770E" w:rsidP="00D057E2">
                                  <w:pPr>
                                    <w:rPr>
                                      <w:rFonts w:ascii="Arial" w:hAnsi="Arial" w:cs="Arial"/>
                                    </w:rPr>
                                  </w:pPr>
                                  <w:r>
                                    <w:rPr>
                                      <w:rFonts w:ascii="Arial" w:hAnsi="Arial" w:cs="Arial"/>
                                    </w:rPr>
                                    <w:t>Archaea</w:t>
                                  </w: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184AC491" w14:textId="77777777" w:rsidR="00E8770E" w:rsidRDefault="00E8770E" w:rsidP="00D057E2">
                                  <w:pPr>
                                    <w:rPr>
                                      <w:rFonts w:ascii="Arial" w:hAnsi="Arial" w:cs="Arial"/>
                                    </w:rPr>
                                  </w:pPr>
                                  <w:r>
                                    <w:rPr>
                                      <w:rFonts w:ascii="Arial" w:hAnsi="Arial" w:cs="Arial"/>
                                    </w:rPr>
                                    <w:t>Eubacterias</w:t>
                                  </w:r>
                                </w:p>
                              </w:tc>
                            </w:tr>
                            <w:tr w:rsidR="00E8770E" w14:paraId="643C7204" w14:textId="77777777" w:rsidTr="00D906DB">
                              <w:trPr>
                                <w:trHeight w:val="80"/>
                                <w:jc w:val="center"/>
                              </w:trPr>
                              <w:tc>
                                <w:tcPr>
                                  <w:tcW w:w="1623" w:type="dxa"/>
                                  <w:vMerge w:val="restart"/>
                                  <w:tcBorders>
                                    <w:top w:val="double" w:sz="4" w:space="0" w:color="5B9BD5" w:themeColor="accent1"/>
                                    <w:left w:val="double" w:sz="4" w:space="0" w:color="5B9BD5" w:themeColor="accent1"/>
                                    <w:right w:val="double" w:sz="4" w:space="0" w:color="5B9BD5" w:themeColor="accent1"/>
                                  </w:tcBorders>
                                  <w:shd w:val="clear" w:color="auto" w:fill="DEEAF6" w:themeFill="accent1" w:themeFillTint="33"/>
                                </w:tcPr>
                                <w:p w14:paraId="20BC5A67" w14:textId="77777777" w:rsidR="00E8770E" w:rsidRDefault="00E8770E" w:rsidP="002D745F">
                                  <w:pPr>
                                    <w:rPr>
                                      <w:rFonts w:ascii="Arial" w:hAnsi="Arial" w:cs="Arial"/>
                                    </w:rPr>
                                  </w:pPr>
                                </w:p>
                                <w:p w14:paraId="74E4DCFC" w14:textId="77777777" w:rsidR="00E8770E" w:rsidRDefault="00E8770E" w:rsidP="002D745F">
                                  <w:pPr>
                                    <w:rPr>
                                      <w:rFonts w:ascii="Arial" w:hAnsi="Arial" w:cs="Arial"/>
                                    </w:rPr>
                                  </w:pPr>
                                  <w:r>
                                    <w:rPr>
                                      <w:rFonts w:ascii="Arial" w:hAnsi="Arial" w:cs="Arial"/>
                                    </w:rPr>
                                    <w:t>Eukarya</w:t>
                                  </w: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0AFE98E6" w14:textId="77777777" w:rsidR="00E8770E" w:rsidRDefault="00E8770E" w:rsidP="002D745F">
                                  <w:pPr>
                                    <w:rPr>
                                      <w:rFonts w:ascii="Arial" w:hAnsi="Arial" w:cs="Arial"/>
                                    </w:rPr>
                                  </w:pPr>
                                  <w:r>
                                    <w:rPr>
                                      <w:rFonts w:ascii="Arial" w:hAnsi="Arial" w:cs="Arial"/>
                                    </w:rPr>
                                    <w:t>Protista</w:t>
                                  </w:r>
                                </w:p>
                              </w:tc>
                            </w:tr>
                            <w:tr w:rsidR="00E8770E" w14:paraId="142481E7" w14:textId="77777777" w:rsidTr="00D906DB">
                              <w:trPr>
                                <w:trHeight w:val="80"/>
                                <w:jc w:val="center"/>
                              </w:trPr>
                              <w:tc>
                                <w:tcPr>
                                  <w:tcW w:w="1623" w:type="dxa"/>
                                  <w:vMerge/>
                                  <w:tcBorders>
                                    <w:left w:val="double" w:sz="4" w:space="0" w:color="5B9BD5" w:themeColor="accent1"/>
                                    <w:right w:val="double" w:sz="4" w:space="0" w:color="5B9BD5" w:themeColor="accent1"/>
                                  </w:tcBorders>
                                  <w:shd w:val="clear" w:color="auto" w:fill="DEEAF6" w:themeFill="accent1" w:themeFillTint="33"/>
                                </w:tcPr>
                                <w:p w14:paraId="5055F049" w14:textId="77777777" w:rsidR="00E8770E" w:rsidRDefault="00E8770E" w:rsidP="002D745F">
                                  <w:pPr>
                                    <w:rPr>
                                      <w:rFonts w:ascii="Arial" w:hAnsi="Arial" w:cs="Arial"/>
                                    </w:rPr>
                                  </w:pP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0BF01363" w14:textId="77777777" w:rsidR="00E8770E" w:rsidRDefault="00E8770E" w:rsidP="002D745F">
                                  <w:pPr>
                                    <w:rPr>
                                      <w:rFonts w:ascii="Arial" w:hAnsi="Arial" w:cs="Arial"/>
                                    </w:rPr>
                                  </w:pPr>
                                  <w:proofErr w:type="spellStart"/>
                                  <w:r>
                                    <w:rPr>
                                      <w:rFonts w:ascii="Arial" w:hAnsi="Arial" w:cs="Arial"/>
                                    </w:rPr>
                                    <w:t>Fungi</w:t>
                                  </w:r>
                                  <w:proofErr w:type="spellEnd"/>
                                </w:p>
                              </w:tc>
                            </w:tr>
                            <w:tr w:rsidR="00E8770E" w14:paraId="225596EE" w14:textId="77777777" w:rsidTr="00D906DB">
                              <w:trPr>
                                <w:trHeight w:val="80"/>
                                <w:jc w:val="center"/>
                              </w:trPr>
                              <w:tc>
                                <w:tcPr>
                                  <w:tcW w:w="1623" w:type="dxa"/>
                                  <w:vMerge/>
                                  <w:tcBorders>
                                    <w:left w:val="double" w:sz="4" w:space="0" w:color="5B9BD5" w:themeColor="accent1"/>
                                    <w:right w:val="double" w:sz="4" w:space="0" w:color="5B9BD5" w:themeColor="accent1"/>
                                  </w:tcBorders>
                                  <w:shd w:val="clear" w:color="auto" w:fill="DEEAF6" w:themeFill="accent1" w:themeFillTint="33"/>
                                </w:tcPr>
                                <w:p w14:paraId="04D9A320" w14:textId="77777777" w:rsidR="00E8770E" w:rsidRDefault="00E8770E" w:rsidP="002D745F">
                                  <w:pPr>
                                    <w:rPr>
                                      <w:rFonts w:ascii="Arial" w:hAnsi="Arial" w:cs="Arial"/>
                                    </w:rPr>
                                  </w:pP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2C53B50E" w14:textId="77777777" w:rsidR="00E8770E" w:rsidRDefault="00E8770E" w:rsidP="002D745F">
                                  <w:pPr>
                                    <w:rPr>
                                      <w:rFonts w:ascii="Arial" w:hAnsi="Arial" w:cs="Arial"/>
                                    </w:rPr>
                                  </w:pPr>
                                  <w:proofErr w:type="spellStart"/>
                                  <w:r>
                                    <w:rPr>
                                      <w:rFonts w:ascii="Arial" w:hAnsi="Arial" w:cs="Arial"/>
                                    </w:rPr>
                                    <w:t>Plantae</w:t>
                                  </w:r>
                                  <w:proofErr w:type="spellEnd"/>
                                </w:p>
                              </w:tc>
                            </w:tr>
                            <w:tr w:rsidR="00E8770E" w14:paraId="4AAAFA62" w14:textId="77777777" w:rsidTr="002D745F">
                              <w:trPr>
                                <w:trHeight w:val="80"/>
                                <w:jc w:val="center"/>
                              </w:trPr>
                              <w:tc>
                                <w:tcPr>
                                  <w:tcW w:w="1623" w:type="dxa"/>
                                  <w:vMerge/>
                                  <w:tcBorders>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3B55B745" w14:textId="77777777" w:rsidR="00E8770E" w:rsidRDefault="00E8770E" w:rsidP="002D745F">
                                  <w:pPr>
                                    <w:rPr>
                                      <w:rFonts w:ascii="Arial" w:hAnsi="Arial" w:cs="Arial"/>
                                    </w:rPr>
                                  </w:pP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6264A8C2" w14:textId="77777777" w:rsidR="00E8770E" w:rsidRDefault="00E8770E" w:rsidP="002D745F">
                                  <w:pPr>
                                    <w:rPr>
                                      <w:rFonts w:ascii="Arial" w:hAnsi="Arial" w:cs="Arial"/>
                                    </w:rPr>
                                  </w:pPr>
                                  <w:r>
                                    <w:rPr>
                                      <w:rFonts w:ascii="Arial" w:hAnsi="Arial" w:cs="Arial"/>
                                    </w:rPr>
                                    <w:t>Animalia</w:t>
                                  </w:r>
                                </w:p>
                              </w:tc>
                            </w:tr>
                          </w:tbl>
                          <w:p w14:paraId="1C546EA0" w14:textId="77777777" w:rsidR="00E8770E" w:rsidRDefault="00E8770E" w:rsidP="00195375"/>
                        </w:txbxContent>
                      </v:textbox>
                    </v:shape>
                  </w:pict>
                </mc:Fallback>
              </mc:AlternateContent>
            </w:r>
          </w:p>
          <w:p w14:paraId="77607E16" w14:textId="77777777" w:rsidR="00195375" w:rsidRPr="001C643E" w:rsidRDefault="00195375" w:rsidP="001C643E">
            <w:pPr>
              <w:spacing w:after="0" w:line="360" w:lineRule="auto"/>
              <w:rPr>
                <w:rFonts w:ascii="Arial" w:hAnsi="Arial" w:cs="Arial"/>
                <w:color w:val="000000"/>
                <w:lang w:val="es-MX"/>
              </w:rPr>
            </w:pPr>
          </w:p>
          <w:p w14:paraId="4BD21351" w14:textId="77777777" w:rsidR="00195375" w:rsidRPr="001C643E" w:rsidRDefault="00195375" w:rsidP="001C643E">
            <w:pPr>
              <w:spacing w:after="0" w:line="360" w:lineRule="auto"/>
              <w:rPr>
                <w:rFonts w:ascii="Arial" w:hAnsi="Arial" w:cs="Arial"/>
                <w:color w:val="000000"/>
                <w:lang w:val="es-MX"/>
              </w:rPr>
            </w:pPr>
          </w:p>
          <w:p w14:paraId="553BF80B" w14:textId="77777777" w:rsidR="00195375" w:rsidRPr="001C643E" w:rsidRDefault="00195375" w:rsidP="001C643E">
            <w:pPr>
              <w:spacing w:after="0" w:line="360" w:lineRule="auto"/>
              <w:rPr>
                <w:rFonts w:ascii="Arial" w:hAnsi="Arial" w:cs="Arial"/>
                <w:color w:val="000000"/>
                <w:lang w:val="es-MX"/>
              </w:rPr>
            </w:pPr>
          </w:p>
          <w:p w14:paraId="78A7B43B" w14:textId="77777777" w:rsidR="00195375" w:rsidRPr="001C643E" w:rsidRDefault="00195375" w:rsidP="001C643E">
            <w:pPr>
              <w:spacing w:after="0" w:line="360" w:lineRule="auto"/>
              <w:rPr>
                <w:rFonts w:ascii="Arial" w:hAnsi="Arial" w:cs="Arial"/>
                <w:color w:val="000000"/>
                <w:lang w:val="es-MX"/>
              </w:rPr>
            </w:pPr>
          </w:p>
          <w:p w14:paraId="54BA2D66" w14:textId="77777777" w:rsidR="00195375" w:rsidRPr="001C643E" w:rsidRDefault="00195375" w:rsidP="001C643E">
            <w:pPr>
              <w:spacing w:after="0" w:line="360" w:lineRule="auto"/>
              <w:rPr>
                <w:rFonts w:ascii="Arial" w:hAnsi="Arial" w:cs="Arial"/>
                <w:color w:val="000000"/>
                <w:lang w:val="es-MX"/>
              </w:rPr>
            </w:pPr>
          </w:p>
          <w:p w14:paraId="056C868A" w14:textId="77777777" w:rsidR="00195375" w:rsidRPr="001C643E" w:rsidRDefault="00195375" w:rsidP="001C643E">
            <w:pPr>
              <w:spacing w:after="0" w:line="360" w:lineRule="auto"/>
              <w:rPr>
                <w:rFonts w:ascii="Arial" w:hAnsi="Arial" w:cs="Arial"/>
                <w:color w:val="000000"/>
                <w:lang w:val="es-MX"/>
              </w:rPr>
            </w:pPr>
          </w:p>
          <w:p w14:paraId="2F71FF80" w14:textId="77777777" w:rsidR="00195375" w:rsidRPr="001C643E" w:rsidRDefault="00195375" w:rsidP="001C643E">
            <w:pPr>
              <w:spacing w:after="0" w:line="360" w:lineRule="auto"/>
              <w:rPr>
                <w:rFonts w:ascii="Arial" w:hAnsi="Arial" w:cs="Arial"/>
                <w:color w:val="000000"/>
                <w:lang w:val="es-MX"/>
              </w:rPr>
            </w:pPr>
          </w:p>
          <w:p w14:paraId="4363A126" w14:textId="77777777" w:rsidR="00195375" w:rsidRPr="001C643E" w:rsidRDefault="00195375" w:rsidP="001C643E">
            <w:pPr>
              <w:spacing w:after="0" w:line="360" w:lineRule="auto"/>
              <w:rPr>
                <w:rFonts w:ascii="Arial" w:hAnsi="Arial" w:cs="Arial"/>
                <w:color w:val="000000"/>
                <w:lang w:val="es-MX"/>
              </w:rPr>
            </w:pPr>
          </w:p>
          <w:p w14:paraId="602A0BDD" w14:textId="77777777" w:rsidR="00195375" w:rsidRPr="001C643E" w:rsidRDefault="00195375" w:rsidP="001C643E">
            <w:pPr>
              <w:spacing w:after="0" w:line="360" w:lineRule="auto"/>
              <w:rPr>
                <w:rFonts w:ascii="Arial" w:hAnsi="Arial" w:cs="Arial"/>
                <w:color w:val="000000"/>
                <w:lang w:val="es-MX"/>
              </w:rPr>
            </w:pPr>
          </w:p>
          <w:p w14:paraId="48160E0D" w14:textId="77777777" w:rsidR="00195375" w:rsidRPr="001C643E" w:rsidRDefault="00195375" w:rsidP="001C643E">
            <w:pPr>
              <w:spacing w:after="0" w:line="360" w:lineRule="auto"/>
              <w:rPr>
                <w:rFonts w:ascii="Arial" w:hAnsi="Arial" w:cs="Arial"/>
                <w:color w:val="000000"/>
                <w:lang w:val="es-MX"/>
              </w:rPr>
            </w:pPr>
          </w:p>
          <w:p w14:paraId="1125F0BA" w14:textId="77777777" w:rsidR="00195375" w:rsidRPr="001C643E" w:rsidRDefault="00195375" w:rsidP="001C643E">
            <w:pPr>
              <w:spacing w:after="0" w:line="360" w:lineRule="auto"/>
              <w:rPr>
                <w:rFonts w:ascii="Arial" w:hAnsi="Arial" w:cs="Arial"/>
                <w:color w:val="000000"/>
                <w:lang w:val="es-MX"/>
              </w:rPr>
            </w:pPr>
          </w:p>
          <w:p w14:paraId="7790C78A" w14:textId="77777777" w:rsidR="00195375" w:rsidRPr="001C643E" w:rsidRDefault="00195375" w:rsidP="001C643E">
            <w:pPr>
              <w:spacing w:after="0" w:line="360" w:lineRule="auto"/>
              <w:rPr>
                <w:rFonts w:ascii="Arial" w:hAnsi="Arial" w:cs="Arial"/>
                <w:color w:val="000000"/>
                <w:lang w:val="es-MX"/>
              </w:rPr>
            </w:pPr>
          </w:p>
          <w:p w14:paraId="0843ED47" w14:textId="77777777" w:rsidR="00195375" w:rsidRPr="001C643E" w:rsidRDefault="00195375" w:rsidP="001C643E">
            <w:pPr>
              <w:spacing w:after="0" w:line="360" w:lineRule="auto"/>
              <w:rPr>
                <w:rFonts w:ascii="Arial" w:hAnsi="Arial" w:cs="Arial"/>
                <w:color w:val="000000"/>
                <w:lang w:val="es-MX"/>
              </w:rPr>
            </w:pPr>
          </w:p>
          <w:p w14:paraId="30F25EE3" w14:textId="77777777" w:rsidR="00195375" w:rsidRPr="001C643E" w:rsidRDefault="00195375" w:rsidP="001C643E">
            <w:pPr>
              <w:spacing w:after="0" w:line="360" w:lineRule="auto"/>
              <w:rPr>
                <w:rFonts w:ascii="Arial" w:hAnsi="Arial" w:cs="Arial"/>
                <w:color w:val="000000"/>
                <w:lang w:val="es-MX"/>
              </w:rPr>
            </w:pPr>
          </w:p>
          <w:p w14:paraId="5D2EF6BE" w14:textId="77777777" w:rsidR="00195375" w:rsidRPr="001C643E" w:rsidRDefault="00195375" w:rsidP="001C643E">
            <w:pPr>
              <w:spacing w:after="0" w:line="360" w:lineRule="auto"/>
              <w:rPr>
                <w:rFonts w:ascii="Arial" w:hAnsi="Arial" w:cs="Arial"/>
                <w:color w:val="000000"/>
                <w:lang w:val="es-MX"/>
              </w:rPr>
            </w:pPr>
          </w:p>
          <w:p w14:paraId="6DBCAD6A" w14:textId="77777777" w:rsidR="00195375" w:rsidRPr="001C643E" w:rsidRDefault="00195375" w:rsidP="001C643E">
            <w:pPr>
              <w:spacing w:after="0" w:line="360" w:lineRule="auto"/>
              <w:rPr>
                <w:rFonts w:ascii="Arial" w:hAnsi="Arial" w:cs="Arial"/>
                <w:color w:val="000000"/>
                <w:lang w:val="es-MX"/>
              </w:rPr>
            </w:pPr>
          </w:p>
        </w:tc>
      </w:tr>
      <w:tr w:rsidR="00195375" w:rsidRPr="001C643E" w14:paraId="33C5CB06" w14:textId="77777777" w:rsidTr="00D906DB">
        <w:tc>
          <w:tcPr>
            <w:tcW w:w="2494" w:type="dxa"/>
            <w:shd w:val="clear" w:color="auto" w:fill="auto"/>
          </w:tcPr>
          <w:p w14:paraId="42CA8C6C" w14:textId="77777777" w:rsidR="00195375" w:rsidRPr="001C643E" w:rsidRDefault="00195375" w:rsidP="001C643E">
            <w:pPr>
              <w:spacing w:after="0" w:line="360" w:lineRule="auto"/>
              <w:rPr>
                <w:rFonts w:ascii="Arial" w:hAnsi="Arial" w:cs="Arial"/>
                <w:color w:val="000000"/>
                <w:lang w:val="es-MX"/>
              </w:rPr>
            </w:pPr>
            <w:r w:rsidRPr="001C643E">
              <w:rPr>
                <w:rFonts w:ascii="Arial" w:hAnsi="Arial" w:cs="Arial"/>
                <w:b/>
                <w:color w:val="000000"/>
                <w:lang w:val="es-MX"/>
              </w:rPr>
              <w:lastRenderedPageBreak/>
              <w:t>Pie de imagen</w:t>
            </w:r>
          </w:p>
        </w:tc>
        <w:tc>
          <w:tcPr>
            <w:tcW w:w="6334" w:type="dxa"/>
            <w:shd w:val="clear" w:color="auto" w:fill="auto"/>
          </w:tcPr>
          <w:p w14:paraId="6F79EEA9" w14:textId="0A156103" w:rsidR="00195375" w:rsidRPr="001C643E" w:rsidRDefault="00195375" w:rsidP="00EB4DBA">
            <w:pPr>
              <w:spacing w:after="0" w:line="360" w:lineRule="auto"/>
              <w:rPr>
                <w:rFonts w:ascii="Arial" w:hAnsi="Arial" w:cs="Arial"/>
                <w:color w:val="000000"/>
                <w:lang w:val="es-MX"/>
              </w:rPr>
            </w:pPr>
            <w:r w:rsidRPr="001C643E">
              <w:rPr>
                <w:rFonts w:ascii="Arial" w:hAnsi="Arial" w:cs="Arial"/>
                <w:color w:val="000000"/>
                <w:lang w:val="es-MX"/>
              </w:rPr>
              <w:t xml:space="preserve">El </w:t>
            </w:r>
            <w:r w:rsidR="003B66CC" w:rsidRPr="001C643E">
              <w:rPr>
                <w:rFonts w:ascii="Arial" w:hAnsi="Arial" w:cs="Arial"/>
                <w:b/>
                <w:color w:val="000000"/>
                <w:lang w:val="es-MX"/>
              </w:rPr>
              <w:t>modelo moderno</w:t>
            </w:r>
            <w:r w:rsidRPr="001C643E">
              <w:rPr>
                <w:rFonts w:ascii="Arial" w:hAnsi="Arial" w:cs="Arial"/>
                <w:color w:val="000000"/>
                <w:lang w:val="es-MX"/>
              </w:rPr>
              <w:t xml:space="preserve"> plantea que los seres vivos se clasifican en </w:t>
            </w:r>
            <w:r w:rsidR="003B66CC" w:rsidRPr="001C643E">
              <w:rPr>
                <w:rFonts w:ascii="Arial" w:hAnsi="Arial" w:cs="Arial"/>
                <w:color w:val="000000"/>
                <w:lang w:val="es-MX"/>
              </w:rPr>
              <w:t xml:space="preserve">tres </w:t>
            </w:r>
            <w:r w:rsidR="00C75637" w:rsidRPr="001C643E">
              <w:rPr>
                <w:rFonts w:ascii="Arial" w:hAnsi="Arial" w:cs="Arial"/>
                <w:color w:val="000000"/>
                <w:lang w:val="es-MX"/>
              </w:rPr>
              <w:t>dominios</w:t>
            </w:r>
            <w:r w:rsidRPr="001C643E">
              <w:rPr>
                <w:rFonts w:ascii="Arial" w:hAnsi="Arial" w:cs="Arial"/>
                <w:color w:val="000000"/>
                <w:lang w:val="es-MX"/>
              </w:rPr>
              <w:t xml:space="preserve">: </w:t>
            </w:r>
            <w:r w:rsidR="00C75637" w:rsidRPr="00645E47">
              <w:rPr>
                <w:rFonts w:ascii="Arial" w:hAnsi="Arial" w:cs="Arial"/>
                <w:b/>
                <w:color w:val="000000"/>
                <w:lang w:val="es-MX"/>
              </w:rPr>
              <w:t>Bacteria</w:t>
            </w:r>
            <w:r w:rsidR="00645E47" w:rsidRPr="00E8770E">
              <w:rPr>
                <w:rFonts w:ascii="Arial" w:hAnsi="Arial" w:cs="Arial"/>
                <w:color w:val="000000"/>
                <w:lang w:val="es-MX"/>
              </w:rPr>
              <w:t>,</w:t>
            </w:r>
            <w:r w:rsidR="00645E47" w:rsidRPr="00E8770E">
              <w:rPr>
                <w:rFonts w:ascii="Arial" w:hAnsi="Arial" w:cs="Arial"/>
                <w:b/>
                <w:color w:val="000000"/>
                <w:lang w:val="es-MX"/>
              </w:rPr>
              <w:t xml:space="preserve"> </w:t>
            </w:r>
            <w:r w:rsidR="00C75637" w:rsidRPr="00645E47">
              <w:rPr>
                <w:rFonts w:ascii="Arial" w:hAnsi="Arial" w:cs="Arial"/>
                <w:b/>
                <w:i/>
                <w:color w:val="000000"/>
                <w:lang w:val="es-MX"/>
              </w:rPr>
              <w:t>Archaea</w:t>
            </w:r>
            <w:r w:rsidR="00C75637" w:rsidRPr="00645E47">
              <w:rPr>
                <w:rFonts w:ascii="Arial" w:hAnsi="Arial" w:cs="Arial"/>
                <w:b/>
                <w:color w:val="000000"/>
                <w:lang w:val="es-MX"/>
              </w:rPr>
              <w:t xml:space="preserve"> </w:t>
            </w:r>
            <w:r w:rsidR="00645E47" w:rsidRPr="00E8770E">
              <w:rPr>
                <w:rFonts w:ascii="Arial" w:hAnsi="Arial" w:cs="Arial"/>
                <w:color w:val="000000"/>
                <w:lang w:val="es-MX"/>
              </w:rPr>
              <w:t>y</w:t>
            </w:r>
            <w:r w:rsidR="00645E47" w:rsidRPr="00E8770E">
              <w:rPr>
                <w:rFonts w:ascii="Arial" w:hAnsi="Arial" w:cs="Arial"/>
                <w:b/>
                <w:color w:val="000000"/>
                <w:lang w:val="es-MX"/>
              </w:rPr>
              <w:t xml:space="preserve"> </w:t>
            </w:r>
            <w:r w:rsidR="00C75637" w:rsidRPr="00645E47">
              <w:rPr>
                <w:rFonts w:ascii="Arial" w:hAnsi="Arial" w:cs="Arial"/>
                <w:b/>
                <w:i/>
                <w:color w:val="000000"/>
                <w:lang w:val="es-MX"/>
              </w:rPr>
              <w:t>Eukarya</w:t>
            </w:r>
            <w:r w:rsidR="004C72B7" w:rsidRPr="001C643E">
              <w:rPr>
                <w:rFonts w:ascii="Arial" w:hAnsi="Arial" w:cs="Arial"/>
                <w:color w:val="000000"/>
                <w:lang w:val="es-MX"/>
              </w:rPr>
              <w:t xml:space="preserve">. </w:t>
            </w:r>
            <w:r w:rsidR="00F66D73" w:rsidRPr="001C643E">
              <w:rPr>
                <w:rFonts w:ascii="Arial" w:hAnsi="Arial" w:cs="Arial"/>
                <w:color w:val="000000"/>
                <w:lang w:val="es-MX"/>
              </w:rPr>
              <w:t>Aquí</w:t>
            </w:r>
            <w:r w:rsidR="00E05039" w:rsidRPr="001C643E">
              <w:rPr>
                <w:rFonts w:ascii="Arial" w:hAnsi="Arial" w:cs="Arial"/>
                <w:color w:val="000000"/>
                <w:lang w:val="es-MX"/>
              </w:rPr>
              <w:t xml:space="preserve"> desaparece el antiguo reino mónera, </w:t>
            </w:r>
            <w:r w:rsidR="007E7CE0" w:rsidRPr="001C643E">
              <w:rPr>
                <w:rFonts w:ascii="Arial" w:hAnsi="Arial" w:cs="Arial"/>
                <w:color w:val="000000"/>
                <w:lang w:val="es-MX"/>
              </w:rPr>
              <w:t xml:space="preserve">y se reconocen </w:t>
            </w:r>
            <w:r w:rsidR="00EB4DBA">
              <w:rPr>
                <w:rFonts w:ascii="Arial" w:hAnsi="Arial" w:cs="Arial"/>
                <w:color w:val="000000"/>
                <w:lang w:val="es-MX"/>
              </w:rPr>
              <w:t>seis</w:t>
            </w:r>
            <w:r w:rsidR="00EB4DBA" w:rsidRPr="001C643E">
              <w:rPr>
                <w:rFonts w:ascii="Arial" w:hAnsi="Arial" w:cs="Arial"/>
                <w:color w:val="000000"/>
                <w:lang w:val="es-MX"/>
              </w:rPr>
              <w:t xml:space="preserve"> </w:t>
            </w:r>
            <w:r w:rsidR="007E7CE0" w:rsidRPr="001C643E">
              <w:rPr>
                <w:rFonts w:ascii="Arial" w:hAnsi="Arial" w:cs="Arial"/>
                <w:color w:val="000000"/>
                <w:lang w:val="es-MX"/>
              </w:rPr>
              <w:t>reinos</w:t>
            </w:r>
            <w:r w:rsidR="00F66D73" w:rsidRPr="001C643E">
              <w:rPr>
                <w:rFonts w:ascii="Arial" w:hAnsi="Arial" w:cs="Arial"/>
                <w:color w:val="000000"/>
                <w:lang w:val="es-MX"/>
              </w:rPr>
              <w:t>:</w:t>
            </w:r>
            <w:r w:rsidR="002479EC" w:rsidRPr="001C643E">
              <w:rPr>
                <w:rFonts w:ascii="Arial" w:hAnsi="Arial" w:cs="Arial"/>
                <w:color w:val="000000"/>
                <w:lang w:val="es-MX"/>
              </w:rPr>
              <w:t xml:space="preserve"> </w:t>
            </w:r>
            <w:r w:rsidR="00EB4DBA">
              <w:rPr>
                <w:rFonts w:ascii="Arial" w:hAnsi="Arial" w:cs="Arial"/>
                <w:color w:val="000000"/>
                <w:lang w:val="es-MX"/>
              </w:rPr>
              <w:t>dos</w:t>
            </w:r>
            <w:r w:rsidR="00EB4DBA" w:rsidRPr="001C643E">
              <w:rPr>
                <w:rFonts w:ascii="Arial" w:hAnsi="Arial" w:cs="Arial"/>
                <w:color w:val="000000"/>
                <w:lang w:val="es-MX"/>
              </w:rPr>
              <w:t xml:space="preserve"> </w:t>
            </w:r>
            <w:r w:rsidR="002479EC" w:rsidRPr="001C643E">
              <w:rPr>
                <w:rFonts w:ascii="Arial" w:hAnsi="Arial" w:cs="Arial"/>
                <w:color w:val="000000"/>
                <w:lang w:val="es-MX"/>
              </w:rPr>
              <w:t>procariotas y cuatro eucariotas.</w:t>
            </w:r>
          </w:p>
        </w:tc>
      </w:tr>
    </w:tbl>
    <w:p w14:paraId="460A61F2" w14:textId="77777777" w:rsidR="000C7829" w:rsidRPr="001C643E" w:rsidRDefault="000C7829" w:rsidP="001C643E">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3B6BD8" w:rsidRPr="001C643E" w14:paraId="50E2B9EF" w14:textId="77777777" w:rsidTr="00AE6F07">
        <w:tc>
          <w:tcPr>
            <w:tcW w:w="8828" w:type="dxa"/>
            <w:gridSpan w:val="2"/>
            <w:shd w:val="clear" w:color="auto" w:fill="000000"/>
          </w:tcPr>
          <w:p w14:paraId="5E0069AB" w14:textId="77777777" w:rsidR="003B6BD8" w:rsidRPr="001C643E" w:rsidRDefault="003B6BD8"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3B6BD8" w:rsidRPr="001C643E" w14:paraId="26DD4F67" w14:textId="77777777" w:rsidTr="00AE6F07">
        <w:tc>
          <w:tcPr>
            <w:tcW w:w="2481" w:type="dxa"/>
            <w:shd w:val="clear" w:color="auto" w:fill="auto"/>
          </w:tcPr>
          <w:p w14:paraId="2503E67C" w14:textId="77777777" w:rsidR="003B6BD8" w:rsidRPr="001C643E" w:rsidRDefault="003B6BD8"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21ADE2AA" w14:textId="77777777" w:rsidR="003B6BD8" w:rsidRPr="001C643E" w:rsidRDefault="003B6BD8" w:rsidP="001C643E">
            <w:pPr>
              <w:spacing w:after="0" w:line="360" w:lineRule="auto"/>
              <w:rPr>
                <w:rFonts w:ascii="Arial" w:hAnsi="Arial" w:cs="Arial"/>
                <w:b/>
                <w:color w:val="000000"/>
                <w:lang w:val="es-MX"/>
              </w:rPr>
            </w:pPr>
            <w:r w:rsidRPr="001C643E">
              <w:rPr>
                <w:rFonts w:ascii="Arial" w:hAnsi="Arial" w:cs="Arial"/>
                <w:color w:val="000000"/>
                <w:lang w:val="es-MX"/>
              </w:rPr>
              <w:t>CN_09_04_CO_REC20</w:t>
            </w:r>
          </w:p>
        </w:tc>
      </w:tr>
      <w:tr w:rsidR="003B6BD8" w:rsidRPr="001C643E" w14:paraId="5AA04DFA" w14:textId="77777777" w:rsidTr="00AE6F07">
        <w:tc>
          <w:tcPr>
            <w:tcW w:w="2481" w:type="dxa"/>
            <w:shd w:val="clear" w:color="auto" w:fill="auto"/>
          </w:tcPr>
          <w:p w14:paraId="133BEC60" w14:textId="77777777" w:rsidR="003B6BD8" w:rsidRPr="001C643E" w:rsidRDefault="003B6BD8"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6618A5DF" w14:textId="713761B1" w:rsidR="003B6BD8" w:rsidRPr="001C643E" w:rsidRDefault="00EB4DBA" w:rsidP="001C643E">
            <w:pPr>
              <w:spacing w:after="0" w:line="360" w:lineRule="auto"/>
              <w:rPr>
                <w:rFonts w:ascii="Arial" w:hAnsi="Arial" w:cs="Arial"/>
                <w:color w:val="000000"/>
                <w:lang w:val="es-MX"/>
              </w:rPr>
            </w:pPr>
            <w:r>
              <w:rPr>
                <w:rFonts w:ascii="Arial" w:hAnsi="Arial" w:cs="Arial"/>
                <w:color w:val="000000"/>
                <w:lang w:val="es-MX"/>
              </w:rPr>
              <w:t>Las d</w:t>
            </w:r>
            <w:r w:rsidRPr="001C643E">
              <w:rPr>
                <w:rFonts w:ascii="Arial" w:hAnsi="Arial" w:cs="Arial"/>
                <w:color w:val="000000"/>
                <w:lang w:val="es-MX"/>
              </w:rPr>
              <w:t xml:space="preserve">iferencias </w:t>
            </w:r>
            <w:r w:rsidR="003B6BD8" w:rsidRPr="001C643E">
              <w:rPr>
                <w:rFonts w:ascii="Arial" w:hAnsi="Arial" w:cs="Arial"/>
                <w:color w:val="000000"/>
                <w:lang w:val="es-MX"/>
              </w:rPr>
              <w:t xml:space="preserve">entre el modelo tradicional y el moderno para clasificar </w:t>
            </w:r>
            <w:r>
              <w:rPr>
                <w:rFonts w:ascii="Arial" w:hAnsi="Arial" w:cs="Arial"/>
                <w:color w:val="000000"/>
                <w:lang w:val="es-MX"/>
              </w:rPr>
              <w:t xml:space="preserve">a </w:t>
            </w:r>
            <w:r w:rsidR="003B6BD8" w:rsidRPr="001C643E">
              <w:rPr>
                <w:rFonts w:ascii="Arial" w:hAnsi="Arial" w:cs="Arial"/>
                <w:color w:val="000000"/>
                <w:lang w:val="es-MX"/>
              </w:rPr>
              <w:t>los seres vivos</w:t>
            </w:r>
          </w:p>
        </w:tc>
      </w:tr>
      <w:tr w:rsidR="003B6BD8" w:rsidRPr="001C643E" w14:paraId="060B7A27" w14:textId="77777777" w:rsidTr="00AE6F07">
        <w:tc>
          <w:tcPr>
            <w:tcW w:w="2481" w:type="dxa"/>
            <w:shd w:val="clear" w:color="auto" w:fill="auto"/>
          </w:tcPr>
          <w:p w14:paraId="52DC5439" w14:textId="77777777" w:rsidR="003B6BD8" w:rsidRPr="001C643E" w:rsidRDefault="003B6BD8"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6997F7D4" w14:textId="10A5080C" w:rsidR="003B6BD8" w:rsidRPr="001C643E" w:rsidRDefault="003B6BD8" w:rsidP="001C643E">
            <w:pPr>
              <w:spacing w:after="0" w:line="360" w:lineRule="auto"/>
              <w:rPr>
                <w:rFonts w:ascii="Arial" w:hAnsi="Arial" w:cs="Arial"/>
                <w:color w:val="000000"/>
                <w:lang w:val="es-MX"/>
              </w:rPr>
            </w:pPr>
            <w:r w:rsidRPr="001C643E">
              <w:rPr>
                <w:rFonts w:ascii="Arial" w:hAnsi="Arial" w:cs="Arial"/>
              </w:rPr>
              <w:t>Actividad acerca de las diferencias entre los sistemas tradicional y moderno de clasificación de los seres vivos</w:t>
            </w:r>
          </w:p>
        </w:tc>
      </w:tr>
    </w:tbl>
    <w:p w14:paraId="676D0FB4" w14:textId="77777777" w:rsidR="003B6BD8" w:rsidRPr="001C643E" w:rsidRDefault="003B6BD8" w:rsidP="001C643E">
      <w:pPr>
        <w:spacing w:line="360" w:lineRule="auto"/>
        <w:rPr>
          <w:rFonts w:ascii="Arial" w:hAnsi="Arial" w:cs="Arial"/>
        </w:rPr>
      </w:pPr>
    </w:p>
    <w:p w14:paraId="175C66AB" w14:textId="2020609F" w:rsidR="004C72B7" w:rsidRPr="001C643E" w:rsidRDefault="004C72B7" w:rsidP="001C643E">
      <w:pPr>
        <w:spacing w:line="360" w:lineRule="auto"/>
        <w:rPr>
          <w:rFonts w:ascii="Arial" w:hAnsi="Arial" w:cs="Arial"/>
        </w:rPr>
      </w:pPr>
      <w:r w:rsidRPr="001C643E">
        <w:rPr>
          <w:rFonts w:ascii="Arial" w:hAnsi="Arial" w:cs="Arial"/>
          <w:highlight w:val="yellow"/>
        </w:rPr>
        <w:t>[SECCIÓN 2]</w:t>
      </w:r>
      <w:r w:rsidRPr="001C643E">
        <w:rPr>
          <w:rFonts w:ascii="Arial" w:hAnsi="Arial" w:cs="Arial"/>
          <w:b/>
        </w:rPr>
        <w:t>1.2 Los representantes de la clasificación biológica</w:t>
      </w:r>
      <w:r w:rsidRPr="001C643E">
        <w:rPr>
          <w:rFonts w:ascii="Arial" w:hAnsi="Arial" w:cs="Arial"/>
        </w:rPr>
        <w:t xml:space="preserve"> </w:t>
      </w:r>
    </w:p>
    <w:p w14:paraId="4EDB7B39" w14:textId="74A35F01" w:rsidR="004C72B7" w:rsidRPr="001C643E" w:rsidRDefault="004C72B7" w:rsidP="001C643E">
      <w:pPr>
        <w:spacing w:after="0" w:line="360" w:lineRule="auto"/>
        <w:rPr>
          <w:rFonts w:ascii="Arial" w:hAnsi="Arial" w:cs="Arial"/>
        </w:rPr>
      </w:pPr>
      <w:r w:rsidRPr="001C643E">
        <w:rPr>
          <w:rFonts w:ascii="Arial" w:hAnsi="Arial" w:cs="Arial"/>
        </w:rPr>
        <w:t>Aunque pueda parecer sencillo, clasificar a los organismos no es una tarea fácil. Esta disciplina ha tenido diferentes momentos y representantes en su historia</w:t>
      </w:r>
      <w:r w:rsidR="002909F7" w:rsidRPr="001C643E">
        <w:rPr>
          <w:rFonts w:ascii="Arial" w:hAnsi="Arial" w:cs="Arial"/>
        </w:rPr>
        <w:t xml:space="preserve">, algunos de ellos son: </w:t>
      </w:r>
      <w:r w:rsidR="002909F7" w:rsidRPr="001C643E">
        <w:rPr>
          <w:rFonts w:ascii="Arial" w:hAnsi="Arial" w:cs="Arial"/>
          <w:color w:val="000000"/>
          <w:lang w:val="es-MX"/>
        </w:rPr>
        <w:t>Aristóteles (384 a.</w:t>
      </w:r>
      <w:r w:rsidR="00F4314F">
        <w:rPr>
          <w:rFonts w:ascii="Arial" w:hAnsi="Arial" w:cs="Arial"/>
          <w:color w:val="000000"/>
          <w:lang w:val="es-MX"/>
        </w:rPr>
        <w:t xml:space="preserve"> </w:t>
      </w:r>
      <w:r w:rsidR="002909F7" w:rsidRPr="001C643E">
        <w:rPr>
          <w:rFonts w:ascii="Arial" w:hAnsi="Arial" w:cs="Arial"/>
          <w:color w:val="000000"/>
          <w:lang w:val="es-MX"/>
        </w:rPr>
        <w:t xml:space="preserve">C.), </w:t>
      </w:r>
      <w:r w:rsidR="00FE79EF">
        <w:rPr>
          <w:rFonts w:ascii="Arial" w:hAnsi="Arial" w:cs="Arial"/>
          <w:color w:val="000000"/>
          <w:lang w:val="es-MX"/>
        </w:rPr>
        <w:t>Carl von</w:t>
      </w:r>
      <w:r w:rsidR="00FE79EF" w:rsidRPr="001C643E">
        <w:rPr>
          <w:rFonts w:ascii="Arial" w:hAnsi="Arial" w:cs="Arial"/>
          <w:color w:val="000000"/>
          <w:lang w:val="es-MX"/>
        </w:rPr>
        <w:t xml:space="preserve"> </w:t>
      </w:r>
      <w:r w:rsidR="002909F7" w:rsidRPr="001C643E">
        <w:rPr>
          <w:rFonts w:ascii="Arial" w:hAnsi="Arial" w:cs="Arial"/>
          <w:color w:val="000000"/>
          <w:lang w:val="es-MX"/>
        </w:rPr>
        <w:t>Linneo (1707</w:t>
      </w:r>
      <w:r w:rsidR="00F4314F">
        <w:rPr>
          <w:rFonts w:ascii="Arial" w:hAnsi="Arial" w:cs="Arial"/>
          <w:color w:val="000000"/>
          <w:lang w:val="es-MX"/>
        </w:rPr>
        <w:t>-</w:t>
      </w:r>
      <w:r w:rsidR="002909F7" w:rsidRPr="001C643E">
        <w:rPr>
          <w:rFonts w:ascii="Arial" w:hAnsi="Arial" w:cs="Arial"/>
          <w:color w:val="000000"/>
          <w:lang w:val="es-MX"/>
        </w:rPr>
        <w:t xml:space="preserve">1778), </w:t>
      </w:r>
      <w:r w:rsidR="00F4314F" w:rsidRPr="001C643E">
        <w:rPr>
          <w:rFonts w:ascii="Arial" w:hAnsi="Arial" w:cs="Arial"/>
          <w:color w:val="000000"/>
          <w:lang w:val="es-MX"/>
        </w:rPr>
        <w:t>Ern</w:t>
      </w:r>
      <w:r w:rsidR="00F4314F">
        <w:rPr>
          <w:rFonts w:ascii="Arial" w:hAnsi="Arial" w:cs="Arial"/>
          <w:color w:val="000000"/>
          <w:lang w:val="es-MX"/>
        </w:rPr>
        <w:t>st</w:t>
      </w:r>
      <w:r w:rsidR="00F4314F" w:rsidRPr="001C643E">
        <w:rPr>
          <w:rFonts w:ascii="Arial" w:hAnsi="Arial" w:cs="Arial"/>
          <w:color w:val="000000"/>
          <w:lang w:val="es-MX"/>
        </w:rPr>
        <w:t xml:space="preserve"> </w:t>
      </w:r>
      <w:r w:rsidR="002909F7" w:rsidRPr="001C643E">
        <w:rPr>
          <w:rFonts w:ascii="Arial" w:hAnsi="Arial" w:cs="Arial"/>
          <w:color w:val="000000"/>
          <w:lang w:val="es-MX"/>
        </w:rPr>
        <w:t>Haeckel (1834</w:t>
      </w:r>
      <w:r w:rsidR="00F4314F">
        <w:rPr>
          <w:rFonts w:ascii="Arial" w:hAnsi="Arial" w:cs="Arial"/>
          <w:color w:val="000000"/>
          <w:lang w:val="es-MX"/>
        </w:rPr>
        <w:t>-</w:t>
      </w:r>
      <w:r w:rsidR="002909F7" w:rsidRPr="001C643E">
        <w:rPr>
          <w:rFonts w:ascii="Arial" w:hAnsi="Arial" w:cs="Arial"/>
          <w:color w:val="000000"/>
          <w:lang w:val="es-MX"/>
        </w:rPr>
        <w:t xml:space="preserve">1919), Lynn </w:t>
      </w:r>
      <w:proofErr w:type="spellStart"/>
      <w:r w:rsidR="002909F7" w:rsidRPr="001C643E">
        <w:rPr>
          <w:rFonts w:ascii="Arial" w:hAnsi="Arial" w:cs="Arial"/>
          <w:color w:val="000000"/>
          <w:lang w:val="es-MX"/>
        </w:rPr>
        <w:t>Margulis</w:t>
      </w:r>
      <w:proofErr w:type="spellEnd"/>
      <w:r w:rsidR="002909F7" w:rsidRPr="001C643E">
        <w:rPr>
          <w:rFonts w:ascii="Arial" w:hAnsi="Arial" w:cs="Arial"/>
          <w:color w:val="000000"/>
          <w:lang w:val="es-MX"/>
        </w:rPr>
        <w:t xml:space="preserve"> (1938</w:t>
      </w:r>
      <w:r w:rsidR="00F4314F">
        <w:rPr>
          <w:rFonts w:ascii="Arial" w:hAnsi="Arial" w:cs="Arial"/>
          <w:color w:val="000000"/>
          <w:lang w:val="es-MX"/>
        </w:rPr>
        <w:t>-</w:t>
      </w:r>
      <w:r w:rsidR="002909F7" w:rsidRPr="001C643E">
        <w:rPr>
          <w:rFonts w:ascii="Arial" w:hAnsi="Arial" w:cs="Arial"/>
          <w:color w:val="000000"/>
          <w:lang w:val="es-MX"/>
        </w:rPr>
        <w:t xml:space="preserve">2011) y Carl </w:t>
      </w:r>
      <w:proofErr w:type="spellStart"/>
      <w:r w:rsidR="002909F7" w:rsidRPr="001C643E">
        <w:rPr>
          <w:rFonts w:ascii="Arial" w:hAnsi="Arial" w:cs="Arial"/>
          <w:color w:val="000000"/>
          <w:lang w:val="es-MX"/>
        </w:rPr>
        <w:t>Woese</w:t>
      </w:r>
      <w:proofErr w:type="spellEnd"/>
      <w:r w:rsidR="002909F7" w:rsidRPr="001C643E">
        <w:rPr>
          <w:rFonts w:ascii="Arial" w:hAnsi="Arial" w:cs="Arial"/>
          <w:color w:val="000000"/>
          <w:lang w:val="es-MX"/>
        </w:rPr>
        <w:t xml:space="preserve"> (1928</w:t>
      </w:r>
      <w:r w:rsidR="00F4314F">
        <w:rPr>
          <w:rFonts w:ascii="Arial" w:hAnsi="Arial" w:cs="Arial"/>
          <w:color w:val="000000"/>
          <w:lang w:val="es-MX"/>
        </w:rPr>
        <w:t>-</w:t>
      </w:r>
      <w:r w:rsidR="002909F7" w:rsidRPr="001C643E">
        <w:rPr>
          <w:rFonts w:ascii="Arial" w:hAnsi="Arial" w:cs="Arial"/>
          <w:color w:val="000000"/>
          <w:lang w:val="es-MX"/>
        </w:rPr>
        <w:t>2012)</w:t>
      </w:r>
      <w:r w:rsidR="002B04D3" w:rsidRPr="001C643E">
        <w:rPr>
          <w:rFonts w:ascii="Arial" w:hAnsi="Arial" w:cs="Arial"/>
        </w:rPr>
        <w:t>.</w:t>
      </w:r>
    </w:p>
    <w:p w14:paraId="55131006" w14:textId="77777777" w:rsidR="002B04D3" w:rsidRPr="001C643E" w:rsidRDefault="002B04D3" w:rsidP="001C643E">
      <w:pPr>
        <w:spacing w:line="360" w:lineRule="auto"/>
        <w:rPr>
          <w:rFonts w:ascii="Arial" w:hAnsi="Arial" w:cs="Arial"/>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4C72B7" w:rsidRPr="001C643E" w14:paraId="49C3D0EF" w14:textId="77777777" w:rsidTr="00D906DB">
        <w:tc>
          <w:tcPr>
            <w:tcW w:w="8828" w:type="dxa"/>
            <w:gridSpan w:val="2"/>
            <w:shd w:val="clear" w:color="auto" w:fill="000000"/>
          </w:tcPr>
          <w:p w14:paraId="575A999C" w14:textId="77777777" w:rsidR="004C72B7" w:rsidRPr="001C643E" w:rsidRDefault="004C72B7" w:rsidP="001C643E">
            <w:pPr>
              <w:spacing w:after="0" w:line="360" w:lineRule="auto"/>
              <w:jc w:val="center"/>
              <w:rPr>
                <w:rFonts w:ascii="Arial" w:hAnsi="Arial" w:cs="Arial"/>
                <w:b/>
                <w:color w:val="FFFFFF"/>
                <w:lang w:val="es-MX"/>
              </w:rPr>
            </w:pPr>
            <w:r w:rsidRPr="001C643E">
              <w:rPr>
                <w:rFonts w:ascii="Arial" w:hAnsi="Arial" w:cs="Arial"/>
                <w:b/>
                <w:color w:val="FFFFFF"/>
                <w:lang w:val="es-MX"/>
              </w:rPr>
              <w:lastRenderedPageBreak/>
              <w:t>Profundiza: recurso nuevo</w:t>
            </w:r>
          </w:p>
        </w:tc>
      </w:tr>
      <w:tr w:rsidR="004C72B7" w:rsidRPr="001C643E" w14:paraId="2CC19503" w14:textId="77777777" w:rsidTr="00D906DB">
        <w:tc>
          <w:tcPr>
            <w:tcW w:w="2481" w:type="dxa"/>
            <w:shd w:val="clear" w:color="auto" w:fill="auto"/>
          </w:tcPr>
          <w:p w14:paraId="783343CD" w14:textId="77777777" w:rsidR="004C72B7" w:rsidRPr="001C643E" w:rsidRDefault="004C72B7"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61BD0DA6" w14:textId="2A6DEAB5" w:rsidR="004C72B7" w:rsidRPr="001C643E" w:rsidRDefault="004C72B7" w:rsidP="001C643E">
            <w:pPr>
              <w:spacing w:after="0" w:line="360" w:lineRule="auto"/>
              <w:rPr>
                <w:rFonts w:ascii="Arial" w:hAnsi="Arial" w:cs="Arial"/>
                <w:b/>
                <w:color w:val="000000"/>
                <w:lang w:val="es-MX"/>
              </w:rPr>
            </w:pPr>
            <w:r w:rsidRPr="001C643E">
              <w:rPr>
                <w:rFonts w:ascii="Arial" w:hAnsi="Arial" w:cs="Arial"/>
                <w:color w:val="000000"/>
                <w:lang w:val="es-MX"/>
              </w:rPr>
              <w:t>CN_09_0</w:t>
            </w:r>
            <w:r w:rsidR="003B6BD8" w:rsidRPr="001C643E">
              <w:rPr>
                <w:rFonts w:ascii="Arial" w:hAnsi="Arial" w:cs="Arial"/>
                <w:color w:val="000000"/>
                <w:lang w:val="es-MX"/>
              </w:rPr>
              <w:t>4_CO_REC3</w:t>
            </w:r>
            <w:r w:rsidRPr="001C643E">
              <w:rPr>
                <w:rFonts w:ascii="Arial" w:hAnsi="Arial" w:cs="Arial"/>
                <w:color w:val="000000"/>
                <w:lang w:val="es-MX"/>
              </w:rPr>
              <w:t>0</w:t>
            </w:r>
          </w:p>
        </w:tc>
      </w:tr>
      <w:tr w:rsidR="004C72B7" w:rsidRPr="001C643E" w14:paraId="4E25FEF9" w14:textId="77777777" w:rsidTr="00D906DB">
        <w:tc>
          <w:tcPr>
            <w:tcW w:w="2481" w:type="dxa"/>
            <w:shd w:val="clear" w:color="auto" w:fill="auto"/>
          </w:tcPr>
          <w:p w14:paraId="197E69A9" w14:textId="77777777" w:rsidR="004C72B7" w:rsidRPr="001C643E" w:rsidRDefault="004C72B7"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21A83C82" w14:textId="3A809EB4" w:rsidR="004C72B7" w:rsidRPr="001C643E" w:rsidRDefault="00FE79EF" w:rsidP="001C643E">
            <w:pPr>
              <w:spacing w:after="0" w:line="360" w:lineRule="auto"/>
              <w:rPr>
                <w:rFonts w:ascii="Arial" w:hAnsi="Arial" w:cs="Arial"/>
                <w:color w:val="000000"/>
                <w:lang w:val="es-MX"/>
              </w:rPr>
            </w:pPr>
            <w:r>
              <w:rPr>
                <w:rFonts w:ascii="Arial" w:hAnsi="Arial" w:cs="Arial"/>
                <w:color w:val="000000"/>
                <w:lang w:val="es-MX"/>
              </w:rPr>
              <w:t>Los c</w:t>
            </w:r>
            <w:r w:rsidRPr="001C643E">
              <w:rPr>
                <w:rFonts w:ascii="Arial" w:hAnsi="Arial" w:cs="Arial"/>
                <w:color w:val="000000"/>
                <w:lang w:val="es-MX"/>
              </w:rPr>
              <w:t xml:space="preserve">ientíficos </w:t>
            </w:r>
            <w:r w:rsidR="003B6BD8" w:rsidRPr="001C643E">
              <w:rPr>
                <w:rFonts w:ascii="Arial" w:hAnsi="Arial" w:cs="Arial"/>
                <w:color w:val="000000"/>
                <w:lang w:val="es-MX"/>
              </w:rPr>
              <w:t>destacados en el desarrollo de la clasificación biológica</w:t>
            </w:r>
          </w:p>
        </w:tc>
      </w:tr>
      <w:tr w:rsidR="004C72B7" w:rsidRPr="001C643E" w14:paraId="387ECC04" w14:textId="77777777" w:rsidTr="00D906DB">
        <w:tc>
          <w:tcPr>
            <w:tcW w:w="2481" w:type="dxa"/>
            <w:shd w:val="clear" w:color="auto" w:fill="auto"/>
          </w:tcPr>
          <w:p w14:paraId="22B375B1" w14:textId="77777777" w:rsidR="004C72B7" w:rsidRPr="001C643E" w:rsidRDefault="004C72B7"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729DFBD0" w14:textId="78DA56D3" w:rsidR="003B6BD8" w:rsidRPr="001C643E" w:rsidRDefault="003B6BD8" w:rsidP="001C643E">
            <w:pPr>
              <w:spacing w:after="0" w:line="360" w:lineRule="auto"/>
              <w:rPr>
                <w:rFonts w:ascii="Arial" w:hAnsi="Arial" w:cs="Arial"/>
                <w:color w:val="000000"/>
                <w:lang w:val="es-MX"/>
              </w:rPr>
            </w:pPr>
            <w:r w:rsidRPr="001C643E">
              <w:rPr>
                <w:rFonts w:ascii="Arial" w:hAnsi="Arial" w:cs="Arial"/>
                <w:color w:val="000000"/>
                <w:lang w:val="es-MX"/>
              </w:rPr>
              <w:t>Interactivo que presenta algunos científicos destacados y sus aportes al desarrollo de la clasificación biológica</w:t>
            </w:r>
          </w:p>
          <w:p w14:paraId="5B668CF5" w14:textId="77777777" w:rsidR="003B6BD8" w:rsidRPr="001C643E" w:rsidRDefault="003B6BD8" w:rsidP="001C643E">
            <w:pPr>
              <w:spacing w:after="0" w:line="360" w:lineRule="auto"/>
              <w:rPr>
                <w:rFonts w:ascii="Arial" w:hAnsi="Arial" w:cs="Arial"/>
                <w:color w:val="000000"/>
                <w:lang w:val="es-MX"/>
              </w:rPr>
            </w:pPr>
          </w:p>
          <w:p w14:paraId="59B6DBF8" w14:textId="7355243F" w:rsidR="004C72B7" w:rsidRPr="001C643E" w:rsidRDefault="004C72B7" w:rsidP="001C643E">
            <w:pPr>
              <w:spacing w:after="0" w:line="360" w:lineRule="auto"/>
              <w:rPr>
                <w:rFonts w:ascii="Arial" w:hAnsi="Arial" w:cs="Arial"/>
                <w:color w:val="FF0000"/>
                <w:lang w:val="es-MX"/>
              </w:rPr>
            </w:pPr>
            <w:r w:rsidRPr="001C643E">
              <w:rPr>
                <w:rFonts w:ascii="Arial" w:hAnsi="Arial" w:cs="Arial"/>
                <w:color w:val="FF0000"/>
                <w:lang w:val="es-MX"/>
              </w:rPr>
              <w:t xml:space="preserve">Mediante este recurso se presenta un panorama histórico de la clasificación biológica, </w:t>
            </w:r>
            <w:r w:rsidR="00FE79EF">
              <w:rPr>
                <w:rFonts w:ascii="Arial" w:hAnsi="Arial" w:cs="Arial"/>
                <w:color w:val="FF0000"/>
                <w:lang w:val="es-MX"/>
              </w:rPr>
              <w:t xml:space="preserve">en el que se hace </w:t>
            </w:r>
            <w:r w:rsidRPr="001C643E">
              <w:rPr>
                <w:rFonts w:ascii="Arial" w:hAnsi="Arial" w:cs="Arial"/>
                <w:color w:val="FF0000"/>
                <w:lang w:val="es-MX"/>
              </w:rPr>
              <w:t>énfasis en sus representantes y las contribuciones de cada uno de ellos. Para tal fin, el recurso se centrará en los siguientes aportantes:</w:t>
            </w:r>
          </w:p>
          <w:p w14:paraId="57219CAC" w14:textId="77777777" w:rsidR="004C72B7" w:rsidRPr="001C643E" w:rsidRDefault="004C72B7" w:rsidP="001C643E">
            <w:pPr>
              <w:pStyle w:val="Prrafodelista"/>
              <w:numPr>
                <w:ilvl w:val="0"/>
                <w:numId w:val="19"/>
              </w:numPr>
              <w:spacing w:after="0" w:line="360" w:lineRule="auto"/>
              <w:rPr>
                <w:rFonts w:ascii="Arial" w:hAnsi="Arial" w:cs="Arial"/>
                <w:color w:val="FF0000"/>
                <w:lang w:val="es-MX"/>
              </w:rPr>
            </w:pPr>
            <w:r w:rsidRPr="001C643E">
              <w:rPr>
                <w:rFonts w:ascii="Arial" w:hAnsi="Arial" w:cs="Arial"/>
                <w:color w:val="FF0000"/>
                <w:lang w:val="es-MX"/>
              </w:rPr>
              <w:t>Aristóteles (384 a.C.)</w:t>
            </w:r>
          </w:p>
          <w:p w14:paraId="3F845BAF" w14:textId="0C0039F7" w:rsidR="004C72B7" w:rsidRPr="001C643E" w:rsidRDefault="00FE79EF" w:rsidP="001C643E">
            <w:pPr>
              <w:pStyle w:val="Prrafodelista"/>
              <w:numPr>
                <w:ilvl w:val="0"/>
                <w:numId w:val="19"/>
              </w:numPr>
              <w:spacing w:after="0" w:line="360" w:lineRule="auto"/>
              <w:rPr>
                <w:rFonts w:ascii="Arial" w:hAnsi="Arial" w:cs="Arial"/>
                <w:color w:val="FF0000"/>
                <w:lang w:val="es-MX"/>
              </w:rPr>
            </w:pPr>
            <w:r w:rsidRPr="001C643E">
              <w:rPr>
                <w:rFonts w:ascii="Arial" w:hAnsi="Arial" w:cs="Arial"/>
                <w:color w:val="FF0000"/>
                <w:lang w:val="es-MX"/>
              </w:rPr>
              <w:t>Carl</w:t>
            </w:r>
            <w:r>
              <w:rPr>
                <w:rFonts w:ascii="Arial" w:hAnsi="Arial" w:cs="Arial"/>
                <w:color w:val="FF0000"/>
                <w:lang w:val="es-MX"/>
              </w:rPr>
              <w:t xml:space="preserve"> von</w:t>
            </w:r>
            <w:r w:rsidRPr="001C643E">
              <w:rPr>
                <w:rFonts w:ascii="Arial" w:hAnsi="Arial" w:cs="Arial"/>
                <w:color w:val="FF0000"/>
                <w:lang w:val="es-MX"/>
              </w:rPr>
              <w:t xml:space="preserve"> </w:t>
            </w:r>
            <w:r w:rsidR="004C72B7" w:rsidRPr="001C643E">
              <w:rPr>
                <w:rFonts w:ascii="Arial" w:hAnsi="Arial" w:cs="Arial"/>
                <w:color w:val="FF0000"/>
                <w:lang w:val="es-MX"/>
              </w:rPr>
              <w:t>Linneo (1707</w:t>
            </w:r>
            <w:r>
              <w:rPr>
                <w:rFonts w:ascii="Arial" w:hAnsi="Arial" w:cs="Arial"/>
                <w:color w:val="FF0000"/>
                <w:lang w:val="es-MX"/>
              </w:rPr>
              <w:t>-</w:t>
            </w:r>
            <w:r w:rsidR="004C72B7" w:rsidRPr="001C643E">
              <w:rPr>
                <w:rFonts w:ascii="Arial" w:hAnsi="Arial" w:cs="Arial"/>
                <w:color w:val="FF0000"/>
                <w:lang w:val="es-MX"/>
              </w:rPr>
              <w:t>1778)</w:t>
            </w:r>
          </w:p>
          <w:p w14:paraId="53BE2350" w14:textId="7C700953" w:rsidR="004C72B7" w:rsidRPr="001C643E" w:rsidRDefault="00FE79EF" w:rsidP="001C643E">
            <w:pPr>
              <w:pStyle w:val="Prrafodelista"/>
              <w:numPr>
                <w:ilvl w:val="0"/>
                <w:numId w:val="19"/>
              </w:numPr>
              <w:spacing w:after="0" w:line="360" w:lineRule="auto"/>
              <w:rPr>
                <w:rFonts w:ascii="Arial" w:hAnsi="Arial" w:cs="Arial"/>
                <w:color w:val="FF0000"/>
                <w:lang w:val="es-MX"/>
              </w:rPr>
            </w:pPr>
            <w:r w:rsidRPr="001C643E">
              <w:rPr>
                <w:rFonts w:ascii="Arial" w:hAnsi="Arial" w:cs="Arial"/>
                <w:color w:val="FF0000"/>
                <w:lang w:val="es-MX"/>
              </w:rPr>
              <w:t>Ern</w:t>
            </w:r>
            <w:r>
              <w:rPr>
                <w:rFonts w:ascii="Arial" w:hAnsi="Arial" w:cs="Arial"/>
                <w:color w:val="FF0000"/>
                <w:lang w:val="es-MX"/>
              </w:rPr>
              <w:t>st</w:t>
            </w:r>
            <w:r w:rsidRPr="001C643E">
              <w:rPr>
                <w:rFonts w:ascii="Arial" w:hAnsi="Arial" w:cs="Arial"/>
                <w:color w:val="FF0000"/>
                <w:lang w:val="es-MX"/>
              </w:rPr>
              <w:t xml:space="preserve"> </w:t>
            </w:r>
            <w:r w:rsidR="004C72B7" w:rsidRPr="001C643E">
              <w:rPr>
                <w:rFonts w:ascii="Arial" w:hAnsi="Arial" w:cs="Arial"/>
                <w:color w:val="FF0000"/>
                <w:lang w:val="es-MX"/>
              </w:rPr>
              <w:t>Haeckel (1834</w:t>
            </w:r>
            <w:r>
              <w:rPr>
                <w:rFonts w:ascii="Arial" w:hAnsi="Arial" w:cs="Arial"/>
                <w:color w:val="FF0000"/>
                <w:lang w:val="es-MX"/>
              </w:rPr>
              <w:t>-</w:t>
            </w:r>
            <w:r w:rsidR="004C72B7" w:rsidRPr="001C643E">
              <w:rPr>
                <w:rFonts w:ascii="Arial" w:hAnsi="Arial" w:cs="Arial"/>
                <w:color w:val="FF0000"/>
                <w:lang w:val="es-MX"/>
              </w:rPr>
              <w:t>1919)</w:t>
            </w:r>
          </w:p>
          <w:p w14:paraId="405D8CA1" w14:textId="7122B74D" w:rsidR="004C72B7" w:rsidRPr="001C643E" w:rsidRDefault="004C72B7" w:rsidP="001C643E">
            <w:pPr>
              <w:pStyle w:val="Prrafodelista"/>
              <w:numPr>
                <w:ilvl w:val="0"/>
                <w:numId w:val="19"/>
              </w:numPr>
              <w:spacing w:after="0" w:line="360" w:lineRule="auto"/>
              <w:rPr>
                <w:rFonts w:ascii="Arial" w:hAnsi="Arial" w:cs="Arial"/>
                <w:color w:val="FF0000"/>
                <w:lang w:val="es-MX"/>
              </w:rPr>
            </w:pPr>
            <w:r w:rsidRPr="001C643E">
              <w:rPr>
                <w:rFonts w:ascii="Arial" w:hAnsi="Arial" w:cs="Arial"/>
                <w:color w:val="FF0000"/>
                <w:lang w:val="es-MX"/>
              </w:rPr>
              <w:t xml:space="preserve">Herbert </w:t>
            </w:r>
            <w:proofErr w:type="spellStart"/>
            <w:r w:rsidRPr="001C643E">
              <w:rPr>
                <w:rFonts w:ascii="Arial" w:hAnsi="Arial" w:cs="Arial"/>
                <w:color w:val="FF0000"/>
                <w:lang w:val="es-MX"/>
              </w:rPr>
              <w:t>Copeland</w:t>
            </w:r>
            <w:proofErr w:type="spellEnd"/>
            <w:r w:rsidRPr="001C643E">
              <w:rPr>
                <w:rFonts w:ascii="Arial" w:hAnsi="Arial" w:cs="Arial"/>
                <w:color w:val="FF0000"/>
                <w:lang w:val="es-MX"/>
              </w:rPr>
              <w:t xml:space="preserve"> (1902</w:t>
            </w:r>
            <w:r w:rsidR="00FE79EF">
              <w:rPr>
                <w:rFonts w:ascii="Arial" w:hAnsi="Arial" w:cs="Arial"/>
                <w:color w:val="FF0000"/>
                <w:lang w:val="es-MX"/>
              </w:rPr>
              <w:t>-</w:t>
            </w:r>
            <w:r w:rsidRPr="001C643E">
              <w:rPr>
                <w:rFonts w:ascii="Arial" w:hAnsi="Arial" w:cs="Arial"/>
                <w:color w:val="FF0000"/>
                <w:lang w:val="es-MX"/>
              </w:rPr>
              <w:t>1968)</w:t>
            </w:r>
          </w:p>
          <w:p w14:paraId="5FE8CAC9" w14:textId="5BDEF271" w:rsidR="004C72B7" w:rsidRPr="001C643E" w:rsidRDefault="004C72B7" w:rsidP="001C643E">
            <w:pPr>
              <w:pStyle w:val="Prrafodelista"/>
              <w:numPr>
                <w:ilvl w:val="0"/>
                <w:numId w:val="19"/>
              </w:numPr>
              <w:spacing w:after="0" w:line="360" w:lineRule="auto"/>
              <w:rPr>
                <w:rFonts w:ascii="Arial" w:hAnsi="Arial" w:cs="Arial"/>
                <w:color w:val="FF0000"/>
                <w:lang w:val="es-MX"/>
              </w:rPr>
            </w:pPr>
            <w:r w:rsidRPr="001C643E">
              <w:rPr>
                <w:rFonts w:ascii="Arial" w:hAnsi="Arial" w:cs="Arial"/>
                <w:color w:val="FF0000"/>
                <w:lang w:val="es-MX"/>
              </w:rPr>
              <w:t xml:space="preserve">Robert </w:t>
            </w:r>
            <w:proofErr w:type="spellStart"/>
            <w:r w:rsidRPr="001C643E">
              <w:rPr>
                <w:rFonts w:ascii="Arial" w:hAnsi="Arial" w:cs="Arial"/>
                <w:color w:val="FF0000"/>
                <w:lang w:val="es-MX"/>
              </w:rPr>
              <w:t>Whittaker</w:t>
            </w:r>
            <w:proofErr w:type="spellEnd"/>
            <w:r w:rsidRPr="001C643E">
              <w:rPr>
                <w:rFonts w:ascii="Arial" w:hAnsi="Arial" w:cs="Arial"/>
                <w:color w:val="FF0000"/>
                <w:lang w:val="es-MX"/>
              </w:rPr>
              <w:t xml:space="preserve"> (1920</w:t>
            </w:r>
            <w:r w:rsidR="00FE79EF">
              <w:rPr>
                <w:rFonts w:ascii="Arial" w:hAnsi="Arial" w:cs="Arial"/>
                <w:color w:val="FF0000"/>
                <w:lang w:val="es-MX"/>
              </w:rPr>
              <w:t>-</w:t>
            </w:r>
            <w:r w:rsidRPr="001C643E">
              <w:rPr>
                <w:rFonts w:ascii="Arial" w:hAnsi="Arial" w:cs="Arial"/>
                <w:color w:val="FF0000"/>
                <w:lang w:val="es-MX"/>
              </w:rPr>
              <w:t>1980)</w:t>
            </w:r>
          </w:p>
          <w:p w14:paraId="00B87A1C" w14:textId="1307C16E" w:rsidR="004C72B7" w:rsidRPr="001C643E" w:rsidRDefault="004C72B7" w:rsidP="001C643E">
            <w:pPr>
              <w:pStyle w:val="Prrafodelista"/>
              <w:numPr>
                <w:ilvl w:val="0"/>
                <w:numId w:val="19"/>
              </w:numPr>
              <w:spacing w:after="0" w:line="360" w:lineRule="auto"/>
              <w:rPr>
                <w:rFonts w:ascii="Arial" w:hAnsi="Arial" w:cs="Arial"/>
                <w:color w:val="FF0000"/>
                <w:lang w:val="es-MX"/>
              </w:rPr>
            </w:pPr>
            <w:r w:rsidRPr="001C643E">
              <w:rPr>
                <w:rFonts w:ascii="Arial" w:hAnsi="Arial" w:cs="Arial"/>
                <w:color w:val="FF0000"/>
                <w:lang w:val="es-MX"/>
              </w:rPr>
              <w:t xml:space="preserve">Lynn </w:t>
            </w:r>
            <w:proofErr w:type="spellStart"/>
            <w:r w:rsidRPr="001C643E">
              <w:rPr>
                <w:rFonts w:ascii="Arial" w:hAnsi="Arial" w:cs="Arial"/>
                <w:color w:val="FF0000"/>
                <w:lang w:val="es-MX"/>
              </w:rPr>
              <w:t>Margulis</w:t>
            </w:r>
            <w:proofErr w:type="spellEnd"/>
            <w:r w:rsidRPr="001C643E">
              <w:rPr>
                <w:rFonts w:ascii="Arial" w:hAnsi="Arial" w:cs="Arial"/>
                <w:color w:val="FF0000"/>
                <w:lang w:val="es-MX"/>
              </w:rPr>
              <w:t xml:space="preserve"> (1938</w:t>
            </w:r>
            <w:r w:rsidR="00FE79EF">
              <w:rPr>
                <w:rFonts w:ascii="Arial" w:hAnsi="Arial" w:cs="Arial"/>
                <w:color w:val="FF0000"/>
                <w:lang w:val="es-MX"/>
              </w:rPr>
              <w:t>-</w:t>
            </w:r>
            <w:r w:rsidRPr="001C643E">
              <w:rPr>
                <w:rFonts w:ascii="Arial" w:hAnsi="Arial" w:cs="Arial"/>
                <w:color w:val="FF0000"/>
                <w:lang w:val="es-MX"/>
              </w:rPr>
              <w:t>2011)</w:t>
            </w:r>
          </w:p>
          <w:p w14:paraId="403125AA" w14:textId="2B944D6A" w:rsidR="009A071F" w:rsidRPr="001C643E" w:rsidRDefault="004C72B7" w:rsidP="00FE79EF">
            <w:pPr>
              <w:pStyle w:val="Prrafodelista"/>
              <w:numPr>
                <w:ilvl w:val="0"/>
                <w:numId w:val="19"/>
              </w:numPr>
              <w:spacing w:after="0" w:line="360" w:lineRule="auto"/>
              <w:rPr>
                <w:rFonts w:ascii="Arial" w:hAnsi="Arial" w:cs="Arial"/>
                <w:color w:val="000000"/>
                <w:lang w:val="es-MX"/>
              </w:rPr>
            </w:pPr>
            <w:r w:rsidRPr="001C643E">
              <w:rPr>
                <w:rFonts w:ascii="Arial" w:hAnsi="Arial" w:cs="Arial"/>
                <w:color w:val="FF0000"/>
                <w:lang w:val="es-MX"/>
              </w:rPr>
              <w:t xml:space="preserve">Carl </w:t>
            </w:r>
            <w:proofErr w:type="spellStart"/>
            <w:r w:rsidRPr="001C643E">
              <w:rPr>
                <w:rFonts w:ascii="Arial" w:hAnsi="Arial" w:cs="Arial"/>
                <w:color w:val="FF0000"/>
                <w:lang w:val="es-MX"/>
              </w:rPr>
              <w:t>Woese</w:t>
            </w:r>
            <w:proofErr w:type="spellEnd"/>
            <w:r w:rsidRPr="001C643E">
              <w:rPr>
                <w:rFonts w:ascii="Arial" w:hAnsi="Arial" w:cs="Arial"/>
                <w:color w:val="FF0000"/>
                <w:lang w:val="es-MX"/>
              </w:rPr>
              <w:t xml:space="preserve"> (1928</w:t>
            </w:r>
            <w:r w:rsidR="00FE79EF">
              <w:rPr>
                <w:rFonts w:ascii="Arial" w:hAnsi="Arial" w:cs="Arial"/>
                <w:color w:val="FF0000"/>
                <w:lang w:val="es-MX"/>
              </w:rPr>
              <w:t>-</w:t>
            </w:r>
            <w:r w:rsidRPr="001C643E">
              <w:rPr>
                <w:rFonts w:ascii="Arial" w:hAnsi="Arial" w:cs="Arial"/>
                <w:color w:val="FF0000"/>
                <w:lang w:val="es-MX"/>
              </w:rPr>
              <w:t>2012)</w:t>
            </w:r>
          </w:p>
        </w:tc>
      </w:tr>
    </w:tbl>
    <w:p w14:paraId="6F4B2C62" w14:textId="77777777" w:rsidR="0055687A" w:rsidRPr="001C643E" w:rsidRDefault="0055687A" w:rsidP="001C643E">
      <w:pPr>
        <w:spacing w:line="360" w:lineRule="auto"/>
        <w:rPr>
          <w:rFonts w:ascii="Arial" w:hAnsi="Arial" w:cs="Arial"/>
        </w:rPr>
      </w:pPr>
    </w:p>
    <w:p w14:paraId="31F29195" w14:textId="15276D9C" w:rsidR="00330107" w:rsidRPr="001C643E" w:rsidRDefault="00330107" w:rsidP="001C643E">
      <w:pPr>
        <w:spacing w:line="360" w:lineRule="auto"/>
        <w:rPr>
          <w:rFonts w:ascii="Arial" w:hAnsi="Arial" w:cs="Arial"/>
        </w:rPr>
      </w:pPr>
      <w:r w:rsidRPr="001C643E">
        <w:rPr>
          <w:rFonts w:ascii="Arial" w:hAnsi="Arial" w:cs="Arial"/>
          <w:highlight w:val="yellow"/>
        </w:rPr>
        <w:t>[SECCIÓN 2]</w:t>
      </w:r>
      <w:r w:rsidRPr="001C643E">
        <w:rPr>
          <w:rFonts w:ascii="Arial" w:hAnsi="Arial" w:cs="Arial"/>
          <w:b/>
        </w:rPr>
        <w:t>1.</w:t>
      </w:r>
      <w:r w:rsidR="00E914FB" w:rsidRPr="001C643E">
        <w:rPr>
          <w:rFonts w:ascii="Arial" w:hAnsi="Arial" w:cs="Arial"/>
          <w:b/>
        </w:rPr>
        <w:t>3</w:t>
      </w:r>
      <w:r w:rsidRPr="001C643E">
        <w:rPr>
          <w:rFonts w:ascii="Arial" w:hAnsi="Arial" w:cs="Arial"/>
          <w:b/>
        </w:rPr>
        <w:t xml:space="preserve"> Consolidación</w:t>
      </w:r>
    </w:p>
    <w:p w14:paraId="41C7BCD9" w14:textId="77777777" w:rsidR="009E6161" w:rsidRPr="001C643E" w:rsidRDefault="009E6161" w:rsidP="001C643E">
      <w:pPr>
        <w:spacing w:before="100" w:beforeAutospacing="1" w:after="100" w:afterAutospacing="1" w:line="360" w:lineRule="auto"/>
        <w:rPr>
          <w:rFonts w:ascii="Arial" w:eastAsia="Times New Roman" w:hAnsi="Arial" w:cs="Arial"/>
          <w:lang w:val="es-CO"/>
        </w:rPr>
      </w:pPr>
      <w:r w:rsidRPr="001C643E">
        <w:rPr>
          <w:rFonts w:ascii="Arial" w:eastAsia="Times New Roman" w:hAnsi="Arial" w:cs="Arial"/>
          <w:lang w:val="es-CO"/>
        </w:rPr>
        <w:t>Realiza la siguiente actividad para consolidar lo que has aprendido en esta sección.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5B05FC" w:rsidRPr="001C643E" w14:paraId="14DE498D" w14:textId="77777777" w:rsidTr="00407451">
        <w:tc>
          <w:tcPr>
            <w:tcW w:w="8828" w:type="dxa"/>
            <w:gridSpan w:val="2"/>
            <w:shd w:val="clear" w:color="auto" w:fill="000000"/>
          </w:tcPr>
          <w:p w14:paraId="26A4A1C2" w14:textId="77777777" w:rsidR="005B05FC" w:rsidRPr="001C643E" w:rsidRDefault="005B05FC"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5B05FC" w:rsidRPr="001C643E" w14:paraId="242ABC36" w14:textId="77777777" w:rsidTr="00407451">
        <w:tc>
          <w:tcPr>
            <w:tcW w:w="2481" w:type="dxa"/>
            <w:shd w:val="clear" w:color="auto" w:fill="auto"/>
          </w:tcPr>
          <w:p w14:paraId="2EB850EF" w14:textId="77777777" w:rsidR="005B05FC" w:rsidRPr="001C643E" w:rsidRDefault="005B05FC"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7005A8D4" w14:textId="0B02ED99" w:rsidR="005B05FC" w:rsidRPr="001C643E" w:rsidRDefault="005C542F" w:rsidP="001C643E">
            <w:pPr>
              <w:spacing w:after="0" w:line="360" w:lineRule="auto"/>
              <w:rPr>
                <w:rFonts w:ascii="Arial" w:hAnsi="Arial" w:cs="Arial"/>
                <w:b/>
                <w:color w:val="000000"/>
                <w:lang w:val="es-MX"/>
              </w:rPr>
            </w:pPr>
            <w:r w:rsidRPr="001C643E">
              <w:rPr>
                <w:rFonts w:ascii="Arial" w:hAnsi="Arial" w:cs="Arial"/>
                <w:color w:val="000000"/>
                <w:lang w:val="es-MX"/>
              </w:rPr>
              <w:t>CN_09_</w:t>
            </w:r>
            <w:r w:rsidR="00895F25" w:rsidRPr="001C643E">
              <w:rPr>
                <w:rFonts w:ascii="Arial" w:hAnsi="Arial" w:cs="Arial"/>
                <w:color w:val="000000"/>
                <w:lang w:val="es-MX"/>
              </w:rPr>
              <w:t>04_CO_</w:t>
            </w:r>
            <w:r w:rsidRPr="001C643E">
              <w:rPr>
                <w:rFonts w:ascii="Arial" w:hAnsi="Arial" w:cs="Arial"/>
                <w:color w:val="000000"/>
                <w:lang w:val="es-MX"/>
              </w:rPr>
              <w:t>REC</w:t>
            </w:r>
            <w:r w:rsidR="00DD4A2D" w:rsidRPr="001C643E">
              <w:rPr>
                <w:rFonts w:ascii="Arial" w:hAnsi="Arial" w:cs="Arial"/>
                <w:color w:val="000000"/>
                <w:lang w:val="es-MX"/>
              </w:rPr>
              <w:t>4</w:t>
            </w:r>
            <w:r w:rsidRPr="001C643E">
              <w:rPr>
                <w:rFonts w:ascii="Arial" w:hAnsi="Arial" w:cs="Arial"/>
                <w:color w:val="000000"/>
                <w:lang w:val="es-MX"/>
              </w:rPr>
              <w:t>0</w:t>
            </w:r>
          </w:p>
        </w:tc>
      </w:tr>
      <w:tr w:rsidR="005B05FC" w:rsidRPr="001C643E" w14:paraId="66D07588" w14:textId="77777777" w:rsidTr="00407451">
        <w:tc>
          <w:tcPr>
            <w:tcW w:w="2481" w:type="dxa"/>
            <w:shd w:val="clear" w:color="auto" w:fill="auto"/>
          </w:tcPr>
          <w:p w14:paraId="16832C60" w14:textId="77777777" w:rsidR="005B05FC" w:rsidRPr="001C643E" w:rsidRDefault="005B05FC"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519FDE22" w14:textId="5AD6A163" w:rsidR="003B6BD8" w:rsidRPr="001C643E" w:rsidRDefault="003B6BD8" w:rsidP="001C643E">
            <w:pPr>
              <w:spacing w:after="0" w:line="360" w:lineRule="auto"/>
              <w:rPr>
                <w:rFonts w:ascii="Arial" w:hAnsi="Arial" w:cs="Arial"/>
                <w:color w:val="000000"/>
                <w:lang w:val="es-MX"/>
              </w:rPr>
            </w:pPr>
            <w:r w:rsidRPr="001C643E">
              <w:rPr>
                <w:rFonts w:ascii="Arial" w:hAnsi="Arial" w:cs="Arial"/>
                <w:color w:val="000000"/>
                <w:lang w:val="es-MX"/>
              </w:rPr>
              <w:t>Refuerza tu aprendizaje:</w:t>
            </w:r>
            <w:r w:rsidR="0004725A" w:rsidRPr="001C643E">
              <w:rPr>
                <w:rFonts w:ascii="Arial" w:hAnsi="Arial" w:cs="Arial"/>
                <w:color w:val="000000"/>
                <w:lang w:val="es-MX"/>
              </w:rPr>
              <w:t xml:space="preserve"> La</w:t>
            </w:r>
            <w:r w:rsidRPr="001C643E">
              <w:rPr>
                <w:rFonts w:ascii="Arial" w:hAnsi="Arial" w:cs="Arial"/>
                <w:color w:val="000000"/>
                <w:lang w:val="es-MX"/>
              </w:rPr>
              <w:t xml:space="preserve"> importancia e historia de la clasificación biológica</w:t>
            </w:r>
          </w:p>
          <w:p w14:paraId="5C3AC717" w14:textId="77777777" w:rsidR="003B6BD8" w:rsidRPr="001C643E" w:rsidRDefault="003B6BD8" w:rsidP="001C643E">
            <w:pPr>
              <w:spacing w:after="0" w:line="360" w:lineRule="auto"/>
              <w:rPr>
                <w:rFonts w:ascii="Arial" w:hAnsi="Arial" w:cs="Arial"/>
                <w:color w:val="000000"/>
                <w:lang w:val="es-MX"/>
              </w:rPr>
            </w:pPr>
          </w:p>
          <w:p w14:paraId="53D3DFAA" w14:textId="7D19A779" w:rsidR="005B05FC" w:rsidRPr="001C643E" w:rsidRDefault="0028398B" w:rsidP="001C643E">
            <w:pPr>
              <w:spacing w:after="0" w:line="360" w:lineRule="auto"/>
              <w:rPr>
                <w:rFonts w:ascii="Arial" w:hAnsi="Arial" w:cs="Arial"/>
                <w:color w:val="FF0000"/>
                <w:lang w:val="es-MX"/>
              </w:rPr>
            </w:pPr>
            <w:r w:rsidRPr="00E8770E">
              <w:rPr>
                <w:rFonts w:ascii="Arial" w:hAnsi="Arial" w:cs="Arial"/>
                <w:color w:val="FF0000"/>
                <w:highlight w:val="yellow"/>
                <w:lang w:val="es-MX"/>
              </w:rPr>
              <w:t xml:space="preserve">Se propone aquí, un </w:t>
            </w:r>
            <w:r w:rsidR="001F4920" w:rsidRPr="00E8770E">
              <w:rPr>
                <w:rFonts w:ascii="Arial" w:hAnsi="Arial" w:cs="Arial"/>
                <w:color w:val="FF0000"/>
                <w:highlight w:val="yellow"/>
                <w:lang w:val="es-MX"/>
              </w:rPr>
              <w:t>recurso con l</w:t>
            </w:r>
            <w:r w:rsidR="000C60B2" w:rsidRPr="00E8770E">
              <w:rPr>
                <w:rFonts w:ascii="Arial" w:hAnsi="Arial" w:cs="Arial"/>
                <w:color w:val="FF0000"/>
                <w:highlight w:val="yellow"/>
                <w:lang w:val="es-MX"/>
              </w:rPr>
              <w:t>o</w:t>
            </w:r>
            <w:r w:rsidR="004532B8" w:rsidRPr="00E8770E">
              <w:rPr>
                <w:rFonts w:ascii="Arial" w:hAnsi="Arial" w:cs="Arial"/>
                <w:color w:val="FF0000"/>
                <w:highlight w:val="yellow"/>
                <w:lang w:val="es-MX"/>
              </w:rPr>
              <w:t>s</w:t>
            </w:r>
            <w:r w:rsidR="000C60B2" w:rsidRPr="00E8770E">
              <w:rPr>
                <w:rFonts w:ascii="Arial" w:hAnsi="Arial" w:cs="Arial"/>
                <w:color w:val="FF0000"/>
                <w:highlight w:val="yellow"/>
                <w:lang w:val="es-MX"/>
              </w:rPr>
              <w:t xml:space="preserve"> </w:t>
            </w:r>
            <w:r w:rsidR="001F4920" w:rsidRPr="00E8770E">
              <w:rPr>
                <w:rFonts w:ascii="Arial" w:hAnsi="Arial" w:cs="Arial"/>
                <w:color w:val="FF0000"/>
                <w:highlight w:val="yellow"/>
                <w:lang w:val="es-MX"/>
              </w:rPr>
              <w:t>siguiente</w:t>
            </w:r>
            <w:r w:rsidR="004532B8" w:rsidRPr="00E8770E">
              <w:rPr>
                <w:rFonts w:ascii="Arial" w:hAnsi="Arial" w:cs="Arial"/>
                <w:color w:val="FF0000"/>
                <w:highlight w:val="yellow"/>
                <w:lang w:val="es-MX"/>
              </w:rPr>
              <w:t>s textos</w:t>
            </w:r>
            <w:r w:rsidR="001F4920" w:rsidRPr="00E8770E">
              <w:rPr>
                <w:rFonts w:ascii="Arial" w:hAnsi="Arial" w:cs="Arial"/>
                <w:color w:val="FF0000"/>
                <w:highlight w:val="yellow"/>
                <w:lang w:val="es-MX"/>
              </w:rPr>
              <w:t>:</w:t>
            </w:r>
          </w:p>
          <w:p w14:paraId="023868A9" w14:textId="77777777" w:rsidR="001F4920" w:rsidRPr="001C643E" w:rsidRDefault="000C60B2" w:rsidP="001C643E">
            <w:pPr>
              <w:pStyle w:val="Prrafodelista"/>
              <w:numPr>
                <w:ilvl w:val="0"/>
                <w:numId w:val="28"/>
              </w:numPr>
              <w:spacing w:after="0" w:line="360" w:lineRule="auto"/>
              <w:rPr>
                <w:rFonts w:ascii="Arial" w:hAnsi="Arial" w:cs="Arial"/>
                <w:color w:val="FF0000"/>
                <w:lang w:val="es-MX"/>
              </w:rPr>
            </w:pPr>
            <w:r w:rsidRPr="001C643E">
              <w:rPr>
                <w:rFonts w:ascii="Arial" w:hAnsi="Arial" w:cs="Arial"/>
                <w:color w:val="FF0000"/>
                <w:lang w:val="es-MX"/>
              </w:rPr>
              <w:lastRenderedPageBreak/>
              <w:t>¿Por qué es importante la clasificación biológica?</w:t>
            </w:r>
          </w:p>
          <w:p w14:paraId="4913BE16" w14:textId="77777777" w:rsidR="00584EEA" w:rsidRPr="001C643E" w:rsidRDefault="00584EEA" w:rsidP="001C643E">
            <w:pPr>
              <w:pStyle w:val="Prrafodelista"/>
              <w:numPr>
                <w:ilvl w:val="0"/>
                <w:numId w:val="28"/>
              </w:numPr>
              <w:spacing w:after="0" w:line="360" w:lineRule="auto"/>
              <w:rPr>
                <w:rFonts w:ascii="Arial" w:hAnsi="Arial" w:cs="Arial"/>
                <w:color w:val="FF0000"/>
                <w:lang w:val="es-MX"/>
              </w:rPr>
            </w:pPr>
            <w:r w:rsidRPr="001C643E">
              <w:rPr>
                <w:rFonts w:ascii="Arial" w:hAnsi="Arial" w:cs="Arial"/>
                <w:color w:val="FF0000"/>
                <w:lang w:val="es-MX"/>
              </w:rPr>
              <w:t xml:space="preserve">¿Qué relevancia tuvo la invención del microscopio en la clasificación biológica? </w:t>
            </w:r>
          </w:p>
          <w:p w14:paraId="15702FA8" w14:textId="77777777" w:rsidR="001812F5" w:rsidRPr="001C643E" w:rsidRDefault="001812F5" w:rsidP="001C643E">
            <w:pPr>
              <w:pStyle w:val="Prrafodelista"/>
              <w:numPr>
                <w:ilvl w:val="0"/>
                <w:numId w:val="28"/>
              </w:numPr>
              <w:spacing w:after="0" w:line="360" w:lineRule="auto"/>
              <w:rPr>
                <w:rFonts w:ascii="Arial" w:hAnsi="Arial" w:cs="Arial"/>
                <w:color w:val="FF0000"/>
                <w:lang w:val="es-MX"/>
              </w:rPr>
            </w:pPr>
            <w:r w:rsidRPr="001C643E">
              <w:rPr>
                <w:rFonts w:ascii="Arial" w:hAnsi="Arial" w:cs="Arial"/>
                <w:color w:val="FF0000"/>
                <w:lang w:val="es-MX"/>
              </w:rPr>
              <w:t xml:space="preserve">Explica la importancia del ARN ribosómico para la clasificación </w:t>
            </w:r>
            <w:r w:rsidR="004532B8" w:rsidRPr="001C643E">
              <w:rPr>
                <w:rFonts w:ascii="Arial" w:hAnsi="Arial" w:cs="Arial"/>
                <w:color w:val="FF0000"/>
                <w:lang w:val="es-MX"/>
              </w:rPr>
              <w:t xml:space="preserve">propuesta por </w:t>
            </w:r>
            <w:proofErr w:type="spellStart"/>
            <w:r w:rsidRPr="001C643E">
              <w:rPr>
                <w:rFonts w:ascii="Arial" w:hAnsi="Arial" w:cs="Arial"/>
                <w:color w:val="FF0000"/>
                <w:lang w:val="es-MX"/>
              </w:rPr>
              <w:t>Woese</w:t>
            </w:r>
            <w:proofErr w:type="spellEnd"/>
            <w:r w:rsidRPr="001C643E">
              <w:rPr>
                <w:rFonts w:ascii="Arial" w:hAnsi="Arial" w:cs="Arial"/>
                <w:color w:val="FF0000"/>
                <w:lang w:val="es-MX"/>
              </w:rPr>
              <w:t>.</w:t>
            </w:r>
          </w:p>
          <w:p w14:paraId="0BE10C76" w14:textId="77777777" w:rsidR="006D7D42" w:rsidRPr="001C643E" w:rsidRDefault="00205498" w:rsidP="001C643E">
            <w:pPr>
              <w:pStyle w:val="Prrafodelista"/>
              <w:numPr>
                <w:ilvl w:val="0"/>
                <w:numId w:val="28"/>
              </w:numPr>
              <w:spacing w:after="0" w:line="360" w:lineRule="auto"/>
              <w:rPr>
                <w:rFonts w:ascii="Arial" w:hAnsi="Arial" w:cs="Arial"/>
                <w:color w:val="000000"/>
                <w:lang w:val="es-MX"/>
              </w:rPr>
            </w:pPr>
            <w:r w:rsidRPr="001C643E">
              <w:rPr>
                <w:rFonts w:ascii="Arial" w:hAnsi="Arial" w:cs="Arial"/>
                <w:color w:val="FF0000"/>
                <w:lang w:val="es-MX"/>
              </w:rPr>
              <w:t xml:space="preserve">¿En qué se diferencian el modelo tradicional y el modelo moderno de la clasificación biológica? </w:t>
            </w:r>
          </w:p>
          <w:p w14:paraId="53A7C8D5" w14:textId="77777777" w:rsidR="001F4920" w:rsidRPr="001C643E" w:rsidRDefault="006D7D42" w:rsidP="001C643E">
            <w:pPr>
              <w:pStyle w:val="Prrafodelista"/>
              <w:numPr>
                <w:ilvl w:val="0"/>
                <w:numId w:val="28"/>
              </w:numPr>
              <w:spacing w:after="0" w:line="360" w:lineRule="auto"/>
              <w:rPr>
                <w:rFonts w:ascii="Arial" w:hAnsi="Arial" w:cs="Arial"/>
                <w:color w:val="000000"/>
                <w:lang w:val="es-MX"/>
              </w:rPr>
            </w:pPr>
            <w:r w:rsidRPr="001C643E">
              <w:rPr>
                <w:rFonts w:ascii="Arial" w:hAnsi="Arial" w:cs="Arial"/>
                <w:color w:val="FF0000"/>
                <w:lang w:val="es-MX"/>
              </w:rPr>
              <w:t xml:space="preserve">Propón argumentos que respalden la propuesta de </w:t>
            </w:r>
            <w:proofErr w:type="spellStart"/>
            <w:r w:rsidRPr="001C643E">
              <w:rPr>
                <w:rFonts w:ascii="Arial" w:hAnsi="Arial" w:cs="Arial"/>
                <w:color w:val="FF0000"/>
                <w:lang w:val="es-MX"/>
              </w:rPr>
              <w:t>Whittaker</w:t>
            </w:r>
            <w:proofErr w:type="spellEnd"/>
            <w:r w:rsidRPr="001C643E">
              <w:rPr>
                <w:rFonts w:ascii="Arial" w:hAnsi="Arial" w:cs="Arial"/>
                <w:color w:val="FF0000"/>
                <w:lang w:val="es-MX"/>
              </w:rPr>
              <w:t xml:space="preserve"> y la de </w:t>
            </w:r>
            <w:proofErr w:type="spellStart"/>
            <w:r w:rsidRPr="001C643E">
              <w:rPr>
                <w:rFonts w:ascii="Arial" w:hAnsi="Arial" w:cs="Arial"/>
                <w:color w:val="FF0000"/>
                <w:lang w:val="es-MX"/>
              </w:rPr>
              <w:t>Woese</w:t>
            </w:r>
            <w:proofErr w:type="spellEnd"/>
            <w:r w:rsidRPr="001C643E">
              <w:rPr>
                <w:rFonts w:ascii="Arial" w:hAnsi="Arial" w:cs="Arial"/>
                <w:color w:val="FF0000"/>
                <w:lang w:val="es-MX"/>
              </w:rPr>
              <w:t xml:space="preserve"> según la época. ¿Cuál de los dos modelos se acepta actualmente? </w:t>
            </w:r>
          </w:p>
        </w:tc>
      </w:tr>
      <w:tr w:rsidR="005B05FC" w:rsidRPr="001C643E" w14:paraId="40D1E434" w14:textId="77777777" w:rsidTr="00407451">
        <w:tc>
          <w:tcPr>
            <w:tcW w:w="2481" w:type="dxa"/>
            <w:shd w:val="clear" w:color="auto" w:fill="auto"/>
          </w:tcPr>
          <w:p w14:paraId="6639E0A9" w14:textId="77777777" w:rsidR="005B05FC" w:rsidRPr="001C643E" w:rsidRDefault="005B05FC" w:rsidP="001C643E">
            <w:pPr>
              <w:spacing w:after="0" w:line="360" w:lineRule="auto"/>
              <w:rPr>
                <w:rFonts w:ascii="Arial" w:hAnsi="Arial" w:cs="Arial"/>
                <w:color w:val="000000"/>
                <w:lang w:val="es-MX"/>
              </w:rPr>
            </w:pPr>
            <w:r w:rsidRPr="001C643E">
              <w:rPr>
                <w:rFonts w:ascii="Arial" w:hAnsi="Arial" w:cs="Arial"/>
                <w:b/>
                <w:color w:val="000000"/>
                <w:lang w:val="es-MX"/>
              </w:rPr>
              <w:lastRenderedPageBreak/>
              <w:t>Descripción</w:t>
            </w:r>
          </w:p>
        </w:tc>
        <w:tc>
          <w:tcPr>
            <w:tcW w:w="6347" w:type="dxa"/>
            <w:shd w:val="clear" w:color="auto" w:fill="auto"/>
          </w:tcPr>
          <w:p w14:paraId="556C8FB5" w14:textId="0B856608" w:rsidR="005B05FC" w:rsidRPr="001C643E" w:rsidRDefault="003B6BD8" w:rsidP="001C643E">
            <w:pPr>
              <w:spacing w:after="0" w:line="360" w:lineRule="auto"/>
              <w:rPr>
                <w:rFonts w:ascii="Arial" w:hAnsi="Arial" w:cs="Arial"/>
                <w:color w:val="000000"/>
                <w:lang w:val="es-MX"/>
              </w:rPr>
            </w:pPr>
            <w:r w:rsidRPr="001C643E">
              <w:rPr>
                <w:rFonts w:ascii="Arial" w:hAnsi="Arial" w:cs="Arial"/>
              </w:rPr>
              <w:t>Actividad para reforzar lo aprendido sobre la clasificación biológica</w:t>
            </w:r>
          </w:p>
        </w:tc>
      </w:tr>
    </w:tbl>
    <w:p w14:paraId="4F2C6360" w14:textId="77777777" w:rsidR="005B05FC" w:rsidRPr="001C643E" w:rsidRDefault="005B05FC" w:rsidP="001C643E">
      <w:pPr>
        <w:spacing w:line="360" w:lineRule="auto"/>
        <w:rPr>
          <w:rFonts w:ascii="Arial" w:hAnsi="Arial" w:cs="Arial"/>
        </w:rPr>
      </w:pPr>
    </w:p>
    <w:p w14:paraId="74ED3476" w14:textId="77777777" w:rsidR="006235DD" w:rsidRPr="001C643E" w:rsidRDefault="00330107" w:rsidP="001C643E">
      <w:pPr>
        <w:tabs>
          <w:tab w:val="right" w:pos="8498"/>
        </w:tabs>
        <w:spacing w:line="360" w:lineRule="auto"/>
        <w:rPr>
          <w:rFonts w:ascii="Arial" w:hAnsi="Arial" w:cs="Arial"/>
          <w:b/>
        </w:rPr>
      </w:pPr>
      <w:r w:rsidRPr="001C643E">
        <w:rPr>
          <w:rFonts w:ascii="Arial" w:hAnsi="Arial" w:cs="Arial"/>
          <w:highlight w:val="yellow"/>
        </w:rPr>
        <w:t>[SECCIÓN 1]</w:t>
      </w:r>
      <w:r w:rsidRPr="001C643E">
        <w:rPr>
          <w:rFonts w:ascii="Arial" w:hAnsi="Arial" w:cs="Arial"/>
          <w:b/>
        </w:rPr>
        <w:t xml:space="preserve">2 </w:t>
      </w:r>
      <w:r w:rsidR="008569F2" w:rsidRPr="001C643E">
        <w:rPr>
          <w:rFonts w:ascii="Arial" w:hAnsi="Arial" w:cs="Arial"/>
          <w:b/>
        </w:rPr>
        <w:t>L</w:t>
      </w:r>
      <w:r w:rsidR="00E914FB" w:rsidRPr="001C643E">
        <w:rPr>
          <w:rFonts w:ascii="Arial" w:hAnsi="Arial" w:cs="Arial"/>
          <w:b/>
        </w:rPr>
        <w:t>a taxonomía</w:t>
      </w:r>
    </w:p>
    <w:p w14:paraId="4B0283DC" w14:textId="7B5875AC" w:rsidR="00CE5DBD" w:rsidRPr="001C643E" w:rsidRDefault="00C512E6" w:rsidP="001C643E">
      <w:pPr>
        <w:tabs>
          <w:tab w:val="right" w:pos="8498"/>
        </w:tabs>
        <w:spacing w:line="360" w:lineRule="auto"/>
        <w:rPr>
          <w:rFonts w:ascii="Arial" w:hAnsi="Arial" w:cs="Arial"/>
        </w:rPr>
      </w:pPr>
      <w:r w:rsidRPr="001C643E">
        <w:rPr>
          <w:rFonts w:ascii="Arial" w:hAnsi="Arial" w:cs="Arial"/>
        </w:rPr>
        <w:t xml:space="preserve">La </w:t>
      </w:r>
      <w:r w:rsidRPr="001C643E">
        <w:rPr>
          <w:rFonts w:ascii="Arial" w:hAnsi="Arial" w:cs="Arial"/>
          <w:b/>
        </w:rPr>
        <w:t>taxonomía</w:t>
      </w:r>
      <w:r w:rsidRPr="001C643E">
        <w:rPr>
          <w:rFonts w:ascii="Arial" w:hAnsi="Arial" w:cs="Arial"/>
        </w:rPr>
        <w:t xml:space="preserve"> es la ciencia </w:t>
      </w:r>
      <w:r w:rsidR="00FE79EF">
        <w:rPr>
          <w:rFonts w:ascii="Arial" w:hAnsi="Arial" w:cs="Arial"/>
        </w:rPr>
        <w:t>que</w:t>
      </w:r>
      <w:r w:rsidRPr="001C643E">
        <w:rPr>
          <w:rFonts w:ascii="Arial" w:hAnsi="Arial" w:cs="Arial"/>
        </w:rPr>
        <w:t xml:space="preserve"> estudia la clasificación de los seres vivos.</w:t>
      </w:r>
      <w:r w:rsidR="009C6466" w:rsidRPr="001C643E">
        <w:rPr>
          <w:rFonts w:ascii="Arial" w:hAnsi="Arial" w:cs="Arial"/>
        </w:rPr>
        <w:t xml:space="preserve"> Al clasificar, los </w:t>
      </w:r>
      <w:r w:rsidR="009C6466" w:rsidRPr="001C643E">
        <w:rPr>
          <w:rFonts w:ascii="Arial" w:hAnsi="Arial" w:cs="Arial"/>
          <w:b/>
        </w:rPr>
        <w:t xml:space="preserve">taxónomos </w:t>
      </w:r>
      <w:r w:rsidR="009C6466" w:rsidRPr="001C643E">
        <w:rPr>
          <w:rFonts w:ascii="Arial" w:hAnsi="Arial" w:cs="Arial"/>
        </w:rPr>
        <w:t xml:space="preserve">agrupan a los organismos de acuerdo con sus </w:t>
      </w:r>
      <w:r w:rsidR="009C6466" w:rsidRPr="001C643E">
        <w:rPr>
          <w:rFonts w:ascii="Arial" w:hAnsi="Arial" w:cs="Arial"/>
          <w:b/>
        </w:rPr>
        <w:t>características comunes</w:t>
      </w:r>
      <w:r w:rsidR="00F71159" w:rsidRPr="001C643E">
        <w:rPr>
          <w:rFonts w:ascii="Arial" w:hAnsi="Arial" w:cs="Arial"/>
        </w:rPr>
        <w:t>;</w:t>
      </w:r>
      <w:r w:rsidR="009C6466" w:rsidRPr="001C643E">
        <w:rPr>
          <w:rFonts w:ascii="Arial" w:hAnsi="Arial" w:cs="Arial"/>
        </w:rPr>
        <w:t xml:space="preserve"> </w:t>
      </w:r>
      <w:r w:rsidR="006D68B2" w:rsidRPr="001C643E">
        <w:rPr>
          <w:rFonts w:ascii="Arial" w:hAnsi="Arial" w:cs="Arial"/>
        </w:rPr>
        <w:t xml:space="preserve">cada grupo establecido se </w:t>
      </w:r>
      <w:r w:rsidR="00CE5DBD" w:rsidRPr="001C643E">
        <w:rPr>
          <w:rFonts w:ascii="Arial" w:hAnsi="Arial" w:cs="Arial"/>
        </w:rPr>
        <w:t xml:space="preserve">denomina </w:t>
      </w:r>
      <w:r w:rsidR="00CE5DBD" w:rsidRPr="001C643E">
        <w:rPr>
          <w:rFonts w:ascii="Arial" w:hAnsi="Arial" w:cs="Arial"/>
          <w:b/>
        </w:rPr>
        <w:t>taxón</w:t>
      </w:r>
      <w:r w:rsidR="000238A0" w:rsidRPr="001C643E">
        <w:rPr>
          <w:rFonts w:ascii="Arial" w:hAnsi="Arial" w:cs="Arial"/>
        </w:rPr>
        <w:t>, mientras que el</w:t>
      </w:r>
      <w:r w:rsidR="00CE5DBD" w:rsidRPr="001C643E">
        <w:rPr>
          <w:rFonts w:ascii="Arial" w:hAnsi="Arial" w:cs="Arial"/>
        </w:rPr>
        <w:t xml:space="preserve"> conjunto de taxones se llama </w:t>
      </w:r>
      <w:r w:rsidR="00CE5DBD" w:rsidRPr="001C643E">
        <w:rPr>
          <w:rFonts w:ascii="Arial" w:hAnsi="Arial" w:cs="Arial"/>
          <w:b/>
        </w:rPr>
        <w:t>taxa</w:t>
      </w:r>
      <w:r w:rsidR="00CE5DBD" w:rsidRPr="001C643E">
        <w:rPr>
          <w:rFonts w:ascii="Arial" w:hAnsi="Arial" w:cs="Arial"/>
        </w:rPr>
        <w:t xml:space="preserve">. </w:t>
      </w:r>
    </w:p>
    <w:p w14:paraId="3A896577" w14:textId="0BA73269" w:rsidR="00BC59DC" w:rsidRPr="001C643E" w:rsidRDefault="009C6466" w:rsidP="001C643E">
      <w:pPr>
        <w:tabs>
          <w:tab w:val="right" w:pos="8498"/>
        </w:tabs>
        <w:spacing w:line="360" w:lineRule="auto"/>
        <w:rPr>
          <w:rFonts w:ascii="Arial" w:hAnsi="Arial" w:cs="Arial"/>
          <w:lang w:val="es-MX"/>
        </w:rPr>
      </w:pPr>
      <w:r w:rsidRPr="001C643E">
        <w:rPr>
          <w:rFonts w:ascii="Arial" w:hAnsi="Arial" w:cs="Arial"/>
        </w:rPr>
        <w:t xml:space="preserve">Los </w:t>
      </w:r>
      <w:r w:rsidRPr="001C643E">
        <w:rPr>
          <w:rFonts w:ascii="Arial" w:hAnsi="Arial" w:cs="Arial"/>
          <w:b/>
        </w:rPr>
        <w:t xml:space="preserve">biólogos </w:t>
      </w:r>
      <w:r w:rsidRPr="001C643E">
        <w:rPr>
          <w:rFonts w:ascii="Arial" w:hAnsi="Arial" w:cs="Arial"/>
        </w:rPr>
        <w:t>deben decidir la mejor manera de clasificar a los seres vivos</w:t>
      </w:r>
      <w:r w:rsidR="00F71159" w:rsidRPr="001C643E">
        <w:rPr>
          <w:rFonts w:ascii="Arial" w:hAnsi="Arial" w:cs="Arial"/>
        </w:rPr>
        <w:t>;</w:t>
      </w:r>
      <w:r w:rsidRPr="001C643E">
        <w:rPr>
          <w:rFonts w:ascii="Arial" w:hAnsi="Arial" w:cs="Arial"/>
        </w:rPr>
        <w:t xml:space="preserve"> para ello, determinan las similitudes más importantes </w:t>
      </w:r>
      <w:r w:rsidR="00FE79EF">
        <w:rPr>
          <w:rFonts w:ascii="Arial" w:hAnsi="Arial" w:cs="Arial"/>
        </w:rPr>
        <w:t>que se deben</w:t>
      </w:r>
      <w:r w:rsidR="00FE79EF" w:rsidRPr="001C643E">
        <w:rPr>
          <w:rFonts w:ascii="Arial" w:hAnsi="Arial" w:cs="Arial"/>
        </w:rPr>
        <w:t xml:space="preserve"> </w:t>
      </w:r>
      <w:r w:rsidRPr="001C643E">
        <w:rPr>
          <w:rFonts w:ascii="Arial" w:hAnsi="Arial" w:cs="Arial"/>
        </w:rPr>
        <w:t>tener en cuenta</w:t>
      </w:r>
      <w:r w:rsidR="00BC59DC" w:rsidRPr="001C643E">
        <w:rPr>
          <w:rFonts w:ascii="Arial" w:hAnsi="Arial" w:cs="Arial"/>
        </w:rPr>
        <w:t>, es decir</w:t>
      </w:r>
      <w:r w:rsidR="00F71159" w:rsidRPr="001C643E">
        <w:rPr>
          <w:rFonts w:ascii="Arial" w:hAnsi="Arial" w:cs="Arial"/>
        </w:rPr>
        <w:t>,</w:t>
      </w:r>
      <w:r w:rsidR="00BC59DC" w:rsidRPr="001C643E">
        <w:rPr>
          <w:rFonts w:ascii="Arial" w:hAnsi="Arial" w:cs="Arial"/>
        </w:rPr>
        <w:t xml:space="preserve"> </w:t>
      </w:r>
      <w:r w:rsidR="00BC59DC" w:rsidRPr="001C643E">
        <w:rPr>
          <w:rFonts w:ascii="Arial" w:hAnsi="Arial" w:cs="Arial"/>
          <w:lang w:val="es-MX"/>
        </w:rPr>
        <w:t xml:space="preserve">eligen </w:t>
      </w:r>
      <w:r w:rsidR="00637765" w:rsidRPr="001C643E">
        <w:rPr>
          <w:rFonts w:ascii="Arial" w:hAnsi="Arial" w:cs="Arial"/>
          <w:lang w:val="es-MX"/>
        </w:rPr>
        <w:t>un</w:t>
      </w:r>
      <w:r w:rsidR="00BC59DC" w:rsidRPr="001C643E">
        <w:rPr>
          <w:rFonts w:ascii="Arial" w:hAnsi="Arial" w:cs="Arial"/>
          <w:lang w:val="es-MX"/>
        </w:rPr>
        <w:t xml:space="preserve"> </w:t>
      </w:r>
      <w:r w:rsidR="00BC59DC" w:rsidRPr="001C643E">
        <w:rPr>
          <w:rFonts w:ascii="Arial" w:hAnsi="Arial" w:cs="Arial"/>
          <w:b/>
          <w:lang w:val="es-MX"/>
        </w:rPr>
        <w:t>criterio</w:t>
      </w:r>
      <w:r w:rsidR="00BC59DC" w:rsidRPr="001C643E">
        <w:rPr>
          <w:rFonts w:ascii="Arial" w:hAnsi="Arial" w:cs="Arial"/>
          <w:lang w:val="es-MX"/>
        </w:rPr>
        <w:t xml:space="preserve"> a partir del cual se establecen las agrupaciones.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0"/>
        <w:gridCol w:w="6338"/>
      </w:tblGrid>
      <w:tr w:rsidR="00FB0DEA" w:rsidRPr="001C643E" w14:paraId="427291CA" w14:textId="77777777" w:rsidTr="00A8732C">
        <w:tc>
          <w:tcPr>
            <w:tcW w:w="8828" w:type="dxa"/>
            <w:gridSpan w:val="2"/>
            <w:shd w:val="clear" w:color="auto" w:fill="000000"/>
          </w:tcPr>
          <w:p w14:paraId="44065834" w14:textId="77777777" w:rsidR="00FB0DEA" w:rsidRPr="001C643E" w:rsidRDefault="00FB0DEA" w:rsidP="001C643E">
            <w:pPr>
              <w:spacing w:after="0" w:line="360" w:lineRule="auto"/>
              <w:jc w:val="center"/>
              <w:rPr>
                <w:rFonts w:ascii="Arial" w:hAnsi="Arial" w:cs="Arial"/>
                <w:b/>
                <w:color w:val="FFFFFF"/>
                <w:lang w:val="es-MX"/>
              </w:rPr>
            </w:pPr>
            <w:r w:rsidRPr="001C643E">
              <w:rPr>
                <w:rFonts w:ascii="Arial" w:hAnsi="Arial" w:cs="Arial"/>
                <w:b/>
                <w:color w:val="FFFFFF"/>
                <w:lang w:val="es-MX"/>
              </w:rPr>
              <w:t>Destacado</w:t>
            </w:r>
          </w:p>
        </w:tc>
      </w:tr>
      <w:tr w:rsidR="00FB0DEA" w:rsidRPr="001C643E" w14:paraId="3D77A5A6" w14:textId="77777777" w:rsidTr="00A8732C">
        <w:tc>
          <w:tcPr>
            <w:tcW w:w="2490" w:type="dxa"/>
            <w:shd w:val="clear" w:color="auto" w:fill="auto"/>
          </w:tcPr>
          <w:p w14:paraId="404FD67D" w14:textId="77777777" w:rsidR="00FB0DEA" w:rsidRPr="001C643E" w:rsidRDefault="00FB0DEA" w:rsidP="001C643E">
            <w:pPr>
              <w:spacing w:after="0" w:line="360" w:lineRule="auto"/>
              <w:rPr>
                <w:rFonts w:ascii="Arial" w:hAnsi="Arial" w:cs="Arial"/>
                <w:b/>
                <w:lang w:val="es-MX"/>
              </w:rPr>
            </w:pPr>
            <w:r w:rsidRPr="001C643E">
              <w:rPr>
                <w:rFonts w:ascii="Arial" w:hAnsi="Arial" w:cs="Arial"/>
                <w:b/>
                <w:lang w:val="es-MX"/>
              </w:rPr>
              <w:t>Título</w:t>
            </w:r>
          </w:p>
        </w:tc>
        <w:tc>
          <w:tcPr>
            <w:tcW w:w="6338" w:type="dxa"/>
            <w:shd w:val="clear" w:color="auto" w:fill="auto"/>
          </w:tcPr>
          <w:p w14:paraId="51E446A9" w14:textId="77777777" w:rsidR="00FB0DEA" w:rsidRPr="001C643E" w:rsidRDefault="00FB0DEA" w:rsidP="001C643E">
            <w:pPr>
              <w:spacing w:after="0" w:line="360" w:lineRule="auto"/>
              <w:jc w:val="center"/>
              <w:rPr>
                <w:rFonts w:ascii="Arial" w:hAnsi="Arial" w:cs="Arial"/>
                <w:b/>
                <w:lang w:val="es-MX"/>
              </w:rPr>
            </w:pPr>
            <w:r w:rsidRPr="001C643E">
              <w:rPr>
                <w:rFonts w:ascii="Arial" w:hAnsi="Arial" w:cs="Arial"/>
                <w:b/>
                <w:lang w:val="es-MX"/>
              </w:rPr>
              <w:t xml:space="preserve">Los </w:t>
            </w:r>
            <w:r w:rsidR="00BC59DC" w:rsidRPr="001C643E">
              <w:rPr>
                <w:rFonts w:ascii="Arial" w:hAnsi="Arial" w:cs="Arial"/>
                <w:b/>
                <w:lang w:val="es-MX"/>
              </w:rPr>
              <w:t xml:space="preserve">criterios </w:t>
            </w:r>
            <w:r w:rsidRPr="001C643E">
              <w:rPr>
                <w:rFonts w:ascii="Arial" w:hAnsi="Arial" w:cs="Arial"/>
                <w:b/>
                <w:lang w:val="es-MX"/>
              </w:rPr>
              <w:t>de la clasificación biológica</w:t>
            </w:r>
            <w:r w:rsidR="00637765" w:rsidRPr="001C643E">
              <w:rPr>
                <w:rFonts w:ascii="Arial" w:hAnsi="Arial" w:cs="Arial"/>
                <w:b/>
                <w:lang w:val="es-MX"/>
              </w:rPr>
              <w:t xml:space="preserve"> han cambiado</w:t>
            </w:r>
          </w:p>
        </w:tc>
      </w:tr>
      <w:tr w:rsidR="00FB0DEA" w:rsidRPr="001C643E" w14:paraId="2D441EF9" w14:textId="77777777" w:rsidTr="00A8732C">
        <w:tc>
          <w:tcPr>
            <w:tcW w:w="2490" w:type="dxa"/>
            <w:shd w:val="clear" w:color="auto" w:fill="auto"/>
          </w:tcPr>
          <w:p w14:paraId="321AAC7E" w14:textId="77777777" w:rsidR="00FB0DEA" w:rsidRPr="001C643E" w:rsidRDefault="00FB0DEA" w:rsidP="001C643E">
            <w:pPr>
              <w:spacing w:after="0" w:line="360" w:lineRule="auto"/>
              <w:rPr>
                <w:rFonts w:ascii="Arial" w:hAnsi="Arial" w:cs="Arial"/>
                <w:lang w:val="es-MX"/>
              </w:rPr>
            </w:pPr>
            <w:r w:rsidRPr="001C643E">
              <w:rPr>
                <w:rFonts w:ascii="Arial" w:hAnsi="Arial" w:cs="Arial"/>
                <w:b/>
                <w:lang w:val="es-MX"/>
              </w:rPr>
              <w:t>Contenido</w:t>
            </w:r>
          </w:p>
        </w:tc>
        <w:tc>
          <w:tcPr>
            <w:tcW w:w="6338" w:type="dxa"/>
            <w:shd w:val="clear" w:color="auto" w:fill="auto"/>
          </w:tcPr>
          <w:p w14:paraId="445839C9" w14:textId="46147A61" w:rsidR="00803C31" w:rsidRPr="001C643E" w:rsidRDefault="00CF3CD3" w:rsidP="001C643E">
            <w:pPr>
              <w:spacing w:after="0" w:line="360" w:lineRule="auto"/>
              <w:rPr>
                <w:rFonts w:ascii="Arial" w:hAnsi="Arial" w:cs="Arial"/>
                <w:lang w:val="es-MX"/>
              </w:rPr>
            </w:pPr>
            <w:r w:rsidRPr="001C643E">
              <w:rPr>
                <w:rFonts w:ascii="Arial" w:hAnsi="Arial" w:cs="Arial"/>
                <w:lang w:val="es-MX"/>
              </w:rPr>
              <w:t xml:space="preserve">Uno de los primeros sistemas de clasificación agrupaba </w:t>
            </w:r>
            <w:r w:rsidR="000F50B4" w:rsidRPr="001C643E">
              <w:rPr>
                <w:rFonts w:ascii="Arial" w:hAnsi="Arial" w:cs="Arial"/>
                <w:lang w:val="es-MX"/>
              </w:rPr>
              <w:t xml:space="preserve">a los seres vivos según dos criterios: </w:t>
            </w:r>
            <w:r w:rsidR="00FE79EF">
              <w:rPr>
                <w:rFonts w:ascii="Arial" w:hAnsi="Arial" w:cs="Arial"/>
                <w:lang w:val="es-MX"/>
              </w:rPr>
              <w:t xml:space="preserve">las </w:t>
            </w:r>
            <w:r w:rsidR="000F50B4" w:rsidRPr="001C643E">
              <w:rPr>
                <w:rFonts w:ascii="Arial" w:hAnsi="Arial" w:cs="Arial"/>
                <w:lang w:val="es-MX"/>
              </w:rPr>
              <w:t xml:space="preserve">similitudes en su </w:t>
            </w:r>
            <w:r w:rsidR="000F50B4" w:rsidRPr="001C643E">
              <w:rPr>
                <w:rFonts w:ascii="Arial" w:hAnsi="Arial" w:cs="Arial"/>
                <w:b/>
                <w:lang w:val="es-MX"/>
              </w:rPr>
              <w:t>hábitat</w:t>
            </w:r>
            <w:r w:rsidR="000F50B4" w:rsidRPr="001C643E">
              <w:rPr>
                <w:rFonts w:ascii="Arial" w:hAnsi="Arial" w:cs="Arial"/>
                <w:lang w:val="es-MX"/>
              </w:rPr>
              <w:t xml:space="preserve"> y la presencia de órganos </w:t>
            </w:r>
            <w:r w:rsidR="00B902E5" w:rsidRPr="001C643E">
              <w:rPr>
                <w:rFonts w:ascii="Arial" w:hAnsi="Arial" w:cs="Arial"/>
                <w:lang w:val="es-MX"/>
              </w:rPr>
              <w:t xml:space="preserve">con función </w:t>
            </w:r>
            <w:r w:rsidR="00BC59DC" w:rsidRPr="001C643E">
              <w:rPr>
                <w:rFonts w:ascii="Arial" w:hAnsi="Arial" w:cs="Arial"/>
                <w:lang w:val="es-MX"/>
              </w:rPr>
              <w:t>semejante (</w:t>
            </w:r>
            <w:r w:rsidR="00A65923" w:rsidRPr="001C643E">
              <w:rPr>
                <w:rFonts w:ascii="Arial" w:hAnsi="Arial" w:cs="Arial"/>
                <w:lang w:val="es-MX"/>
              </w:rPr>
              <w:t xml:space="preserve">es decir, órganos </w:t>
            </w:r>
            <w:r w:rsidR="00BC59DC" w:rsidRPr="001C643E">
              <w:rPr>
                <w:rFonts w:ascii="Arial" w:hAnsi="Arial" w:cs="Arial"/>
                <w:b/>
                <w:lang w:val="es-MX"/>
              </w:rPr>
              <w:t>análogos</w:t>
            </w:r>
            <w:r w:rsidR="00BC59DC" w:rsidRPr="001C643E">
              <w:rPr>
                <w:rFonts w:ascii="Arial" w:hAnsi="Arial" w:cs="Arial"/>
                <w:lang w:val="es-MX"/>
              </w:rPr>
              <w:t>)</w:t>
            </w:r>
            <w:r w:rsidR="000F50B4" w:rsidRPr="001C643E">
              <w:rPr>
                <w:rFonts w:ascii="Arial" w:hAnsi="Arial" w:cs="Arial"/>
                <w:lang w:val="es-MX"/>
              </w:rPr>
              <w:t>. D</w:t>
            </w:r>
            <w:r w:rsidRPr="001C643E">
              <w:rPr>
                <w:rFonts w:ascii="Arial" w:hAnsi="Arial" w:cs="Arial"/>
                <w:lang w:val="es-MX"/>
              </w:rPr>
              <w:t xml:space="preserve">e este modo, los peces, las ballenas y los pingüinos pertenecían al </w:t>
            </w:r>
            <w:r w:rsidRPr="001C643E">
              <w:rPr>
                <w:rFonts w:ascii="Arial" w:hAnsi="Arial" w:cs="Arial"/>
                <w:lang w:val="es-MX"/>
              </w:rPr>
              <w:lastRenderedPageBreak/>
              <w:t>grupo de seres vivos nadadores</w:t>
            </w:r>
            <w:r w:rsidR="000F50B4" w:rsidRPr="001C643E">
              <w:rPr>
                <w:rFonts w:ascii="Arial" w:hAnsi="Arial" w:cs="Arial"/>
                <w:lang w:val="es-MX"/>
              </w:rPr>
              <w:t>.</w:t>
            </w:r>
            <w:r w:rsidR="00BC59DC" w:rsidRPr="001C643E">
              <w:rPr>
                <w:rFonts w:ascii="Arial" w:hAnsi="Arial" w:cs="Arial"/>
                <w:lang w:val="es-MX"/>
              </w:rPr>
              <w:t xml:space="preserve"> </w:t>
            </w:r>
          </w:p>
          <w:p w14:paraId="07ADAFF6" w14:textId="3B26E9DC" w:rsidR="00FB0DEA" w:rsidRPr="001C643E" w:rsidRDefault="00CF3CD3" w:rsidP="001C643E">
            <w:pPr>
              <w:spacing w:after="0" w:line="360" w:lineRule="auto"/>
              <w:rPr>
                <w:rFonts w:ascii="Arial" w:hAnsi="Arial" w:cs="Arial"/>
                <w:lang w:val="es-MX"/>
              </w:rPr>
            </w:pPr>
            <w:r w:rsidRPr="001C643E">
              <w:rPr>
                <w:rFonts w:ascii="Arial" w:hAnsi="Arial" w:cs="Arial"/>
                <w:lang w:val="es-MX"/>
              </w:rPr>
              <w:t>A medida que se obt</w:t>
            </w:r>
            <w:r w:rsidR="00637765" w:rsidRPr="001C643E">
              <w:rPr>
                <w:rFonts w:ascii="Arial" w:hAnsi="Arial" w:cs="Arial"/>
                <w:lang w:val="es-MX"/>
              </w:rPr>
              <w:t>uvo</w:t>
            </w:r>
            <w:r w:rsidRPr="001C643E">
              <w:rPr>
                <w:rFonts w:ascii="Arial" w:hAnsi="Arial" w:cs="Arial"/>
                <w:lang w:val="es-MX"/>
              </w:rPr>
              <w:t xml:space="preserve"> más conocimiento acerca de la anatomía de los seres vivos, los científicos notaron que </w:t>
            </w:r>
            <w:r w:rsidR="00B902E5" w:rsidRPr="001C643E">
              <w:rPr>
                <w:rFonts w:ascii="Arial" w:hAnsi="Arial" w:cs="Arial"/>
                <w:lang w:val="es-MX"/>
              </w:rPr>
              <w:t xml:space="preserve">las analogías </w:t>
            </w:r>
            <w:r w:rsidRPr="001C643E">
              <w:rPr>
                <w:rFonts w:ascii="Arial" w:hAnsi="Arial" w:cs="Arial"/>
                <w:lang w:val="es-MX"/>
              </w:rPr>
              <w:t>solían ser superficiales</w:t>
            </w:r>
            <w:r w:rsidR="00F71159" w:rsidRPr="001C643E">
              <w:rPr>
                <w:rFonts w:ascii="Arial" w:hAnsi="Arial" w:cs="Arial"/>
                <w:lang w:val="es-MX"/>
              </w:rPr>
              <w:t>;</w:t>
            </w:r>
            <w:r w:rsidR="00803C31" w:rsidRPr="001C643E">
              <w:rPr>
                <w:rFonts w:ascii="Arial" w:hAnsi="Arial" w:cs="Arial"/>
                <w:lang w:val="es-MX"/>
              </w:rPr>
              <w:t xml:space="preserve"> desde entonces</w:t>
            </w:r>
            <w:r w:rsidR="00205375">
              <w:rPr>
                <w:rFonts w:ascii="Arial" w:hAnsi="Arial" w:cs="Arial"/>
                <w:lang w:val="es-MX"/>
              </w:rPr>
              <w:t>,</w:t>
            </w:r>
            <w:r w:rsidR="00803C31" w:rsidRPr="001C643E">
              <w:rPr>
                <w:rFonts w:ascii="Arial" w:hAnsi="Arial" w:cs="Arial"/>
                <w:lang w:val="es-MX"/>
              </w:rPr>
              <w:t xml:space="preserve"> </w:t>
            </w:r>
            <w:r w:rsidRPr="001C643E">
              <w:rPr>
                <w:rFonts w:ascii="Arial" w:hAnsi="Arial" w:cs="Arial"/>
                <w:lang w:val="es-MX"/>
              </w:rPr>
              <w:t>l</w:t>
            </w:r>
            <w:r w:rsidR="00BC59DC" w:rsidRPr="001C643E">
              <w:rPr>
                <w:rFonts w:ascii="Arial" w:hAnsi="Arial" w:cs="Arial"/>
                <w:lang w:val="es-MX"/>
              </w:rPr>
              <w:t xml:space="preserve">os criterios de </w:t>
            </w:r>
            <w:r w:rsidR="00A65923" w:rsidRPr="001C643E">
              <w:rPr>
                <w:rFonts w:ascii="Arial" w:hAnsi="Arial" w:cs="Arial"/>
                <w:lang w:val="es-MX"/>
              </w:rPr>
              <w:t>clasificación</w:t>
            </w:r>
            <w:r w:rsidRPr="001C643E">
              <w:rPr>
                <w:rFonts w:ascii="Arial" w:hAnsi="Arial" w:cs="Arial"/>
                <w:lang w:val="es-MX"/>
              </w:rPr>
              <w:t xml:space="preserve"> </w:t>
            </w:r>
            <w:r w:rsidR="00803C31" w:rsidRPr="001C643E">
              <w:rPr>
                <w:rFonts w:ascii="Arial" w:hAnsi="Arial" w:cs="Arial"/>
                <w:lang w:val="es-MX"/>
              </w:rPr>
              <w:t>han cambiado</w:t>
            </w:r>
            <w:r w:rsidR="00A65923" w:rsidRPr="001C643E">
              <w:rPr>
                <w:rFonts w:ascii="Arial" w:hAnsi="Arial" w:cs="Arial"/>
                <w:lang w:val="es-MX"/>
              </w:rPr>
              <w:t xml:space="preserve">, y ahora se usan caracteres </w:t>
            </w:r>
            <w:r w:rsidR="00A65923" w:rsidRPr="001C643E">
              <w:rPr>
                <w:rFonts w:ascii="Arial" w:hAnsi="Arial" w:cs="Arial"/>
                <w:b/>
                <w:lang w:val="es-MX"/>
              </w:rPr>
              <w:t>homólogos</w:t>
            </w:r>
            <w:r w:rsidR="00A65923" w:rsidRPr="001C643E">
              <w:rPr>
                <w:rFonts w:ascii="Arial" w:hAnsi="Arial" w:cs="Arial"/>
                <w:lang w:val="es-MX"/>
              </w:rPr>
              <w:t>. Además, actualmente se usan también otras car</w:t>
            </w:r>
            <w:r w:rsidR="00476438" w:rsidRPr="001C643E">
              <w:rPr>
                <w:rFonts w:ascii="Arial" w:hAnsi="Arial" w:cs="Arial"/>
                <w:lang w:val="es-MX"/>
              </w:rPr>
              <w:t xml:space="preserve">acterísticas de los organismos </w:t>
            </w:r>
            <w:r w:rsidR="00A65923" w:rsidRPr="001C643E">
              <w:rPr>
                <w:rFonts w:ascii="Arial" w:hAnsi="Arial" w:cs="Arial"/>
                <w:lang w:val="es-MX"/>
              </w:rPr>
              <w:t>para clasificarlos, como por ejemplo</w:t>
            </w:r>
            <w:r w:rsidR="00205375">
              <w:rPr>
                <w:rFonts w:ascii="Arial" w:hAnsi="Arial" w:cs="Arial"/>
                <w:lang w:val="es-MX"/>
              </w:rPr>
              <w:t>,</w:t>
            </w:r>
            <w:r w:rsidR="00A65923" w:rsidRPr="001C643E">
              <w:rPr>
                <w:rFonts w:ascii="Arial" w:hAnsi="Arial" w:cs="Arial"/>
                <w:lang w:val="es-MX"/>
              </w:rPr>
              <w:t xml:space="preserve"> su información molecular.</w:t>
            </w:r>
          </w:p>
        </w:tc>
      </w:tr>
    </w:tbl>
    <w:p w14:paraId="29650F8C" w14:textId="77777777" w:rsidR="00FB0DEA" w:rsidRPr="001C643E" w:rsidRDefault="00FB0DEA" w:rsidP="001C643E">
      <w:pPr>
        <w:tabs>
          <w:tab w:val="right" w:pos="8498"/>
        </w:tabs>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2"/>
        <w:gridCol w:w="6500"/>
      </w:tblGrid>
      <w:tr w:rsidR="00A65923" w:rsidRPr="001C643E" w14:paraId="39257FFA" w14:textId="77777777" w:rsidTr="00A65923">
        <w:tc>
          <w:tcPr>
            <w:tcW w:w="8828" w:type="dxa"/>
            <w:gridSpan w:val="2"/>
            <w:shd w:val="clear" w:color="auto" w:fill="000000"/>
          </w:tcPr>
          <w:p w14:paraId="0634F847" w14:textId="77777777" w:rsidR="00A65923" w:rsidRPr="001C643E" w:rsidRDefault="00A65923" w:rsidP="001C643E">
            <w:pPr>
              <w:spacing w:after="0" w:line="360" w:lineRule="auto"/>
              <w:jc w:val="center"/>
              <w:rPr>
                <w:rFonts w:ascii="Arial" w:hAnsi="Arial" w:cs="Arial"/>
                <w:b/>
                <w:color w:val="FFFFFF"/>
                <w:lang w:val="es-MX"/>
              </w:rPr>
            </w:pPr>
            <w:r w:rsidRPr="001C643E">
              <w:rPr>
                <w:rFonts w:ascii="Arial" w:hAnsi="Arial" w:cs="Arial"/>
                <w:b/>
                <w:color w:val="FFFFFF"/>
                <w:lang w:val="es-MX"/>
              </w:rPr>
              <w:t>Recuerda</w:t>
            </w:r>
          </w:p>
        </w:tc>
      </w:tr>
      <w:tr w:rsidR="00A65923" w:rsidRPr="001C643E" w14:paraId="2CCF586E" w14:textId="77777777" w:rsidTr="00A65923">
        <w:tc>
          <w:tcPr>
            <w:tcW w:w="2482" w:type="dxa"/>
            <w:shd w:val="clear" w:color="auto" w:fill="auto"/>
          </w:tcPr>
          <w:p w14:paraId="6EAB7EE5" w14:textId="77777777" w:rsidR="00A65923" w:rsidRPr="001C643E" w:rsidRDefault="00A65923" w:rsidP="001C643E">
            <w:pPr>
              <w:spacing w:after="0" w:line="360" w:lineRule="auto"/>
              <w:rPr>
                <w:rFonts w:ascii="Arial" w:hAnsi="Arial" w:cs="Arial"/>
                <w:b/>
                <w:lang w:val="es-MX"/>
              </w:rPr>
            </w:pPr>
            <w:r w:rsidRPr="001C643E">
              <w:rPr>
                <w:rFonts w:ascii="Arial" w:hAnsi="Arial" w:cs="Arial"/>
                <w:b/>
                <w:lang w:val="es-MX"/>
              </w:rPr>
              <w:t>Contenido</w:t>
            </w:r>
          </w:p>
        </w:tc>
        <w:tc>
          <w:tcPr>
            <w:tcW w:w="6346" w:type="dxa"/>
            <w:shd w:val="clear" w:color="auto" w:fill="auto"/>
          </w:tcPr>
          <w:p w14:paraId="443018AB" w14:textId="124E2CFD" w:rsidR="00A65923" w:rsidRPr="001C643E" w:rsidRDefault="00A65923" w:rsidP="001C643E">
            <w:pPr>
              <w:spacing w:after="0" w:line="360" w:lineRule="auto"/>
              <w:rPr>
                <w:rFonts w:ascii="Arial" w:hAnsi="Arial" w:cs="Arial"/>
              </w:rPr>
            </w:pPr>
            <w:r w:rsidRPr="001C643E">
              <w:rPr>
                <w:rFonts w:ascii="Arial" w:hAnsi="Arial" w:cs="Arial"/>
              </w:rPr>
              <w:t xml:space="preserve">Los </w:t>
            </w:r>
            <w:r w:rsidRPr="001C643E">
              <w:rPr>
                <w:rFonts w:ascii="Arial" w:hAnsi="Arial" w:cs="Arial"/>
                <w:b/>
              </w:rPr>
              <w:t>caracteres análogos</w:t>
            </w:r>
            <w:r w:rsidRPr="001C643E">
              <w:rPr>
                <w:rFonts w:ascii="Arial" w:hAnsi="Arial" w:cs="Arial"/>
              </w:rPr>
              <w:t xml:space="preserve"> son órganos de especies diferentes, con una </w:t>
            </w:r>
            <w:r w:rsidRPr="001C643E">
              <w:rPr>
                <w:rFonts w:ascii="Arial" w:hAnsi="Arial" w:cs="Arial"/>
                <w:b/>
              </w:rPr>
              <w:t>función similar</w:t>
            </w:r>
            <w:r w:rsidRPr="001C643E">
              <w:rPr>
                <w:rFonts w:ascii="Arial" w:hAnsi="Arial" w:cs="Arial"/>
              </w:rPr>
              <w:t xml:space="preserve">, pero </w:t>
            </w:r>
            <w:r w:rsidR="00205375">
              <w:rPr>
                <w:rFonts w:ascii="Arial" w:hAnsi="Arial" w:cs="Arial"/>
              </w:rPr>
              <w:t>cuya</w:t>
            </w:r>
            <w:r w:rsidR="00205375" w:rsidRPr="001C643E">
              <w:rPr>
                <w:rFonts w:ascii="Arial" w:hAnsi="Arial" w:cs="Arial"/>
                <w:b/>
              </w:rPr>
              <w:t xml:space="preserve"> </w:t>
            </w:r>
            <w:r w:rsidRPr="001C643E">
              <w:rPr>
                <w:rFonts w:ascii="Arial" w:hAnsi="Arial" w:cs="Arial"/>
                <w:b/>
              </w:rPr>
              <w:t xml:space="preserve">estructura </w:t>
            </w:r>
            <w:r w:rsidRPr="001C643E">
              <w:rPr>
                <w:rFonts w:ascii="Arial" w:hAnsi="Arial" w:cs="Arial"/>
              </w:rPr>
              <w:t>es</w:t>
            </w:r>
            <w:r w:rsidRPr="001C643E">
              <w:rPr>
                <w:rFonts w:ascii="Arial" w:hAnsi="Arial" w:cs="Arial"/>
                <w:b/>
              </w:rPr>
              <w:t xml:space="preserve"> distinta</w:t>
            </w:r>
            <w:r w:rsidRPr="001C643E">
              <w:rPr>
                <w:rFonts w:ascii="Arial" w:hAnsi="Arial" w:cs="Arial"/>
              </w:rPr>
              <w:t xml:space="preserve">. </w:t>
            </w:r>
          </w:p>
          <w:p w14:paraId="042F2D2B" w14:textId="689B08CB" w:rsidR="00A65923" w:rsidRPr="001C643E" w:rsidRDefault="00A65923" w:rsidP="001C643E">
            <w:pPr>
              <w:spacing w:after="0" w:line="360" w:lineRule="auto"/>
              <w:rPr>
                <w:rFonts w:ascii="Arial" w:hAnsi="Arial" w:cs="Arial"/>
              </w:rPr>
            </w:pPr>
            <w:r w:rsidRPr="001C643E">
              <w:rPr>
                <w:rFonts w:ascii="Arial" w:hAnsi="Arial" w:cs="Arial"/>
              </w:rPr>
              <w:t xml:space="preserve">Los </w:t>
            </w:r>
            <w:r w:rsidRPr="001C643E">
              <w:rPr>
                <w:rFonts w:ascii="Arial" w:hAnsi="Arial" w:cs="Arial"/>
                <w:b/>
              </w:rPr>
              <w:t>caracteres homólogos</w:t>
            </w:r>
            <w:r w:rsidRPr="001C643E">
              <w:rPr>
                <w:rFonts w:ascii="Arial" w:hAnsi="Arial" w:cs="Arial"/>
              </w:rPr>
              <w:t xml:space="preserve"> son órganos que tienen la </w:t>
            </w:r>
            <w:r w:rsidRPr="001C643E">
              <w:rPr>
                <w:rFonts w:ascii="Arial" w:hAnsi="Arial" w:cs="Arial"/>
                <w:b/>
              </w:rPr>
              <w:t>misma estructura interna</w:t>
            </w:r>
            <w:r w:rsidR="00205375">
              <w:rPr>
                <w:rFonts w:ascii="Arial" w:hAnsi="Arial" w:cs="Arial"/>
                <w:b/>
              </w:rPr>
              <w:t>,</w:t>
            </w:r>
            <w:r w:rsidR="00205375" w:rsidRPr="001C643E">
              <w:rPr>
                <w:rFonts w:ascii="Arial" w:hAnsi="Arial" w:cs="Arial"/>
              </w:rPr>
              <w:t xml:space="preserve"> o </w:t>
            </w:r>
            <w:r w:rsidR="00205375">
              <w:rPr>
                <w:rFonts w:ascii="Arial" w:hAnsi="Arial" w:cs="Arial"/>
              </w:rPr>
              <w:t xml:space="preserve">una </w:t>
            </w:r>
            <w:r w:rsidR="00205375" w:rsidRPr="001C643E">
              <w:rPr>
                <w:rFonts w:ascii="Arial" w:hAnsi="Arial" w:cs="Arial"/>
                <w:b/>
              </w:rPr>
              <w:t>parecida</w:t>
            </w:r>
            <w:r w:rsidRPr="001C643E">
              <w:rPr>
                <w:rFonts w:ascii="Arial" w:hAnsi="Arial" w:cs="Arial"/>
              </w:rPr>
              <w:t xml:space="preserve">, aunque pueden realizar </w:t>
            </w:r>
            <w:r w:rsidRPr="001C643E">
              <w:rPr>
                <w:rFonts w:ascii="Arial" w:hAnsi="Arial" w:cs="Arial"/>
                <w:b/>
              </w:rPr>
              <w:t>funciones distintas</w:t>
            </w:r>
            <w:r w:rsidRPr="001C643E">
              <w:rPr>
                <w:rFonts w:ascii="Arial" w:hAnsi="Arial" w:cs="Arial"/>
              </w:rPr>
              <w:t xml:space="preserve">. </w:t>
            </w:r>
          </w:p>
          <w:p w14:paraId="20E48451" w14:textId="77777777" w:rsidR="00A65923" w:rsidRPr="001C643E" w:rsidRDefault="00A65923" w:rsidP="001C643E">
            <w:pPr>
              <w:spacing w:after="0" w:line="360" w:lineRule="auto"/>
              <w:rPr>
                <w:rFonts w:ascii="Arial" w:hAnsi="Arial" w:cs="Arial"/>
              </w:rPr>
            </w:pPr>
            <w:r w:rsidRPr="001C643E">
              <w:rPr>
                <w:rFonts w:ascii="Arial" w:hAnsi="Arial" w:cs="Arial"/>
              </w:rPr>
              <w:t>La taxonomía moderna se fundamenta en los caracteres homólogos.</w:t>
            </w:r>
          </w:p>
          <w:p w14:paraId="79B4EC04" w14:textId="1EAD30E2" w:rsidR="00A65923" w:rsidRPr="001C643E" w:rsidRDefault="00205375" w:rsidP="001C643E">
            <w:pPr>
              <w:spacing w:after="0" w:line="360" w:lineRule="auto"/>
              <w:rPr>
                <w:rFonts w:ascii="Arial" w:hAnsi="Arial" w:cs="Arial"/>
                <w:b/>
              </w:rPr>
            </w:pPr>
            <w:r>
              <w:rPr>
                <w:rFonts w:ascii="Arial" w:hAnsi="Arial" w:cs="Arial"/>
              </w:rPr>
              <w:t>Puedes encontrar</w:t>
            </w:r>
            <w:r w:rsidRPr="001C643E">
              <w:rPr>
                <w:rFonts w:ascii="Arial" w:hAnsi="Arial" w:cs="Arial"/>
              </w:rPr>
              <w:t xml:space="preserve"> </w:t>
            </w:r>
            <w:r w:rsidR="00A65923" w:rsidRPr="001C643E">
              <w:rPr>
                <w:rFonts w:ascii="Arial" w:hAnsi="Arial" w:cs="Arial"/>
              </w:rPr>
              <w:t xml:space="preserve">más información acerca de este tema en el enlace web de </w:t>
            </w:r>
            <w:proofErr w:type="spellStart"/>
            <w:r w:rsidR="00A65923" w:rsidRPr="001C643E">
              <w:rPr>
                <w:rFonts w:ascii="Arial" w:hAnsi="Arial" w:cs="Arial"/>
              </w:rPr>
              <w:t>Understanding</w:t>
            </w:r>
            <w:proofErr w:type="spellEnd"/>
            <w:r w:rsidR="00A65923" w:rsidRPr="001C643E">
              <w:rPr>
                <w:rFonts w:ascii="Arial" w:hAnsi="Arial" w:cs="Arial"/>
              </w:rPr>
              <w:t xml:space="preserve"> </w:t>
            </w:r>
            <w:proofErr w:type="spellStart"/>
            <w:r w:rsidR="00A65923" w:rsidRPr="001C643E">
              <w:rPr>
                <w:rFonts w:ascii="Arial" w:hAnsi="Arial" w:cs="Arial"/>
              </w:rPr>
              <w:t>Evolution</w:t>
            </w:r>
            <w:proofErr w:type="spellEnd"/>
            <w:r w:rsidR="00A65923" w:rsidRPr="001C643E">
              <w:rPr>
                <w:rFonts w:ascii="Arial" w:hAnsi="Arial" w:cs="Arial"/>
              </w:rPr>
              <w:t xml:space="preserve"> </w:t>
            </w:r>
            <w:hyperlink r:id="rId9" w:history="1">
              <w:r w:rsidR="00A65923" w:rsidRPr="001C643E">
                <w:rPr>
                  <w:rStyle w:val="Hipervnculo"/>
                  <w:rFonts w:ascii="Arial" w:hAnsi="Arial" w:cs="Arial"/>
                </w:rPr>
                <w:t>[VER]</w:t>
              </w:r>
            </w:hyperlink>
            <w:r w:rsidR="00A65923" w:rsidRPr="001C643E">
              <w:rPr>
                <w:rStyle w:val="Hipervnculo"/>
                <w:rFonts w:ascii="Arial" w:hAnsi="Arial" w:cs="Arial"/>
              </w:rPr>
              <w:t xml:space="preserve"> (http://evolution.berkeley.edu/evolibrary/article/evo_09_sp)</w:t>
            </w:r>
            <w:r w:rsidR="00A65923" w:rsidRPr="001C643E">
              <w:rPr>
                <w:rFonts w:ascii="Arial" w:hAnsi="Arial" w:cs="Arial"/>
              </w:rPr>
              <w:t>.</w:t>
            </w:r>
          </w:p>
        </w:tc>
      </w:tr>
    </w:tbl>
    <w:p w14:paraId="069E6929" w14:textId="77777777" w:rsidR="00A65923" w:rsidRPr="001C643E" w:rsidRDefault="00A65923" w:rsidP="001C643E">
      <w:pPr>
        <w:tabs>
          <w:tab w:val="right" w:pos="8498"/>
        </w:tabs>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24148C" w:rsidRPr="001C643E" w14:paraId="492A51A4" w14:textId="77777777" w:rsidTr="00A8732C">
        <w:tc>
          <w:tcPr>
            <w:tcW w:w="8828" w:type="dxa"/>
            <w:gridSpan w:val="2"/>
            <w:shd w:val="clear" w:color="auto" w:fill="0D0D0D"/>
          </w:tcPr>
          <w:p w14:paraId="25124694" w14:textId="77777777" w:rsidR="0024148C" w:rsidRPr="001C643E" w:rsidRDefault="0024148C" w:rsidP="001C643E">
            <w:pPr>
              <w:spacing w:after="0" w:line="360" w:lineRule="auto"/>
              <w:jc w:val="center"/>
              <w:rPr>
                <w:rFonts w:ascii="Arial" w:hAnsi="Arial" w:cs="Arial"/>
                <w:b/>
                <w:color w:val="FFFFFF"/>
                <w:lang w:val="es-MX"/>
              </w:rPr>
            </w:pPr>
            <w:r w:rsidRPr="001C643E">
              <w:rPr>
                <w:rFonts w:ascii="Arial" w:hAnsi="Arial" w:cs="Arial"/>
                <w:b/>
                <w:color w:val="FFFFFF"/>
                <w:lang w:val="es-MX"/>
              </w:rPr>
              <w:t>Imagen (fotografía, gráfica o ilustración)</w:t>
            </w:r>
          </w:p>
        </w:tc>
      </w:tr>
      <w:tr w:rsidR="0024148C" w:rsidRPr="001C643E" w14:paraId="738D3E5F" w14:textId="77777777" w:rsidTr="00A8732C">
        <w:tc>
          <w:tcPr>
            <w:tcW w:w="2518" w:type="dxa"/>
            <w:shd w:val="clear" w:color="auto" w:fill="auto"/>
          </w:tcPr>
          <w:p w14:paraId="778ACB0E" w14:textId="77777777" w:rsidR="0024148C" w:rsidRPr="001C643E" w:rsidRDefault="0024148C"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515" w:type="dxa"/>
            <w:shd w:val="clear" w:color="auto" w:fill="auto"/>
          </w:tcPr>
          <w:p w14:paraId="229CC70F" w14:textId="16191E56" w:rsidR="0024148C" w:rsidRPr="001C643E" w:rsidRDefault="00DA35C8" w:rsidP="001C643E">
            <w:pPr>
              <w:spacing w:after="0" w:line="360" w:lineRule="auto"/>
              <w:rPr>
                <w:rFonts w:ascii="Arial" w:hAnsi="Arial" w:cs="Arial"/>
                <w:color w:val="000000"/>
                <w:lang w:val="es-MX"/>
              </w:rPr>
            </w:pPr>
            <w:r w:rsidRPr="001C643E">
              <w:rPr>
                <w:rFonts w:ascii="Arial" w:hAnsi="Arial" w:cs="Arial"/>
                <w:color w:val="000000"/>
                <w:lang w:val="es-MX"/>
              </w:rPr>
              <w:t>CN_09_04_CO_IMG</w:t>
            </w:r>
            <w:ins w:id="5" w:author="Miguel" w:date="2016-01-19T11:12:00Z">
              <w:r w:rsidR="00D26852">
                <w:rPr>
                  <w:rFonts w:ascii="Arial" w:hAnsi="Arial" w:cs="Arial"/>
                  <w:color w:val="000000"/>
                  <w:lang w:val="es-MX"/>
                </w:rPr>
                <w:t>0</w:t>
              </w:r>
            </w:ins>
            <w:r w:rsidR="008354BC" w:rsidRPr="001C643E">
              <w:rPr>
                <w:rFonts w:ascii="Arial" w:hAnsi="Arial" w:cs="Arial"/>
                <w:color w:val="000000"/>
                <w:lang w:val="es-MX"/>
              </w:rPr>
              <w:t>5</w:t>
            </w:r>
          </w:p>
        </w:tc>
      </w:tr>
      <w:tr w:rsidR="0024148C" w:rsidRPr="001C643E" w14:paraId="2A717A73" w14:textId="77777777" w:rsidTr="00A8732C">
        <w:tc>
          <w:tcPr>
            <w:tcW w:w="2518" w:type="dxa"/>
            <w:shd w:val="clear" w:color="auto" w:fill="auto"/>
          </w:tcPr>
          <w:p w14:paraId="0C9EBDFF" w14:textId="77777777" w:rsidR="0024148C" w:rsidRPr="001C643E" w:rsidRDefault="0024148C"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515" w:type="dxa"/>
            <w:shd w:val="clear" w:color="auto" w:fill="auto"/>
          </w:tcPr>
          <w:p w14:paraId="40EBA04D" w14:textId="75391F79" w:rsidR="0024148C" w:rsidRPr="001C643E" w:rsidRDefault="00205375" w:rsidP="001C643E">
            <w:pPr>
              <w:spacing w:after="0" w:line="360" w:lineRule="auto"/>
              <w:rPr>
                <w:rFonts w:ascii="Arial" w:hAnsi="Arial" w:cs="Arial"/>
                <w:color w:val="000000"/>
                <w:lang w:val="es-MX"/>
              </w:rPr>
            </w:pPr>
            <w:r>
              <w:rPr>
                <w:rFonts w:ascii="Arial" w:hAnsi="Arial" w:cs="Arial"/>
                <w:color w:val="000000"/>
                <w:lang w:val="es-MX"/>
              </w:rPr>
              <w:t>La v</w:t>
            </w:r>
            <w:r w:rsidRPr="001C643E">
              <w:rPr>
                <w:rFonts w:ascii="Arial" w:hAnsi="Arial" w:cs="Arial"/>
                <w:color w:val="000000"/>
                <w:lang w:val="es-MX"/>
              </w:rPr>
              <w:t xml:space="preserve">ariedad </w:t>
            </w:r>
            <w:r w:rsidR="00DA35C8" w:rsidRPr="001C643E">
              <w:rPr>
                <w:rFonts w:ascii="Arial" w:hAnsi="Arial" w:cs="Arial"/>
                <w:color w:val="000000"/>
                <w:lang w:val="es-MX"/>
              </w:rPr>
              <w:t>de aves</w:t>
            </w:r>
          </w:p>
        </w:tc>
      </w:tr>
      <w:tr w:rsidR="0024148C" w:rsidRPr="001C643E" w14:paraId="218C2552" w14:textId="77777777" w:rsidTr="00A8732C">
        <w:tc>
          <w:tcPr>
            <w:tcW w:w="2485" w:type="dxa"/>
            <w:shd w:val="clear" w:color="auto" w:fill="auto"/>
          </w:tcPr>
          <w:p w14:paraId="5E734466" w14:textId="77777777" w:rsidR="0024148C" w:rsidRPr="001C643E" w:rsidRDefault="0024148C" w:rsidP="001C643E">
            <w:pPr>
              <w:spacing w:after="0" w:line="360" w:lineRule="auto"/>
              <w:rPr>
                <w:rFonts w:ascii="Arial" w:hAnsi="Arial" w:cs="Arial"/>
                <w:color w:val="000000"/>
                <w:lang w:val="es-MX"/>
              </w:rPr>
            </w:pPr>
            <w:r w:rsidRPr="001C643E">
              <w:rPr>
                <w:rFonts w:ascii="Arial" w:hAnsi="Arial" w:cs="Arial"/>
                <w:b/>
                <w:color w:val="000000"/>
                <w:lang w:val="es-MX"/>
              </w:rPr>
              <w:t xml:space="preserve">Código </w:t>
            </w:r>
            <w:proofErr w:type="spellStart"/>
            <w:r w:rsidRPr="001C643E">
              <w:rPr>
                <w:rFonts w:ascii="Arial" w:hAnsi="Arial" w:cs="Arial"/>
                <w:b/>
                <w:color w:val="000000"/>
                <w:lang w:val="es-MX"/>
              </w:rPr>
              <w:t>Shutterstock</w:t>
            </w:r>
            <w:proofErr w:type="spellEnd"/>
            <w:r w:rsidRPr="001C643E">
              <w:rPr>
                <w:rFonts w:ascii="Arial" w:hAnsi="Arial" w:cs="Arial"/>
                <w:b/>
                <w:color w:val="000000"/>
                <w:lang w:val="es-MX"/>
              </w:rPr>
              <w:t xml:space="preserve"> (o URL o la ruta en </w:t>
            </w:r>
            <w:proofErr w:type="spellStart"/>
            <w:r w:rsidRPr="001C643E">
              <w:rPr>
                <w:rFonts w:ascii="Arial" w:hAnsi="Arial" w:cs="Arial"/>
                <w:b/>
                <w:color w:val="000000"/>
                <w:lang w:val="es-MX"/>
              </w:rPr>
              <w:t>AulaPlaneta</w:t>
            </w:r>
            <w:proofErr w:type="spellEnd"/>
            <w:r w:rsidRPr="001C643E">
              <w:rPr>
                <w:rFonts w:ascii="Arial" w:hAnsi="Arial" w:cs="Arial"/>
                <w:b/>
                <w:color w:val="000000"/>
                <w:lang w:val="es-MX"/>
              </w:rPr>
              <w:t>)</w:t>
            </w:r>
          </w:p>
        </w:tc>
        <w:tc>
          <w:tcPr>
            <w:tcW w:w="6343" w:type="dxa"/>
            <w:shd w:val="clear" w:color="auto" w:fill="auto"/>
          </w:tcPr>
          <w:p w14:paraId="0713E6DB" w14:textId="77777777" w:rsidR="0024148C" w:rsidRPr="001C643E" w:rsidRDefault="00DA35C8" w:rsidP="001C643E">
            <w:pPr>
              <w:spacing w:after="0" w:line="360" w:lineRule="auto"/>
              <w:rPr>
                <w:rFonts w:ascii="Arial" w:hAnsi="Arial" w:cs="Arial"/>
                <w:color w:val="000000"/>
                <w:lang w:val="es-MX"/>
              </w:rPr>
            </w:pPr>
            <w:r w:rsidRPr="001C643E">
              <w:rPr>
                <w:rFonts w:ascii="Arial" w:hAnsi="Arial" w:cs="Arial"/>
                <w:color w:val="000000"/>
                <w:lang w:val="es-MX"/>
              </w:rPr>
              <w:t>94495162</w:t>
            </w:r>
          </w:p>
        </w:tc>
      </w:tr>
      <w:tr w:rsidR="0024148C" w:rsidRPr="001C643E" w14:paraId="6E45BE14" w14:textId="77777777" w:rsidTr="00A8732C">
        <w:tc>
          <w:tcPr>
            <w:tcW w:w="2485" w:type="dxa"/>
            <w:shd w:val="clear" w:color="auto" w:fill="auto"/>
          </w:tcPr>
          <w:p w14:paraId="18807263" w14:textId="77777777" w:rsidR="0024148C" w:rsidRPr="001C643E" w:rsidRDefault="0024148C" w:rsidP="001C643E">
            <w:pPr>
              <w:spacing w:after="0" w:line="360" w:lineRule="auto"/>
              <w:rPr>
                <w:rFonts w:ascii="Arial" w:hAnsi="Arial" w:cs="Arial"/>
                <w:color w:val="000000"/>
                <w:lang w:val="es-MX"/>
              </w:rPr>
            </w:pPr>
            <w:r w:rsidRPr="001C643E">
              <w:rPr>
                <w:rFonts w:ascii="Arial" w:hAnsi="Arial" w:cs="Arial"/>
                <w:b/>
                <w:color w:val="000000"/>
                <w:lang w:val="es-MX"/>
              </w:rPr>
              <w:lastRenderedPageBreak/>
              <w:t>Pie de imagen</w:t>
            </w:r>
          </w:p>
        </w:tc>
        <w:tc>
          <w:tcPr>
            <w:tcW w:w="6343" w:type="dxa"/>
            <w:shd w:val="clear" w:color="auto" w:fill="auto"/>
          </w:tcPr>
          <w:p w14:paraId="2DF01441" w14:textId="66EC1886" w:rsidR="0024148C" w:rsidRPr="001C643E" w:rsidRDefault="00DA35C8" w:rsidP="00976FDC">
            <w:pPr>
              <w:spacing w:after="0" w:line="360" w:lineRule="auto"/>
              <w:rPr>
                <w:rFonts w:ascii="Arial" w:hAnsi="Arial" w:cs="Arial"/>
                <w:color w:val="000000"/>
                <w:lang w:val="es-MX"/>
              </w:rPr>
            </w:pPr>
            <w:r w:rsidRPr="001C643E">
              <w:rPr>
                <w:rFonts w:ascii="Arial" w:hAnsi="Arial" w:cs="Arial"/>
                <w:color w:val="000000"/>
                <w:lang w:val="es-MX"/>
              </w:rPr>
              <w:t>L</w:t>
            </w:r>
            <w:r w:rsidR="002D19A5" w:rsidRPr="001C643E">
              <w:rPr>
                <w:rFonts w:ascii="Arial" w:hAnsi="Arial" w:cs="Arial"/>
                <w:color w:val="000000"/>
                <w:lang w:val="es-MX"/>
              </w:rPr>
              <w:t xml:space="preserve">a </w:t>
            </w:r>
            <w:r w:rsidR="002D19A5" w:rsidRPr="001C643E">
              <w:rPr>
                <w:rFonts w:ascii="Arial" w:hAnsi="Arial" w:cs="Arial"/>
                <w:b/>
                <w:color w:val="000000"/>
                <w:lang w:val="es-MX"/>
              </w:rPr>
              <w:t>taxonomía moderna</w:t>
            </w:r>
            <w:r w:rsidR="002D19A5" w:rsidRPr="001C643E">
              <w:rPr>
                <w:rFonts w:ascii="Arial" w:hAnsi="Arial" w:cs="Arial"/>
                <w:color w:val="000000"/>
                <w:lang w:val="es-MX"/>
              </w:rPr>
              <w:t xml:space="preserve"> agrupa todos los seres vivos relacionados entre sí. </w:t>
            </w:r>
            <w:r w:rsidR="00EC3560" w:rsidRPr="001C643E">
              <w:rPr>
                <w:rFonts w:ascii="Arial" w:hAnsi="Arial" w:cs="Arial"/>
                <w:color w:val="000000"/>
                <w:lang w:val="es-MX"/>
              </w:rPr>
              <w:t xml:space="preserve">En la </w:t>
            </w:r>
            <w:r w:rsidR="00293A85" w:rsidRPr="001C643E">
              <w:rPr>
                <w:rFonts w:ascii="Arial" w:hAnsi="Arial" w:cs="Arial"/>
                <w:color w:val="000000"/>
                <w:lang w:val="es-MX"/>
              </w:rPr>
              <w:t>imagen</w:t>
            </w:r>
            <w:r w:rsidR="00205375">
              <w:rPr>
                <w:rFonts w:ascii="Arial" w:hAnsi="Arial" w:cs="Arial"/>
                <w:color w:val="000000"/>
                <w:lang w:val="es-MX"/>
              </w:rPr>
              <w:t>,</w:t>
            </w:r>
            <w:r w:rsidR="00293A85" w:rsidRPr="001C643E">
              <w:rPr>
                <w:rFonts w:ascii="Arial" w:hAnsi="Arial" w:cs="Arial"/>
                <w:color w:val="000000"/>
                <w:lang w:val="es-MX"/>
              </w:rPr>
              <w:t xml:space="preserve"> </w:t>
            </w:r>
            <w:r w:rsidR="00EC3560" w:rsidRPr="001C643E">
              <w:rPr>
                <w:rFonts w:ascii="Arial" w:hAnsi="Arial" w:cs="Arial"/>
                <w:color w:val="000000"/>
                <w:lang w:val="es-MX"/>
              </w:rPr>
              <w:t xml:space="preserve">todos son </w:t>
            </w:r>
            <w:r w:rsidR="002D19A5" w:rsidRPr="001C643E">
              <w:rPr>
                <w:rFonts w:ascii="Arial" w:hAnsi="Arial" w:cs="Arial"/>
                <w:color w:val="000000"/>
                <w:lang w:val="es-MX"/>
              </w:rPr>
              <w:t xml:space="preserve">animales, </w:t>
            </w:r>
            <w:r w:rsidR="00EC3560" w:rsidRPr="001C643E">
              <w:rPr>
                <w:rFonts w:ascii="Arial" w:hAnsi="Arial" w:cs="Arial"/>
                <w:color w:val="000000"/>
                <w:lang w:val="es-MX"/>
              </w:rPr>
              <w:t>y</w:t>
            </w:r>
            <w:r w:rsidR="00205375">
              <w:rPr>
                <w:rFonts w:ascii="Arial" w:hAnsi="Arial" w:cs="Arial"/>
                <w:color w:val="000000"/>
                <w:lang w:val="es-MX"/>
              </w:rPr>
              <w:t>,</w:t>
            </w:r>
            <w:r w:rsidR="00EC3560" w:rsidRPr="001C643E">
              <w:rPr>
                <w:rFonts w:ascii="Arial" w:hAnsi="Arial" w:cs="Arial"/>
                <w:color w:val="000000"/>
                <w:lang w:val="es-MX"/>
              </w:rPr>
              <w:t xml:space="preserve"> a </w:t>
            </w:r>
            <w:r w:rsidR="00205375">
              <w:rPr>
                <w:rFonts w:ascii="Arial" w:hAnsi="Arial" w:cs="Arial"/>
                <w:color w:val="000000"/>
                <w:lang w:val="es-MX"/>
              </w:rPr>
              <w:t xml:space="preserve">la </w:t>
            </w:r>
            <w:r w:rsidR="002D19A5" w:rsidRPr="001C643E">
              <w:rPr>
                <w:rFonts w:ascii="Arial" w:hAnsi="Arial" w:cs="Arial"/>
                <w:color w:val="000000"/>
                <w:lang w:val="es-MX"/>
              </w:rPr>
              <w:t>vez</w:t>
            </w:r>
            <w:r w:rsidR="00EC3560" w:rsidRPr="001C643E">
              <w:rPr>
                <w:rFonts w:ascii="Arial" w:hAnsi="Arial" w:cs="Arial"/>
                <w:color w:val="000000"/>
                <w:lang w:val="es-MX"/>
              </w:rPr>
              <w:t>, aves ¿</w:t>
            </w:r>
            <w:r w:rsidR="00AA3FD7" w:rsidRPr="001C643E">
              <w:rPr>
                <w:rFonts w:ascii="Arial" w:hAnsi="Arial" w:cs="Arial"/>
                <w:color w:val="000000"/>
                <w:lang w:val="es-MX"/>
              </w:rPr>
              <w:t>c</w:t>
            </w:r>
            <w:r w:rsidR="002D19A5" w:rsidRPr="001C643E">
              <w:rPr>
                <w:rFonts w:ascii="Arial" w:hAnsi="Arial" w:cs="Arial"/>
                <w:color w:val="000000"/>
                <w:lang w:val="es-MX"/>
              </w:rPr>
              <w:t xml:space="preserve">ómo agrupar </w:t>
            </w:r>
            <w:r w:rsidR="00976FDC">
              <w:rPr>
                <w:rFonts w:ascii="Arial" w:hAnsi="Arial" w:cs="Arial"/>
                <w:color w:val="000000"/>
                <w:lang w:val="es-MX"/>
              </w:rPr>
              <w:t xml:space="preserve">a </w:t>
            </w:r>
            <w:r w:rsidR="002D19A5" w:rsidRPr="001C643E">
              <w:rPr>
                <w:rFonts w:ascii="Arial" w:hAnsi="Arial" w:cs="Arial"/>
                <w:color w:val="000000"/>
                <w:lang w:val="es-MX"/>
              </w:rPr>
              <w:t xml:space="preserve">unos con respecto a los otros? Para ello, </w:t>
            </w:r>
            <w:r w:rsidR="00976FDC">
              <w:rPr>
                <w:rFonts w:ascii="Arial" w:hAnsi="Arial" w:cs="Arial"/>
                <w:color w:val="000000"/>
                <w:lang w:val="es-MX"/>
              </w:rPr>
              <w:t xml:space="preserve">se </w:t>
            </w:r>
            <w:r w:rsidR="00EC3560" w:rsidRPr="001C643E">
              <w:rPr>
                <w:rFonts w:ascii="Arial" w:hAnsi="Arial" w:cs="Arial"/>
                <w:color w:val="000000"/>
                <w:lang w:val="es-MX"/>
              </w:rPr>
              <w:t xml:space="preserve">deben </w:t>
            </w:r>
            <w:r w:rsidR="002D19A5" w:rsidRPr="001C643E">
              <w:rPr>
                <w:rFonts w:ascii="Arial" w:hAnsi="Arial" w:cs="Arial"/>
                <w:color w:val="000000"/>
                <w:lang w:val="es-MX"/>
              </w:rPr>
              <w:t xml:space="preserve">observar detalladamente y </w:t>
            </w:r>
            <w:r w:rsidR="00976FDC">
              <w:rPr>
                <w:rFonts w:ascii="Arial" w:hAnsi="Arial" w:cs="Arial"/>
                <w:color w:val="000000"/>
                <w:lang w:val="es-MX"/>
              </w:rPr>
              <w:t xml:space="preserve">se deben </w:t>
            </w:r>
            <w:r w:rsidR="002D19A5" w:rsidRPr="001C643E">
              <w:rPr>
                <w:rFonts w:ascii="Arial" w:hAnsi="Arial" w:cs="Arial"/>
                <w:color w:val="000000"/>
                <w:lang w:val="es-MX"/>
              </w:rPr>
              <w:t>reconocer aquellas aves muy similares en apariencia, que se puedan agrupar en una sola categoría</w:t>
            </w:r>
            <w:r w:rsidR="00293A85" w:rsidRPr="001C643E">
              <w:rPr>
                <w:rFonts w:ascii="Arial" w:hAnsi="Arial" w:cs="Arial"/>
                <w:color w:val="000000"/>
                <w:lang w:val="es-MX"/>
              </w:rPr>
              <w:t>. ¡Inténtalo!</w:t>
            </w:r>
          </w:p>
        </w:tc>
      </w:tr>
    </w:tbl>
    <w:p w14:paraId="4CB1CCC8" w14:textId="77777777" w:rsidR="00A52639" w:rsidRPr="001C643E" w:rsidRDefault="00A52639" w:rsidP="001C643E">
      <w:pPr>
        <w:tabs>
          <w:tab w:val="right" w:pos="8498"/>
        </w:tabs>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47"/>
        <w:gridCol w:w="6492"/>
      </w:tblGrid>
      <w:tr w:rsidR="00DB43B4" w:rsidRPr="001C643E" w14:paraId="054B8196" w14:textId="77777777" w:rsidTr="00407D96">
        <w:tc>
          <w:tcPr>
            <w:tcW w:w="9039" w:type="dxa"/>
            <w:gridSpan w:val="2"/>
            <w:shd w:val="clear" w:color="auto" w:fill="0D0D0D"/>
          </w:tcPr>
          <w:p w14:paraId="5C09F6BC" w14:textId="77777777" w:rsidR="00DB43B4" w:rsidRPr="001C643E" w:rsidRDefault="00DB43B4" w:rsidP="001C643E">
            <w:pPr>
              <w:spacing w:after="0" w:line="360" w:lineRule="auto"/>
              <w:jc w:val="center"/>
              <w:rPr>
                <w:rFonts w:ascii="Arial" w:hAnsi="Arial" w:cs="Arial"/>
                <w:b/>
                <w:color w:val="FFFFFF"/>
                <w:lang w:val="es-MX"/>
              </w:rPr>
            </w:pPr>
            <w:r w:rsidRPr="001C643E">
              <w:rPr>
                <w:rFonts w:ascii="Arial" w:hAnsi="Arial" w:cs="Arial"/>
                <w:b/>
                <w:color w:val="FFFFFF"/>
                <w:lang w:val="es-MX"/>
              </w:rPr>
              <w:t>Imagen (fotografía, gráfica o ilustración)</w:t>
            </w:r>
          </w:p>
        </w:tc>
      </w:tr>
      <w:tr w:rsidR="00DB43B4" w:rsidRPr="001C643E" w14:paraId="13E1A7F9" w14:textId="77777777" w:rsidTr="00407D96">
        <w:tc>
          <w:tcPr>
            <w:tcW w:w="2547" w:type="dxa"/>
            <w:shd w:val="clear" w:color="auto" w:fill="auto"/>
          </w:tcPr>
          <w:p w14:paraId="3CB71190" w14:textId="77777777" w:rsidR="00DB43B4" w:rsidRPr="001C643E" w:rsidRDefault="00DB43B4"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492" w:type="dxa"/>
            <w:shd w:val="clear" w:color="auto" w:fill="auto"/>
          </w:tcPr>
          <w:p w14:paraId="56299262" w14:textId="5CAD881B" w:rsidR="00DB43B4" w:rsidRPr="001C643E" w:rsidRDefault="00DB43B4" w:rsidP="001C643E">
            <w:pPr>
              <w:spacing w:after="0" w:line="360" w:lineRule="auto"/>
              <w:rPr>
                <w:rFonts w:ascii="Arial" w:hAnsi="Arial" w:cs="Arial"/>
                <w:color w:val="000000"/>
                <w:lang w:val="es-MX"/>
              </w:rPr>
            </w:pPr>
            <w:r w:rsidRPr="001C643E">
              <w:rPr>
                <w:rFonts w:ascii="Arial" w:hAnsi="Arial" w:cs="Arial"/>
                <w:color w:val="000000"/>
                <w:lang w:val="es-MX"/>
              </w:rPr>
              <w:t>CN_09_04_CO_IMG</w:t>
            </w:r>
            <w:ins w:id="6" w:author="Miguel" w:date="2016-01-19T11:12:00Z">
              <w:r w:rsidR="00D26852">
                <w:rPr>
                  <w:rFonts w:ascii="Arial" w:hAnsi="Arial" w:cs="Arial"/>
                  <w:color w:val="000000"/>
                  <w:lang w:val="es-MX"/>
                </w:rPr>
                <w:t>0</w:t>
              </w:r>
            </w:ins>
            <w:r w:rsidR="008354BC" w:rsidRPr="001C643E">
              <w:rPr>
                <w:rFonts w:ascii="Arial" w:hAnsi="Arial" w:cs="Arial"/>
                <w:color w:val="000000"/>
                <w:lang w:val="es-MX"/>
              </w:rPr>
              <w:t>6</w:t>
            </w:r>
          </w:p>
        </w:tc>
      </w:tr>
      <w:tr w:rsidR="00DB43B4" w:rsidRPr="001C643E" w14:paraId="4E963C5D" w14:textId="77777777" w:rsidTr="00407D96">
        <w:tc>
          <w:tcPr>
            <w:tcW w:w="2547" w:type="dxa"/>
            <w:shd w:val="clear" w:color="auto" w:fill="auto"/>
          </w:tcPr>
          <w:p w14:paraId="52F5C449" w14:textId="77777777" w:rsidR="00DB43B4" w:rsidRPr="001C643E" w:rsidRDefault="00DB43B4"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492" w:type="dxa"/>
            <w:shd w:val="clear" w:color="auto" w:fill="auto"/>
          </w:tcPr>
          <w:p w14:paraId="397813A4" w14:textId="7EA6FEF3" w:rsidR="00DB43B4" w:rsidRPr="001C643E" w:rsidRDefault="00407D96" w:rsidP="001C643E">
            <w:pPr>
              <w:spacing w:after="0" w:line="360" w:lineRule="auto"/>
              <w:rPr>
                <w:rFonts w:ascii="Arial" w:hAnsi="Arial" w:cs="Arial"/>
                <w:color w:val="000000"/>
                <w:lang w:val="es-MX"/>
              </w:rPr>
            </w:pPr>
            <w:r w:rsidRPr="001C643E">
              <w:rPr>
                <w:rFonts w:ascii="Arial" w:hAnsi="Arial" w:cs="Arial"/>
                <w:color w:val="000000"/>
                <w:lang w:val="es-MX"/>
              </w:rPr>
              <w:t>Brazos y alas</w:t>
            </w:r>
          </w:p>
        </w:tc>
      </w:tr>
      <w:tr w:rsidR="00DB43B4" w:rsidRPr="001C643E" w14:paraId="1B2C8894" w14:textId="77777777" w:rsidTr="00407D96">
        <w:tc>
          <w:tcPr>
            <w:tcW w:w="2547" w:type="dxa"/>
            <w:shd w:val="clear" w:color="auto" w:fill="auto"/>
          </w:tcPr>
          <w:p w14:paraId="7496A80E" w14:textId="77777777" w:rsidR="00DB43B4" w:rsidRPr="001C643E" w:rsidRDefault="00DB43B4" w:rsidP="001C643E">
            <w:pPr>
              <w:spacing w:after="0" w:line="360" w:lineRule="auto"/>
              <w:rPr>
                <w:rFonts w:ascii="Arial" w:hAnsi="Arial" w:cs="Arial"/>
                <w:color w:val="000000"/>
                <w:lang w:val="es-MX"/>
              </w:rPr>
            </w:pPr>
            <w:r w:rsidRPr="001C643E">
              <w:rPr>
                <w:rFonts w:ascii="Arial" w:hAnsi="Arial" w:cs="Arial"/>
                <w:b/>
                <w:color w:val="000000"/>
                <w:lang w:val="es-MX"/>
              </w:rPr>
              <w:t xml:space="preserve">Código </w:t>
            </w:r>
            <w:proofErr w:type="spellStart"/>
            <w:r w:rsidRPr="001C643E">
              <w:rPr>
                <w:rFonts w:ascii="Arial" w:hAnsi="Arial" w:cs="Arial"/>
                <w:b/>
                <w:color w:val="000000"/>
                <w:lang w:val="es-MX"/>
              </w:rPr>
              <w:t>Shutterstock</w:t>
            </w:r>
            <w:proofErr w:type="spellEnd"/>
            <w:r w:rsidRPr="001C643E">
              <w:rPr>
                <w:rFonts w:ascii="Arial" w:hAnsi="Arial" w:cs="Arial"/>
                <w:b/>
                <w:color w:val="000000"/>
                <w:lang w:val="es-MX"/>
              </w:rPr>
              <w:t xml:space="preserve"> (o URL o la ruta en </w:t>
            </w:r>
            <w:proofErr w:type="spellStart"/>
            <w:r w:rsidRPr="001C643E">
              <w:rPr>
                <w:rFonts w:ascii="Arial" w:hAnsi="Arial" w:cs="Arial"/>
                <w:b/>
                <w:color w:val="000000"/>
                <w:lang w:val="es-MX"/>
              </w:rPr>
              <w:t>AulaPlaneta</w:t>
            </w:r>
            <w:proofErr w:type="spellEnd"/>
            <w:r w:rsidRPr="001C643E">
              <w:rPr>
                <w:rFonts w:ascii="Arial" w:hAnsi="Arial" w:cs="Arial"/>
                <w:b/>
                <w:color w:val="000000"/>
                <w:lang w:val="es-MX"/>
              </w:rPr>
              <w:t>)</w:t>
            </w:r>
          </w:p>
        </w:tc>
        <w:tc>
          <w:tcPr>
            <w:tcW w:w="6492" w:type="dxa"/>
            <w:shd w:val="clear" w:color="auto" w:fill="auto"/>
          </w:tcPr>
          <w:p w14:paraId="52BA0CFB" w14:textId="77777777" w:rsidR="00DB43B4" w:rsidRPr="001C643E" w:rsidRDefault="00DB43B4" w:rsidP="001C643E">
            <w:pPr>
              <w:spacing w:after="0" w:line="360" w:lineRule="auto"/>
              <w:rPr>
                <w:rFonts w:ascii="Arial" w:hAnsi="Arial" w:cs="Arial"/>
                <w:color w:val="000000"/>
                <w:lang w:val="es-MX"/>
              </w:rPr>
            </w:pPr>
            <w:r w:rsidRPr="001C643E">
              <w:rPr>
                <w:rFonts w:ascii="Arial" w:hAnsi="Arial" w:cs="Arial"/>
                <w:color w:val="000000"/>
                <w:lang w:val="es-MX"/>
              </w:rPr>
              <w:t>Ilustrar l</w:t>
            </w:r>
            <w:r w:rsidR="009D6B19" w:rsidRPr="001C643E">
              <w:rPr>
                <w:rFonts w:ascii="Arial" w:hAnsi="Arial" w:cs="Arial"/>
                <w:color w:val="000000"/>
                <w:lang w:val="es-MX"/>
              </w:rPr>
              <w:t>as imágenes presentes aquí.</w:t>
            </w:r>
          </w:p>
          <w:p w14:paraId="4690E89A" w14:textId="77777777" w:rsidR="00F71159" w:rsidRPr="001C643E" w:rsidRDefault="00F71159" w:rsidP="001C643E">
            <w:pPr>
              <w:spacing w:after="0" w:line="360" w:lineRule="auto"/>
              <w:rPr>
                <w:rFonts w:ascii="Arial" w:hAnsi="Arial" w:cs="Arial"/>
                <w:color w:val="000000"/>
                <w:lang w:val="es-MX"/>
              </w:rPr>
            </w:pPr>
          </w:p>
          <w:p w14:paraId="4038399B" w14:textId="77777777" w:rsidR="004F4AC4" w:rsidRPr="001C643E" w:rsidRDefault="004F4AC4" w:rsidP="001C643E">
            <w:pPr>
              <w:spacing w:after="0" w:line="360" w:lineRule="auto"/>
              <w:rPr>
                <w:rFonts w:ascii="Arial" w:hAnsi="Arial" w:cs="Arial"/>
                <w:color w:val="000000"/>
                <w:lang w:val="es-MX"/>
              </w:rPr>
            </w:pPr>
            <w:r w:rsidRPr="001C643E">
              <w:rPr>
                <w:rFonts w:ascii="Arial" w:hAnsi="Arial" w:cs="Arial"/>
                <w:color w:val="000000"/>
                <w:lang w:val="es-MX"/>
              </w:rPr>
              <w:t xml:space="preserve">Fuente imagen A </w:t>
            </w:r>
            <w:hyperlink r:id="rId10" w:history="1">
              <w:r w:rsidRPr="001C643E">
                <w:rPr>
                  <w:rStyle w:val="Hipervnculo"/>
                  <w:rFonts w:ascii="Arial" w:hAnsi="Arial" w:cs="Arial"/>
                  <w:lang w:val="es-MX"/>
                </w:rPr>
                <w:t>http://4.bp.blogspot.com/-2o_ZQAhj9WY/U-8LMr_nRvI/AAAAAAAAACM/bTE2W7BgtBE/s1600/111.jpg</w:t>
              </w:r>
            </w:hyperlink>
            <w:r w:rsidRPr="001C643E">
              <w:rPr>
                <w:rFonts w:ascii="Arial" w:hAnsi="Arial" w:cs="Arial"/>
                <w:color w:val="000000"/>
                <w:lang w:val="es-MX"/>
              </w:rPr>
              <w:t xml:space="preserve"> </w:t>
            </w:r>
          </w:p>
          <w:p w14:paraId="4806CB18" w14:textId="77777777" w:rsidR="004F4AC4" w:rsidRPr="001C643E" w:rsidRDefault="004F4AC4" w:rsidP="001C643E">
            <w:pPr>
              <w:spacing w:after="0" w:line="360" w:lineRule="auto"/>
              <w:rPr>
                <w:rFonts w:ascii="Arial" w:hAnsi="Arial" w:cs="Arial"/>
                <w:color w:val="000000"/>
                <w:lang w:val="es-MX"/>
              </w:rPr>
            </w:pPr>
            <w:r w:rsidRPr="001C643E">
              <w:rPr>
                <w:rFonts w:ascii="Arial" w:hAnsi="Arial" w:cs="Arial"/>
                <w:color w:val="000000"/>
                <w:lang w:val="es-MX"/>
              </w:rPr>
              <w:t xml:space="preserve">Fuente imagen B </w:t>
            </w:r>
            <w:hyperlink r:id="rId11" w:history="1">
              <w:r w:rsidRPr="001C643E">
                <w:rPr>
                  <w:rStyle w:val="Hipervnculo"/>
                  <w:rFonts w:ascii="Arial" w:hAnsi="Arial" w:cs="Arial"/>
                  <w:lang w:val="es-MX"/>
                </w:rPr>
                <w:t>http://www.sindioses.org/cienciaorigenes/cladotaller.html</w:t>
              </w:r>
            </w:hyperlink>
            <w:r w:rsidRPr="001C643E">
              <w:rPr>
                <w:rFonts w:ascii="Arial" w:hAnsi="Arial" w:cs="Arial"/>
                <w:color w:val="000000"/>
                <w:lang w:val="es-MX"/>
              </w:rPr>
              <w:t xml:space="preserve"> </w:t>
            </w:r>
          </w:p>
          <w:p w14:paraId="47AA451D" w14:textId="77777777" w:rsidR="004F4AC4" w:rsidRPr="001C643E" w:rsidRDefault="004F4AC4" w:rsidP="001C643E">
            <w:pPr>
              <w:spacing w:after="0" w:line="360" w:lineRule="auto"/>
              <w:rPr>
                <w:rFonts w:ascii="Arial" w:hAnsi="Arial" w:cs="Arial"/>
                <w:color w:val="000000"/>
                <w:lang w:val="es-MX"/>
              </w:rPr>
            </w:pPr>
          </w:p>
          <w:p w14:paraId="6A2A4ADD" w14:textId="5C101760" w:rsidR="004F4AC4" w:rsidRPr="001C643E" w:rsidRDefault="009D6B19" w:rsidP="001C643E">
            <w:pPr>
              <w:spacing w:after="0" w:line="360" w:lineRule="auto"/>
              <w:rPr>
                <w:rFonts w:ascii="Arial" w:hAnsi="Arial" w:cs="Arial"/>
                <w:color w:val="000000"/>
                <w:lang w:val="es-MX"/>
              </w:rPr>
            </w:pPr>
            <w:r w:rsidRPr="001C643E">
              <w:rPr>
                <w:rFonts w:ascii="Arial" w:hAnsi="Arial" w:cs="Arial"/>
                <w:color w:val="000000"/>
                <w:lang w:val="es-MX"/>
              </w:rPr>
              <w:t xml:space="preserve"> A</w:t>
            </w:r>
          </w:p>
          <w:p w14:paraId="7386FE9D" w14:textId="24EBD6C6" w:rsidR="00DB43B4" w:rsidRPr="001C643E" w:rsidRDefault="009D6B19" w:rsidP="001C643E">
            <w:pPr>
              <w:spacing w:after="0" w:line="360" w:lineRule="auto"/>
              <w:rPr>
                <w:rFonts w:ascii="Arial" w:hAnsi="Arial" w:cs="Arial"/>
                <w:color w:val="000000"/>
                <w:lang w:val="es-MX"/>
              </w:rPr>
            </w:pPr>
            <w:r w:rsidRPr="001C643E">
              <w:rPr>
                <w:rFonts w:ascii="Arial" w:hAnsi="Arial" w:cs="Arial"/>
                <w:noProof/>
                <w:lang w:val="es-ES" w:eastAsia="es-ES"/>
              </w:rPr>
              <mc:AlternateContent>
                <mc:Choice Requires="wpg">
                  <w:drawing>
                    <wp:anchor distT="0" distB="0" distL="114300" distR="114300" simplePos="0" relativeHeight="251660288" behindDoc="0" locked="0" layoutInCell="1" allowOverlap="1" wp14:anchorId="5B04BFFC" wp14:editId="0080C7B7">
                      <wp:simplePos x="0" y="0"/>
                      <wp:positionH relativeFrom="column">
                        <wp:posOffset>412115</wp:posOffset>
                      </wp:positionH>
                      <wp:positionV relativeFrom="paragraph">
                        <wp:posOffset>111125</wp:posOffset>
                      </wp:positionV>
                      <wp:extent cx="1016000" cy="1797050"/>
                      <wp:effectExtent l="0" t="0" r="0" b="0"/>
                      <wp:wrapNone/>
                      <wp:docPr id="5" name="Grupo 5"/>
                      <wp:cNvGraphicFramePr/>
                      <a:graphic xmlns:a="http://schemas.openxmlformats.org/drawingml/2006/main">
                        <a:graphicData uri="http://schemas.microsoft.com/office/word/2010/wordprocessingGroup">
                          <wpg:wgp>
                            <wpg:cNvGrpSpPr/>
                            <wpg:grpSpPr>
                              <a:xfrm>
                                <a:off x="0" y="0"/>
                                <a:ext cx="1016000" cy="1797050"/>
                                <a:chOff x="0" y="0"/>
                                <a:chExt cx="1384300" cy="2470150"/>
                              </a:xfrm>
                            </wpg:grpSpPr>
                            <pic:pic xmlns:pic="http://schemas.openxmlformats.org/drawingml/2006/picture">
                              <pic:nvPicPr>
                                <pic:cNvPr id="4" name="Imagen 4"/>
                                <pic:cNvPicPr>
                                  <a:picLocks noChangeAspect="1"/>
                                </pic:cNvPicPr>
                              </pic:nvPicPr>
                              <pic:blipFill rotWithShape="1">
                                <a:blip r:embed="rId12">
                                  <a:extLst>
                                    <a:ext uri="{28A0092B-C50C-407E-A947-70E740481C1C}">
                                      <a14:useLocalDpi xmlns:a14="http://schemas.microsoft.com/office/drawing/2010/main" val="0"/>
                                    </a:ext>
                                  </a:extLst>
                                </a:blip>
                                <a:srcRect l="113" t="8448" r="83028" b="59969"/>
                                <a:stretch/>
                              </pic:blipFill>
                              <pic:spPr bwMode="auto">
                                <a:xfrm>
                                  <a:off x="0" y="1206500"/>
                                  <a:ext cx="1384300" cy="12636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 name="Imagen 3"/>
                                <pic:cNvPicPr>
                                  <a:picLocks noChangeAspect="1"/>
                                </pic:cNvPicPr>
                              </pic:nvPicPr>
                              <pic:blipFill rotWithShape="1">
                                <a:blip r:embed="rId12">
                                  <a:extLst>
                                    <a:ext uri="{28A0092B-C50C-407E-A947-70E740481C1C}">
                                      <a14:useLocalDpi xmlns:a14="http://schemas.microsoft.com/office/drawing/2010/main" val="0"/>
                                    </a:ext>
                                  </a:extLst>
                                </a:blip>
                                <a:srcRect l="16859" t="8448" r="58475" b="53934"/>
                                <a:stretch/>
                              </pic:blipFill>
                              <pic:spPr bwMode="auto">
                                <a:xfrm>
                                  <a:off x="0" y="0"/>
                                  <a:ext cx="1384300" cy="118745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077EB892" id="Grupo 5" o:spid="_x0000_s1026" style="position:absolute;margin-left:32.45pt;margin-top:8.75pt;width:80pt;height:141.5pt;z-index:251660288;mso-width-relative:margin;mso-height-relative:margin" coordsize="13843,24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 o:spid="_x0000_s1027" type="#_x0000_t75" style="position:absolute;top:12065;width:13843;height:126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3tZvDAAAA2gAAAA8AAABkcnMvZG93bnJldi54bWxEj0FrwkAUhO+F/oflFbzVTcRWSd2IiIIg&#10;Hoyl50f2NUmbfRt3VxP/fVcoeBxm5htmsRxMK67kfGNZQTpOQBCXVjdcKfg8bV/nIHxA1thaJgU3&#10;8rDMn58WmGnb85GuRahEhLDPUEEdQpdJ6cuaDPqx7Yij922dwRClq6R22Ee4aeUkSd6lwYbjQo0d&#10;rWsqf4uLUbDxP9s+PXxd3o7y3O7n633hmplSo5dh9QEi0BAe4f/2TiuYwv1KvAEy/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e1m8MAAADaAAAADwAAAAAAAAAAAAAAAACf&#10;AgAAZHJzL2Rvd25yZXYueG1sUEsFBgAAAAAEAAQA9wAAAI8DAAAAAA==&#10;">
                        <v:imagedata r:id="rId13" o:title="" croptop="5536f" cropbottom="39301f" cropleft="74f" cropright="54413f"/>
                        <v:path arrowok="t"/>
                      </v:shape>
                      <v:shape id="Imagen 3" o:spid="_x0000_s1028" type="#_x0000_t75" style="position:absolute;width:13843;height:118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W9tbPDAAAA2gAAAA8AAABkcnMvZG93bnJldi54bWxEj0FrwkAUhO+F/oflFXprNrZQJboJKrT0&#10;UopR8frIPjfR7NuQXWP677sFweMwM98wi2K0rRio941jBZMkBUFcOd2wUbDbfrzMQPiArLF1TAp+&#10;yUORPz4sMNPuyhsaymBEhLDPUEEdQpdJ6auaLPrEdcTRO7reYoiyN1L3eI1w28rXNH2XFhuOCzV2&#10;tK6pOpcXq0APl0+zNNPV8eewOX13fuKx3Cv1/DQu5yACjeEevrW/tII3+L8Sb4DM/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b21s8MAAADaAAAADwAAAAAAAAAAAAAAAACf&#10;AgAAZHJzL2Rvd25yZXYueG1sUEsFBgAAAAAEAAQA9wAAAI8DAAAAAA==&#10;">
                        <v:imagedata r:id="rId13" o:title="" croptop="5536f" cropbottom="35346f" cropleft="11049f" cropright="38322f"/>
                        <v:path arrowok="t"/>
                      </v:shape>
                    </v:group>
                  </w:pict>
                </mc:Fallback>
              </mc:AlternateContent>
            </w:r>
            <w:r w:rsidR="00DB43B4" w:rsidRPr="001C643E">
              <w:rPr>
                <w:rFonts w:ascii="Arial" w:hAnsi="Arial" w:cs="Arial"/>
                <w:color w:val="000000"/>
                <w:lang w:val="es-MX"/>
              </w:rPr>
              <w:t>B</w:t>
            </w:r>
          </w:p>
          <w:p w14:paraId="1CE2B051" w14:textId="77777777" w:rsidR="00DB43B4" w:rsidRPr="001C643E" w:rsidRDefault="009D6B19" w:rsidP="001C643E">
            <w:pPr>
              <w:spacing w:after="0" w:line="360" w:lineRule="auto"/>
              <w:rPr>
                <w:rFonts w:ascii="Arial" w:hAnsi="Arial" w:cs="Arial"/>
                <w:color w:val="000000"/>
                <w:lang w:val="es-MX"/>
              </w:rPr>
            </w:pPr>
            <w:r w:rsidRPr="001C643E">
              <w:rPr>
                <w:rFonts w:ascii="Arial" w:hAnsi="Arial" w:cs="Arial"/>
                <w:noProof/>
                <w:lang w:val="es-ES" w:eastAsia="es-ES"/>
              </w:rPr>
              <w:drawing>
                <wp:anchor distT="0" distB="0" distL="114300" distR="114300" simplePos="0" relativeHeight="251657216" behindDoc="0" locked="0" layoutInCell="1" allowOverlap="1" wp14:anchorId="77FCCDF8" wp14:editId="3876ACF6">
                  <wp:simplePos x="0" y="0"/>
                  <wp:positionH relativeFrom="column">
                    <wp:posOffset>1670393</wp:posOffset>
                  </wp:positionH>
                  <wp:positionV relativeFrom="paragraph">
                    <wp:posOffset>31115</wp:posOffset>
                  </wp:positionV>
                  <wp:extent cx="2081188" cy="1568432"/>
                  <wp:effectExtent l="57150" t="57150" r="52705" b="87058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150" t="18306" r="66622" b="39853"/>
                          <a:stretch/>
                        </pic:blipFill>
                        <pic:spPr bwMode="auto">
                          <a:xfrm>
                            <a:off x="0" y="0"/>
                            <a:ext cx="2086974" cy="1572793"/>
                          </a:xfrm>
                          <a:prstGeom prst="ellipse">
                            <a:avLst/>
                          </a:prstGeom>
                          <a:ln w="3175"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92E0D4" w14:textId="77777777" w:rsidR="00DB43B4" w:rsidRPr="001C643E" w:rsidRDefault="00DB43B4" w:rsidP="001C643E">
            <w:pPr>
              <w:spacing w:after="0" w:line="360" w:lineRule="auto"/>
              <w:rPr>
                <w:rFonts w:ascii="Arial" w:hAnsi="Arial" w:cs="Arial"/>
                <w:color w:val="000000"/>
                <w:lang w:val="es-MX"/>
              </w:rPr>
            </w:pPr>
          </w:p>
          <w:p w14:paraId="00C7F0D9" w14:textId="77777777" w:rsidR="00DB43B4" w:rsidRPr="001C643E" w:rsidRDefault="00DB43B4" w:rsidP="001C643E">
            <w:pPr>
              <w:spacing w:after="0" w:line="360" w:lineRule="auto"/>
              <w:rPr>
                <w:rFonts w:ascii="Arial" w:hAnsi="Arial" w:cs="Arial"/>
                <w:color w:val="000000"/>
                <w:lang w:val="es-MX"/>
              </w:rPr>
            </w:pPr>
          </w:p>
          <w:p w14:paraId="116F616B" w14:textId="77777777" w:rsidR="00DB43B4" w:rsidRPr="001C643E" w:rsidRDefault="00DB43B4" w:rsidP="001C643E">
            <w:pPr>
              <w:spacing w:after="0" w:line="360" w:lineRule="auto"/>
              <w:rPr>
                <w:rFonts w:ascii="Arial" w:hAnsi="Arial" w:cs="Arial"/>
                <w:color w:val="000000"/>
                <w:lang w:val="es-MX"/>
              </w:rPr>
            </w:pPr>
          </w:p>
          <w:p w14:paraId="78F8FC44" w14:textId="77777777" w:rsidR="00DB43B4" w:rsidRPr="001C643E" w:rsidRDefault="00DB43B4" w:rsidP="001C643E">
            <w:pPr>
              <w:spacing w:after="0" w:line="360" w:lineRule="auto"/>
              <w:rPr>
                <w:rFonts w:ascii="Arial" w:hAnsi="Arial" w:cs="Arial"/>
                <w:color w:val="000000"/>
                <w:lang w:val="es-MX"/>
              </w:rPr>
            </w:pPr>
          </w:p>
          <w:p w14:paraId="02F2C377" w14:textId="77777777" w:rsidR="00DB43B4" w:rsidRPr="001C643E" w:rsidRDefault="00DB43B4" w:rsidP="001C643E">
            <w:pPr>
              <w:spacing w:after="0" w:line="360" w:lineRule="auto"/>
              <w:rPr>
                <w:rFonts w:ascii="Arial" w:hAnsi="Arial" w:cs="Arial"/>
                <w:color w:val="000000"/>
                <w:lang w:val="es-MX"/>
              </w:rPr>
            </w:pPr>
          </w:p>
          <w:p w14:paraId="364166C0" w14:textId="77777777" w:rsidR="00DB43B4" w:rsidRPr="001C643E" w:rsidRDefault="00DB43B4" w:rsidP="001C643E">
            <w:pPr>
              <w:spacing w:after="0" w:line="360" w:lineRule="auto"/>
              <w:rPr>
                <w:rFonts w:ascii="Arial" w:hAnsi="Arial" w:cs="Arial"/>
                <w:color w:val="000000"/>
                <w:lang w:val="es-MX"/>
              </w:rPr>
            </w:pPr>
          </w:p>
          <w:p w14:paraId="060FA846" w14:textId="77777777" w:rsidR="00DB43B4" w:rsidRPr="001C643E" w:rsidRDefault="00DB43B4" w:rsidP="001C643E">
            <w:pPr>
              <w:spacing w:after="0" w:line="360" w:lineRule="auto"/>
              <w:rPr>
                <w:rFonts w:ascii="Arial" w:hAnsi="Arial" w:cs="Arial"/>
                <w:color w:val="000000"/>
                <w:lang w:val="es-MX"/>
              </w:rPr>
            </w:pPr>
          </w:p>
          <w:p w14:paraId="21B74BB7" w14:textId="77777777" w:rsidR="00DB43B4" w:rsidRPr="001C643E" w:rsidRDefault="00DB43B4" w:rsidP="001C643E">
            <w:pPr>
              <w:spacing w:after="0" w:line="360" w:lineRule="auto"/>
              <w:rPr>
                <w:rFonts w:ascii="Arial" w:hAnsi="Arial" w:cs="Arial"/>
                <w:color w:val="000000"/>
                <w:lang w:val="es-MX"/>
              </w:rPr>
            </w:pPr>
          </w:p>
          <w:p w14:paraId="0FE06D7F" w14:textId="77777777" w:rsidR="009D6B19" w:rsidRPr="001C643E" w:rsidRDefault="009D6B19" w:rsidP="001C643E">
            <w:pPr>
              <w:spacing w:after="0" w:line="360" w:lineRule="auto"/>
              <w:rPr>
                <w:rFonts w:ascii="Arial" w:hAnsi="Arial" w:cs="Arial"/>
                <w:color w:val="000000"/>
                <w:lang w:val="es-MX"/>
              </w:rPr>
            </w:pPr>
          </w:p>
          <w:p w14:paraId="2FD55596" w14:textId="77777777" w:rsidR="009D6B19" w:rsidRPr="001C643E" w:rsidRDefault="009D6B19" w:rsidP="001C643E">
            <w:pPr>
              <w:spacing w:after="0" w:line="360" w:lineRule="auto"/>
              <w:rPr>
                <w:rFonts w:ascii="Arial" w:hAnsi="Arial" w:cs="Arial"/>
                <w:color w:val="000000"/>
                <w:lang w:val="es-MX"/>
              </w:rPr>
            </w:pPr>
          </w:p>
          <w:p w14:paraId="26413B07" w14:textId="77777777" w:rsidR="009D6B19" w:rsidRPr="001C643E" w:rsidRDefault="009D6B19" w:rsidP="001C643E">
            <w:pPr>
              <w:spacing w:after="0" w:line="360" w:lineRule="auto"/>
              <w:rPr>
                <w:rFonts w:ascii="Arial" w:hAnsi="Arial" w:cs="Arial"/>
                <w:color w:val="000000"/>
                <w:lang w:val="es-MX"/>
              </w:rPr>
            </w:pPr>
            <w:r w:rsidRPr="00E8770E">
              <w:rPr>
                <w:rFonts w:ascii="Arial" w:hAnsi="Arial" w:cs="Arial"/>
                <w:color w:val="000000"/>
                <w:highlight w:val="yellow"/>
                <w:lang w:val="es-MX"/>
              </w:rPr>
              <w:t>En la imagen A, modificar los nombres así:</w:t>
            </w:r>
          </w:p>
          <w:p w14:paraId="2F8245B9" w14:textId="77777777" w:rsidR="009D6B19" w:rsidRPr="001C643E" w:rsidRDefault="009D6B19" w:rsidP="001C643E">
            <w:pPr>
              <w:pStyle w:val="Prrafodelista"/>
              <w:numPr>
                <w:ilvl w:val="0"/>
                <w:numId w:val="22"/>
              </w:numPr>
              <w:spacing w:after="0" w:line="360" w:lineRule="auto"/>
              <w:rPr>
                <w:rFonts w:ascii="Arial" w:hAnsi="Arial" w:cs="Arial"/>
                <w:color w:val="000000"/>
                <w:lang w:val="es-MX"/>
              </w:rPr>
            </w:pPr>
            <w:r w:rsidRPr="001C643E">
              <w:rPr>
                <w:rFonts w:ascii="Arial" w:hAnsi="Arial" w:cs="Arial"/>
                <w:color w:val="000000"/>
                <w:lang w:val="es-MX"/>
              </w:rPr>
              <w:t>Asa de ave por Ala de ave</w:t>
            </w:r>
          </w:p>
          <w:p w14:paraId="33B99D4E" w14:textId="77777777" w:rsidR="009D6B19" w:rsidRPr="001C643E" w:rsidRDefault="009D6B19" w:rsidP="001C643E">
            <w:pPr>
              <w:pStyle w:val="Prrafodelista"/>
              <w:numPr>
                <w:ilvl w:val="0"/>
                <w:numId w:val="22"/>
              </w:numPr>
              <w:spacing w:after="0" w:line="360" w:lineRule="auto"/>
              <w:rPr>
                <w:rFonts w:ascii="Arial" w:hAnsi="Arial" w:cs="Arial"/>
                <w:color w:val="000000"/>
                <w:lang w:val="es-MX"/>
              </w:rPr>
            </w:pPr>
            <w:proofErr w:type="spellStart"/>
            <w:r w:rsidRPr="001C643E">
              <w:rPr>
                <w:rFonts w:ascii="Arial" w:hAnsi="Arial" w:cs="Arial"/>
                <w:color w:val="000000"/>
                <w:lang w:val="es-MX"/>
              </w:rPr>
              <w:t>Ossos</w:t>
            </w:r>
            <w:proofErr w:type="spellEnd"/>
            <w:r w:rsidRPr="001C643E">
              <w:rPr>
                <w:rFonts w:ascii="Arial" w:hAnsi="Arial" w:cs="Arial"/>
                <w:color w:val="000000"/>
                <w:lang w:val="es-MX"/>
              </w:rPr>
              <w:t xml:space="preserve"> por Huesos</w:t>
            </w:r>
          </w:p>
          <w:p w14:paraId="72D47DAB" w14:textId="77777777" w:rsidR="009D6B19" w:rsidRPr="001C643E" w:rsidRDefault="009D6B19" w:rsidP="001C643E">
            <w:pPr>
              <w:pStyle w:val="Prrafodelista"/>
              <w:numPr>
                <w:ilvl w:val="0"/>
                <w:numId w:val="22"/>
              </w:numPr>
              <w:spacing w:after="0" w:line="360" w:lineRule="auto"/>
              <w:rPr>
                <w:rFonts w:ascii="Arial" w:hAnsi="Arial" w:cs="Arial"/>
                <w:color w:val="000000"/>
                <w:lang w:val="es-MX"/>
              </w:rPr>
            </w:pPr>
            <w:r w:rsidRPr="001C643E">
              <w:rPr>
                <w:rFonts w:ascii="Arial" w:hAnsi="Arial" w:cs="Arial"/>
                <w:color w:val="000000"/>
                <w:lang w:val="es-MX"/>
              </w:rPr>
              <w:t>Penas por Plumas</w:t>
            </w:r>
          </w:p>
          <w:p w14:paraId="5CE5FC22" w14:textId="77777777" w:rsidR="009D6B19" w:rsidRPr="001C643E" w:rsidRDefault="009D6B19" w:rsidP="001C643E">
            <w:pPr>
              <w:pStyle w:val="Prrafodelista"/>
              <w:numPr>
                <w:ilvl w:val="0"/>
                <w:numId w:val="22"/>
              </w:numPr>
              <w:spacing w:after="0" w:line="360" w:lineRule="auto"/>
              <w:rPr>
                <w:rFonts w:ascii="Arial" w:hAnsi="Arial" w:cs="Arial"/>
                <w:color w:val="000000"/>
                <w:lang w:val="es-MX"/>
              </w:rPr>
            </w:pPr>
            <w:r w:rsidRPr="001C643E">
              <w:rPr>
                <w:rFonts w:ascii="Arial" w:hAnsi="Arial" w:cs="Arial"/>
                <w:color w:val="000000"/>
                <w:lang w:val="es-MX"/>
              </w:rPr>
              <w:t>Asa de insecto por Ala de insecto</w:t>
            </w:r>
          </w:p>
          <w:p w14:paraId="7E069DA8" w14:textId="77777777" w:rsidR="009D6B19" w:rsidRPr="001C643E" w:rsidRDefault="009D6B19" w:rsidP="001C643E">
            <w:pPr>
              <w:pStyle w:val="Prrafodelista"/>
              <w:numPr>
                <w:ilvl w:val="0"/>
                <w:numId w:val="22"/>
              </w:numPr>
              <w:spacing w:after="0" w:line="360" w:lineRule="auto"/>
              <w:rPr>
                <w:rFonts w:ascii="Arial" w:hAnsi="Arial" w:cs="Arial"/>
                <w:color w:val="000000"/>
                <w:lang w:val="es-MX"/>
              </w:rPr>
            </w:pPr>
            <w:r w:rsidRPr="001C643E">
              <w:rPr>
                <w:rFonts w:ascii="Arial" w:hAnsi="Arial" w:cs="Arial"/>
                <w:color w:val="000000"/>
                <w:lang w:val="es-MX"/>
              </w:rPr>
              <w:t>Nervuras por Venación</w:t>
            </w:r>
          </w:p>
          <w:p w14:paraId="5EDB3927" w14:textId="77777777" w:rsidR="00DB43B4" w:rsidRPr="001C643E" w:rsidRDefault="009D6B19" w:rsidP="001C643E">
            <w:pPr>
              <w:pStyle w:val="Prrafodelista"/>
              <w:numPr>
                <w:ilvl w:val="0"/>
                <w:numId w:val="22"/>
              </w:numPr>
              <w:spacing w:after="0" w:line="360" w:lineRule="auto"/>
              <w:rPr>
                <w:rFonts w:ascii="Arial" w:hAnsi="Arial" w:cs="Arial"/>
                <w:color w:val="000000"/>
                <w:lang w:val="es-MX"/>
              </w:rPr>
            </w:pPr>
            <w:r w:rsidRPr="001C643E">
              <w:rPr>
                <w:rFonts w:ascii="Arial" w:hAnsi="Arial" w:cs="Arial"/>
                <w:color w:val="000000"/>
                <w:lang w:val="es-MX"/>
              </w:rPr>
              <w:t>Quitina se conserva igual.</w:t>
            </w:r>
          </w:p>
        </w:tc>
      </w:tr>
      <w:tr w:rsidR="00DB43B4" w:rsidRPr="001C643E" w14:paraId="52B7297A" w14:textId="77777777" w:rsidTr="00407D96">
        <w:tc>
          <w:tcPr>
            <w:tcW w:w="2547" w:type="dxa"/>
            <w:shd w:val="clear" w:color="auto" w:fill="auto"/>
          </w:tcPr>
          <w:p w14:paraId="16804F77" w14:textId="77777777" w:rsidR="00DB43B4" w:rsidRPr="001C643E" w:rsidRDefault="00DB43B4" w:rsidP="001C643E">
            <w:pPr>
              <w:spacing w:after="0" w:line="360" w:lineRule="auto"/>
              <w:rPr>
                <w:rFonts w:ascii="Arial" w:hAnsi="Arial" w:cs="Arial"/>
                <w:color w:val="000000"/>
                <w:lang w:val="es-MX"/>
              </w:rPr>
            </w:pPr>
            <w:r w:rsidRPr="001C643E">
              <w:rPr>
                <w:rFonts w:ascii="Arial" w:hAnsi="Arial" w:cs="Arial"/>
                <w:b/>
                <w:color w:val="000000"/>
                <w:lang w:val="es-MX"/>
              </w:rPr>
              <w:lastRenderedPageBreak/>
              <w:t>Pie de imagen</w:t>
            </w:r>
          </w:p>
        </w:tc>
        <w:tc>
          <w:tcPr>
            <w:tcW w:w="6492" w:type="dxa"/>
            <w:shd w:val="clear" w:color="auto" w:fill="auto"/>
          </w:tcPr>
          <w:p w14:paraId="53753676" w14:textId="4191B2E5" w:rsidR="00DB43B4" w:rsidRPr="001C643E" w:rsidRDefault="00DB43B4" w:rsidP="00976FDC">
            <w:pPr>
              <w:spacing w:after="0" w:line="360" w:lineRule="auto"/>
              <w:rPr>
                <w:rFonts w:ascii="Arial" w:hAnsi="Arial" w:cs="Arial"/>
                <w:color w:val="000000"/>
                <w:lang w:val="es-MX"/>
              </w:rPr>
            </w:pPr>
            <w:r w:rsidRPr="001C643E">
              <w:rPr>
                <w:rFonts w:ascii="Arial" w:hAnsi="Arial" w:cs="Arial"/>
              </w:rPr>
              <w:t xml:space="preserve">Las alas de una mosca y las de una paloma son </w:t>
            </w:r>
            <w:r w:rsidR="009D6B19" w:rsidRPr="001C643E">
              <w:rPr>
                <w:rFonts w:ascii="Arial" w:hAnsi="Arial" w:cs="Arial"/>
              </w:rPr>
              <w:t>órganos</w:t>
            </w:r>
            <w:r w:rsidRPr="001C643E">
              <w:rPr>
                <w:rFonts w:ascii="Arial" w:hAnsi="Arial" w:cs="Arial"/>
              </w:rPr>
              <w:t xml:space="preserve"> </w:t>
            </w:r>
            <w:r w:rsidRPr="001C643E">
              <w:rPr>
                <w:rFonts w:ascii="Arial" w:hAnsi="Arial" w:cs="Arial"/>
                <w:b/>
              </w:rPr>
              <w:t>análog</w:t>
            </w:r>
            <w:r w:rsidR="009D6B19" w:rsidRPr="001C643E">
              <w:rPr>
                <w:rFonts w:ascii="Arial" w:hAnsi="Arial" w:cs="Arial"/>
                <w:b/>
              </w:rPr>
              <w:t>o</w:t>
            </w:r>
            <w:r w:rsidRPr="001C643E">
              <w:rPr>
                <w:rFonts w:ascii="Arial" w:hAnsi="Arial" w:cs="Arial"/>
                <w:b/>
              </w:rPr>
              <w:t xml:space="preserve">s </w:t>
            </w:r>
            <w:r w:rsidRPr="001C643E">
              <w:rPr>
                <w:rFonts w:ascii="Arial" w:hAnsi="Arial" w:cs="Arial"/>
              </w:rPr>
              <w:t>(a)</w:t>
            </w:r>
            <w:r w:rsidR="009D6B19" w:rsidRPr="001C643E">
              <w:rPr>
                <w:rFonts w:ascii="Arial" w:hAnsi="Arial" w:cs="Arial"/>
              </w:rPr>
              <w:t xml:space="preserve">; </w:t>
            </w:r>
            <w:r w:rsidRPr="001C643E">
              <w:rPr>
                <w:rFonts w:ascii="Arial" w:hAnsi="Arial" w:cs="Arial"/>
              </w:rPr>
              <w:t xml:space="preserve">mientras que las alas de un ave y el brazo de un humano son </w:t>
            </w:r>
            <w:r w:rsidR="009D6B19" w:rsidRPr="001C643E">
              <w:rPr>
                <w:rFonts w:ascii="Arial" w:hAnsi="Arial" w:cs="Arial"/>
              </w:rPr>
              <w:t xml:space="preserve">órganos </w:t>
            </w:r>
            <w:r w:rsidRPr="001C643E">
              <w:rPr>
                <w:rFonts w:ascii="Arial" w:hAnsi="Arial" w:cs="Arial"/>
                <w:b/>
              </w:rPr>
              <w:t>homólog</w:t>
            </w:r>
            <w:r w:rsidR="009D6B19" w:rsidRPr="001C643E">
              <w:rPr>
                <w:rFonts w:ascii="Arial" w:hAnsi="Arial" w:cs="Arial"/>
                <w:b/>
              </w:rPr>
              <w:t>o</w:t>
            </w:r>
            <w:r w:rsidRPr="001C643E">
              <w:rPr>
                <w:rFonts w:ascii="Arial" w:hAnsi="Arial" w:cs="Arial"/>
                <w:b/>
              </w:rPr>
              <w:t>s</w:t>
            </w:r>
            <w:r w:rsidRPr="001C643E">
              <w:rPr>
                <w:rFonts w:ascii="Arial" w:hAnsi="Arial" w:cs="Arial"/>
              </w:rPr>
              <w:t xml:space="preserve"> (b)</w:t>
            </w:r>
            <w:r w:rsidR="009D6B19" w:rsidRPr="001C643E">
              <w:rPr>
                <w:rFonts w:ascii="Arial" w:hAnsi="Arial" w:cs="Arial"/>
              </w:rPr>
              <w:t xml:space="preserve">. </w:t>
            </w:r>
            <w:r w:rsidRPr="001C643E">
              <w:rPr>
                <w:rFonts w:ascii="Arial" w:hAnsi="Arial" w:cs="Arial"/>
              </w:rPr>
              <w:t>¿</w:t>
            </w:r>
            <w:r w:rsidR="009D6B19" w:rsidRPr="001C643E">
              <w:rPr>
                <w:rFonts w:ascii="Arial" w:hAnsi="Arial" w:cs="Arial"/>
              </w:rPr>
              <w:t>N</w:t>
            </w:r>
            <w:r w:rsidRPr="001C643E">
              <w:rPr>
                <w:rFonts w:ascii="Arial" w:hAnsi="Arial" w:cs="Arial"/>
              </w:rPr>
              <w:t>otas la diferencia? ¿</w:t>
            </w:r>
            <w:r w:rsidR="00976FDC">
              <w:rPr>
                <w:rFonts w:ascii="Arial" w:hAnsi="Arial" w:cs="Arial"/>
              </w:rPr>
              <w:t>Q</w:t>
            </w:r>
            <w:r w:rsidR="00976FDC" w:rsidRPr="001C643E">
              <w:rPr>
                <w:rFonts w:ascii="Arial" w:hAnsi="Arial" w:cs="Arial"/>
              </w:rPr>
              <w:t xml:space="preserve">ué </w:t>
            </w:r>
            <w:r w:rsidRPr="001C643E">
              <w:rPr>
                <w:rFonts w:ascii="Arial" w:hAnsi="Arial" w:cs="Arial"/>
              </w:rPr>
              <w:t>tipo de estructuras usarías para encontrar semejanzas entre los seres vivos?</w:t>
            </w:r>
          </w:p>
        </w:tc>
      </w:tr>
    </w:tbl>
    <w:p w14:paraId="68185516" w14:textId="77777777" w:rsidR="003B6BD8" w:rsidRPr="001C643E" w:rsidRDefault="003B6BD8" w:rsidP="001C643E">
      <w:pPr>
        <w:tabs>
          <w:tab w:val="right" w:pos="8498"/>
        </w:tabs>
        <w:spacing w:line="360" w:lineRule="auto"/>
        <w:rPr>
          <w:rFonts w:ascii="Arial" w:hAnsi="Arial" w:cs="Arial"/>
        </w:rPr>
      </w:pPr>
    </w:p>
    <w:p w14:paraId="596DDFF1" w14:textId="77777777" w:rsidR="00330107" w:rsidRPr="001C643E" w:rsidRDefault="00330107" w:rsidP="001C643E">
      <w:pPr>
        <w:spacing w:line="360" w:lineRule="auto"/>
        <w:rPr>
          <w:rFonts w:ascii="Arial" w:hAnsi="Arial" w:cs="Arial"/>
          <w:b/>
        </w:rPr>
      </w:pPr>
      <w:r w:rsidRPr="001C643E">
        <w:rPr>
          <w:rFonts w:ascii="Arial" w:hAnsi="Arial" w:cs="Arial"/>
          <w:highlight w:val="yellow"/>
        </w:rPr>
        <w:t>[SECCIÓN 2]</w:t>
      </w:r>
      <w:r w:rsidRPr="001C643E">
        <w:rPr>
          <w:rFonts w:ascii="Arial" w:hAnsi="Arial" w:cs="Arial"/>
          <w:b/>
        </w:rPr>
        <w:t>2.</w:t>
      </w:r>
      <w:r w:rsidR="00B57D9B" w:rsidRPr="001C643E">
        <w:rPr>
          <w:rFonts w:ascii="Arial" w:hAnsi="Arial" w:cs="Arial"/>
          <w:b/>
        </w:rPr>
        <w:t>1</w:t>
      </w:r>
      <w:r w:rsidRPr="001C643E">
        <w:rPr>
          <w:rFonts w:ascii="Arial" w:hAnsi="Arial" w:cs="Arial"/>
          <w:b/>
        </w:rPr>
        <w:t xml:space="preserve"> </w:t>
      </w:r>
      <w:r w:rsidR="00932B6E" w:rsidRPr="001C643E">
        <w:rPr>
          <w:rFonts w:ascii="Arial" w:hAnsi="Arial" w:cs="Arial"/>
          <w:b/>
        </w:rPr>
        <w:t>L</w:t>
      </w:r>
      <w:r w:rsidR="00A8732C" w:rsidRPr="001C643E">
        <w:rPr>
          <w:rFonts w:ascii="Arial" w:hAnsi="Arial" w:cs="Arial"/>
          <w:b/>
        </w:rPr>
        <w:t>os nombres científicos</w:t>
      </w:r>
    </w:p>
    <w:p w14:paraId="6734FCA3" w14:textId="52EEC1C5" w:rsidR="00932B6E" w:rsidRPr="001C643E" w:rsidRDefault="00803C31" w:rsidP="001C643E">
      <w:pPr>
        <w:spacing w:line="360" w:lineRule="auto"/>
        <w:rPr>
          <w:rFonts w:ascii="Arial" w:hAnsi="Arial" w:cs="Arial"/>
        </w:rPr>
      </w:pPr>
      <w:r w:rsidRPr="001C643E">
        <w:rPr>
          <w:rFonts w:ascii="Arial" w:hAnsi="Arial" w:cs="Arial"/>
        </w:rPr>
        <w:t>Asignar un nombre a l</w:t>
      </w:r>
      <w:r w:rsidR="006D0161" w:rsidRPr="001C643E">
        <w:rPr>
          <w:rFonts w:ascii="Arial" w:hAnsi="Arial" w:cs="Arial"/>
        </w:rPr>
        <w:t>os organismos que conforman l</w:t>
      </w:r>
      <w:r w:rsidRPr="001C643E">
        <w:rPr>
          <w:rFonts w:ascii="Arial" w:hAnsi="Arial" w:cs="Arial"/>
        </w:rPr>
        <w:t>a gran variedad de seres vivos existentes, facilita su reconocimiento,</w:t>
      </w:r>
      <w:r w:rsidR="00976FDC" w:rsidRPr="001C643E">
        <w:rPr>
          <w:rFonts w:ascii="Arial" w:hAnsi="Arial" w:cs="Arial"/>
        </w:rPr>
        <w:t xml:space="preserve"> ¿</w:t>
      </w:r>
      <w:r w:rsidRPr="001C643E">
        <w:rPr>
          <w:rFonts w:ascii="Arial" w:hAnsi="Arial" w:cs="Arial"/>
        </w:rPr>
        <w:t>pero cómo nombrarlos?</w:t>
      </w:r>
      <w:r w:rsidR="00932B6E" w:rsidRPr="001C643E">
        <w:rPr>
          <w:rFonts w:ascii="Arial" w:hAnsi="Arial" w:cs="Arial"/>
        </w:rPr>
        <w:t xml:space="preserve"> En el mundo científico se ha </w:t>
      </w:r>
      <w:r w:rsidR="00AF71D4" w:rsidRPr="001C643E">
        <w:rPr>
          <w:rFonts w:ascii="Arial" w:hAnsi="Arial" w:cs="Arial"/>
        </w:rPr>
        <w:t>aceptado</w:t>
      </w:r>
      <w:r w:rsidR="00932B6E" w:rsidRPr="001C643E">
        <w:rPr>
          <w:rFonts w:ascii="Arial" w:hAnsi="Arial" w:cs="Arial"/>
        </w:rPr>
        <w:t xml:space="preserve"> una manera </w:t>
      </w:r>
      <w:r w:rsidR="00F71159" w:rsidRPr="001C643E">
        <w:rPr>
          <w:rFonts w:ascii="Arial" w:hAnsi="Arial" w:cs="Arial"/>
        </w:rPr>
        <w:t xml:space="preserve">estándar </w:t>
      </w:r>
      <w:r w:rsidR="00932B6E" w:rsidRPr="001C643E">
        <w:rPr>
          <w:rFonts w:ascii="Arial" w:hAnsi="Arial" w:cs="Arial"/>
        </w:rPr>
        <w:t>de hacerlo.</w:t>
      </w:r>
    </w:p>
    <w:p w14:paraId="76CCDC1E" w14:textId="26E3588E" w:rsidR="00932B6E" w:rsidRPr="001C643E" w:rsidRDefault="00932B6E" w:rsidP="001C643E">
      <w:pPr>
        <w:spacing w:line="360" w:lineRule="auto"/>
        <w:rPr>
          <w:rFonts w:ascii="Arial" w:hAnsi="Arial" w:cs="Arial"/>
        </w:rPr>
      </w:pPr>
      <w:r w:rsidRPr="001C643E">
        <w:rPr>
          <w:rFonts w:ascii="Arial" w:hAnsi="Arial" w:cs="Arial"/>
        </w:rPr>
        <w:t>En 1758</w:t>
      </w:r>
      <w:r w:rsidR="00976FDC">
        <w:rPr>
          <w:rFonts w:ascii="Arial" w:hAnsi="Arial" w:cs="Arial"/>
        </w:rPr>
        <w:t>,</w:t>
      </w:r>
      <w:r w:rsidRPr="001C643E">
        <w:rPr>
          <w:rFonts w:ascii="Arial" w:hAnsi="Arial" w:cs="Arial"/>
        </w:rPr>
        <w:t xml:space="preserve"> </w:t>
      </w:r>
      <w:r w:rsidRPr="001C643E">
        <w:rPr>
          <w:rFonts w:ascii="Arial" w:hAnsi="Arial" w:cs="Arial"/>
          <w:b/>
        </w:rPr>
        <w:t xml:space="preserve">Carl </w:t>
      </w:r>
      <w:r w:rsidR="00976FDC">
        <w:rPr>
          <w:rFonts w:ascii="Arial" w:hAnsi="Arial" w:cs="Arial"/>
          <w:b/>
        </w:rPr>
        <w:t>v</w:t>
      </w:r>
      <w:r w:rsidR="00976FDC" w:rsidRPr="001C643E">
        <w:rPr>
          <w:rFonts w:ascii="Arial" w:hAnsi="Arial" w:cs="Arial"/>
          <w:b/>
        </w:rPr>
        <w:t xml:space="preserve">on </w:t>
      </w:r>
      <w:r w:rsidRPr="001C643E">
        <w:rPr>
          <w:rFonts w:ascii="Arial" w:hAnsi="Arial" w:cs="Arial"/>
          <w:b/>
        </w:rPr>
        <w:t>Linn</w:t>
      </w:r>
      <w:r w:rsidR="00CA1224" w:rsidRPr="001C643E">
        <w:rPr>
          <w:rFonts w:ascii="Arial" w:hAnsi="Arial" w:cs="Arial"/>
          <w:b/>
        </w:rPr>
        <w:t>eo</w:t>
      </w:r>
      <w:r w:rsidRPr="001C643E">
        <w:rPr>
          <w:rFonts w:ascii="Arial" w:hAnsi="Arial" w:cs="Arial"/>
        </w:rPr>
        <w:t xml:space="preserve"> propuso la </w:t>
      </w:r>
      <w:r w:rsidRPr="001C643E">
        <w:rPr>
          <w:rFonts w:ascii="Arial" w:hAnsi="Arial" w:cs="Arial"/>
          <w:b/>
        </w:rPr>
        <w:t>nomenclatura binomial</w:t>
      </w:r>
      <w:r w:rsidR="00AF71D4" w:rsidRPr="001C643E">
        <w:rPr>
          <w:rFonts w:ascii="Arial" w:hAnsi="Arial" w:cs="Arial"/>
        </w:rPr>
        <w:t xml:space="preserve">, en la que se denomina a la especie con dos </w:t>
      </w:r>
      <w:r w:rsidRPr="001C643E">
        <w:rPr>
          <w:rFonts w:ascii="Arial" w:hAnsi="Arial" w:cs="Arial"/>
        </w:rPr>
        <w:t xml:space="preserve">palabras en latín, las cuales </w:t>
      </w:r>
      <w:r w:rsidR="00AF71D4" w:rsidRPr="001C643E">
        <w:rPr>
          <w:rFonts w:ascii="Arial" w:hAnsi="Arial" w:cs="Arial"/>
        </w:rPr>
        <w:t>van</w:t>
      </w:r>
      <w:r w:rsidRPr="001C643E">
        <w:rPr>
          <w:rFonts w:ascii="Arial" w:hAnsi="Arial" w:cs="Arial"/>
        </w:rPr>
        <w:t xml:space="preserve"> escritas en un tipo de letra distint</w:t>
      </w:r>
      <w:r w:rsidR="00AF71D4" w:rsidRPr="001C643E">
        <w:rPr>
          <w:rFonts w:ascii="Arial" w:hAnsi="Arial" w:cs="Arial"/>
        </w:rPr>
        <w:t>o. De este modo</w:t>
      </w:r>
      <w:r w:rsidR="00976FDC">
        <w:rPr>
          <w:rFonts w:ascii="Arial" w:hAnsi="Arial" w:cs="Arial"/>
        </w:rPr>
        <w:t>,</w:t>
      </w:r>
      <w:r w:rsidR="00AF71D4" w:rsidRPr="001C643E">
        <w:rPr>
          <w:rFonts w:ascii="Arial" w:hAnsi="Arial" w:cs="Arial"/>
        </w:rPr>
        <w:t xml:space="preserve"> cada especie tendría un </w:t>
      </w:r>
      <w:r w:rsidR="00AF71D4" w:rsidRPr="001C643E">
        <w:rPr>
          <w:rFonts w:ascii="Arial" w:hAnsi="Arial" w:cs="Arial"/>
          <w:b/>
        </w:rPr>
        <w:t xml:space="preserve">nombre científico, </w:t>
      </w:r>
      <w:r w:rsidR="00AF71D4" w:rsidRPr="001C643E">
        <w:rPr>
          <w:rFonts w:ascii="Arial" w:hAnsi="Arial" w:cs="Arial"/>
        </w:rPr>
        <w:t xml:space="preserve">y quedaría identificada como si tuviera “nombre y apellido”. Desde entonces, los científicos </w:t>
      </w:r>
      <w:r w:rsidR="00DA4C60" w:rsidRPr="001C643E">
        <w:rPr>
          <w:rFonts w:ascii="Arial" w:hAnsi="Arial" w:cs="Arial"/>
        </w:rPr>
        <w:t>han mantenido como norma el uso d</w:t>
      </w:r>
      <w:r w:rsidR="00AF71D4" w:rsidRPr="001C643E">
        <w:rPr>
          <w:rFonts w:ascii="Arial" w:hAnsi="Arial" w:cs="Arial"/>
        </w:rPr>
        <w:t>el sistema binomial en la clasificación biológica</w:t>
      </w:r>
      <w:r w:rsidR="00F71159" w:rsidRPr="001C643E">
        <w:rPr>
          <w:rFonts w:ascii="Arial" w:hAnsi="Arial" w:cs="Arial"/>
        </w:rPr>
        <w:t>;</w:t>
      </w:r>
      <w:r w:rsidR="00DA4C60" w:rsidRPr="001C643E">
        <w:rPr>
          <w:rFonts w:ascii="Arial" w:hAnsi="Arial" w:cs="Arial"/>
        </w:rPr>
        <w:t xml:space="preserve"> así </w:t>
      </w:r>
      <w:r w:rsidR="006321FD" w:rsidRPr="001C643E">
        <w:rPr>
          <w:rFonts w:ascii="Arial" w:hAnsi="Arial" w:cs="Arial"/>
        </w:rPr>
        <w:t xml:space="preserve">se </w:t>
      </w:r>
      <w:r w:rsidR="00DA4C60" w:rsidRPr="001C643E">
        <w:rPr>
          <w:rFonts w:ascii="Arial" w:hAnsi="Arial" w:cs="Arial"/>
        </w:rPr>
        <w:t>evitan confusiones</w:t>
      </w:r>
      <w:r w:rsidR="00AF71D4" w:rsidRPr="001C643E">
        <w:rPr>
          <w:rFonts w:ascii="Arial" w:hAnsi="Arial" w:cs="Arial"/>
        </w:rPr>
        <w:t>.</w:t>
      </w:r>
    </w:p>
    <w:p w14:paraId="2C25621C" w14:textId="77777777" w:rsidR="00A8732C" w:rsidRPr="001C643E" w:rsidRDefault="00A8732C" w:rsidP="001C643E">
      <w:pPr>
        <w:spacing w:line="360" w:lineRule="auto"/>
        <w:rPr>
          <w:rFonts w:ascii="Arial" w:hAnsi="Arial" w:cs="Arial"/>
        </w:rPr>
      </w:pPr>
      <w:r w:rsidRPr="001C643E">
        <w:rPr>
          <w:rFonts w:ascii="Arial" w:hAnsi="Arial" w:cs="Arial"/>
        </w:rPr>
        <w:t xml:space="preserve">En la siguiente tabla encuentras el nombre científico de </w:t>
      </w:r>
      <w:r w:rsidR="005A4B1D" w:rsidRPr="001C643E">
        <w:rPr>
          <w:rFonts w:ascii="Arial" w:hAnsi="Arial" w:cs="Arial"/>
        </w:rPr>
        <w:t>algunas</w:t>
      </w:r>
      <w:r w:rsidRPr="001C643E">
        <w:rPr>
          <w:rFonts w:ascii="Arial" w:hAnsi="Arial" w:cs="Arial"/>
        </w:rPr>
        <w:t xml:space="preserve"> especies.</w:t>
      </w:r>
    </w:p>
    <w:tbl>
      <w:tblPr>
        <w:tblStyle w:val="Tabladelista4-nfasis3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6"/>
        <w:gridCol w:w="3125"/>
      </w:tblGrid>
      <w:tr w:rsidR="00A8732C" w:rsidRPr="001C643E" w14:paraId="4F8374AB" w14:textId="77777777" w:rsidTr="007A3CB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6" w:type="dxa"/>
            <w:tcBorders>
              <w:top w:val="none" w:sz="0" w:space="0" w:color="auto"/>
              <w:left w:val="none" w:sz="0" w:space="0" w:color="auto"/>
              <w:bottom w:val="none" w:sz="0" w:space="0" w:color="auto"/>
            </w:tcBorders>
          </w:tcPr>
          <w:p w14:paraId="3131A5B6" w14:textId="77777777" w:rsidR="00A8732C" w:rsidRPr="001C643E" w:rsidRDefault="00A8732C" w:rsidP="001C643E">
            <w:pPr>
              <w:spacing w:after="0" w:line="360" w:lineRule="auto"/>
              <w:jc w:val="center"/>
              <w:rPr>
                <w:rFonts w:ascii="Arial" w:hAnsi="Arial" w:cs="Arial"/>
              </w:rPr>
            </w:pPr>
            <w:r w:rsidRPr="001C643E">
              <w:rPr>
                <w:rFonts w:ascii="Arial" w:hAnsi="Arial" w:cs="Arial"/>
              </w:rPr>
              <w:t>Nombre común</w:t>
            </w:r>
          </w:p>
        </w:tc>
        <w:tc>
          <w:tcPr>
            <w:tcW w:w="3125" w:type="dxa"/>
            <w:tcBorders>
              <w:top w:val="none" w:sz="0" w:space="0" w:color="auto"/>
              <w:bottom w:val="none" w:sz="0" w:space="0" w:color="auto"/>
              <w:right w:val="none" w:sz="0" w:space="0" w:color="auto"/>
            </w:tcBorders>
          </w:tcPr>
          <w:p w14:paraId="58AF1347" w14:textId="77777777" w:rsidR="00A8732C" w:rsidRPr="001C643E" w:rsidRDefault="00A8732C" w:rsidP="001C643E">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Nombre científico</w:t>
            </w:r>
          </w:p>
        </w:tc>
      </w:tr>
      <w:tr w:rsidR="00A8732C" w:rsidRPr="001C643E" w14:paraId="55ADCE28" w14:textId="77777777" w:rsidTr="007A3C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6" w:type="dxa"/>
          </w:tcPr>
          <w:p w14:paraId="011F90DA" w14:textId="77777777" w:rsidR="00A8732C" w:rsidRPr="001C643E" w:rsidRDefault="00A8732C" w:rsidP="001C643E">
            <w:pPr>
              <w:spacing w:after="0" w:line="360" w:lineRule="auto"/>
              <w:rPr>
                <w:rFonts w:ascii="Arial" w:hAnsi="Arial" w:cs="Arial"/>
              </w:rPr>
            </w:pPr>
            <w:r w:rsidRPr="001C643E">
              <w:rPr>
                <w:rFonts w:ascii="Arial" w:hAnsi="Arial" w:cs="Arial"/>
              </w:rPr>
              <w:t>Humano</w:t>
            </w:r>
          </w:p>
        </w:tc>
        <w:tc>
          <w:tcPr>
            <w:tcW w:w="3125" w:type="dxa"/>
          </w:tcPr>
          <w:p w14:paraId="3304AEAC" w14:textId="77777777" w:rsidR="00A8732C" w:rsidRPr="001C643E" w:rsidRDefault="00DA4C60"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i/>
              </w:rPr>
              <w:t>Homo sapiens</w:t>
            </w:r>
          </w:p>
        </w:tc>
      </w:tr>
      <w:tr w:rsidR="00A8732C" w:rsidRPr="001C643E" w14:paraId="14280B46" w14:textId="77777777" w:rsidTr="007A3CB9">
        <w:trPr>
          <w:jc w:val="center"/>
        </w:trPr>
        <w:tc>
          <w:tcPr>
            <w:cnfStyle w:val="001000000000" w:firstRow="0" w:lastRow="0" w:firstColumn="1" w:lastColumn="0" w:oddVBand="0" w:evenVBand="0" w:oddHBand="0" w:evenHBand="0" w:firstRowFirstColumn="0" w:firstRowLastColumn="0" w:lastRowFirstColumn="0" w:lastRowLastColumn="0"/>
            <w:tcW w:w="2026" w:type="dxa"/>
          </w:tcPr>
          <w:p w14:paraId="07CAB96D" w14:textId="77777777" w:rsidR="00A8732C" w:rsidRPr="001C643E" w:rsidRDefault="00DA4C60" w:rsidP="001C643E">
            <w:pPr>
              <w:spacing w:after="0" w:line="360" w:lineRule="auto"/>
              <w:rPr>
                <w:rFonts w:ascii="Arial" w:hAnsi="Arial" w:cs="Arial"/>
              </w:rPr>
            </w:pPr>
            <w:r w:rsidRPr="001C643E">
              <w:rPr>
                <w:rFonts w:ascii="Arial" w:hAnsi="Arial" w:cs="Arial"/>
              </w:rPr>
              <w:lastRenderedPageBreak/>
              <w:t>Gato</w:t>
            </w:r>
          </w:p>
        </w:tc>
        <w:tc>
          <w:tcPr>
            <w:tcW w:w="3125" w:type="dxa"/>
          </w:tcPr>
          <w:p w14:paraId="07384126" w14:textId="77777777" w:rsidR="00A8732C" w:rsidRPr="001C643E" w:rsidRDefault="00DA4C60"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1C643E">
              <w:rPr>
                <w:rFonts w:ascii="Arial" w:hAnsi="Arial" w:cs="Arial"/>
                <w:i/>
              </w:rPr>
              <w:t>Felis</w:t>
            </w:r>
            <w:proofErr w:type="spellEnd"/>
            <w:r w:rsidRPr="001C643E">
              <w:rPr>
                <w:rFonts w:ascii="Arial" w:hAnsi="Arial" w:cs="Arial"/>
                <w:i/>
              </w:rPr>
              <w:t xml:space="preserve"> </w:t>
            </w:r>
            <w:proofErr w:type="spellStart"/>
            <w:r w:rsidRPr="001C643E">
              <w:rPr>
                <w:rFonts w:ascii="Arial" w:hAnsi="Arial" w:cs="Arial"/>
                <w:i/>
              </w:rPr>
              <w:t>silvestris</w:t>
            </w:r>
            <w:proofErr w:type="spellEnd"/>
          </w:p>
        </w:tc>
      </w:tr>
      <w:tr w:rsidR="00A8732C" w:rsidRPr="001C643E" w14:paraId="49DB1F57" w14:textId="77777777" w:rsidTr="007A3C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6" w:type="dxa"/>
          </w:tcPr>
          <w:p w14:paraId="5F45464F" w14:textId="77777777" w:rsidR="00A8732C" w:rsidRPr="001C643E" w:rsidRDefault="00DA4C60" w:rsidP="001C643E">
            <w:pPr>
              <w:spacing w:after="0" w:line="360" w:lineRule="auto"/>
              <w:rPr>
                <w:rFonts w:ascii="Arial" w:hAnsi="Arial" w:cs="Arial"/>
              </w:rPr>
            </w:pPr>
            <w:r w:rsidRPr="001C643E">
              <w:rPr>
                <w:rFonts w:ascii="Arial" w:hAnsi="Arial" w:cs="Arial"/>
              </w:rPr>
              <w:t>Ratón casero</w:t>
            </w:r>
          </w:p>
        </w:tc>
        <w:tc>
          <w:tcPr>
            <w:tcW w:w="3125" w:type="dxa"/>
          </w:tcPr>
          <w:p w14:paraId="7FA72248" w14:textId="77777777" w:rsidR="00A8732C" w:rsidRPr="001C643E" w:rsidRDefault="00DA4C60"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i/>
              </w:rPr>
              <w:t xml:space="preserve">Mus </w:t>
            </w:r>
            <w:proofErr w:type="spellStart"/>
            <w:r w:rsidRPr="001C643E">
              <w:rPr>
                <w:rFonts w:ascii="Arial" w:hAnsi="Arial" w:cs="Arial"/>
                <w:i/>
              </w:rPr>
              <w:t>musculus</w:t>
            </w:r>
            <w:proofErr w:type="spellEnd"/>
          </w:p>
        </w:tc>
      </w:tr>
      <w:tr w:rsidR="00A8732C" w:rsidRPr="001C643E" w14:paraId="66B7D3F6" w14:textId="77777777" w:rsidTr="007A3CB9">
        <w:trPr>
          <w:jc w:val="center"/>
        </w:trPr>
        <w:tc>
          <w:tcPr>
            <w:cnfStyle w:val="001000000000" w:firstRow="0" w:lastRow="0" w:firstColumn="1" w:lastColumn="0" w:oddVBand="0" w:evenVBand="0" w:oddHBand="0" w:evenHBand="0" w:firstRowFirstColumn="0" w:firstRowLastColumn="0" w:lastRowFirstColumn="0" w:lastRowLastColumn="0"/>
            <w:tcW w:w="2026" w:type="dxa"/>
          </w:tcPr>
          <w:p w14:paraId="764E17C1" w14:textId="77777777" w:rsidR="00A8732C" w:rsidRPr="001C643E" w:rsidRDefault="007A3CB9" w:rsidP="001C643E">
            <w:pPr>
              <w:spacing w:after="0" w:line="360" w:lineRule="auto"/>
              <w:rPr>
                <w:rFonts w:ascii="Arial" w:hAnsi="Arial" w:cs="Arial"/>
              </w:rPr>
            </w:pPr>
            <w:r w:rsidRPr="001C643E">
              <w:rPr>
                <w:rFonts w:ascii="Arial" w:hAnsi="Arial" w:cs="Arial"/>
              </w:rPr>
              <w:t>Tomate</w:t>
            </w:r>
          </w:p>
        </w:tc>
        <w:tc>
          <w:tcPr>
            <w:tcW w:w="3125" w:type="dxa"/>
          </w:tcPr>
          <w:p w14:paraId="2CF24E6F" w14:textId="77777777" w:rsidR="00A8732C" w:rsidRPr="001C643E" w:rsidRDefault="007A3CB9"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rPr>
            </w:pPr>
            <w:proofErr w:type="spellStart"/>
            <w:r w:rsidRPr="001C643E">
              <w:rPr>
                <w:rFonts w:ascii="Arial" w:hAnsi="Arial" w:cs="Arial"/>
                <w:i/>
              </w:rPr>
              <w:t>Lycopersicum</w:t>
            </w:r>
            <w:proofErr w:type="spellEnd"/>
            <w:r w:rsidRPr="001C643E">
              <w:rPr>
                <w:rFonts w:ascii="Arial" w:hAnsi="Arial" w:cs="Arial"/>
                <w:i/>
              </w:rPr>
              <w:t xml:space="preserve"> </w:t>
            </w:r>
            <w:proofErr w:type="spellStart"/>
            <w:r w:rsidRPr="001C643E">
              <w:rPr>
                <w:rFonts w:ascii="Arial" w:hAnsi="Arial" w:cs="Arial"/>
                <w:i/>
              </w:rPr>
              <w:t>esculentum</w:t>
            </w:r>
            <w:proofErr w:type="spellEnd"/>
          </w:p>
        </w:tc>
      </w:tr>
      <w:tr w:rsidR="00A8732C" w:rsidRPr="001C643E" w14:paraId="73BAAB49" w14:textId="77777777" w:rsidTr="007A3C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6" w:type="dxa"/>
          </w:tcPr>
          <w:p w14:paraId="354B63D4" w14:textId="77777777" w:rsidR="00A8732C" w:rsidRPr="001C643E" w:rsidRDefault="007A3CB9" w:rsidP="001C643E">
            <w:pPr>
              <w:spacing w:after="0" w:line="360" w:lineRule="auto"/>
              <w:rPr>
                <w:rFonts w:ascii="Arial" w:hAnsi="Arial" w:cs="Arial"/>
              </w:rPr>
            </w:pPr>
            <w:r w:rsidRPr="001C643E">
              <w:rPr>
                <w:rFonts w:ascii="Arial" w:hAnsi="Arial" w:cs="Arial"/>
              </w:rPr>
              <w:t>Champiñón</w:t>
            </w:r>
          </w:p>
        </w:tc>
        <w:tc>
          <w:tcPr>
            <w:tcW w:w="3125" w:type="dxa"/>
          </w:tcPr>
          <w:p w14:paraId="28417F3A" w14:textId="77777777" w:rsidR="00A8732C" w:rsidRPr="001C643E" w:rsidRDefault="007A3CB9"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1C643E">
              <w:rPr>
                <w:rFonts w:ascii="Arial" w:hAnsi="Arial" w:cs="Arial"/>
                <w:i/>
              </w:rPr>
              <w:t>Agariscus</w:t>
            </w:r>
            <w:proofErr w:type="spellEnd"/>
            <w:r w:rsidRPr="001C643E">
              <w:rPr>
                <w:rFonts w:ascii="Arial" w:hAnsi="Arial" w:cs="Arial"/>
                <w:i/>
              </w:rPr>
              <w:t xml:space="preserve"> </w:t>
            </w:r>
            <w:proofErr w:type="spellStart"/>
            <w:r w:rsidRPr="001C643E">
              <w:rPr>
                <w:rFonts w:ascii="Arial" w:hAnsi="Arial" w:cs="Arial"/>
                <w:i/>
              </w:rPr>
              <w:t>bisporus</w:t>
            </w:r>
            <w:proofErr w:type="spellEnd"/>
          </w:p>
        </w:tc>
      </w:tr>
    </w:tbl>
    <w:p w14:paraId="5B49F9D7" w14:textId="77777777" w:rsidR="00DF251E" w:rsidRPr="001C643E" w:rsidRDefault="00DF251E" w:rsidP="001C643E">
      <w:pPr>
        <w:spacing w:line="360" w:lineRule="auto"/>
        <w:rPr>
          <w:rFonts w:ascii="Arial" w:hAnsi="Arial" w:cs="Arial"/>
        </w:rPr>
      </w:pPr>
    </w:p>
    <w:p w14:paraId="4002A3B8" w14:textId="7AC90BC9" w:rsidR="00582879" w:rsidRPr="001C643E" w:rsidRDefault="00582879" w:rsidP="001C643E">
      <w:pPr>
        <w:spacing w:line="360" w:lineRule="auto"/>
        <w:rPr>
          <w:rFonts w:ascii="Arial" w:hAnsi="Arial" w:cs="Arial"/>
        </w:rPr>
      </w:pPr>
      <w:r w:rsidRPr="001C643E">
        <w:rPr>
          <w:rFonts w:ascii="Arial" w:hAnsi="Arial" w:cs="Arial"/>
        </w:rPr>
        <w:t xml:space="preserve">Algunos aspectos </w:t>
      </w:r>
      <w:r w:rsidR="00976FDC">
        <w:rPr>
          <w:rFonts w:ascii="Arial" w:hAnsi="Arial" w:cs="Arial"/>
        </w:rPr>
        <w:t>para</w:t>
      </w:r>
      <w:r w:rsidR="00976FDC" w:rsidRPr="001C643E">
        <w:rPr>
          <w:rFonts w:ascii="Arial" w:hAnsi="Arial" w:cs="Arial"/>
        </w:rPr>
        <w:t xml:space="preserve"> </w:t>
      </w:r>
      <w:r w:rsidRPr="001C643E">
        <w:rPr>
          <w:rFonts w:ascii="Arial" w:hAnsi="Arial" w:cs="Arial"/>
        </w:rPr>
        <w:t>tener en cuenta en los nombres científicos son:</w:t>
      </w:r>
    </w:p>
    <w:p w14:paraId="404F91ED" w14:textId="731AE5D8" w:rsidR="00B324CE" w:rsidRPr="001C643E" w:rsidRDefault="00582879" w:rsidP="001C643E">
      <w:pPr>
        <w:pStyle w:val="Prrafodelista"/>
        <w:numPr>
          <w:ilvl w:val="0"/>
          <w:numId w:val="20"/>
        </w:numPr>
        <w:spacing w:line="360" w:lineRule="auto"/>
        <w:rPr>
          <w:rFonts w:ascii="Arial" w:hAnsi="Arial" w:cs="Arial"/>
        </w:rPr>
      </w:pPr>
      <w:r w:rsidRPr="001C643E">
        <w:rPr>
          <w:rFonts w:ascii="Arial" w:hAnsi="Arial" w:cs="Arial"/>
        </w:rPr>
        <w:t>L</w:t>
      </w:r>
      <w:r w:rsidR="00DA4C60" w:rsidRPr="001C643E">
        <w:rPr>
          <w:rFonts w:ascii="Arial" w:hAnsi="Arial" w:cs="Arial"/>
        </w:rPr>
        <w:t xml:space="preserve">a primera palabra del nombre se escribe siempre con la </w:t>
      </w:r>
      <w:r w:rsidR="00DA4C60" w:rsidRPr="001C643E">
        <w:rPr>
          <w:rFonts w:ascii="Arial" w:hAnsi="Arial" w:cs="Arial"/>
          <w:b/>
        </w:rPr>
        <w:t>primera letra en mayúscula</w:t>
      </w:r>
      <w:r w:rsidR="00DA4C60" w:rsidRPr="001C643E">
        <w:rPr>
          <w:rFonts w:ascii="Arial" w:hAnsi="Arial" w:cs="Arial"/>
        </w:rPr>
        <w:t xml:space="preserve">, mientras que el segundo término va en minúscula. Ambas palabras deben ir en </w:t>
      </w:r>
      <w:r w:rsidR="00976FDC">
        <w:rPr>
          <w:rFonts w:ascii="Arial" w:hAnsi="Arial" w:cs="Arial"/>
        </w:rPr>
        <w:t xml:space="preserve">letra </w:t>
      </w:r>
      <w:r w:rsidR="00DA4C60" w:rsidRPr="001C643E">
        <w:rPr>
          <w:rFonts w:ascii="Arial" w:hAnsi="Arial" w:cs="Arial"/>
          <w:b/>
        </w:rPr>
        <w:t>cursiva.</w:t>
      </w:r>
    </w:p>
    <w:p w14:paraId="479E00E5" w14:textId="69F08E18" w:rsidR="00582879" w:rsidRPr="001C643E" w:rsidRDefault="00582879" w:rsidP="001C643E">
      <w:pPr>
        <w:pStyle w:val="Prrafodelista"/>
        <w:numPr>
          <w:ilvl w:val="0"/>
          <w:numId w:val="20"/>
        </w:numPr>
        <w:spacing w:line="360" w:lineRule="auto"/>
        <w:rPr>
          <w:rFonts w:ascii="Arial" w:hAnsi="Arial" w:cs="Arial"/>
        </w:rPr>
      </w:pPr>
      <w:r w:rsidRPr="001C643E">
        <w:rPr>
          <w:rFonts w:ascii="Arial" w:hAnsi="Arial" w:cs="Arial"/>
        </w:rPr>
        <w:t xml:space="preserve">El primer término del nombre científico es compartido con otras </w:t>
      </w:r>
      <w:r w:rsidRPr="001C643E">
        <w:rPr>
          <w:rFonts w:ascii="Arial" w:hAnsi="Arial" w:cs="Arial"/>
          <w:b/>
        </w:rPr>
        <w:t>especies pr</w:t>
      </w:r>
      <w:r w:rsidR="00C74FF6" w:rsidRPr="001C643E">
        <w:rPr>
          <w:rFonts w:ascii="Arial" w:hAnsi="Arial" w:cs="Arial"/>
          <w:b/>
        </w:rPr>
        <w:t>óximas</w:t>
      </w:r>
      <w:r w:rsidR="00DF251E" w:rsidRPr="001C643E">
        <w:rPr>
          <w:rFonts w:ascii="Arial" w:hAnsi="Arial" w:cs="Arial"/>
        </w:rPr>
        <w:t>; por ejemplo</w:t>
      </w:r>
      <w:r w:rsidR="00976FDC">
        <w:rPr>
          <w:rFonts w:ascii="Arial" w:hAnsi="Arial" w:cs="Arial"/>
        </w:rPr>
        <w:t>,</w:t>
      </w:r>
      <w:r w:rsidR="00C74FF6" w:rsidRPr="001C643E">
        <w:rPr>
          <w:rFonts w:ascii="Arial" w:hAnsi="Arial" w:cs="Arial"/>
        </w:rPr>
        <w:t xml:space="preserve"> el nombre </w:t>
      </w:r>
      <w:r w:rsidR="00DF251E" w:rsidRPr="001C643E">
        <w:rPr>
          <w:rFonts w:ascii="Arial" w:hAnsi="Arial" w:cs="Arial"/>
          <w:i/>
        </w:rPr>
        <w:t xml:space="preserve">Homo </w:t>
      </w:r>
      <w:proofErr w:type="spellStart"/>
      <w:r w:rsidR="00DF251E" w:rsidRPr="001C643E">
        <w:rPr>
          <w:rFonts w:ascii="Arial" w:hAnsi="Arial" w:cs="Arial"/>
          <w:i/>
        </w:rPr>
        <w:t>erectus</w:t>
      </w:r>
      <w:proofErr w:type="spellEnd"/>
      <w:r w:rsidR="00C74FF6" w:rsidRPr="001C643E">
        <w:rPr>
          <w:rFonts w:ascii="Arial" w:hAnsi="Arial" w:cs="Arial"/>
        </w:rPr>
        <w:t xml:space="preserve"> asignado al </w:t>
      </w:r>
      <w:r w:rsidR="00DF251E" w:rsidRPr="001C643E">
        <w:rPr>
          <w:rFonts w:ascii="Arial" w:hAnsi="Arial" w:cs="Arial"/>
        </w:rPr>
        <w:t xml:space="preserve">hombre primitivo que habitaba en </w:t>
      </w:r>
      <w:r w:rsidR="00C74FF6" w:rsidRPr="001C643E">
        <w:rPr>
          <w:rFonts w:ascii="Arial" w:hAnsi="Arial" w:cs="Arial"/>
        </w:rPr>
        <w:t xml:space="preserve">la isla de </w:t>
      </w:r>
      <w:r w:rsidR="00DF251E" w:rsidRPr="001C643E">
        <w:rPr>
          <w:rFonts w:ascii="Arial" w:hAnsi="Arial" w:cs="Arial"/>
        </w:rPr>
        <w:t>Java</w:t>
      </w:r>
      <w:r w:rsidR="00C74FF6" w:rsidRPr="001C643E">
        <w:rPr>
          <w:rFonts w:ascii="Arial" w:hAnsi="Arial" w:cs="Arial"/>
        </w:rPr>
        <w:t xml:space="preserve"> en Indonesia, comparte el término </w:t>
      </w:r>
      <w:r w:rsidR="00C74FF6" w:rsidRPr="001C643E">
        <w:rPr>
          <w:rFonts w:ascii="Arial" w:hAnsi="Arial" w:cs="Arial"/>
          <w:i/>
        </w:rPr>
        <w:t>Homo</w:t>
      </w:r>
      <w:r w:rsidR="00C74FF6" w:rsidRPr="001C643E">
        <w:rPr>
          <w:rFonts w:ascii="Arial" w:hAnsi="Arial" w:cs="Arial"/>
        </w:rPr>
        <w:t xml:space="preserve"> con </w:t>
      </w:r>
      <w:r w:rsidR="00C74FF6" w:rsidRPr="001C643E">
        <w:rPr>
          <w:rFonts w:ascii="Arial" w:hAnsi="Arial" w:cs="Arial"/>
          <w:i/>
        </w:rPr>
        <w:t>Homo sapiens</w:t>
      </w:r>
      <w:r w:rsidR="00C74FF6" w:rsidRPr="001C643E">
        <w:rPr>
          <w:rFonts w:ascii="Arial" w:hAnsi="Arial" w:cs="Arial"/>
        </w:rPr>
        <w:t>, que es el hombre moderno.</w:t>
      </w:r>
    </w:p>
    <w:p w14:paraId="13953C31" w14:textId="77777777" w:rsidR="00B324CE" w:rsidRPr="001C643E" w:rsidRDefault="00B324CE" w:rsidP="001C643E">
      <w:pPr>
        <w:pStyle w:val="Prrafodelista"/>
        <w:numPr>
          <w:ilvl w:val="0"/>
          <w:numId w:val="20"/>
        </w:numPr>
        <w:spacing w:line="360" w:lineRule="auto"/>
        <w:rPr>
          <w:rFonts w:ascii="Arial" w:hAnsi="Arial" w:cs="Arial"/>
        </w:rPr>
      </w:pPr>
      <w:r w:rsidRPr="001C643E">
        <w:rPr>
          <w:rFonts w:ascii="Arial" w:hAnsi="Arial" w:cs="Arial"/>
        </w:rPr>
        <w:t>Siempre deben usarse los dos términos del nombre, estos permiten identificar claramente la especie.</w:t>
      </w:r>
    </w:p>
    <w:p w14:paraId="5F32E5F6" w14:textId="77777777" w:rsidR="009316FA" w:rsidRPr="001C643E" w:rsidRDefault="009316FA" w:rsidP="001C643E">
      <w:pPr>
        <w:spacing w:line="360" w:lineRule="auto"/>
        <w:rPr>
          <w:rFonts w:ascii="Arial" w:hAnsi="Arial" w:cs="Arial"/>
        </w:rPr>
      </w:pPr>
      <w:r w:rsidRPr="001C643E">
        <w:rPr>
          <w:rFonts w:ascii="Arial" w:hAnsi="Arial" w:cs="Arial"/>
        </w:rPr>
        <w:t xml:space="preserve">Para profundizar en este tema, visita la página web de la Universidad de Cantabria </w:t>
      </w:r>
      <w:hyperlink r:id="rId15" w:history="1">
        <w:r w:rsidRPr="001C643E">
          <w:rPr>
            <w:rStyle w:val="Hipervnculo"/>
            <w:rFonts w:ascii="Arial" w:hAnsi="Arial" w:cs="Arial"/>
          </w:rPr>
          <w:t>[VER]</w:t>
        </w:r>
      </w:hyperlink>
      <w:r w:rsidR="00F71159" w:rsidRPr="001C643E">
        <w:rPr>
          <w:rStyle w:val="Hipervnculo"/>
          <w:rFonts w:ascii="Arial" w:hAnsi="Arial" w:cs="Arial"/>
        </w:rPr>
        <w:t xml:space="preserve"> (http://ocw.unican.es/ciencias-sociales-y-juridicas/biogeografia/materiales/tema-1/1.1.2-la-clasificacion-de-los-seres-vivos-y-su)</w:t>
      </w:r>
      <w:r w:rsidRPr="001C643E">
        <w:rPr>
          <w:rFonts w:ascii="Arial" w:hAnsi="Arial" w:cs="Arial"/>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47"/>
        <w:gridCol w:w="6281"/>
      </w:tblGrid>
      <w:tr w:rsidR="00582879" w:rsidRPr="001C643E" w14:paraId="0C911132" w14:textId="77777777" w:rsidTr="00CE78F0">
        <w:tc>
          <w:tcPr>
            <w:tcW w:w="8828" w:type="dxa"/>
            <w:gridSpan w:val="2"/>
            <w:shd w:val="clear" w:color="auto" w:fill="0D0D0D"/>
          </w:tcPr>
          <w:p w14:paraId="3EACF71E" w14:textId="77777777" w:rsidR="00582879" w:rsidRPr="001C643E" w:rsidRDefault="00582879" w:rsidP="001C643E">
            <w:pPr>
              <w:spacing w:after="0" w:line="360" w:lineRule="auto"/>
              <w:jc w:val="center"/>
              <w:rPr>
                <w:rFonts w:ascii="Arial" w:hAnsi="Arial" w:cs="Arial"/>
                <w:b/>
                <w:color w:val="FFFFFF"/>
                <w:lang w:val="es-MX"/>
              </w:rPr>
            </w:pPr>
            <w:r w:rsidRPr="001C643E">
              <w:rPr>
                <w:rFonts w:ascii="Arial" w:hAnsi="Arial" w:cs="Arial"/>
                <w:b/>
                <w:color w:val="FFFFFF"/>
                <w:lang w:val="es-MX"/>
              </w:rPr>
              <w:t>Imagen (fotografía, gráfica o ilustración)</w:t>
            </w:r>
          </w:p>
        </w:tc>
      </w:tr>
      <w:tr w:rsidR="00582879" w:rsidRPr="001C643E" w14:paraId="1D129F66" w14:textId="77777777" w:rsidTr="00CE78F0">
        <w:tc>
          <w:tcPr>
            <w:tcW w:w="2547" w:type="dxa"/>
            <w:shd w:val="clear" w:color="auto" w:fill="auto"/>
          </w:tcPr>
          <w:p w14:paraId="344D4FBB" w14:textId="77777777" w:rsidR="00582879" w:rsidRPr="001C643E" w:rsidRDefault="00582879"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281" w:type="dxa"/>
            <w:shd w:val="clear" w:color="auto" w:fill="auto"/>
          </w:tcPr>
          <w:p w14:paraId="14F884FD" w14:textId="084B5CDD" w:rsidR="00582879" w:rsidRPr="001C643E" w:rsidRDefault="00582879" w:rsidP="001C643E">
            <w:pPr>
              <w:spacing w:after="0" w:line="360" w:lineRule="auto"/>
              <w:rPr>
                <w:rFonts w:ascii="Arial" w:hAnsi="Arial" w:cs="Arial"/>
                <w:color w:val="000000"/>
                <w:lang w:val="es-MX"/>
              </w:rPr>
            </w:pPr>
            <w:r w:rsidRPr="001C643E">
              <w:rPr>
                <w:rFonts w:ascii="Arial" w:hAnsi="Arial" w:cs="Arial"/>
                <w:color w:val="000000"/>
                <w:lang w:val="es-MX"/>
              </w:rPr>
              <w:t>CN_09_04_CO_IMG</w:t>
            </w:r>
            <w:ins w:id="7" w:author="Miguel" w:date="2016-01-19T11:12:00Z">
              <w:r w:rsidR="00D26852">
                <w:rPr>
                  <w:rFonts w:ascii="Arial" w:hAnsi="Arial" w:cs="Arial"/>
                  <w:color w:val="000000"/>
                  <w:lang w:val="es-MX"/>
                </w:rPr>
                <w:t>0</w:t>
              </w:r>
            </w:ins>
            <w:r w:rsidR="008354BC" w:rsidRPr="001C643E">
              <w:rPr>
                <w:rFonts w:ascii="Arial" w:hAnsi="Arial" w:cs="Arial"/>
                <w:color w:val="000000"/>
                <w:lang w:val="es-MX"/>
              </w:rPr>
              <w:t>7</w:t>
            </w:r>
          </w:p>
        </w:tc>
      </w:tr>
      <w:tr w:rsidR="00582879" w:rsidRPr="001C643E" w14:paraId="4A770073" w14:textId="77777777" w:rsidTr="00CE78F0">
        <w:tc>
          <w:tcPr>
            <w:tcW w:w="2547" w:type="dxa"/>
            <w:shd w:val="clear" w:color="auto" w:fill="auto"/>
          </w:tcPr>
          <w:p w14:paraId="6E79DC73" w14:textId="77777777" w:rsidR="00582879" w:rsidRPr="001C643E" w:rsidRDefault="00582879"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281" w:type="dxa"/>
            <w:shd w:val="clear" w:color="auto" w:fill="auto"/>
          </w:tcPr>
          <w:p w14:paraId="540B2428" w14:textId="475FE1A4" w:rsidR="00582879" w:rsidRPr="001C643E" w:rsidRDefault="004C5040" w:rsidP="001C643E">
            <w:pPr>
              <w:spacing w:after="0" w:line="360" w:lineRule="auto"/>
              <w:rPr>
                <w:rFonts w:ascii="Arial" w:hAnsi="Arial" w:cs="Arial"/>
                <w:color w:val="000000"/>
                <w:lang w:val="es-MX"/>
              </w:rPr>
            </w:pPr>
            <w:r w:rsidRPr="001C643E">
              <w:rPr>
                <w:rFonts w:ascii="Arial" w:hAnsi="Arial" w:cs="Arial"/>
                <w:color w:val="000000"/>
                <w:lang w:val="es-MX"/>
              </w:rPr>
              <w:t>Espec</w:t>
            </w:r>
            <w:r w:rsidR="00407D96" w:rsidRPr="001C643E">
              <w:rPr>
                <w:rFonts w:ascii="Arial" w:hAnsi="Arial" w:cs="Arial"/>
                <w:color w:val="000000"/>
                <w:lang w:val="es-MX"/>
              </w:rPr>
              <w:t>ie de cangrejo</w:t>
            </w:r>
          </w:p>
        </w:tc>
      </w:tr>
      <w:tr w:rsidR="00582879" w:rsidRPr="001C643E" w14:paraId="779621A3" w14:textId="77777777" w:rsidTr="00CE78F0">
        <w:tc>
          <w:tcPr>
            <w:tcW w:w="2547" w:type="dxa"/>
            <w:shd w:val="clear" w:color="auto" w:fill="auto"/>
          </w:tcPr>
          <w:p w14:paraId="52592786" w14:textId="77777777" w:rsidR="00582879" w:rsidRPr="001C643E" w:rsidRDefault="00582879" w:rsidP="001C643E">
            <w:pPr>
              <w:spacing w:after="0" w:line="360" w:lineRule="auto"/>
              <w:rPr>
                <w:rFonts w:ascii="Arial" w:hAnsi="Arial" w:cs="Arial"/>
                <w:color w:val="000000"/>
                <w:lang w:val="es-MX"/>
              </w:rPr>
            </w:pPr>
            <w:r w:rsidRPr="001C643E">
              <w:rPr>
                <w:rFonts w:ascii="Arial" w:hAnsi="Arial" w:cs="Arial"/>
                <w:b/>
                <w:color w:val="000000"/>
                <w:lang w:val="es-MX"/>
              </w:rPr>
              <w:t xml:space="preserve">Código </w:t>
            </w:r>
            <w:proofErr w:type="spellStart"/>
            <w:r w:rsidRPr="001C643E">
              <w:rPr>
                <w:rFonts w:ascii="Arial" w:hAnsi="Arial" w:cs="Arial"/>
                <w:b/>
                <w:color w:val="000000"/>
                <w:lang w:val="es-MX"/>
              </w:rPr>
              <w:t>Shutterstock</w:t>
            </w:r>
            <w:proofErr w:type="spellEnd"/>
            <w:r w:rsidRPr="001C643E">
              <w:rPr>
                <w:rFonts w:ascii="Arial" w:hAnsi="Arial" w:cs="Arial"/>
                <w:b/>
                <w:color w:val="000000"/>
                <w:lang w:val="es-MX"/>
              </w:rPr>
              <w:t xml:space="preserve"> (o URL o la ruta en </w:t>
            </w:r>
            <w:proofErr w:type="spellStart"/>
            <w:r w:rsidRPr="001C643E">
              <w:rPr>
                <w:rFonts w:ascii="Arial" w:hAnsi="Arial" w:cs="Arial"/>
                <w:b/>
                <w:color w:val="000000"/>
                <w:lang w:val="es-MX"/>
              </w:rPr>
              <w:t>AulaPlaneta</w:t>
            </w:r>
            <w:proofErr w:type="spellEnd"/>
            <w:r w:rsidRPr="001C643E">
              <w:rPr>
                <w:rFonts w:ascii="Arial" w:hAnsi="Arial" w:cs="Arial"/>
                <w:b/>
                <w:color w:val="000000"/>
                <w:lang w:val="es-MX"/>
              </w:rPr>
              <w:t>)</w:t>
            </w:r>
          </w:p>
        </w:tc>
        <w:tc>
          <w:tcPr>
            <w:tcW w:w="6281" w:type="dxa"/>
            <w:shd w:val="clear" w:color="auto" w:fill="auto"/>
          </w:tcPr>
          <w:p w14:paraId="414E2129" w14:textId="77777777" w:rsidR="00620BA4" w:rsidRPr="001C643E" w:rsidRDefault="00620BA4" w:rsidP="001C643E">
            <w:pPr>
              <w:spacing w:after="0" w:line="360" w:lineRule="auto"/>
              <w:rPr>
                <w:rFonts w:ascii="Arial" w:hAnsi="Arial" w:cs="Arial"/>
                <w:lang w:val="es-MX"/>
              </w:rPr>
            </w:pPr>
            <w:r w:rsidRPr="001C643E">
              <w:rPr>
                <w:rFonts w:ascii="Arial" w:hAnsi="Arial" w:cs="Arial"/>
                <w:lang w:val="es-MX"/>
              </w:rPr>
              <w:t>Ilustrar lo siguiente:</w:t>
            </w:r>
          </w:p>
          <w:p w14:paraId="6D5B07CB" w14:textId="77777777" w:rsidR="00620BA4" w:rsidRPr="001C643E" w:rsidRDefault="00620BA4" w:rsidP="001C643E">
            <w:pPr>
              <w:spacing w:after="0" w:line="360" w:lineRule="auto"/>
              <w:rPr>
                <w:rFonts w:ascii="Arial" w:hAnsi="Arial" w:cs="Arial"/>
                <w:lang w:val="es-MX"/>
              </w:rPr>
            </w:pPr>
            <w:r w:rsidRPr="001C643E">
              <w:rPr>
                <w:rFonts w:ascii="Arial" w:hAnsi="Arial" w:cs="Arial"/>
                <w:noProof/>
                <w:lang w:val="es-ES" w:eastAsia="es-ES"/>
              </w:rPr>
              <w:drawing>
                <wp:anchor distT="0" distB="0" distL="114300" distR="114300" simplePos="0" relativeHeight="251671552" behindDoc="0" locked="0" layoutInCell="1" allowOverlap="1" wp14:anchorId="3BD63B99" wp14:editId="24B93B71">
                  <wp:simplePos x="0" y="0"/>
                  <wp:positionH relativeFrom="column">
                    <wp:posOffset>1195440</wp:posOffset>
                  </wp:positionH>
                  <wp:positionV relativeFrom="paragraph">
                    <wp:posOffset>66087</wp:posOffset>
                  </wp:positionV>
                  <wp:extent cx="1078097" cy="1457632"/>
                  <wp:effectExtent l="0" t="0" r="8255"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8148" t="7350" r="79437" b="62806"/>
                          <a:stretch/>
                        </pic:blipFill>
                        <pic:spPr bwMode="auto">
                          <a:xfrm>
                            <a:off x="0" y="0"/>
                            <a:ext cx="1085647" cy="146783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46F825" w14:textId="77777777" w:rsidR="00620BA4" w:rsidRPr="001C643E" w:rsidRDefault="00620BA4" w:rsidP="001C643E">
            <w:pPr>
              <w:spacing w:after="0" w:line="360" w:lineRule="auto"/>
              <w:rPr>
                <w:rFonts w:ascii="Arial" w:hAnsi="Arial" w:cs="Arial"/>
                <w:lang w:val="es-MX"/>
              </w:rPr>
            </w:pPr>
          </w:p>
          <w:p w14:paraId="35AA97F5" w14:textId="77777777" w:rsidR="00620BA4" w:rsidRPr="001C643E" w:rsidRDefault="00620BA4" w:rsidP="001C643E">
            <w:pPr>
              <w:spacing w:after="0" w:line="360" w:lineRule="auto"/>
              <w:rPr>
                <w:rFonts w:ascii="Arial" w:hAnsi="Arial" w:cs="Arial"/>
                <w:lang w:val="es-MX"/>
              </w:rPr>
            </w:pPr>
          </w:p>
          <w:p w14:paraId="6C9456C9" w14:textId="77777777" w:rsidR="00620BA4" w:rsidRPr="001C643E" w:rsidRDefault="00620BA4" w:rsidP="001C643E">
            <w:pPr>
              <w:spacing w:after="0" w:line="360" w:lineRule="auto"/>
              <w:rPr>
                <w:rFonts w:ascii="Arial" w:hAnsi="Arial" w:cs="Arial"/>
                <w:lang w:val="es-MX"/>
              </w:rPr>
            </w:pPr>
          </w:p>
          <w:p w14:paraId="11D2537C" w14:textId="77777777" w:rsidR="00620BA4" w:rsidRPr="001C643E" w:rsidRDefault="00620BA4" w:rsidP="001C643E">
            <w:pPr>
              <w:spacing w:after="0" w:line="360" w:lineRule="auto"/>
              <w:rPr>
                <w:rFonts w:ascii="Arial" w:hAnsi="Arial" w:cs="Arial"/>
                <w:lang w:val="es-MX"/>
              </w:rPr>
            </w:pPr>
          </w:p>
          <w:p w14:paraId="4CD97644" w14:textId="77777777" w:rsidR="00620BA4" w:rsidRPr="001C643E" w:rsidRDefault="00620BA4" w:rsidP="001C643E">
            <w:pPr>
              <w:spacing w:after="0" w:line="360" w:lineRule="auto"/>
              <w:rPr>
                <w:rFonts w:ascii="Arial" w:hAnsi="Arial" w:cs="Arial"/>
                <w:lang w:val="es-MX"/>
              </w:rPr>
            </w:pPr>
          </w:p>
          <w:p w14:paraId="4D9AEDB6" w14:textId="77777777" w:rsidR="00620BA4" w:rsidRPr="001C643E" w:rsidRDefault="00620BA4" w:rsidP="001C643E">
            <w:pPr>
              <w:spacing w:after="0" w:line="360" w:lineRule="auto"/>
              <w:rPr>
                <w:rFonts w:ascii="Arial" w:hAnsi="Arial" w:cs="Arial"/>
                <w:lang w:val="es-MX"/>
              </w:rPr>
            </w:pPr>
          </w:p>
          <w:p w14:paraId="4B9E453E" w14:textId="77777777" w:rsidR="00620BA4" w:rsidRPr="001C643E" w:rsidRDefault="00620BA4" w:rsidP="001C643E">
            <w:pPr>
              <w:spacing w:after="0" w:line="360" w:lineRule="auto"/>
              <w:rPr>
                <w:rFonts w:ascii="Arial" w:hAnsi="Arial" w:cs="Arial"/>
                <w:lang w:val="es-MX"/>
              </w:rPr>
            </w:pPr>
          </w:p>
          <w:p w14:paraId="11D34B78" w14:textId="77777777" w:rsidR="00620BA4" w:rsidRPr="001C643E" w:rsidRDefault="00620BA4" w:rsidP="001C643E">
            <w:pPr>
              <w:spacing w:after="0" w:line="360" w:lineRule="auto"/>
              <w:rPr>
                <w:rFonts w:ascii="Arial" w:hAnsi="Arial" w:cs="Arial"/>
                <w:lang w:val="es-MX"/>
              </w:rPr>
            </w:pPr>
          </w:p>
          <w:p w14:paraId="7202FC4E" w14:textId="77777777" w:rsidR="004C5040" w:rsidRPr="001C643E" w:rsidRDefault="00620BA4" w:rsidP="001C643E">
            <w:pPr>
              <w:spacing w:after="0" w:line="360" w:lineRule="auto"/>
              <w:rPr>
                <w:rFonts w:ascii="Arial" w:hAnsi="Arial" w:cs="Arial"/>
                <w:color w:val="000000"/>
                <w:lang w:val="es-MX"/>
              </w:rPr>
            </w:pPr>
            <w:r w:rsidRPr="001C643E">
              <w:rPr>
                <w:rFonts w:ascii="Arial" w:hAnsi="Arial" w:cs="Arial"/>
                <w:lang w:val="es-MX"/>
              </w:rPr>
              <w:t xml:space="preserve">Fuente: </w:t>
            </w:r>
            <w:hyperlink r:id="rId17" w:history="1">
              <w:r w:rsidR="004C5040" w:rsidRPr="001C643E">
                <w:rPr>
                  <w:rStyle w:val="Hipervnculo"/>
                  <w:rFonts w:ascii="Arial" w:hAnsi="Arial" w:cs="Arial"/>
                  <w:lang w:val="es-MX"/>
                </w:rPr>
                <w:t>http://3.bp.blogspot.com/-JD33WEhH6H0/U2GrqJoT1zI/AAAAAAAAAmo/5s0J5__iQlk/s1600/Michaeljacksoni.jpg</w:t>
              </w:r>
            </w:hyperlink>
            <w:r w:rsidR="004C5040" w:rsidRPr="001C643E">
              <w:rPr>
                <w:rFonts w:ascii="Arial" w:hAnsi="Arial" w:cs="Arial"/>
                <w:color w:val="000000"/>
                <w:lang w:val="es-MX"/>
              </w:rPr>
              <w:t xml:space="preserve"> </w:t>
            </w:r>
          </w:p>
        </w:tc>
      </w:tr>
      <w:tr w:rsidR="00582879" w:rsidRPr="001C643E" w14:paraId="1D4FA5C9" w14:textId="77777777" w:rsidTr="00CE78F0">
        <w:tc>
          <w:tcPr>
            <w:tcW w:w="2547" w:type="dxa"/>
            <w:shd w:val="clear" w:color="auto" w:fill="auto"/>
          </w:tcPr>
          <w:p w14:paraId="55955A3B" w14:textId="77777777" w:rsidR="00582879" w:rsidRPr="001C643E" w:rsidRDefault="00582879" w:rsidP="001C643E">
            <w:pPr>
              <w:spacing w:after="0" w:line="360" w:lineRule="auto"/>
              <w:rPr>
                <w:rFonts w:ascii="Arial" w:hAnsi="Arial" w:cs="Arial"/>
                <w:color w:val="000000"/>
                <w:lang w:val="es-MX"/>
              </w:rPr>
            </w:pPr>
            <w:r w:rsidRPr="001C643E">
              <w:rPr>
                <w:rFonts w:ascii="Arial" w:hAnsi="Arial" w:cs="Arial"/>
                <w:b/>
                <w:color w:val="000000"/>
                <w:lang w:val="es-MX"/>
              </w:rPr>
              <w:lastRenderedPageBreak/>
              <w:t>Pie de imagen</w:t>
            </w:r>
          </w:p>
        </w:tc>
        <w:tc>
          <w:tcPr>
            <w:tcW w:w="6281" w:type="dxa"/>
            <w:shd w:val="clear" w:color="auto" w:fill="auto"/>
          </w:tcPr>
          <w:p w14:paraId="4924A15F" w14:textId="2783DB88" w:rsidR="00582879" w:rsidRPr="001C643E" w:rsidRDefault="009316FA" w:rsidP="001C643E">
            <w:pPr>
              <w:spacing w:line="360" w:lineRule="auto"/>
              <w:rPr>
                <w:rFonts w:ascii="Arial" w:hAnsi="Arial" w:cs="Arial"/>
              </w:rPr>
            </w:pPr>
            <w:r w:rsidRPr="009A0496">
              <w:rPr>
                <w:rFonts w:ascii="Arial" w:hAnsi="Arial" w:cs="Arial"/>
              </w:rPr>
              <w:t>Aunque existen normas establecidas para</w:t>
            </w:r>
            <w:r w:rsidR="00677C6B" w:rsidRPr="009A0496">
              <w:rPr>
                <w:rFonts w:ascii="Arial" w:hAnsi="Arial" w:cs="Arial"/>
              </w:rPr>
              <w:t xml:space="preserve"> los </w:t>
            </w:r>
            <w:r w:rsidRPr="009A0496">
              <w:rPr>
                <w:rFonts w:ascii="Arial" w:hAnsi="Arial" w:cs="Arial"/>
              </w:rPr>
              <w:t>nombres científicos</w:t>
            </w:r>
            <w:r w:rsidR="002F548C" w:rsidRPr="008B01BA">
              <w:rPr>
                <w:rFonts w:ascii="Arial" w:hAnsi="Arial" w:cs="Arial"/>
              </w:rPr>
              <w:t>, algunos descubridores aprovechan para hacer un h</w:t>
            </w:r>
            <w:r w:rsidR="002F548C" w:rsidRPr="009A0496">
              <w:rPr>
                <w:rFonts w:ascii="Arial" w:hAnsi="Arial" w:cs="Arial"/>
              </w:rPr>
              <w:t xml:space="preserve">omenaje a una persona o gastar una broma. Así por ejemplo, </w:t>
            </w:r>
            <w:proofErr w:type="spellStart"/>
            <w:r w:rsidR="004C5040" w:rsidRPr="009A0496">
              <w:rPr>
                <w:rFonts w:ascii="Arial" w:hAnsi="Arial" w:cs="Arial"/>
                <w:i/>
              </w:rPr>
              <w:t>Mesoparapylocheles</w:t>
            </w:r>
            <w:proofErr w:type="spellEnd"/>
            <w:r w:rsidR="004C5040" w:rsidRPr="009A0496">
              <w:rPr>
                <w:rFonts w:ascii="Arial" w:hAnsi="Arial" w:cs="Arial"/>
                <w:i/>
              </w:rPr>
              <w:t xml:space="preserve"> </w:t>
            </w:r>
            <w:proofErr w:type="spellStart"/>
            <w:r w:rsidR="004C5040" w:rsidRPr="009A0496">
              <w:rPr>
                <w:rFonts w:ascii="Arial" w:hAnsi="Arial" w:cs="Arial"/>
                <w:i/>
              </w:rPr>
              <w:t>michaeljacsoni</w:t>
            </w:r>
            <w:proofErr w:type="spellEnd"/>
            <w:r w:rsidR="002F548C" w:rsidRPr="009A0496">
              <w:rPr>
                <w:rFonts w:ascii="Arial" w:hAnsi="Arial" w:cs="Arial"/>
              </w:rPr>
              <w:t xml:space="preserve"> es una </w:t>
            </w:r>
            <w:r w:rsidR="004C5040" w:rsidRPr="009A0496">
              <w:rPr>
                <w:rFonts w:ascii="Arial" w:hAnsi="Arial" w:cs="Arial"/>
              </w:rPr>
              <w:t>especie de cangrejo extin</w:t>
            </w:r>
            <w:r w:rsidR="00677C6B" w:rsidRPr="009A0496">
              <w:rPr>
                <w:rFonts w:ascii="Arial" w:hAnsi="Arial" w:cs="Arial"/>
              </w:rPr>
              <w:t>ta</w:t>
            </w:r>
            <w:r w:rsidR="005A4B1D" w:rsidRPr="009A0496">
              <w:rPr>
                <w:rFonts w:ascii="Arial" w:hAnsi="Arial" w:cs="Arial"/>
              </w:rPr>
              <w:t>.</w:t>
            </w:r>
            <w:r w:rsidR="004C5040" w:rsidRPr="009A0496">
              <w:rPr>
                <w:rFonts w:ascii="Arial" w:hAnsi="Arial" w:cs="Arial"/>
              </w:rPr>
              <w:t xml:space="preserve"> </w:t>
            </w:r>
            <w:r w:rsidR="00677C6B" w:rsidRPr="009A0496">
              <w:rPr>
                <w:rFonts w:ascii="Arial" w:hAnsi="Arial" w:cs="Arial"/>
              </w:rPr>
              <w:t>¿Si descubrieras una especie</w:t>
            </w:r>
            <w:r w:rsidR="009A0496">
              <w:rPr>
                <w:rFonts w:ascii="Arial" w:hAnsi="Arial" w:cs="Arial"/>
              </w:rPr>
              <w:t>,</w:t>
            </w:r>
            <w:r w:rsidR="00677C6B" w:rsidRPr="009A0496">
              <w:rPr>
                <w:rFonts w:ascii="Arial" w:hAnsi="Arial" w:cs="Arial"/>
              </w:rPr>
              <w:t xml:space="preserve"> qué nombre le pondrías?</w:t>
            </w:r>
          </w:p>
        </w:tc>
      </w:tr>
    </w:tbl>
    <w:p w14:paraId="1397D58E" w14:textId="77777777" w:rsidR="00DA4C60" w:rsidRPr="001C643E" w:rsidRDefault="00DA4C60" w:rsidP="001C643E">
      <w:pPr>
        <w:spacing w:line="360" w:lineRule="auto"/>
        <w:rPr>
          <w:rFonts w:ascii="Arial" w:hAnsi="Arial" w:cs="Arial"/>
        </w:rPr>
      </w:pPr>
    </w:p>
    <w:p w14:paraId="5AA4EE46" w14:textId="0455CDA6" w:rsidR="00DB7168" w:rsidRPr="001C643E" w:rsidRDefault="00DB7168" w:rsidP="001C643E">
      <w:pPr>
        <w:spacing w:line="360" w:lineRule="auto"/>
        <w:rPr>
          <w:rFonts w:ascii="Arial" w:hAnsi="Arial" w:cs="Arial"/>
        </w:rPr>
      </w:pPr>
      <w:r w:rsidRPr="001C643E">
        <w:rPr>
          <w:rFonts w:ascii="Arial" w:hAnsi="Arial" w:cs="Arial"/>
        </w:rPr>
        <w:t xml:space="preserve">Visita el blog “La ciencia de la vida” y conoce otros nombres científicos curiosos </w:t>
      </w:r>
      <w:hyperlink r:id="rId18" w:history="1">
        <w:r w:rsidRPr="001C643E">
          <w:rPr>
            <w:rStyle w:val="Hipervnculo"/>
            <w:rFonts w:ascii="Arial" w:hAnsi="Arial" w:cs="Arial"/>
          </w:rPr>
          <w:t>[VER]</w:t>
        </w:r>
      </w:hyperlink>
      <w:r w:rsidRPr="001C643E">
        <w:rPr>
          <w:rStyle w:val="Hipervnculo"/>
          <w:rFonts w:ascii="Arial" w:hAnsi="Arial" w:cs="Arial"/>
        </w:rPr>
        <w:t xml:space="preserve"> (http://biogeocarlos.blogspot.com/2014/05/dia-del-orgullo-friki-organismos-con.html).</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3B6BD8" w:rsidRPr="001C643E" w14:paraId="5739A9DA" w14:textId="77777777" w:rsidTr="00AE6F07">
        <w:tc>
          <w:tcPr>
            <w:tcW w:w="8828" w:type="dxa"/>
            <w:gridSpan w:val="2"/>
            <w:shd w:val="clear" w:color="auto" w:fill="000000"/>
          </w:tcPr>
          <w:p w14:paraId="2C65C4BF" w14:textId="77777777" w:rsidR="003B6BD8" w:rsidRPr="001C643E" w:rsidRDefault="003B6BD8" w:rsidP="001C643E">
            <w:pPr>
              <w:spacing w:after="0" w:line="360" w:lineRule="auto"/>
              <w:jc w:val="center"/>
              <w:rPr>
                <w:rFonts w:ascii="Arial" w:hAnsi="Arial" w:cs="Arial"/>
                <w:b/>
                <w:color w:val="FFFFFF"/>
                <w:lang w:val="es-MX"/>
              </w:rPr>
            </w:pPr>
            <w:r w:rsidRPr="001C643E">
              <w:rPr>
                <w:rFonts w:ascii="Arial" w:hAnsi="Arial" w:cs="Arial"/>
                <w:b/>
                <w:color w:val="FFFFFF"/>
                <w:lang w:val="es-MX"/>
              </w:rPr>
              <w:t>Profundiza: recurso nuevo</w:t>
            </w:r>
          </w:p>
        </w:tc>
      </w:tr>
      <w:tr w:rsidR="003B6BD8" w:rsidRPr="001C643E" w14:paraId="0406D49D" w14:textId="77777777" w:rsidTr="00AE6F07">
        <w:tc>
          <w:tcPr>
            <w:tcW w:w="2481" w:type="dxa"/>
            <w:shd w:val="clear" w:color="auto" w:fill="auto"/>
          </w:tcPr>
          <w:p w14:paraId="5A36018F" w14:textId="77777777" w:rsidR="003B6BD8" w:rsidRPr="001C643E" w:rsidRDefault="003B6BD8"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64E6C455" w14:textId="6686BE91" w:rsidR="003B6BD8" w:rsidRPr="001C643E" w:rsidRDefault="003B6BD8" w:rsidP="001C643E">
            <w:pPr>
              <w:spacing w:after="0" w:line="360" w:lineRule="auto"/>
              <w:rPr>
                <w:rFonts w:ascii="Arial" w:hAnsi="Arial" w:cs="Arial"/>
                <w:b/>
                <w:color w:val="000000"/>
                <w:lang w:val="es-MX"/>
              </w:rPr>
            </w:pPr>
            <w:r w:rsidRPr="001C643E">
              <w:rPr>
                <w:rFonts w:ascii="Arial" w:hAnsi="Arial" w:cs="Arial"/>
                <w:color w:val="000000"/>
                <w:lang w:val="es-MX"/>
              </w:rPr>
              <w:t>CN_09_04_CO_REC50</w:t>
            </w:r>
          </w:p>
        </w:tc>
      </w:tr>
      <w:tr w:rsidR="003B6BD8" w:rsidRPr="001C643E" w14:paraId="21B04BF6" w14:textId="77777777" w:rsidTr="00AE6F07">
        <w:tc>
          <w:tcPr>
            <w:tcW w:w="2481" w:type="dxa"/>
            <w:shd w:val="clear" w:color="auto" w:fill="auto"/>
          </w:tcPr>
          <w:p w14:paraId="15173573" w14:textId="77777777" w:rsidR="003B6BD8" w:rsidRPr="001C643E" w:rsidRDefault="003B6BD8"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366A28E9" w14:textId="68154B34" w:rsidR="003B6BD8" w:rsidRPr="001C643E" w:rsidRDefault="003B6BD8" w:rsidP="001C643E">
            <w:pPr>
              <w:spacing w:after="0" w:line="360" w:lineRule="auto"/>
              <w:rPr>
                <w:rFonts w:ascii="Arial" w:hAnsi="Arial" w:cs="Arial"/>
                <w:color w:val="000000"/>
                <w:lang w:val="es-MX"/>
              </w:rPr>
            </w:pPr>
            <w:r w:rsidRPr="001C643E">
              <w:rPr>
                <w:rFonts w:ascii="Arial" w:hAnsi="Arial" w:cs="Arial"/>
                <w:color w:val="000000"/>
                <w:lang w:val="es-MX"/>
              </w:rPr>
              <w:t>La taxonomía</w:t>
            </w:r>
          </w:p>
        </w:tc>
      </w:tr>
      <w:tr w:rsidR="003B6BD8" w:rsidRPr="001C643E" w14:paraId="7D7D6899" w14:textId="77777777" w:rsidTr="003B6BD8">
        <w:trPr>
          <w:trHeight w:val="332"/>
        </w:trPr>
        <w:tc>
          <w:tcPr>
            <w:tcW w:w="2481" w:type="dxa"/>
            <w:shd w:val="clear" w:color="auto" w:fill="auto"/>
          </w:tcPr>
          <w:p w14:paraId="035EE3A1" w14:textId="77777777" w:rsidR="003B6BD8" w:rsidRPr="001C643E" w:rsidRDefault="003B6BD8"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6A4F40FF" w14:textId="79965E3C" w:rsidR="003B6BD8" w:rsidRPr="001C643E" w:rsidRDefault="003B6BD8" w:rsidP="001C643E">
            <w:pPr>
              <w:spacing w:after="0" w:line="360" w:lineRule="auto"/>
              <w:rPr>
                <w:rFonts w:ascii="Arial" w:hAnsi="Arial" w:cs="Arial"/>
                <w:color w:val="000000"/>
                <w:lang w:val="es-MX"/>
              </w:rPr>
            </w:pPr>
            <w:r w:rsidRPr="001C643E">
              <w:rPr>
                <w:rFonts w:ascii="Arial" w:hAnsi="Arial" w:cs="Arial"/>
                <w:color w:val="000000"/>
                <w:lang w:val="es-MX"/>
              </w:rPr>
              <w:t>Interactivo que explica puntos clave de la taxonomía</w:t>
            </w:r>
          </w:p>
        </w:tc>
      </w:tr>
    </w:tbl>
    <w:p w14:paraId="6FAC4A2A" w14:textId="77777777" w:rsidR="00AD220B" w:rsidRPr="001C643E" w:rsidRDefault="00AD220B" w:rsidP="001C643E">
      <w:pPr>
        <w:spacing w:line="360" w:lineRule="auto"/>
        <w:rPr>
          <w:rFonts w:ascii="Arial" w:hAnsi="Arial" w:cs="Arial"/>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3B6BD8" w:rsidRPr="001C643E" w14:paraId="1B79F22D" w14:textId="77777777" w:rsidTr="00AE6F07">
        <w:tc>
          <w:tcPr>
            <w:tcW w:w="8828" w:type="dxa"/>
            <w:gridSpan w:val="2"/>
            <w:shd w:val="clear" w:color="auto" w:fill="000000"/>
          </w:tcPr>
          <w:p w14:paraId="18C011DC" w14:textId="77777777" w:rsidR="003B6BD8" w:rsidRPr="001C643E" w:rsidRDefault="003B6BD8"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3B6BD8" w:rsidRPr="001C643E" w14:paraId="233BEB59" w14:textId="77777777" w:rsidTr="00AE6F07">
        <w:tc>
          <w:tcPr>
            <w:tcW w:w="2481" w:type="dxa"/>
            <w:shd w:val="clear" w:color="auto" w:fill="auto"/>
          </w:tcPr>
          <w:p w14:paraId="304C663D" w14:textId="77777777" w:rsidR="003B6BD8" w:rsidRPr="001C643E" w:rsidRDefault="003B6BD8"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7DFB0D58" w14:textId="31E2D90E" w:rsidR="003B6BD8" w:rsidRPr="001C643E" w:rsidRDefault="003B6BD8" w:rsidP="001C643E">
            <w:pPr>
              <w:spacing w:after="0" w:line="360" w:lineRule="auto"/>
              <w:rPr>
                <w:rFonts w:ascii="Arial" w:hAnsi="Arial" w:cs="Arial"/>
                <w:b/>
                <w:color w:val="000000"/>
                <w:lang w:val="es-MX"/>
              </w:rPr>
            </w:pPr>
            <w:r w:rsidRPr="001C643E">
              <w:rPr>
                <w:rFonts w:ascii="Arial" w:hAnsi="Arial" w:cs="Arial"/>
                <w:color w:val="000000"/>
                <w:lang w:val="es-MX"/>
              </w:rPr>
              <w:t>CN_09_04_CO_REC60</w:t>
            </w:r>
          </w:p>
        </w:tc>
      </w:tr>
      <w:tr w:rsidR="003B6BD8" w:rsidRPr="001C643E" w14:paraId="736C3F56" w14:textId="77777777" w:rsidTr="00AE6F07">
        <w:tc>
          <w:tcPr>
            <w:tcW w:w="2481" w:type="dxa"/>
            <w:shd w:val="clear" w:color="auto" w:fill="auto"/>
          </w:tcPr>
          <w:p w14:paraId="4CC06AE8" w14:textId="77777777" w:rsidR="003B6BD8" w:rsidRPr="001C643E" w:rsidRDefault="003B6BD8"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0CD21B41" w14:textId="3D701229" w:rsidR="003B6BD8" w:rsidRPr="001C643E" w:rsidRDefault="009A0496" w:rsidP="001C643E">
            <w:pPr>
              <w:spacing w:after="0" w:line="360" w:lineRule="auto"/>
              <w:rPr>
                <w:rFonts w:ascii="Arial" w:hAnsi="Arial" w:cs="Arial"/>
                <w:color w:val="000000"/>
                <w:lang w:val="es-MX"/>
              </w:rPr>
            </w:pPr>
            <w:r>
              <w:rPr>
                <w:rFonts w:ascii="Arial" w:hAnsi="Arial" w:cs="Arial"/>
                <w:color w:val="000000"/>
                <w:lang w:val="es-MX"/>
              </w:rPr>
              <w:t>Los f</w:t>
            </w:r>
            <w:r w:rsidRPr="001C643E">
              <w:rPr>
                <w:rFonts w:ascii="Arial" w:hAnsi="Arial" w:cs="Arial"/>
                <w:color w:val="000000"/>
                <w:lang w:val="es-MX"/>
              </w:rPr>
              <w:t xml:space="preserve">undamentos </w:t>
            </w:r>
            <w:r w:rsidR="003B6BD8" w:rsidRPr="001C643E">
              <w:rPr>
                <w:rFonts w:ascii="Arial" w:hAnsi="Arial" w:cs="Arial"/>
                <w:color w:val="000000"/>
                <w:lang w:val="es-MX"/>
              </w:rPr>
              <w:t>de la taxonomía</w:t>
            </w:r>
          </w:p>
        </w:tc>
      </w:tr>
      <w:tr w:rsidR="003B6BD8" w:rsidRPr="001C643E" w14:paraId="6F565205" w14:textId="77777777" w:rsidTr="00AE6F07">
        <w:tc>
          <w:tcPr>
            <w:tcW w:w="2481" w:type="dxa"/>
            <w:shd w:val="clear" w:color="auto" w:fill="auto"/>
          </w:tcPr>
          <w:p w14:paraId="1AC6C553" w14:textId="77777777" w:rsidR="003B6BD8" w:rsidRPr="001C643E" w:rsidRDefault="003B6BD8"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568CB706" w14:textId="22966743" w:rsidR="003B6BD8" w:rsidRPr="001C643E" w:rsidRDefault="003B6BD8" w:rsidP="001C643E">
            <w:pPr>
              <w:spacing w:after="0" w:line="360" w:lineRule="auto"/>
              <w:rPr>
                <w:rFonts w:ascii="Arial" w:hAnsi="Arial" w:cs="Arial"/>
                <w:color w:val="000000"/>
                <w:lang w:val="es-MX"/>
              </w:rPr>
            </w:pPr>
            <w:r w:rsidRPr="001C643E">
              <w:rPr>
                <w:rFonts w:ascii="Arial" w:hAnsi="Arial" w:cs="Arial"/>
              </w:rPr>
              <w:t>Actividad que repasa aspectos básicos de la taxonomía</w:t>
            </w:r>
          </w:p>
        </w:tc>
      </w:tr>
    </w:tbl>
    <w:p w14:paraId="11EB377D" w14:textId="77777777" w:rsidR="00330107" w:rsidRPr="001C643E" w:rsidRDefault="00330107" w:rsidP="001C643E">
      <w:pPr>
        <w:spacing w:line="360" w:lineRule="auto"/>
        <w:rPr>
          <w:rFonts w:ascii="Arial" w:hAnsi="Arial" w:cs="Arial"/>
        </w:rPr>
      </w:pPr>
    </w:p>
    <w:p w14:paraId="07BC647F" w14:textId="19DBADAF" w:rsidR="00330107" w:rsidRPr="001C643E" w:rsidRDefault="00FE0833" w:rsidP="001C643E">
      <w:pPr>
        <w:tabs>
          <w:tab w:val="right" w:pos="8498"/>
        </w:tabs>
        <w:spacing w:line="360" w:lineRule="auto"/>
        <w:rPr>
          <w:rFonts w:ascii="Arial" w:hAnsi="Arial" w:cs="Arial"/>
          <w:b/>
        </w:rPr>
      </w:pPr>
      <w:r w:rsidRPr="001C643E">
        <w:rPr>
          <w:rFonts w:ascii="Arial" w:hAnsi="Arial" w:cs="Arial"/>
          <w:highlight w:val="yellow"/>
        </w:rPr>
        <w:t>[SECCIÓN 2</w:t>
      </w:r>
      <w:r w:rsidR="00330107" w:rsidRPr="001C643E">
        <w:rPr>
          <w:rFonts w:ascii="Arial" w:hAnsi="Arial" w:cs="Arial"/>
          <w:highlight w:val="yellow"/>
        </w:rPr>
        <w:t>]</w:t>
      </w:r>
      <w:r w:rsidRPr="001C643E">
        <w:rPr>
          <w:rFonts w:ascii="Arial" w:hAnsi="Arial" w:cs="Arial"/>
          <w:b/>
        </w:rPr>
        <w:t>2.2</w:t>
      </w:r>
      <w:r w:rsidR="00E914FB" w:rsidRPr="001C643E">
        <w:rPr>
          <w:rFonts w:ascii="Arial" w:hAnsi="Arial" w:cs="Arial"/>
          <w:b/>
        </w:rPr>
        <w:t xml:space="preserve"> Las categorías taxonómicas</w:t>
      </w:r>
    </w:p>
    <w:p w14:paraId="61680472" w14:textId="77777777" w:rsidR="00CB5895" w:rsidRPr="001C643E" w:rsidRDefault="00CB5895" w:rsidP="001C643E">
      <w:pPr>
        <w:tabs>
          <w:tab w:val="right" w:pos="8498"/>
        </w:tabs>
        <w:spacing w:line="360" w:lineRule="auto"/>
        <w:rPr>
          <w:rFonts w:ascii="Arial" w:hAnsi="Arial" w:cs="Arial"/>
        </w:rPr>
      </w:pPr>
      <w:r w:rsidRPr="001C643E">
        <w:rPr>
          <w:rFonts w:ascii="Arial" w:hAnsi="Arial" w:cs="Arial"/>
        </w:rPr>
        <w:lastRenderedPageBreak/>
        <w:t xml:space="preserve">La taxonomía de los seres vivos es un </w:t>
      </w:r>
      <w:r w:rsidRPr="001C643E">
        <w:rPr>
          <w:rFonts w:ascii="Arial" w:hAnsi="Arial" w:cs="Arial"/>
          <w:b/>
        </w:rPr>
        <w:t>sistema jerárquico</w:t>
      </w:r>
      <w:r w:rsidRPr="001C643E">
        <w:rPr>
          <w:rFonts w:ascii="Arial" w:hAnsi="Arial" w:cs="Arial"/>
        </w:rPr>
        <w:t>, es decir, consiste en grupos dentro de otros grupos.</w:t>
      </w:r>
      <w:r w:rsidR="002452EF" w:rsidRPr="001C643E">
        <w:rPr>
          <w:rFonts w:ascii="Arial" w:hAnsi="Arial" w:cs="Arial"/>
        </w:rPr>
        <w:t xml:space="preserve"> </w:t>
      </w:r>
      <w:r w:rsidRPr="001C643E">
        <w:rPr>
          <w:rFonts w:ascii="Arial" w:hAnsi="Arial" w:cs="Arial"/>
        </w:rPr>
        <w:t xml:space="preserve">En este tipo de organización, cada grupo se denomina </w:t>
      </w:r>
      <w:r w:rsidRPr="001C643E">
        <w:rPr>
          <w:rFonts w:ascii="Arial" w:hAnsi="Arial" w:cs="Arial"/>
          <w:b/>
        </w:rPr>
        <w:t>taxón</w:t>
      </w:r>
      <w:r w:rsidRPr="001C643E">
        <w:rPr>
          <w:rFonts w:ascii="Arial" w:hAnsi="Arial" w:cs="Arial"/>
        </w:rPr>
        <w:t xml:space="preserve"> y se encuentra en un nivel específico llamado </w:t>
      </w:r>
      <w:r w:rsidRPr="001C643E">
        <w:rPr>
          <w:rFonts w:ascii="Arial" w:hAnsi="Arial" w:cs="Arial"/>
          <w:b/>
        </w:rPr>
        <w:t>categoría</w:t>
      </w:r>
      <w:r w:rsidRPr="001C643E">
        <w:rPr>
          <w:rFonts w:ascii="Arial" w:hAnsi="Arial" w:cs="Arial"/>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47"/>
        <w:gridCol w:w="6281"/>
      </w:tblGrid>
      <w:tr w:rsidR="001103F1" w:rsidRPr="001C643E" w14:paraId="2C371670" w14:textId="77777777" w:rsidTr="00B961C9">
        <w:tc>
          <w:tcPr>
            <w:tcW w:w="8828" w:type="dxa"/>
            <w:gridSpan w:val="2"/>
            <w:shd w:val="clear" w:color="auto" w:fill="0D0D0D"/>
          </w:tcPr>
          <w:p w14:paraId="6E7F7EF9" w14:textId="77777777" w:rsidR="001103F1" w:rsidRPr="001C643E" w:rsidRDefault="001103F1" w:rsidP="001C643E">
            <w:pPr>
              <w:spacing w:after="0" w:line="360" w:lineRule="auto"/>
              <w:jc w:val="center"/>
              <w:rPr>
                <w:rFonts w:ascii="Arial" w:hAnsi="Arial" w:cs="Arial"/>
                <w:b/>
                <w:color w:val="FFFFFF"/>
                <w:lang w:val="es-MX"/>
              </w:rPr>
            </w:pPr>
            <w:r w:rsidRPr="001C643E">
              <w:rPr>
                <w:rFonts w:ascii="Arial" w:hAnsi="Arial" w:cs="Arial"/>
                <w:b/>
                <w:color w:val="FFFFFF"/>
                <w:lang w:val="es-MX"/>
              </w:rPr>
              <w:t>Imagen (fotografía, gráfica o ilustración)</w:t>
            </w:r>
          </w:p>
        </w:tc>
      </w:tr>
      <w:tr w:rsidR="001103F1" w:rsidRPr="001C643E" w14:paraId="4C5AC44B" w14:textId="77777777" w:rsidTr="00B961C9">
        <w:tc>
          <w:tcPr>
            <w:tcW w:w="2547" w:type="dxa"/>
            <w:shd w:val="clear" w:color="auto" w:fill="auto"/>
          </w:tcPr>
          <w:p w14:paraId="58648374" w14:textId="77777777" w:rsidR="001103F1" w:rsidRPr="001C643E" w:rsidRDefault="001103F1"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281" w:type="dxa"/>
            <w:shd w:val="clear" w:color="auto" w:fill="auto"/>
          </w:tcPr>
          <w:p w14:paraId="2313DEE5" w14:textId="4E3630B9" w:rsidR="001103F1" w:rsidRPr="001C643E" w:rsidRDefault="001103F1" w:rsidP="001C643E">
            <w:pPr>
              <w:spacing w:after="0" w:line="360" w:lineRule="auto"/>
              <w:rPr>
                <w:rFonts w:ascii="Arial" w:hAnsi="Arial" w:cs="Arial"/>
                <w:color w:val="000000"/>
                <w:lang w:val="es-MX"/>
              </w:rPr>
            </w:pPr>
            <w:r w:rsidRPr="001C643E">
              <w:rPr>
                <w:rFonts w:ascii="Arial" w:hAnsi="Arial" w:cs="Arial"/>
                <w:color w:val="000000"/>
                <w:lang w:val="es-MX"/>
              </w:rPr>
              <w:t>CN_09_04_CO_IMG</w:t>
            </w:r>
            <w:ins w:id="8" w:author="Miguel" w:date="2016-01-19T11:12:00Z">
              <w:r w:rsidR="00D26852">
                <w:rPr>
                  <w:rFonts w:ascii="Arial" w:hAnsi="Arial" w:cs="Arial"/>
                  <w:color w:val="000000"/>
                  <w:lang w:val="es-MX"/>
                </w:rPr>
                <w:t>0</w:t>
              </w:r>
            </w:ins>
            <w:r w:rsidR="008354BC" w:rsidRPr="001C643E">
              <w:rPr>
                <w:rFonts w:ascii="Arial" w:hAnsi="Arial" w:cs="Arial"/>
                <w:color w:val="000000"/>
                <w:lang w:val="es-MX"/>
              </w:rPr>
              <w:t>8</w:t>
            </w:r>
          </w:p>
        </w:tc>
      </w:tr>
      <w:tr w:rsidR="001103F1" w:rsidRPr="001C643E" w14:paraId="402C4E49" w14:textId="77777777" w:rsidTr="00B961C9">
        <w:tc>
          <w:tcPr>
            <w:tcW w:w="2547" w:type="dxa"/>
            <w:shd w:val="clear" w:color="auto" w:fill="auto"/>
          </w:tcPr>
          <w:p w14:paraId="51294790" w14:textId="77777777" w:rsidR="001103F1" w:rsidRPr="001C643E" w:rsidRDefault="001103F1"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281" w:type="dxa"/>
            <w:shd w:val="clear" w:color="auto" w:fill="auto"/>
          </w:tcPr>
          <w:p w14:paraId="37AB42BE" w14:textId="68C2B45A" w:rsidR="001103F1" w:rsidRPr="001C643E" w:rsidRDefault="009A0496" w:rsidP="001C643E">
            <w:pPr>
              <w:spacing w:after="0" w:line="360" w:lineRule="auto"/>
              <w:rPr>
                <w:rFonts w:ascii="Arial" w:hAnsi="Arial" w:cs="Arial"/>
                <w:color w:val="000000"/>
                <w:lang w:val="es-MX"/>
              </w:rPr>
            </w:pPr>
            <w:r>
              <w:rPr>
                <w:rFonts w:ascii="Arial" w:hAnsi="Arial" w:cs="Arial"/>
                <w:color w:val="000000"/>
                <w:lang w:val="es-MX"/>
              </w:rPr>
              <w:t>Las j</w:t>
            </w:r>
            <w:r w:rsidRPr="001C643E">
              <w:rPr>
                <w:rFonts w:ascii="Arial" w:hAnsi="Arial" w:cs="Arial"/>
                <w:color w:val="000000"/>
                <w:lang w:val="es-MX"/>
              </w:rPr>
              <w:t xml:space="preserve">erarquías </w:t>
            </w:r>
            <w:r w:rsidR="00407D96" w:rsidRPr="001C643E">
              <w:rPr>
                <w:rFonts w:ascii="Arial" w:hAnsi="Arial" w:cs="Arial"/>
                <w:color w:val="000000"/>
                <w:lang w:val="es-MX"/>
              </w:rPr>
              <w:t>de</w:t>
            </w:r>
            <w:r w:rsidR="00C41E05" w:rsidRPr="001C643E">
              <w:rPr>
                <w:rFonts w:ascii="Arial" w:hAnsi="Arial" w:cs="Arial"/>
                <w:color w:val="000000"/>
                <w:lang w:val="es-MX"/>
              </w:rPr>
              <w:t xml:space="preserve"> clasificación biológica</w:t>
            </w:r>
          </w:p>
        </w:tc>
      </w:tr>
      <w:tr w:rsidR="001103F1" w:rsidRPr="001C643E" w14:paraId="7F1FBDA8" w14:textId="77777777" w:rsidTr="00B961C9">
        <w:tc>
          <w:tcPr>
            <w:tcW w:w="2547" w:type="dxa"/>
            <w:shd w:val="clear" w:color="auto" w:fill="auto"/>
          </w:tcPr>
          <w:p w14:paraId="7EC4297F" w14:textId="77777777" w:rsidR="001103F1" w:rsidRPr="001C643E" w:rsidRDefault="001103F1" w:rsidP="001C643E">
            <w:pPr>
              <w:spacing w:after="0" w:line="360" w:lineRule="auto"/>
              <w:rPr>
                <w:rFonts w:ascii="Arial" w:hAnsi="Arial" w:cs="Arial"/>
                <w:color w:val="000000"/>
                <w:lang w:val="es-MX"/>
              </w:rPr>
            </w:pPr>
            <w:r w:rsidRPr="001C643E">
              <w:rPr>
                <w:rFonts w:ascii="Arial" w:hAnsi="Arial" w:cs="Arial"/>
                <w:b/>
                <w:color w:val="000000"/>
                <w:lang w:val="es-MX"/>
              </w:rPr>
              <w:t xml:space="preserve">Código </w:t>
            </w:r>
            <w:proofErr w:type="spellStart"/>
            <w:r w:rsidRPr="001C643E">
              <w:rPr>
                <w:rFonts w:ascii="Arial" w:hAnsi="Arial" w:cs="Arial"/>
                <w:b/>
                <w:color w:val="000000"/>
                <w:lang w:val="es-MX"/>
              </w:rPr>
              <w:t>Shutterstock</w:t>
            </w:r>
            <w:proofErr w:type="spellEnd"/>
            <w:r w:rsidRPr="001C643E">
              <w:rPr>
                <w:rFonts w:ascii="Arial" w:hAnsi="Arial" w:cs="Arial"/>
                <w:b/>
                <w:color w:val="000000"/>
                <w:lang w:val="es-MX"/>
              </w:rPr>
              <w:t xml:space="preserve"> (o URL o la ruta en </w:t>
            </w:r>
            <w:proofErr w:type="spellStart"/>
            <w:r w:rsidRPr="001C643E">
              <w:rPr>
                <w:rFonts w:ascii="Arial" w:hAnsi="Arial" w:cs="Arial"/>
                <w:b/>
                <w:color w:val="000000"/>
                <w:lang w:val="es-MX"/>
              </w:rPr>
              <w:t>AulaPlaneta</w:t>
            </w:r>
            <w:proofErr w:type="spellEnd"/>
            <w:r w:rsidRPr="001C643E">
              <w:rPr>
                <w:rFonts w:ascii="Arial" w:hAnsi="Arial" w:cs="Arial"/>
                <w:b/>
                <w:color w:val="000000"/>
                <w:lang w:val="es-MX"/>
              </w:rPr>
              <w:t>)</w:t>
            </w:r>
          </w:p>
        </w:tc>
        <w:tc>
          <w:tcPr>
            <w:tcW w:w="6281" w:type="dxa"/>
            <w:shd w:val="clear" w:color="auto" w:fill="auto"/>
          </w:tcPr>
          <w:p w14:paraId="4678EB51" w14:textId="77777777" w:rsidR="001103F1" w:rsidRPr="001C643E" w:rsidRDefault="00C41E05" w:rsidP="001C643E">
            <w:pPr>
              <w:spacing w:after="0" w:line="360" w:lineRule="auto"/>
              <w:rPr>
                <w:rFonts w:ascii="Arial" w:hAnsi="Arial" w:cs="Arial"/>
                <w:color w:val="000000"/>
                <w:lang w:val="es-MX"/>
              </w:rPr>
            </w:pPr>
            <w:r w:rsidRPr="001C643E">
              <w:rPr>
                <w:rFonts w:ascii="Arial" w:hAnsi="Arial" w:cs="Arial"/>
                <w:color w:val="000000"/>
                <w:lang w:val="es-MX"/>
              </w:rPr>
              <w:t xml:space="preserve">Ilustrar un esquema </w:t>
            </w:r>
            <w:r w:rsidR="00F1615F" w:rsidRPr="001C643E">
              <w:rPr>
                <w:rFonts w:ascii="Arial" w:hAnsi="Arial" w:cs="Arial"/>
                <w:color w:val="000000"/>
                <w:lang w:val="es-MX"/>
              </w:rPr>
              <w:t>como el siguiente</w:t>
            </w:r>
            <w:r w:rsidRPr="001C643E">
              <w:rPr>
                <w:rFonts w:ascii="Arial" w:hAnsi="Arial" w:cs="Arial"/>
                <w:color w:val="000000"/>
                <w:lang w:val="es-MX"/>
              </w:rPr>
              <w:t>:</w:t>
            </w:r>
          </w:p>
          <w:p w14:paraId="27E857C5" w14:textId="77777777" w:rsidR="00C41E05" w:rsidRPr="001C643E" w:rsidRDefault="00CB47B1" w:rsidP="001C643E">
            <w:pPr>
              <w:spacing w:after="0" w:line="360" w:lineRule="auto"/>
              <w:rPr>
                <w:rFonts w:ascii="Arial" w:hAnsi="Arial" w:cs="Arial"/>
                <w:color w:val="000000"/>
                <w:lang w:val="es-MX"/>
              </w:rPr>
            </w:pPr>
            <w:r w:rsidRPr="001C643E">
              <w:rPr>
                <w:rFonts w:ascii="Arial" w:hAnsi="Arial" w:cs="Arial"/>
                <w:noProof/>
                <w:lang w:val="es-ES" w:eastAsia="es-ES"/>
              </w:rPr>
              <w:drawing>
                <wp:anchor distT="0" distB="0" distL="114300" distR="114300" simplePos="0" relativeHeight="251656192" behindDoc="0" locked="0" layoutInCell="1" allowOverlap="1" wp14:anchorId="712A363D" wp14:editId="7B6FBA58">
                  <wp:simplePos x="0" y="0"/>
                  <wp:positionH relativeFrom="column">
                    <wp:posOffset>164465</wp:posOffset>
                  </wp:positionH>
                  <wp:positionV relativeFrom="paragraph">
                    <wp:posOffset>76200</wp:posOffset>
                  </wp:positionV>
                  <wp:extent cx="3267075" cy="1714240"/>
                  <wp:effectExtent l="0" t="0" r="0" b="63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9419" t="36123" r="45689" b="40655"/>
                          <a:stretch/>
                        </pic:blipFill>
                        <pic:spPr bwMode="auto">
                          <a:xfrm>
                            <a:off x="0" y="0"/>
                            <a:ext cx="3267075" cy="1714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7BF623" w14:textId="77777777" w:rsidR="00C41E05" w:rsidRPr="001C643E" w:rsidRDefault="00C41E05" w:rsidP="001C643E">
            <w:pPr>
              <w:spacing w:after="0" w:line="360" w:lineRule="auto"/>
              <w:rPr>
                <w:rFonts w:ascii="Arial" w:hAnsi="Arial" w:cs="Arial"/>
                <w:color w:val="000000"/>
                <w:lang w:val="es-MX"/>
              </w:rPr>
            </w:pPr>
          </w:p>
          <w:p w14:paraId="099E60D4" w14:textId="77777777" w:rsidR="00C41E05" w:rsidRPr="001C643E" w:rsidRDefault="00C41E05" w:rsidP="001C643E">
            <w:pPr>
              <w:spacing w:after="0" w:line="360" w:lineRule="auto"/>
              <w:rPr>
                <w:rFonts w:ascii="Arial" w:hAnsi="Arial" w:cs="Arial"/>
                <w:color w:val="000000"/>
                <w:lang w:val="es-MX"/>
              </w:rPr>
            </w:pPr>
          </w:p>
          <w:p w14:paraId="1BF55CC4" w14:textId="77777777" w:rsidR="00C41E05" w:rsidRPr="001C643E" w:rsidRDefault="00C41E05" w:rsidP="001C643E">
            <w:pPr>
              <w:spacing w:after="0" w:line="360" w:lineRule="auto"/>
              <w:rPr>
                <w:rFonts w:ascii="Arial" w:hAnsi="Arial" w:cs="Arial"/>
                <w:color w:val="000000"/>
                <w:lang w:val="es-MX"/>
              </w:rPr>
            </w:pPr>
          </w:p>
          <w:p w14:paraId="2EF48413" w14:textId="77777777" w:rsidR="00C41E05" w:rsidRPr="001C643E" w:rsidRDefault="00C41E05" w:rsidP="001C643E">
            <w:pPr>
              <w:spacing w:after="0" w:line="360" w:lineRule="auto"/>
              <w:rPr>
                <w:rFonts w:ascii="Arial" w:hAnsi="Arial" w:cs="Arial"/>
                <w:color w:val="000000"/>
                <w:lang w:val="es-MX"/>
              </w:rPr>
            </w:pPr>
          </w:p>
          <w:p w14:paraId="757BA192" w14:textId="77777777" w:rsidR="00C41E05" w:rsidRPr="001C643E" w:rsidRDefault="00C41E05" w:rsidP="001C643E">
            <w:pPr>
              <w:spacing w:after="0" w:line="360" w:lineRule="auto"/>
              <w:rPr>
                <w:rFonts w:ascii="Arial" w:hAnsi="Arial" w:cs="Arial"/>
                <w:color w:val="000000"/>
                <w:lang w:val="es-MX"/>
              </w:rPr>
            </w:pPr>
          </w:p>
          <w:p w14:paraId="22F2419F" w14:textId="77777777" w:rsidR="00C41E05" w:rsidRPr="001C643E" w:rsidRDefault="00C41E05" w:rsidP="001C643E">
            <w:pPr>
              <w:spacing w:after="0" w:line="360" w:lineRule="auto"/>
              <w:rPr>
                <w:rFonts w:ascii="Arial" w:hAnsi="Arial" w:cs="Arial"/>
                <w:color w:val="000000"/>
                <w:lang w:val="es-MX"/>
              </w:rPr>
            </w:pPr>
          </w:p>
          <w:p w14:paraId="42CC33AC" w14:textId="77777777" w:rsidR="00C41E05" w:rsidRPr="001C643E" w:rsidRDefault="00C41E05" w:rsidP="001C643E">
            <w:pPr>
              <w:spacing w:after="0" w:line="360" w:lineRule="auto"/>
              <w:rPr>
                <w:rFonts w:ascii="Arial" w:hAnsi="Arial" w:cs="Arial"/>
                <w:color w:val="000000"/>
                <w:lang w:val="es-MX"/>
              </w:rPr>
            </w:pPr>
          </w:p>
          <w:p w14:paraId="2EE72F31" w14:textId="77777777" w:rsidR="00E870F7" w:rsidRPr="001C643E" w:rsidRDefault="00E870F7" w:rsidP="001C643E">
            <w:pPr>
              <w:spacing w:after="0" w:line="360" w:lineRule="auto"/>
              <w:rPr>
                <w:rFonts w:ascii="Arial" w:hAnsi="Arial" w:cs="Arial"/>
                <w:color w:val="000000"/>
                <w:lang w:val="es-MX"/>
              </w:rPr>
            </w:pPr>
          </w:p>
          <w:p w14:paraId="760A3F3E" w14:textId="77777777" w:rsidR="00E870F7" w:rsidRPr="001C643E" w:rsidRDefault="00E870F7" w:rsidP="001C643E">
            <w:pPr>
              <w:spacing w:after="0" w:line="360" w:lineRule="auto"/>
              <w:rPr>
                <w:rFonts w:ascii="Arial" w:hAnsi="Arial" w:cs="Arial"/>
                <w:color w:val="000000"/>
                <w:lang w:val="es-MX"/>
              </w:rPr>
            </w:pPr>
          </w:p>
          <w:p w14:paraId="02292291" w14:textId="77777777" w:rsidR="00C41E05" w:rsidRPr="001C643E" w:rsidRDefault="00C41E05" w:rsidP="001C643E">
            <w:pPr>
              <w:spacing w:after="0" w:line="360" w:lineRule="auto"/>
              <w:rPr>
                <w:rFonts w:ascii="Arial" w:hAnsi="Arial" w:cs="Arial"/>
                <w:color w:val="000000"/>
                <w:lang w:val="es-MX"/>
              </w:rPr>
            </w:pPr>
          </w:p>
        </w:tc>
      </w:tr>
      <w:tr w:rsidR="001103F1" w:rsidRPr="001C643E" w14:paraId="7FF2E612" w14:textId="77777777" w:rsidTr="00B961C9">
        <w:tc>
          <w:tcPr>
            <w:tcW w:w="2547" w:type="dxa"/>
            <w:shd w:val="clear" w:color="auto" w:fill="auto"/>
          </w:tcPr>
          <w:p w14:paraId="7FBBE3F2" w14:textId="77777777" w:rsidR="001103F1" w:rsidRPr="001C643E" w:rsidRDefault="001103F1" w:rsidP="001C643E">
            <w:pPr>
              <w:spacing w:after="0" w:line="360" w:lineRule="auto"/>
              <w:rPr>
                <w:rFonts w:ascii="Arial" w:hAnsi="Arial" w:cs="Arial"/>
                <w:color w:val="000000"/>
                <w:lang w:val="es-MX"/>
              </w:rPr>
            </w:pPr>
            <w:r w:rsidRPr="001C643E">
              <w:rPr>
                <w:rFonts w:ascii="Arial" w:hAnsi="Arial" w:cs="Arial"/>
                <w:b/>
                <w:color w:val="000000"/>
                <w:lang w:val="es-MX"/>
              </w:rPr>
              <w:t>Pie de imagen</w:t>
            </w:r>
          </w:p>
        </w:tc>
        <w:tc>
          <w:tcPr>
            <w:tcW w:w="6281" w:type="dxa"/>
            <w:shd w:val="clear" w:color="auto" w:fill="auto"/>
          </w:tcPr>
          <w:p w14:paraId="28091838" w14:textId="108DDDD4" w:rsidR="002452EF" w:rsidRPr="001C643E" w:rsidRDefault="002452EF" w:rsidP="001C643E">
            <w:pPr>
              <w:spacing w:line="360" w:lineRule="auto"/>
              <w:rPr>
                <w:rFonts w:ascii="Arial" w:hAnsi="Arial" w:cs="Arial"/>
                <w:color w:val="000000"/>
                <w:lang w:val="es-MX"/>
              </w:rPr>
            </w:pPr>
            <w:r w:rsidRPr="001C643E">
              <w:rPr>
                <w:rFonts w:ascii="Arial" w:hAnsi="Arial" w:cs="Arial"/>
                <w:color w:val="000000"/>
                <w:lang w:val="es-MX"/>
              </w:rPr>
              <w:t>E</w:t>
            </w:r>
            <w:r w:rsidR="00E870F7" w:rsidRPr="001C643E">
              <w:rPr>
                <w:rFonts w:ascii="Arial" w:hAnsi="Arial" w:cs="Arial"/>
                <w:color w:val="000000"/>
                <w:lang w:val="es-MX"/>
              </w:rPr>
              <w:t>n el</w:t>
            </w:r>
            <w:r w:rsidRPr="001C643E">
              <w:rPr>
                <w:rFonts w:ascii="Arial" w:hAnsi="Arial" w:cs="Arial"/>
                <w:color w:val="000000"/>
                <w:lang w:val="es-MX"/>
              </w:rPr>
              <w:t xml:space="preserve"> </w:t>
            </w:r>
            <w:r w:rsidRPr="001C643E">
              <w:rPr>
                <w:rFonts w:ascii="Arial" w:hAnsi="Arial" w:cs="Arial"/>
                <w:b/>
                <w:color w:val="000000"/>
                <w:lang w:val="es-MX"/>
              </w:rPr>
              <w:t>sistema jerárquico</w:t>
            </w:r>
            <w:r w:rsidRPr="001C643E">
              <w:rPr>
                <w:rFonts w:ascii="Arial" w:hAnsi="Arial" w:cs="Arial"/>
                <w:color w:val="000000"/>
                <w:lang w:val="es-MX"/>
              </w:rPr>
              <w:t xml:space="preserve"> de </w:t>
            </w:r>
            <w:r w:rsidR="00E870F7" w:rsidRPr="001C643E">
              <w:rPr>
                <w:rFonts w:ascii="Arial" w:hAnsi="Arial" w:cs="Arial"/>
                <w:color w:val="000000"/>
                <w:lang w:val="es-MX"/>
              </w:rPr>
              <w:t xml:space="preserve">la </w:t>
            </w:r>
            <w:r w:rsidRPr="001C643E">
              <w:rPr>
                <w:rFonts w:ascii="Arial" w:hAnsi="Arial" w:cs="Arial"/>
                <w:color w:val="000000"/>
                <w:lang w:val="es-MX"/>
              </w:rPr>
              <w:t xml:space="preserve">clasificación biológica, </w:t>
            </w:r>
            <w:r w:rsidR="00E870F7" w:rsidRPr="001C643E">
              <w:rPr>
                <w:rFonts w:ascii="Arial" w:hAnsi="Arial" w:cs="Arial"/>
                <w:color w:val="000000"/>
                <w:lang w:val="es-MX"/>
              </w:rPr>
              <w:t>cada</w:t>
            </w:r>
            <w:r w:rsidRPr="001C643E">
              <w:rPr>
                <w:rFonts w:ascii="Arial" w:hAnsi="Arial" w:cs="Arial"/>
                <w:color w:val="000000"/>
                <w:lang w:val="es-MX"/>
              </w:rPr>
              <w:t xml:space="preserve"> </w:t>
            </w:r>
            <w:r w:rsidRPr="001C643E">
              <w:rPr>
                <w:rFonts w:ascii="Arial" w:hAnsi="Arial" w:cs="Arial"/>
                <w:b/>
                <w:color w:val="000000"/>
                <w:lang w:val="es-MX"/>
              </w:rPr>
              <w:t>categoría</w:t>
            </w:r>
            <w:r w:rsidRPr="001C643E">
              <w:rPr>
                <w:rFonts w:ascii="Arial" w:hAnsi="Arial" w:cs="Arial"/>
                <w:color w:val="000000"/>
                <w:lang w:val="es-MX"/>
              </w:rPr>
              <w:t xml:space="preserve"> engloba a otra inferior. La categoría superior </w:t>
            </w:r>
            <w:r w:rsidR="0070040C" w:rsidRPr="001C643E">
              <w:rPr>
                <w:rFonts w:ascii="Arial" w:hAnsi="Arial" w:cs="Arial"/>
                <w:color w:val="000000"/>
                <w:lang w:val="es-MX"/>
              </w:rPr>
              <w:t xml:space="preserve">es el </w:t>
            </w:r>
            <w:r w:rsidR="00645E47" w:rsidRPr="001C643E">
              <w:rPr>
                <w:rFonts w:ascii="Arial" w:hAnsi="Arial" w:cs="Arial"/>
                <w:b/>
                <w:color w:val="000000"/>
                <w:lang w:val="es-MX"/>
              </w:rPr>
              <w:t>dominio</w:t>
            </w:r>
            <w:r w:rsidR="009A0496">
              <w:rPr>
                <w:rFonts w:ascii="Arial" w:hAnsi="Arial" w:cs="Arial"/>
                <w:color w:val="000000"/>
                <w:lang w:val="es-MX"/>
              </w:rPr>
              <w:t xml:space="preserve">, </w:t>
            </w:r>
            <w:r w:rsidRPr="001C643E">
              <w:rPr>
                <w:rFonts w:ascii="Arial" w:hAnsi="Arial" w:cs="Arial"/>
                <w:color w:val="000000"/>
                <w:lang w:val="es-MX"/>
              </w:rPr>
              <w:t>dentro de la cual se encuentran todas las demás</w:t>
            </w:r>
            <w:r w:rsidR="0070040C" w:rsidRPr="001C643E">
              <w:rPr>
                <w:rFonts w:ascii="Arial" w:hAnsi="Arial" w:cs="Arial"/>
                <w:color w:val="000000"/>
                <w:lang w:val="es-MX"/>
              </w:rPr>
              <w:t xml:space="preserve">; </w:t>
            </w:r>
            <w:r w:rsidRPr="001C643E">
              <w:rPr>
                <w:rFonts w:ascii="Arial" w:hAnsi="Arial" w:cs="Arial"/>
                <w:color w:val="000000"/>
                <w:lang w:val="es-MX"/>
              </w:rPr>
              <w:t xml:space="preserve">mientras que la categoría base es la </w:t>
            </w:r>
            <w:r w:rsidRPr="001C643E">
              <w:rPr>
                <w:rFonts w:ascii="Arial" w:hAnsi="Arial" w:cs="Arial"/>
                <w:b/>
                <w:color w:val="000000"/>
                <w:lang w:val="es-MX"/>
              </w:rPr>
              <w:t>especie</w:t>
            </w:r>
            <w:r w:rsidRPr="001C643E">
              <w:rPr>
                <w:rFonts w:ascii="Arial" w:hAnsi="Arial" w:cs="Arial"/>
                <w:color w:val="000000"/>
                <w:lang w:val="es-MX"/>
              </w:rPr>
              <w:t>. ¿Cuántas categorías reconoces en la imagen?, ¿cuáles son sus nombres?</w:t>
            </w:r>
          </w:p>
        </w:tc>
      </w:tr>
    </w:tbl>
    <w:p w14:paraId="2471368E" w14:textId="77777777" w:rsidR="001103F1" w:rsidRPr="001C643E" w:rsidRDefault="001103F1" w:rsidP="001C643E">
      <w:pPr>
        <w:tabs>
          <w:tab w:val="right" w:pos="8498"/>
        </w:tabs>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DD4A2D" w:rsidRPr="001C643E" w14:paraId="0BC47EB6" w14:textId="77777777" w:rsidTr="00AE6F07">
        <w:tc>
          <w:tcPr>
            <w:tcW w:w="8828" w:type="dxa"/>
            <w:gridSpan w:val="2"/>
            <w:shd w:val="clear" w:color="auto" w:fill="000000"/>
          </w:tcPr>
          <w:p w14:paraId="106EF548" w14:textId="77777777" w:rsidR="00DD4A2D" w:rsidRPr="001C643E" w:rsidRDefault="00DD4A2D" w:rsidP="001C643E">
            <w:pPr>
              <w:spacing w:after="0" w:line="360" w:lineRule="auto"/>
              <w:jc w:val="center"/>
              <w:rPr>
                <w:rFonts w:ascii="Arial" w:hAnsi="Arial" w:cs="Arial"/>
                <w:b/>
                <w:color w:val="FFFFFF"/>
                <w:lang w:val="es-MX"/>
              </w:rPr>
            </w:pPr>
            <w:r w:rsidRPr="001C643E">
              <w:rPr>
                <w:rFonts w:ascii="Arial" w:hAnsi="Arial" w:cs="Arial"/>
                <w:b/>
                <w:color w:val="FFFFFF"/>
                <w:lang w:val="es-MX"/>
              </w:rPr>
              <w:t>Profundiza: recurso nuevo</w:t>
            </w:r>
          </w:p>
        </w:tc>
      </w:tr>
      <w:tr w:rsidR="00DD4A2D" w:rsidRPr="001C643E" w14:paraId="0EC494F8" w14:textId="77777777" w:rsidTr="00AE6F07">
        <w:tc>
          <w:tcPr>
            <w:tcW w:w="2481" w:type="dxa"/>
            <w:shd w:val="clear" w:color="auto" w:fill="auto"/>
          </w:tcPr>
          <w:p w14:paraId="0C3DBE66" w14:textId="77777777" w:rsidR="00DD4A2D" w:rsidRPr="001C643E" w:rsidRDefault="00DD4A2D"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37BDFDF6" w14:textId="06343545" w:rsidR="00DD4A2D" w:rsidRPr="001C643E" w:rsidRDefault="00DD4A2D" w:rsidP="001C643E">
            <w:pPr>
              <w:spacing w:after="0" w:line="360" w:lineRule="auto"/>
              <w:rPr>
                <w:rFonts w:ascii="Arial" w:hAnsi="Arial" w:cs="Arial"/>
                <w:b/>
                <w:color w:val="000000"/>
                <w:lang w:val="es-MX"/>
              </w:rPr>
            </w:pPr>
            <w:r w:rsidRPr="001C643E">
              <w:rPr>
                <w:rFonts w:ascii="Arial" w:hAnsi="Arial" w:cs="Arial"/>
                <w:color w:val="000000"/>
                <w:lang w:val="es-MX"/>
              </w:rPr>
              <w:t>CN_09_04_CO_REC70</w:t>
            </w:r>
          </w:p>
        </w:tc>
      </w:tr>
      <w:tr w:rsidR="00DD4A2D" w:rsidRPr="001C643E" w14:paraId="5625C638" w14:textId="77777777" w:rsidTr="00AE6F07">
        <w:tc>
          <w:tcPr>
            <w:tcW w:w="2481" w:type="dxa"/>
            <w:shd w:val="clear" w:color="auto" w:fill="auto"/>
          </w:tcPr>
          <w:p w14:paraId="2693B654" w14:textId="77777777" w:rsidR="00DD4A2D" w:rsidRPr="001C643E" w:rsidRDefault="00DD4A2D"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0BC66BE4" w14:textId="5D1C18CA" w:rsidR="00DD4A2D" w:rsidRPr="001C643E" w:rsidRDefault="00DD4A2D" w:rsidP="001C643E">
            <w:pPr>
              <w:spacing w:after="0" w:line="360" w:lineRule="auto"/>
              <w:rPr>
                <w:rFonts w:ascii="Arial" w:hAnsi="Arial" w:cs="Arial"/>
                <w:color w:val="000000"/>
                <w:lang w:val="es-MX"/>
              </w:rPr>
            </w:pPr>
            <w:r w:rsidRPr="001C643E">
              <w:rPr>
                <w:rFonts w:ascii="Arial" w:hAnsi="Arial" w:cs="Arial"/>
                <w:color w:val="000000"/>
                <w:lang w:val="es-MX"/>
              </w:rPr>
              <w:t>¿Cómo se organizan los taxones?</w:t>
            </w:r>
          </w:p>
        </w:tc>
      </w:tr>
      <w:tr w:rsidR="00DD4A2D" w:rsidRPr="001C643E" w14:paraId="38922642" w14:textId="77777777" w:rsidTr="00AE6F07">
        <w:tc>
          <w:tcPr>
            <w:tcW w:w="2481" w:type="dxa"/>
            <w:shd w:val="clear" w:color="auto" w:fill="auto"/>
          </w:tcPr>
          <w:p w14:paraId="02323B9F" w14:textId="77777777" w:rsidR="00DD4A2D" w:rsidRPr="001C643E" w:rsidRDefault="00DD4A2D"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5C25FE1B" w14:textId="47BD3057" w:rsidR="00DD4A2D" w:rsidRPr="001C643E" w:rsidRDefault="00DD4A2D" w:rsidP="001C643E">
            <w:pPr>
              <w:spacing w:after="0" w:line="360" w:lineRule="auto"/>
              <w:rPr>
                <w:rFonts w:ascii="Arial" w:hAnsi="Arial" w:cs="Arial"/>
                <w:color w:val="000000"/>
                <w:lang w:val="es-MX"/>
              </w:rPr>
            </w:pPr>
            <w:r w:rsidRPr="001C643E">
              <w:rPr>
                <w:rFonts w:ascii="Arial" w:hAnsi="Arial" w:cs="Arial"/>
                <w:color w:val="000000"/>
                <w:lang w:val="es-MX"/>
              </w:rPr>
              <w:t xml:space="preserve">Interactivo que explica las categorías taxonómicas </w:t>
            </w:r>
            <w:r w:rsidRPr="001C643E">
              <w:rPr>
                <w:rFonts w:ascii="Arial" w:hAnsi="Arial" w:cs="Arial"/>
                <w:color w:val="000000"/>
                <w:lang w:val="es-MX"/>
              </w:rPr>
              <w:lastRenderedPageBreak/>
              <w:t>principales</w:t>
            </w:r>
          </w:p>
        </w:tc>
      </w:tr>
    </w:tbl>
    <w:p w14:paraId="120978E0" w14:textId="77777777" w:rsidR="00DD4A2D" w:rsidRPr="001C643E" w:rsidRDefault="00DD4A2D" w:rsidP="001C643E">
      <w:pPr>
        <w:tabs>
          <w:tab w:val="right" w:pos="8498"/>
        </w:tabs>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4D370C" w:rsidRPr="001C643E" w14:paraId="4E5D60BA" w14:textId="77777777" w:rsidTr="004D370C">
        <w:tc>
          <w:tcPr>
            <w:tcW w:w="8828" w:type="dxa"/>
            <w:gridSpan w:val="2"/>
            <w:shd w:val="clear" w:color="auto" w:fill="000000"/>
          </w:tcPr>
          <w:p w14:paraId="4AFFB206" w14:textId="77777777" w:rsidR="004D370C" w:rsidRPr="001C643E" w:rsidRDefault="004D370C"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4D370C" w:rsidRPr="001C643E" w14:paraId="5DFC5CA1" w14:textId="77777777" w:rsidTr="004D370C">
        <w:tc>
          <w:tcPr>
            <w:tcW w:w="2481" w:type="dxa"/>
            <w:shd w:val="clear" w:color="auto" w:fill="auto"/>
          </w:tcPr>
          <w:p w14:paraId="6F54A386" w14:textId="77777777" w:rsidR="004D370C" w:rsidRPr="001C643E" w:rsidRDefault="004D370C"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1D12315C" w14:textId="605CD7F1" w:rsidR="004D370C" w:rsidRPr="001C643E" w:rsidRDefault="004D370C" w:rsidP="001C643E">
            <w:pPr>
              <w:spacing w:after="0" w:line="360" w:lineRule="auto"/>
              <w:rPr>
                <w:rFonts w:ascii="Arial" w:hAnsi="Arial" w:cs="Arial"/>
                <w:b/>
                <w:color w:val="000000"/>
                <w:lang w:val="es-MX"/>
              </w:rPr>
            </w:pPr>
            <w:r w:rsidRPr="001C643E">
              <w:rPr>
                <w:rFonts w:ascii="Arial" w:hAnsi="Arial" w:cs="Arial"/>
                <w:color w:val="000000"/>
                <w:lang w:val="es-MX"/>
              </w:rPr>
              <w:t>CN_0</w:t>
            </w:r>
            <w:r w:rsidR="00DD4A2D" w:rsidRPr="001C643E">
              <w:rPr>
                <w:rFonts w:ascii="Arial" w:hAnsi="Arial" w:cs="Arial"/>
                <w:color w:val="000000"/>
                <w:lang w:val="es-MX"/>
              </w:rPr>
              <w:t>9</w:t>
            </w:r>
            <w:r w:rsidRPr="001C643E">
              <w:rPr>
                <w:rFonts w:ascii="Arial" w:hAnsi="Arial" w:cs="Arial"/>
                <w:color w:val="000000"/>
                <w:lang w:val="es-MX"/>
              </w:rPr>
              <w:t>_0</w:t>
            </w:r>
            <w:r w:rsidR="00DD4A2D" w:rsidRPr="001C643E">
              <w:rPr>
                <w:rFonts w:ascii="Arial" w:hAnsi="Arial" w:cs="Arial"/>
                <w:color w:val="000000"/>
                <w:lang w:val="es-MX"/>
              </w:rPr>
              <w:t>4_CO_REC80</w:t>
            </w:r>
          </w:p>
        </w:tc>
      </w:tr>
      <w:tr w:rsidR="004D370C" w:rsidRPr="001C643E" w14:paraId="2EEEAFC9" w14:textId="77777777" w:rsidTr="004D370C">
        <w:tc>
          <w:tcPr>
            <w:tcW w:w="2481" w:type="dxa"/>
            <w:shd w:val="clear" w:color="auto" w:fill="auto"/>
          </w:tcPr>
          <w:p w14:paraId="357A6DE5" w14:textId="77777777" w:rsidR="004D370C" w:rsidRPr="001C643E" w:rsidRDefault="004D370C"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34D6C920" w14:textId="52E82C66" w:rsidR="004D370C" w:rsidRPr="001C643E" w:rsidRDefault="00DD4A2D" w:rsidP="001C643E">
            <w:pPr>
              <w:spacing w:after="0" w:line="360" w:lineRule="auto"/>
              <w:rPr>
                <w:rFonts w:ascii="Arial" w:hAnsi="Arial" w:cs="Arial"/>
                <w:color w:val="000000"/>
                <w:lang w:val="es-MX"/>
              </w:rPr>
            </w:pPr>
            <w:r w:rsidRPr="001C643E">
              <w:rPr>
                <w:rFonts w:ascii="Arial" w:hAnsi="Arial" w:cs="Arial"/>
                <w:color w:val="000000"/>
                <w:lang w:val="es-MX"/>
              </w:rPr>
              <w:t>El orden de los taxones</w:t>
            </w:r>
          </w:p>
        </w:tc>
      </w:tr>
      <w:tr w:rsidR="004D370C" w:rsidRPr="001C643E" w14:paraId="00BF1621" w14:textId="77777777" w:rsidTr="004D370C">
        <w:tc>
          <w:tcPr>
            <w:tcW w:w="2481" w:type="dxa"/>
            <w:shd w:val="clear" w:color="auto" w:fill="auto"/>
          </w:tcPr>
          <w:p w14:paraId="15DA7FB9" w14:textId="77777777" w:rsidR="004D370C" w:rsidRPr="001C643E" w:rsidRDefault="004D370C"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3442C652" w14:textId="3A6671C3" w:rsidR="004D370C" w:rsidRPr="001C643E" w:rsidRDefault="00DD4A2D" w:rsidP="001C643E">
            <w:pPr>
              <w:spacing w:after="0" w:line="360" w:lineRule="auto"/>
              <w:rPr>
                <w:rFonts w:ascii="Arial" w:hAnsi="Arial" w:cs="Arial"/>
                <w:color w:val="FF0000"/>
                <w:lang w:val="es-MX"/>
              </w:rPr>
            </w:pPr>
            <w:r w:rsidRPr="001C643E">
              <w:rPr>
                <w:rFonts w:ascii="Arial" w:hAnsi="Arial" w:cs="Arial"/>
              </w:rPr>
              <w:t>Actividad acerca de la jerarquía de los taxones</w:t>
            </w:r>
          </w:p>
        </w:tc>
      </w:tr>
    </w:tbl>
    <w:p w14:paraId="708F781C" w14:textId="77777777" w:rsidR="004D370C" w:rsidRPr="001C643E" w:rsidRDefault="004D370C" w:rsidP="001C643E">
      <w:pPr>
        <w:tabs>
          <w:tab w:val="right" w:pos="8498"/>
        </w:tabs>
        <w:spacing w:line="360" w:lineRule="auto"/>
        <w:rPr>
          <w:rFonts w:ascii="Arial" w:hAnsi="Arial" w:cs="Arial"/>
        </w:rPr>
      </w:pPr>
    </w:p>
    <w:p w14:paraId="26469C5C" w14:textId="4027075A" w:rsidR="00330107" w:rsidRPr="001C643E" w:rsidRDefault="00FE0833" w:rsidP="001C643E">
      <w:pPr>
        <w:spacing w:line="360" w:lineRule="auto"/>
        <w:rPr>
          <w:rFonts w:ascii="Arial" w:hAnsi="Arial" w:cs="Arial"/>
          <w:b/>
        </w:rPr>
      </w:pPr>
      <w:r w:rsidRPr="001C643E">
        <w:rPr>
          <w:rFonts w:ascii="Arial" w:hAnsi="Arial" w:cs="Arial"/>
          <w:highlight w:val="yellow"/>
        </w:rPr>
        <w:t>[SECCIÓN 3</w:t>
      </w:r>
      <w:r w:rsidR="00330107" w:rsidRPr="001C643E">
        <w:rPr>
          <w:rFonts w:ascii="Arial" w:hAnsi="Arial" w:cs="Arial"/>
          <w:highlight w:val="yellow"/>
        </w:rPr>
        <w:t>]</w:t>
      </w:r>
      <w:r w:rsidRPr="001C643E">
        <w:rPr>
          <w:rFonts w:ascii="Arial" w:hAnsi="Arial" w:cs="Arial"/>
          <w:b/>
        </w:rPr>
        <w:t>2.2.1</w:t>
      </w:r>
      <w:r w:rsidR="00330107" w:rsidRPr="001C643E">
        <w:rPr>
          <w:rFonts w:ascii="Arial" w:hAnsi="Arial" w:cs="Arial"/>
          <w:b/>
        </w:rPr>
        <w:t xml:space="preserve"> </w:t>
      </w:r>
      <w:r w:rsidR="00DE513E" w:rsidRPr="001C643E">
        <w:rPr>
          <w:rFonts w:ascii="Arial" w:hAnsi="Arial" w:cs="Arial"/>
          <w:b/>
        </w:rPr>
        <w:t xml:space="preserve">Una categoría </w:t>
      </w:r>
      <w:r w:rsidR="00257D05" w:rsidRPr="001C643E">
        <w:rPr>
          <w:rFonts w:ascii="Arial" w:hAnsi="Arial" w:cs="Arial"/>
          <w:b/>
        </w:rPr>
        <w:t>fundamental</w:t>
      </w:r>
      <w:r w:rsidR="00DE513E" w:rsidRPr="001C643E">
        <w:rPr>
          <w:rFonts w:ascii="Arial" w:hAnsi="Arial" w:cs="Arial"/>
          <w:b/>
        </w:rPr>
        <w:t>: la especie</w:t>
      </w:r>
    </w:p>
    <w:p w14:paraId="5D9A029F" w14:textId="5D6639B6" w:rsidR="00DF10C5" w:rsidRPr="001C643E" w:rsidRDefault="00CB47B1" w:rsidP="001C643E">
      <w:pPr>
        <w:spacing w:line="360" w:lineRule="auto"/>
        <w:rPr>
          <w:rFonts w:ascii="Arial" w:hAnsi="Arial" w:cs="Arial"/>
        </w:rPr>
      </w:pPr>
      <w:r w:rsidRPr="001C643E">
        <w:rPr>
          <w:rFonts w:ascii="Arial" w:hAnsi="Arial" w:cs="Arial"/>
        </w:rPr>
        <w:t xml:space="preserve">La </w:t>
      </w:r>
      <w:r w:rsidRPr="001C643E">
        <w:rPr>
          <w:rFonts w:ascii="Arial" w:hAnsi="Arial" w:cs="Arial"/>
          <w:b/>
        </w:rPr>
        <w:t>especie</w:t>
      </w:r>
      <w:r w:rsidRPr="001C643E">
        <w:rPr>
          <w:rFonts w:ascii="Arial" w:hAnsi="Arial" w:cs="Arial"/>
        </w:rPr>
        <w:t xml:space="preserve"> es la categoría básica de la clasificación. </w:t>
      </w:r>
      <w:r w:rsidR="00DF10C5" w:rsidRPr="001C643E">
        <w:rPr>
          <w:rFonts w:ascii="Arial" w:hAnsi="Arial" w:cs="Arial"/>
        </w:rPr>
        <w:t>Definir una especie es una tarea complicada</w:t>
      </w:r>
      <w:r w:rsidR="006B4536">
        <w:rPr>
          <w:rFonts w:ascii="Arial" w:hAnsi="Arial" w:cs="Arial"/>
        </w:rPr>
        <w:t>,</w:t>
      </w:r>
      <w:r w:rsidR="00DF10C5" w:rsidRPr="001C643E">
        <w:rPr>
          <w:rFonts w:ascii="Arial" w:hAnsi="Arial" w:cs="Arial"/>
        </w:rPr>
        <w:t xml:space="preserve"> que hace parte de un problema actual en biología.</w:t>
      </w:r>
    </w:p>
    <w:p w14:paraId="7DE946CA" w14:textId="3496F9F2" w:rsidR="009E16C0" w:rsidRPr="001C643E" w:rsidRDefault="00A33897" w:rsidP="001C643E">
      <w:pPr>
        <w:spacing w:line="360" w:lineRule="auto"/>
        <w:rPr>
          <w:rFonts w:ascii="Arial" w:hAnsi="Arial" w:cs="Arial"/>
        </w:rPr>
      </w:pPr>
      <w:r w:rsidRPr="001C643E">
        <w:rPr>
          <w:rFonts w:ascii="Arial" w:hAnsi="Arial" w:cs="Arial"/>
        </w:rPr>
        <w:t xml:space="preserve">En </w:t>
      </w:r>
      <w:r w:rsidR="00DF10C5" w:rsidRPr="001C643E">
        <w:rPr>
          <w:rFonts w:ascii="Arial" w:hAnsi="Arial" w:cs="Arial"/>
        </w:rPr>
        <w:t xml:space="preserve">organismos que se reproducen sexualmente, una especie se define </w:t>
      </w:r>
      <w:r w:rsidR="00CB47B1" w:rsidRPr="001C643E">
        <w:rPr>
          <w:rFonts w:ascii="Arial" w:hAnsi="Arial" w:cs="Arial"/>
        </w:rPr>
        <w:t>como un grupo de poblaciones</w:t>
      </w:r>
      <w:r w:rsidR="00CB47B1" w:rsidRPr="001C643E">
        <w:rPr>
          <w:rFonts w:ascii="Arial" w:hAnsi="Arial" w:cs="Arial"/>
          <w:b/>
        </w:rPr>
        <w:t xml:space="preserve"> </w:t>
      </w:r>
      <w:r w:rsidR="00CB47B1" w:rsidRPr="001C643E">
        <w:rPr>
          <w:rFonts w:ascii="Arial" w:hAnsi="Arial" w:cs="Arial"/>
        </w:rPr>
        <w:t>cuyos individuos se</w:t>
      </w:r>
      <w:r w:rsidR="00CB47B1" w:rsidRPr="001C643E">
        <w:rPr>
          <w:rFonts w:ascii="Arial" w:hAnsi="Arial" w:cs="Arial"/>
          <w:b/>
        </w:rPr>
        <w:t xml:space="preserve"> reproducen </w:t>
      </w:r>
      <w:r w:rsidR="009E16C0" w:rsidRPr="001C643E">
        <w:rPr>
          <w:rFonts w:ascii="Arial" w:hAnsi="Arial" w:cs="Arial"/>
        </w:rPr>
        <w:t>con</w:t>
      </w:r>
      <w:r w:rsidR="009E16C0" w:rsidRPr="001C643E">
        <w:rPr>
          <w:rFonts w:ascii="Arial" w:hAnsi="Arial" w:cs="Arial"/>
          <w:b/>
        </w:rPr>
        <w:t xml:space="preserve"> éxito</w:t>
      </w:r>
      <w:r w:rsidR="00CB47B1" w:rsidRPr="001C643E">
        <w:rPr>
          <w:rFonts w:ascii="Arial" w:hAnsi="Arial" w:cs="Arial"/>
        </w:rPr>
        <w:t>, o se encuent</w:t>
      </w:r>
      <w:r w:rsidR="00DE513E" w:rsidRPr="001C643E">
        <w:rPr>
          <w:rFonts w:ascii="Arial" w:hAnsi="Arial" w:cs="Arial"/>
        </w:rPr>
        <w:t xml:space="preserve">ran en capacidad de hacerlo, </w:t>
      </w:r>
      <w:r w:rsidR="00CB47B1" w:rsidRPr="001C643E">
        <w:rPr>
          <w:rFonts w:ascii="Arial" w:hAnsi="Arial" w:cs="Arial"/>
        </w:rPr>
        <w:t>y</w:t>
      </w:r>
      <w:r w:rsidR="00F97C70">
        <w:rPr>
          <w:rFonts w:ascii="Arial" w:hAnsi="Arial" w:cs="Arial"/>
        </w:rPr>
        <w:t>,</w:t>
      </w:r>
      <w:r w:rsidR="00CB47B1" w:rsidRPr="001C643E">
        <w:rPr>
          <w:rFonts w:ascii="Arial" w:hAnsi="Arial" w:cs="Arial"/>
        </w:rPr>
        <w:t xml:space="preserve"> a su vez, no pueden reproducirse con otros grupos</w:t>
      </w:r>
      <w:r w:rsidR="009E16C0" w:rsidRPr="001C643E">
        <w:rPr>
          <w:rFonts w:ascii="Arial" w:hAnsi="Arial" w:cs="Arial"/>
        </w:rPr>
        <w:t xml:space="preserve">. La reproducción dentro de una especie se </w:t>
      </w:r>
      <w:r w:rsidR="00F97C70" w:rsidRPr="001C643E">
        <w:rPr>
          <w:rFonts w:ascii="Arial" w:hAnsi="Arial" w:cs="Arial"/>
        </w:rPr>
        <w:t>consider</w:t>
      </w:r>
      <w:r w:rsidR="00F97C70">
        <w:rPr>
          <w:rFonts w:ascii="Arial" w:hAnsi="Arial" w:cs="Arial"/>
        </w:rPr>
        <w:t>a</w:t>
      </w:r>
      <w:r w:rsidR="00F97C70" w:rsidRPr="001C643E">
        <w:rPr>
          <w:rFonts w:ascii="Arial" w:hAnsi="Arial" w:cs="Arial"/>
        </w:rPr>
        <w:t xml:space="preserve"> </w:t>
      </w:r>
      <w:r w:rsidR="009E16C0" w:rsidRPr="001C643E">
        <w:rPr>
          <w:rFonts w:ascii="Arial" w:hAnsi="Arial" w:cs="Arial"/>
        </w:rPr>
        <w:t xml:space="preserve">exitosa cuando la descendencia es igual de </w:t>
      </w:r>
      <w:r w:rsidR="009E16C0" w:rsidRPr="001C643E">
        <w:rPr>
          <w:rFonts w:ascii="Arial" w:hAnsi="Arial" w:cs="Arial"/>
          <w:b/>
        </w:rPr>
        <w:t xml:space="preserve">fértil </w:t>
      </w:r>
      <w:r w:rsidR="009E16C0" w:rsidRPr="001C643E">
        <w:rPr>
          <w:rFonts w:ascii="Arial" w:hAnsi="Arial" w:cs="Arial"/>
        </w:rPr>
        <w:t xml:space="preserve">que los padres. </w:t>
      </w:r>
    </w:p>
    <w:p w14:paraId="153498F2" w14:textId="072D1F0A" w:rsidR="00CA1224" w:rsidRPr="001C643E" w:rsidRDefault="00BA4928" w:rsidP="001C643E">
      <w:pPr>
        <w:spacing w:line="360" w:lineRule="auto"/>
        <w:rPr>
          <w:rFonts w:ascii="Arial" w:hAnsi="Arial" w:cs="Arial"/>
        </w:rPr>
      </w:pPr>
      <w:r w:rsidRPr="001C643E">
        <w:rPr>
          <w:rFonts w:ascii="Arial" w:hAnsi="Arial" w:cs="Arial"/>
        </w:rPr>
        <w:t xml:space="preserve">Así entonces, </w:t>
      </w:r>
      <w:r w:rsidR="000857A7" w:rsidRPr="001C643E">
        <w:rPr>
          <w:rFonts w:ascii="Arial" w:hAnsi="Arial" w:cs="Arial"/>
        </w:rPr>
        <w:t xml:space="preserve">aunque es poco probable que los humanos que viven en Colombia se reproduzcan con los que viven en Indonesia, somos de la misma especie porque tenemos la capacidad de reproducirnos. Esto </w:t>
      </w:r>
      <w:r w:rsidR="005B59AD" w:rsidRPr="001C643E">
        <w:rPr>
          <w:rFonts w:ascii="Arial" w:hAnsi="Arial" w:cs="Arial"/>
        </w:rPr>
        <w:t>también</w:t>
      </w:r>
      <w:r w:rsidR="000857A7" w:rsidRPr="001C643E">
        <w:rPr>
          <w:rFonts w:ascii="Arial" w:hAnsi="Arial" w:cs="Arial"/>
        </w:rPr>
        <w:t xml:space="preserve"> ocurre con </w:t>
      </w:r>
      <w:r w:rsidR="00DE513E" w:rsidRPr="001C643E">
        <w:rPr>
          <w:rFonts w:ascii="Arial" w:hAnsi="Arial" w:cs="Arial"/>
        </w:rPr>
        <w:t>ciertas</w:t>
      </w:r>
      <w:r w:rsidR="000857A7" w:rsidRPr="001C643E">
        <w:rPr>
          <w:rFonts w:ascii="Arial" w:hAnsi="Arial" w:cs="Arial"/>
        </w:rPr>
        <w:t xml:space="preserve"> especies de insectos y otros seres vivos que habitan diferentes poblaciones.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4"/>
        <w:gridCol w:w="6334"/>
      </w:tblGrid>
      <w:tr w:rsidR="00D9480E" w:rsidRPr="001C643E" w14:paraId="2388BBB3" w14:textId="77777777" w:rsidTr="00B961C9">
        <w:tc>
          <w:tcPr>
            <w:tcW w:w="8828" w:type="dxa"/>
            <w:gridSpan w:val="2"/>
            <w:shd w:val="clear" w:color="auto" w:fill="0D0D0D"/>
          </w:tcPr>
          <w:p w14:paraId="1DDC3277" w14:textId="77777777" w:rsidR="00D9480E" w:rsidRPr="001C643E" w:rsidRDefault="00D9480E" w:rsidP="001C643E">
            <w:pPr>
              <w:spacing w:after="0" w:line="360" w:lineRule="auto"/>
              <w:jc w:val="center"/>
              <w:rPr>
                <w:rFonts w:ascii="Arial" w:hAnsi="Arial" w:cs="Arial"/>
                <w:b/>
                <w:color w:val="FFFFFF"/>
                <w:lang w:val="es-MX"/>
              </w:rPr>
            </w:pPr>
            <w:r w:rsidRPr="001C643E">
              <w:rPr>
                <w:rFonts w:ascii="Arial" w:hAnsi="Arial" w:cs="Arial"/>
                <w:b/>
                <w:color w:val="FFFFFF"/>
                <w:lang w:val="es-MX"/>
              </w:rPr>
              <w:t>Imagen (fotografía, gráfica o ilustración)</w:t>
            </w:r>
          </w:p>
        </w:tc>
      </w:tr>
      <w:tr w:rsidR="00D9480E" w:rsidRPr="001C643E" w14:paraId="266AB978" w14:textId="77777777" w:rsidTr="00CB47B1">
        <w:tc>
          <w:tcPr>
            <w:tcW w:w="2494" w:type="dxa"/>
            <w:shd w:val="clear" w:color="auto" w:fill="auto"/>
          </w:tcPr>
          <w:p w14:paraId="4F958BE8" w14:textId="77777777" w:rsidR="00D9480E" w:rsidRPr="001C643E" w:rsidRDefault="00D9480E"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34" w:type="dxa"/>
            <w:shd w:val="clear" w:color="auto" w:fill="auto"/>
          </w:tcPr>
          <w:p w14:paraId="372520DE" w14:textId="0FF80A05" w:rsidR="00D9480E" w:rsidRPr="001C643E" w:rsidRDefault="00DE513E" w:rsidP="001C643E">
            <w:pPr>
              <w:spacing w:after="0" w:line="360" w:lineRule="auto"/>
              <w:rPr>
                <w:rFonts w:ascii="Arial" w:hAnsi="Arial" w:cs="Arial"/>
                <w:b/>
                <w:color w:val="000000"/>
                <w:lang w:val="es-MX"/>
              </w:rPr>
            </w:pPr>
            <w:r w:rsidRPr="001C643E">
              <w:rPr>
                <w:rFonts w:ascii="Arial" w:hAnsi="Arial" w:cs="Arial"/>
                <w:color w:val="000000"/>
                <w:lang w:val="es-MX"/>
              </w:rPr>
              <w:t>CN_09_04_CO_IMG</w:t>
            </w:r>
            <w:ins w:id="9" w:author="Miguel" w:date="2016-01-19T11:12:00Z">
              <w:r w:rsidR="00D26852">
                <w:rPr>
                  <w:rFonts w:ascii="Arial" w:hAnsi="Arial" w:cs="Arial"/>
                  <w:color w:val="000000"/>
                  <w:lang w:val="es-MX"/>
                </w:rPr>
                <w:t>0</w:t>
              </w:r>
            </w:ins>
            <w:r w:rsidR="008354BC" w:rsidRPr="001C643E">
              <w:rPr>
                <w:rFonts w:ascii="Arial" w:hAnsi="Arial" w:cs="Arial"/>
                <w:color w:val="000000"/>
                <w:lang w:val="es-MX"/>
              </w:rPr>
              <w:t>9</w:t>
            </w:r>
          </w:p>
        </w:tc>
      </w:tr>
      <w:tr w:rsidR="00D9480E" w:rsidRPr="001C643E" w14:paraId="7B229E74" w14:textId="77777777" w:rsidTr="00CB47B1">
        <w:tc>
          <w:tcPr>
            <w:tcW w:w="2494" w:type="dxa"/>
            <w:shd w:val="clear" w:color="auto" w:fill="auto"/>
          </w:tcPr>
          <w:p w14:paraId="6759FBBF" w14:textId="77777777" w:rsidR="00D9480E" w:rsidRPr="001C643E" w:rsidRDefault="00D9480E"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34" w:type="dxa"/>
            <w:shd w:val="clear" w:color="auto" w:fill="auto"/>
          </w:tcPr>
          <w:p w14:paraId="021BAF59" w14:textId="385A9B55" w:rsidR="00D9480E" w:rsidRPr="001C643E" w:rsidRDefault="00407D96" w:rsidP="001C643E">
            <w:pPr>
              <w:spacing w:after="0" w:line="360" w:lineRule="auto"/>
              <w:rPr>
                <w:rFonts w:ascii="Arial" w:hAnsi="Arial" w:cs="Arial"/>
                <w:color w:val="000000"/>
                <w:lang w:val="es-MX"/>
              </w:rPr>
            </w:pPr>
            <w:r w:rsidRPr="001C643E">
              <w:rPr>
                <w:rFonts w:ascii="Arial" w:hAnsi="Arial" w:cs="Arial"/>
                <w:color w:val="000000"/>
                <w:lang w:val="es-MX"/>
              </w:rPr>
              <w:t>Imagen de una m</w:t>
            </w:r>
            <w:r w:rsidR="00DE513E" w:rsidRPr="001C643E">
              <w:rPr>
                <w:rFonts w:ascii="Arial" w:hAnsi="Arial" w:cs="Arial"/>
                <w:color w:val="000000"/>
                <w:lang w:val="es-MX"/>
              </w:rPr>
              <w:t>ula</w:t>
            </w:r>
          </w:p>
        </w:tc>
      </w:tr>
      <w:tr w:rsidR="00D9480E" w:rsidRPr="001C643E" w14:paraId="06FD405A" w14:textId="77777777" w:rsidTr="00CB47B1">
        <w:tc>
          <w:tcPr>
            <w:tcW w:w="2494" w:type="dxa"/>
            <w:shd w:val="clear" w:color="auto" w:fill="auto"/>
          </w:tcPr>
          <w:p w14:paraId="7A25C006" w14:textId="77777777" w:rsidR="00D9480E" w:rsidRPr="001C643E" w:rsidRDefault="00D9480E" w:rsidP="001C643E">
            <w:pPr>
              <w:spacing w:after="0" w:line="360" w:lineRule="auto"/>
              <w:rPr>
                <w:rFonts w:ascii="Arial" w:hAnsi="Arial" w:cs="Arial"/>
                <w:color w:val="000000"/>
                <w:lang w:val="es-MX"/>
              </w:rPr>
            </w:pPr>
            <w:r w:rsidRPr="001C643E">
              <w:rPr>
                <w:rFonts w:ascii="Arial" w:hAnsi="Arial" w:cs="Arial"/>
                <w:b/>
                <w:color w:val="000000"/>
                <w:lang w:val="es-MX"/>
              </w:rPr>
              <w:t xml:space="preserve">Código </w:t>
            </w:r>
            <w:proofErr w:type="spellStart"/>
            <w:r w:rsidRPr="001C643E">
              <w:rPr>
                <w:rFonts w:ascii="Arial" w:hAnsi="Arial" w:cs="Arial"/>
                <w:b/>
                <w:color w:val="000000"/>
                <w:lang w:val="es-MX"/>
              </w:rPr>
              <w:t>Shutterstock</w:t>
            </w:r>
            <w:proofErr w:type="spellEnd"/>
            <w:r w:rsidRPr="001C643E">
              <w:rPr>
                <w:rFonts w:ascii="Arial" w:hAnsi="Arial" w:cs="Arial"/>
                <w:b/>
                <w:color w:val="000000"/>
                <w:lang w:val="es-MX"/>
              </w:rPr>
              <w:t xml:space="preserve"> (o URL o la ruta en </w:t>
            </w:r>
            <w:proofErr w:type="spellStart"/>
            <w:r w:rsidRPr="001C643E">
              <w:rPr>
                <w:rFonts w:ascii="Arial" w:hAnsi="Arial" w:cs="Arial"/>
                <w:b/>
                <w:color w:val="000000"/>
                <w:lang w:val="es-MX"/>
              </w:rPr>
              <w:t>AulaPlaneta</w:t>
            </w:r>
            <w:proofErr w:type="spellEnd"/>
            <w:r w:rsidRPr="001C643E">
              <w:rPr>
                <w:rFonts w:ascii="Arial" w:hAnsi="Arial" w:cs="Arial"/>
                <w:b/>
                <w:color w:val="000000"/>
                <w:lang w:val="es-MX"/>
              </w:rPr>
              <w:t>)</w:t>
            </w:r>
          </w:p>
        </w:tc>
        <w:tc>
          <w:tcPr>
            <w:tcW w:w="6334" w:type="dxa"/>
            <w:shd w:val="clear" w:color="auto" w:fill="auto"/>
          </w:tcPr>
          <w:p w14:paraId="1544AF14" w14:textId="03998BEE" w:rsidR="00D9480E" w:rsidRPr="001C643E" w:rsidRDefault="00407D96" w:rsidP="001C643E">
            <w:pPr>
              <w:spacing w:after="0" w:line="360" w:lineRule="auto"/>
              <w:rPr>
                <w:rFonts w:ascii="Arial" w:hAnsi="Arial" w:cs="Arial"/>
                <w:color w:val="000000"/>
                <w:lang w:val="es-MX"/>
              </w:rPr>
            </w:pPr>
            <w:r w:rsidRPr="001C643E">
              <w:rPr>
                <w:rFonts w:ascii="Arial" w:hAnsi="Arial" w:cs="Arial"/>
                <w:color w:val="333333"/>
                <w:shd w:val="clear" w:color="auto" w:fill="FFFFFF"/>
              </w:rPr>
              <w:t>72094063</w:t>
            </w:r>
          </w:p>
        </w:tc>
      </w:tr>
      <w:tr w:rsidR="00D9480E" w:rsidRPr="001C643E" w14:paraId="4DBF79B6" w14:textId="77777777" w:rsidTr="00CB47B1">
        <w:tc>
          <w:tcPr>
            <w:tcW w:w="2494" w:type="dxa"/>
            <w:shd w:val="clear" w:color="auto" w:fill="auto"/>
          </w:tcPr>
          <w:p w14:paraId="3C9A6502" w14:textId="77777777" w:rsidR="00D9480E" w:rsidRPr="001C643E" w:rsidRDefault="00D9480E" w:rsidP="001C643E">
            <w:pPr>
              <w:spacing w:after="0" w:line="360" w:lineRule="auto"/>
              <w:rPr>
                <w:rFonts w:ascii="Arial" w:hAnsi="Arial" w:cs="Arial"/>
                <w:color w:val="000000"/>
                <w:lang w:val="es-MX"/>
              </w:rPr>
            </w:pPr>
            <w:r w:rsidRPr="001C643E">
              <w:rPr>
                <w:rFonts w:ascii="Arial" w:hAnsi="Arial" w:cs="Arial"/>
                <w:b/>
                <w:color w:val="000000"/>
                <w:lang w:val="es-MX"/>
              </w:rPr>
              <w:t>Pie de imagen</w:t>
            </w:r>
          </w:p>
        </w:tc>
        <w:tc>
          <w:tcPr>
            <w:tcW w:w="6334" w:type="dxa"/>
            <w:shd w:val="clear" w:color="auto" w:fill="auto"/>
          </w:tcPr>
          <w:p w14:paraId="0A21CCEE" w14:textId="6CEC03CF" w:rsidR="00D9480E" w:rsidRPr="001C643E" w:rsidRDefault="00DE513E" w:rsidP="006B4536">
            <w:pPr>
              <w:spacing w:after="0" w:line="360" w:lineRule="auto"/>
              <w:rPr>
                <w:rFonts w:ascii="Arial" w:hAnsi="Arial" w:cs="Arial"/>
                <w:color w:val="000000"/>
                <w:lang w:val="es-MX"/>
              </w:rPr>
            </w:pPr>
            <w:r w:rsidRPr="001C643E">
              <w:rPr>
                <w:rFonts w:ascii="Arial" w:hAnsi="Arial" w:cs="Arial"/>
                <w:color w:val="000000"/>
                <w:lang w:val="es-MX"/>
              </w:rPr>
              <w:t xml:space="preserve">Aunque </w:t>
            </w:r>
            <w:r w:rsidR="006B4536">
              <w:rPr>
                <w:rFonts w:ascii="Arial" w:hAnsi="Arial" w:cs="Arial"/>
                <w:color w:val="000000"/>
                <w:lang w:val="es-MX"/>
              </w:rPr>
              <w:t xml:space="preserve">en </w:t>
            </w:r>
            <w:r w:rsidR="006B4536" w:rsidRPr="001C643E">
              <w:rPr>
                <w:rFonts w:ascii="Arial" w:hAnsi="Arial" w:cs="Arial"/>
                <w:color w:val="000000"/>
                <w:lang w:val="es-MX"/>
              </w:rPr>
              <w:t>ocasion</w:t>
            </w:r>
            <w:r w:rsidR="006B4536">
              <w:rPr>
                <w:rFonts w:ascii="Arial" w:hAnsi="Arial" w:cs="Arial"/>
                <w:color w:val="000000"/>
                <w:lang w:val="es-MX"/>
              </w:rPr>
              <w:t>es</w:t>
            </w:r>
            <w:r w:rsidR="006B4536" w:rsidRPr="001C643E">
              <w:rPr>
                <w:rFonts w:ascii="Arial" w:hAnsi="Arial" w:cs="Arial"/>
                <w:color w:val="000000"/>
                <w:lang w:val="es-MX"/>
              </w:rPr>
              <w:t xml:space="preserve"> </w:t>
            </w:r>
            <w:r w:rsidRPr="001C643E">
              <w:rPr>
                <w:rFonts w:ascii="Arial" w:hAnsi="Arial" w:cs="Arial"/>
                <w:color w:val="000000"/>
                <w:lang w:val="es-MX"/>
              </w:rPr>
              <w:t>especies di</w:t>
            </w:r>
            <w:r w:rsidR="002D3062" w:rsidRPr="001C643E">
              <w:rPr>
                <w:rFonts w:ascii="Arial" w:hAnsi="Arial" w:cs="Arial"/>
                <w:color w:val="000000"/>
                <w:lang w:val="es-MX"/>
              </w:rPr>
              <w:t>ferentes</w:t>
            </w:r>
            <w:r w:rsidRPr="001C643E">
              <w:rPr>
                <w:rFonts w:ascii="Arial" w:hAnsi="Arial" w:cs="Arial"/>
                <w:color w:val="000000"/>
                <w:lang w:val="es-MX"/>
              </w:rPr>
              <w:t xml:space="preserve"> logran reproducirse, su descendencia es estéril. Tal es el caso </w:t>
            </w:r>
            <w:r w:rsidRPr="001C643E">
              <w:rPr>
                <w:rFonts w:ascii="Arial" w:hAnsi="Arial" w:cs="Arial"/>
                <w:color w:val="000000"/>
                <w:lang w:val="es-MX"/>
              </w:rPr>
              <w:lastRenderedPageBreak/>
              <w:t xml:space="preserve">de la </w:t>
            </w:r>
            <w:r w:rsidRPr="001C643E">
              <w:rPr>
                <w:rFonts w:ascii="Arial" w:hAnsi="Arial" w:cs="Arial"/>
                <w:b/>
                <w:color w:val="000000"/>
                <w:lang w:val="es-MX"/>
              </w:rPr>
              <w:t>mula</w:t>
            </w:r>
            <w:r w:rsidRPr="001C643E">
              <w:rPr>
                <w:rFonts w:ascii="Arial" w:hAnsi="Arial" w:cs="Arial"/>
                <w:color w:val="000000"/>
                <w:lang w:val="es-MX"/>
              </w:rPr>
              <w:t xml:space="preserve">, un animal que resulta de la reproducción entre </w:t>
            </w:r>
            <w:r w:rsidR="009E16C0" w:rsidRPr="001C643E">
              <w:rPr>
                <w:rFonts w:ascii="Arial" w:hAnsi="Arial" w:cs="Arial"/>
                <w:color w:val="000000"/>
                <w:lang w:val="es-MX"/>
              </w:rPr>
              <w:t>dos especies</w:t>
            </w:r>
            <w:r w:rsidRPr="001C643E">
              <w:rPr>
                <w:rFonts w:ascii="Arial" w:hAnsi="Arial" w:cs="Arial"/>
                <w:color w:val="000000"/>
                <w:lang w:val="es-MX"/>
              </w:rPr>
              <w:t>, una yegua (</w:t>
            </w:r>
            <w:proofErr w:type="spellStart"/>
            <w:r w:rsidRPr="001C643E">
              <w:rPr>
                <w:rFonts w:ascii="Arial" w:hAnsi="Arial" w:cs="Arial"/>
                <w:i/>
                <w:color w:val="000000"/>
                <w:lang w:val="es-MX"/>
              </w:rPr>
              <w:t>Equus</w:t>
            </w:r>
            <w:proofErr w:type="spellEnd"/>
            <w:r w:rsidRPr="001C643E">
              <w:rPr>
                <w:rFonts w:ascii="Arial" w:hAnsi="Arial" w:cs="Arial"/>
                <w:i/>
                <w:color w:val="000000"/>
                <w:lang w:val="es-MX"/>
              </w:rPr>
              <w:t xml:space="preserve"> </w:t>
            </w:r>
            <w:proofErr w:type="spellStart"/>
            <w:r w:rsidRPr="001C643E">
              <w:rPr>
                <w:rFonts w:ascii="Arial" w:hAnsi="Arial" w:cs="Arial"/>
                <w:i/>
                <w:color w:val="000000"/>
                <w:lang w:val="es-MX"/>
              </w:rPr>
              <w:t>ferus</w:t>
            </w:r>
            <w:proofErr w:type="spellEnd"/>
            <w:r w:rsidRPr="001C643E">
              <w:rPr>
                <w:rFonts w:ascii="Arial" w:hAnsi="Arial" w:cs="Arial"/>
                <w:color w:val="000000"/>
                <w:lang w:val="es-MX"/>
              </w:rPr>
              <w:t>) y un burro (</w:t>
            </w:r>
            <w:proofErr w:type="spellStart"/>
            <w:r w:rsidRPr="001C643E">
              <w:rPr>
                <w:rFonts w:ascii="Arial" w:hAnsi="Arial" w:cs="Arial"/>
                <w:i/>
                <w:color w:val="000000"/>
                <w:lang w:val="es-MX"/>
              </w:rPr>
              <w:t>Equus</w:t>
            </w:r>
            <w:proofErr w:type="spellEnd"/>
            <w:r w:rsidRPr="001C643E">
              <w:rPr>
                <w:rFonts w:ascii="Arial" w:hAnsi="Arial" w:cs="Arial"/>
                <w:i/>
                <w:color w:val="000000"/>
                <w:lang w:val="es-MX"/>
              </w:rPr>
              <w:t xml:space="preserve"> </w:t>
            </w:r>
            <w:proofErr w:type="spellStart"/>
            <w:r w:rsidRPr="001C643E">
              <w:rPr>
                <w:rFonts w:ascii="Arial" w:hAnsi="Arial" w:cs="Arial"/>
                <w:i/>
                <w:color w:val="000000"/>
                <w:lang w:val="es-MX"/>
              </w:rPr>
              <w:t>africanus</w:t>
            </w:r>
            <w:proofErr w:type="spellEnd"/>
            <w:r w:rsidRPr="001C643E">
              <w:rPr>
                <w:rFonts w:ascii="Arial" w:hAnsi="Arial" w:cs="Arial"/>
                <w:color w:val="000000"/>
                <w:lang w:val="es-MX"/>
              </w:rPr>
              <w:t xml:space="preserve">). </w:t>
            </w:r>
            <w:r w:rsidR="002D3062" w:rsidRPr="001C643E">
              <w:rPr>
                <w:rFonts w:ascii="Arial" w:hAnsi="Arial" w:cs="Arial"/>
                <w:color w:val="000000"/>
                <w:lang w:val="es-MX"/>
              </w:rPr>
              <w:t>¿</w:t>
            </w:r>
            <w:r w:rsidR="006B4536">
              <w:rPr>
                <w:rFonts w:ascii="Arial" w:hAnsi="Arial" w:cs="Arial"/>
                <w:color w:val="000000"/>
                <w:lang w:val="es-MX"/>
              </w:rPr>
              <w:t>S</w:t>
            </w:r>
            <w:r w:rsidR="002D3062" w:rsidRPr="001C643E">
              <w:rPr>
                <w:rFonts w:ascii="Arial" w:hAnsi="Arial" w:cs="Arial"/>
                <w:color w:val="000000"/>
                <w:lang w:val="es-MX"/>
              </w:rPr>
              <w:t>i el burro y la yegua pueden reproducirse</w:t>
            </w:r>
            <w:r w:rsidR="006B4536">
              <w:rPr>
                <w:rFonts w:ascii="Arial" w:hAnsi="Arial" w:cs="Arial"/>
                <w:color w:val="000000"/>
                <w:lang w:val="es-MX"/>
              </w:rPr>
              <w:t>,</w:t>
            </w:r>
            <w:r w:rsidR="00A772CA" w:rsidRPr="001C643E">
              <w:rPr>
                <w:rFonts w:ascii="Arial" w:hAnsi="Arial" w:cs="Arial"/>
                <w:color w:val="000000"/>
                <w:lang w:val="es-MX"/>
              </w:rPr>
              <w:t xml:space="preserve"> </w:t>
            </w:r>
            <w:r w:rsidR="006B4536">
              <w:rPr>
                <w:rFonts w:ascii="Arial" w:hAnsi="Arial" w:cs="Arial"/>
                <w:color w:val="000000"/>
                <w:lang w:val="es-MX"/>
              </w:rPr>
              <w:t>p</w:t>
            </w:r>
            <w:r w:rsidR="006B4536" w:rsidRPr="001C643E">
              <w:rPr>
                <w:rFonts w:ascii="Arial" w:hAnsi="Arial" w:cs="Arial"/>
                <w:color w:val="000000"/>
                <w:lang w:val="es-MX"/>
              </w:rPr>
              <w:t xml:space="preserve">or qué </w:t>
            </w:r>
            <w:r w:rsidR="002D3062" w:rsidRPr="001C643E">
              <w:rPr>
                <w:rFonts w:ascii="Arial" w:hAnsi="Arial" w:cs="Arial"/>
                <w:color w:val="000000"/>
                <w:lang w:val="es-MX"/>
              </w:rPr>
              <w:t xml:space="preserve">se consideran especies distintas? </w:t>
            </w:r>
          </w:p>
        </w:tc>
      </w:tr>
    </w:tbl>
    <w:p w14:paraId="5AAAD883" w14:textId="77777777" w:rsidR="00A33897" w:rsidRPr="001C643E" w:rsidRDefault="00A33897" w:rsidP="001C643E">
      <w:pPr>
        <w:spacing w:after="0" w:line="360" w:lineRule="auto"/>
        <w:rPr>
          <w:rFonts w:ascii="Arial" w:hAnsi="Arial" w:cs="Arial"/>
        </w:rPr>
      </w:pPr>
    </w:p>
    <w:p w14:paraId="32EFF3F1" w14:textId="23563BED" w:rsidR="00A33897" w:rsidRPr="001C643E" w:rsidRDefault="00A33897" w:rsidP="001C643E">
      <w:pPr>
        <w:spacing w:line="360" w:lineRule="auto"/>
        <w:rPr>
          <w:rFonts w:ascii="Arial" w:hAnsi="Arial" w:cs="Arial"/>
        </w:rPr>
      </w:pPr>
      <w:r w:rsidRPr="001C643E">
        <w:rPr>
          <w:rFonts w:ascii="Arial" w:hAnsi="Arial" w:cs="Arial"/>
        </w:rPr>
        <w:t xml:space="preserve">Los biólogos que trabajan con organismos que se reproducen </w:t>
      </w:r>
      <w:r w:rsidRPr="001C643E">
        <w:rPr>
          <w:rFonts w:ascii="Arial" w:hAnsi="Arial" w:cs="Arial"/>
          <w:b/>
        </w:rPr>
        <w:t>asexualmente</w:t>
      </w:r>
      <w:r w:rsidRPr="001C643E">
        <w:rPr>
          <w:rFonts w:ascii="Arial" w:hAnsi="Arial" w:cs="Arial"/>
        </w:rPr>
        <w:t xml:space="preserve">, tienen en cuenta otros criterios para </w:t>
      </w:r>
      <w:r w:rsidR="001C239D" w:rsidRPr="001C643E">
        <w:rPr>
          <w:rFonts w:ascii="Arial" w:hAnsi="Arial" w:cs="Arial"/>
        </w:rPr>
        <w:t xml:space="preserve">definir una </w:t>
      </w:r>
      <w:r w:rsidRPr="001C643E">
        <w:rPr>
          <w:rFonts w:ascii="Arial" w:hAnsi="Arial" w:cs="Arial"/>
        </w:rPr>
        <w:t>especie, entre ellos las semejanzas moleculares.</w:t>
      </w:r>
    </w:p>
    <w:p w14:paraId="1D6E3CA4" w14:textId="22D4696D" w:rsidR="00330107" w:rsidRPr="001C643E" w:rsidRDefault="00FE0833" w:rsidP="001C643E">
      <w:pPr>
        <w:spacing w:line="360" w:lineRule="auto"/>
        <w:rPr>
          <w:rFonts w:ascii="Arial" w:hAnsi="Arial" w:cs="Arial"/>
          <w:b/>
        </w:rPr>
      </w:pPr>
      <w:r w:rsidRPr="001C643E">
        <w:rPr>
          <w:rFonts w:ascii="Arial" w:hAnsi="Arial" w:cs="Arial"/>
          <w:highlight w:val="yellow"/>
        </w:rPr>
        <w:t>[SECCIÓN 3</w:t>
      </w:r>
      <w:r w:rsidR="00330107" w:rsidRPr="001C643E">
        <w:rPr>
          <w:rFonts w:ascii="Arial" w:hAnsi="Arial" w:cs="Arial"/>
          <w:highlight w:val="yellow"/>
        </w:rPr>
        <w:t>]</w:t>
      </w:r>
      <w:r w:rsidRPr="001C643E">
        <w:rPr>
          <w:rFonts w:ascii="Arial" w:hAnsi="Arial" w:cs="Arial"/>
          <w:b/>
        </w:rPr>
        <w:t>2.2</w:t>
      </w:r>
      <w:r w:rsidR="00E914FB" w:rsidRPr="001C643E">
        <w:rPr>
          <w:rFonts w:ascii="Arial" w:hAnsi="Arial" w:cs="Arial"/>
          <w:b/>
        </w:rPr>
        <w:t xml:space="preserve">.2 </w:t>
      </w:r>
      <w:r w:rsidR="00AA718D" w:rsidRPr="001C643E">
        <w:rPr>
          <w:rFonts w:ascii="Arial" w:hAnsi="Arial" w:cs="Arial"/>
          <w:b/>
        </w:rPr>
        <w:t xml:space="preserve">Las </w:t>
      </w:r>
      <w:r w:rsidR="00D9480E" w:rsidRPr="001C643E">
        <w:rPr>
          <w:rFonts w:ascii="Arial" w:hAnsi="Arial" w:cs="Arial"/>
          <w:b/>
        </w:rPr>
        <w:t xml:space="preserve">categorías taxonómicas </w:t>
      </w:r>
      <w:r w:rsidR="00AA718D" w:rsidRPr="001C643E">
        <w:rPr>
          <w:rFonts w:ascii="Arial" w:hAnsi="Arial" w:cs="Arial"/>
          <w:b/>
        </w:rPr>
        <w:t>superiores</w:t>
      </w:r>
    </w:p>
    <w:p w14:paraId="16521A11" w14:textId="56D458D4" w:rsidR="001C239D" w:rsidRPr="001C643E" w:rsidRDefault="00842AEF" w:rsidP="001C643E">
      <w:pPr>
        <w:spacing w:line="360" w:lineRule="auto"/>
        <w:rPr>
          <w:rFonts w:ascii="Arial" w:hAnsi="Arial" w:cs="Arial"/>
        </w:rPr>
      </w:pPr>
      <w:r w:rsidRPr="001C643E">
        <w:rPr>
          <w:rFonts w:ascii="Arial" w:hAnsi="Arial" w:cs="Arial"/>
        </w:rPr>
        <w:t xml:space="preserve">La categoría </w:t>
      </w:r>
      <w:r w:rsidRPr="001C643E">
        <w:rPr>
          <w:rFonts w:ascii="Arial" w:hAnsi="Arial" w:cs="Arial"/>
          <w:b/>
        </w:rPr>
        <w:t>especie</w:t>
      </w:r>
      <w:r w:rsidRPr="001C643E">
        <w:rPr>
          <w:rFonts w:ascii="Arial" w:hAnsi="Arial" w:cs="Arial"/>
        </w:rPr>
        <w:t xml:space="preserve"> es una realidad biológica;</w:t>
      </w:r>
      <w:r w:rsidR="001C239D" w:rsidRPr="001C643E">
        <w:rPr>
          <w:rFonts w:ascii="Arial" w:hAnsi="Arial" w:cs="Arial"/>
        </w:rPr>
        <w:t xml:space="preserve"> es decir</w:t>
      </w:r>
      <w:r w:rsidR="006B4536">
        <w:rPr>
          <w:rFonts w:ascii="Arial" w:hAnsi="Arial" w:cs="Arial"/>
        </w:rPr>
        <w:t>,</w:t>
      </w:r>
      <w:r w:rsidR="001C239D" w:rsidRPr="001C643E">
        <w:rPr>
          <w:rFonts w:ascii="Arial" w:hAnsi="Arial" w:cs="Arial"/>
        </w:rPr>
        <w:t xml:space="preserve"> se presenta en la naturaleza y es observable. </w:t>
      </w:r>
    </w:p>
    <w:p w14:paraId="29192CAE" w14:textId="22938280" w:rsidR="00842AEF" w:rsidRPr="001C643E" w:rsidRDefault="001C239D" w:rsidP="001C643E">
      <w:pPr>
        <w:spacing w:line="360" w:lineRule="auto"/>
        <w:rPr>
          <w:rFonts w:ascii="Arial" w:hAnsi="Arial" w:cs="Arial"/>
        </w:rPr>
      </w:pPr>
      <w:r w:rsidRPr="001C643E">
        <w:rPr>
          <w:rFonts w:ascii="Arial" w:hAnsi="Arial" w:cs="Arial"/>
        </w:rPr>
        <w:t xml:space="preserve">Los humanos han planteado otras categorías distintas a las especies, las cuales no necesariamente se observan en la realidad y dependen </w:t>
      </w:r>
      <w:r w:rsidR="00597AEA" w:rsidRPr="001C643E">
        <w:rPr>
          <w:rFonts w:ascii="Arial" w:hAnsi="Arial" w:cs="Arial"/>
        </w:rPr>
        <w:t xml:space="preserve">de la razón </w:t>
      </w:r>
      <w:r w:rsidR="00CF6C80" w:rsidRPr="001C643E">
        <w:rPr>
          <w:rFonts w:ascii="Arial" w:hAnsi="Arial" w:cs="Arial"/>
        </w:rPr>
        <w:t xml:space="preserve">e invención </w:t>
      </w:r>
      <w:r w:rsidR="00597AEA" w:rsidRPr="001C643E">
        <w:rPr>
          <w:rFonts w:ascii="Arial" w:hAnsi="Arial" w:cs="Arial"/>
        </w:rPr>
        <w:t>humana</w:t>
      </w:r>
      <w:r w:rsidR="00E974C3" w:rsidRPr="001C643E">
        <w:rPr>
          <w:rFonts w:ascii="Arial" w:hAnsi="Arial" w:cs="Arial"/>
        </w:rPr>
        <w:t>. Estas son:</w:t>
      </w:r>
    </w:p>
    <w:tbl>
      <w:tblPr>
        <w:tblStyle w:val="Tabladelista4-nfasis3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423"/>
      </w:tblGrid>
      <w:tr w:rsidR="003E162E" w:rsidRPr="001C643E" w14:paraId="7F0AB037" w14:textId="77777777" w:rsidTr="001633C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Borders>
              <w:top w:val="none" w:sz="0" w:space="0" w:color="auto"/>
              <w:left w:val="none" w:sz="0" w:space="0" w:color="auto"/>
              <w:bottom w:val="none" w:sz="0" w:space="0" w:color="auto"/>
            </w:tcBorders>
          </w:tcPr>
          <w:p w14:paraId="45D3E587" w14:textId="77777777" w:rsidR="003E162E" w:rsidRPr="001C643E" w:rsidRDefault="003E162E" w:rsidP="001C643E">
            <w:pPr>
              <w:spacing w:after="0" w:line="360" w:lineRule="auto"/>
              <w:jc w:val="center"/>
              <w:rPr>
                <w:rFonts w:ascii="Arial" w:hAnsi="Arial" w:cs="Arial"/>
              </w:rPr>
            </w:pPr>
            <w:r w:rsidRPr="001C643E">
              <w:rPr>
                <w:rFonts w:ascii="Arial" w:hAnsi="Arial" w:cs="Arial"/>
              </w:rPr>
              <w:t>Categoría taxonómica</w:t>
            </w:r>
          </w:p>
        </w:tc>
        <w:tc>
          <w:tcPr>
            <w:tcW w:w="6423" w:type="dxa"/>
            <w:tcBorders>
              <w:top w:val="none" w:sz="0" w:space="0" w:color="auto"/>
              <w:bottom w:val="none" w:sz="0" w:space="0" w:color="auto"/>
              <w:right w:val="none" w:sz="0" w:space="0" w:color="auto"/>
            </w:tcBorders>
          </w:tcPr>
          <w:p w14:paraId="6D194F78" w14:textId="77777777" w:rsidR="003E162E" w:rsidRPr="001C643E" w:rsidRDefault="003E162E" w:rsidP="001C643E">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Descripción</w:t>
            </w:r>
          </w:p>
        </w:tc>
      </w:tr>
      <w:tr w:rsidR="003E162E" w:rsidRPr="001C643E" w14:paraId="674FAD16" w14:textId="77777777" w:rsidTr="001633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58173779" w14:textId="77777777" w:rsidR="003E162E" w:rsidRPr="001C643E" w:rsidRDefault="003E162E" w:rsidP="001C643E">
            <w:pPr>
              <w:spacing w:after="0" w:line="360" w:lineRule="auto"/>
              <w:rPr>
                <w:rFonts w:ascii="Arial" w:hAnsi="Arial" w:cs="Arial"/>
              </w:rPr>
            </w:pPr>
            <w:r w:rsidRPr="001C643E">
              <w:rPr>
                <w:rFonts w:ascii="Arial" w:hAnsi="Arial" w:cs="Arial"/>
              </w:rPr>
              <w:t>Género</w:t>
            </w:r>
          </w:p>
        </w:tc>
        <w:tc>
          <w:tcPr>
            <w:tcW w:w="6423" w:type="dxa"/>
          </w:tcPr>
          <w:p w14:paraId="0DB802CA" w14:textId="77777777" w:rsidR="003E162E" w:rsidRPr="001C643E" w:rsidRDefault="00CF6C80" w:rsidP="001C643E">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Categoría formada por un conjunto de especies relacionadas entre sí.</w:t>
            </w:r>
          </w:p>
        </w:tc>
      </w:tr>
      <w:tr w:rsidR="003E162E" w:rsidRPr="001C643E" w14:paraId="5BD77A48" w14:textId="77777777" w:rsidTr="001633C3">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76B01D8C" w14:textId="77777777" w:rsidR="003E162E" w:rsidRPr="001C643E" w:rsidRDefault="003E162E" w:rsidP="001C643E">
            <w:pPr>
              <w:spacing w:after="0" w:line="360" w:lineRule="auto"/>
              <w:rPr>
                <w:rFonts w:ascii="Arial" w:hAnsi="Arial" w:cs="Arial"/>
              </w:rPr>
            </w:pPr>
            <w:r w:rsidRPr="001C643E">
              <w:rPr>
                <w:rFonts w:ascii="Arial" w:hAnsi="Arial" w:cs="Arial"/>
              </w:rPr>
              <w:t>Familia</w:t>
            </w:r>
          </w:p>
        </w:tc>
        <w:tc>
          <w:tcPr>
            <w:tcW w:w="6423" w:type="dxa"/>
          </w:tcPr>
          <w:p w14:paraId="5D6A8E07" w14:textId="77777777" w:rsidR="003E162E" w:rsidRPr="001C643E" w:rsidRDefault="00CF6C80" w:rsidP="001C643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 xml:space="preserve">Categoría que incluye un conjunto de géneros </w:t>
            </w:r>
            <w:r w:rsidR="00720AB0" w:rsidRPr="001C643E">
              <w:rPr>
                <w:rFonts w:ascii="Arial" w:hAnsi="Arial" w:cs="Arial"/>
              </w:rPr>
              <w:t>cercanos</w:t>
            </w:r>
            <w:r w:rsidRPr="001C643E">
              <w:rPr>
                <w:rFonts w:ascii="Arial" w:hAnsi="Arial" w:cs="Arial"/>
              </w:rPr>
              <w:t>.</w:t>
            </w:r>
          </w:p>
        </w:tc>
      </w:tr>
      <w:tr w:rsidR="003E162E" w:rsidRPr="001C643E" w14:paraId="3AFC73EA" w14:textId="77777777" w:rsidTr="001633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747B10E4" w14:textId="77777777" w:rsidR="003E162E" w:rsidRPr="001C643E" w:rsidRDefault="003E162E" w:rsidP="001C643E">
            <w:pPr>
              <w:spacing w:after="0" w:line="360" w:lineRule="auto"/>
              <w:rPr>
                <w:rFonts w:ascii="Arial" w:hAnsi="Arial" w:cs="Arial"/>
              </w:rPr>
            </w:pPr>
            <w:r w:rsidRPr="001C643E">
              <w:rPr>
                <w:rFonts w:ascii="Arial" w:hAnsi="Arial" w:cs="Arial"/>
              </w:rPr>
              <w:t>Orden</w:t>
            </w:r>
          </w:p>
        </w:tc>
        <w:tc>
          <w:tcPr>
            <w:tcW w:w="6423" w:type="dxa"/>
          </w:tcPr>
          <w:p w14:paraId="3043FAE2" w14:textId="77777777" w:rsidR="003E162E" w:rsidRPr="001C643E" w:rsidRDefault="00CF6C80" w:rsidP="001C643E">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Categoría formada por un conjunto de familias relacionadas entre sí.</w:t>
            </w:r>
          </w:p>
        </w:tc>
      </w:tr>
      <w:tr w:rsidR="003E162E" w:rsidRPr="001C643E" w14:paraId="7CDF19B1" w14:textId="77777777" w:rsidTr="001633C3">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01F79A40" w14:textId="77777777" w:rsidR="003E162E" w:rsidRPr="001C643E" w:rsidRDefault="003E162E" w:rsidP="001C643E">
            <w:pPr>
              <w:spacing w:after="0" w:line="360" w:lineRule="auto"/>
              <w:rPr>
                <w:rFonts w:ascii="Arial" w:hAnsi="Arial" w:cs="Arial"/>
              </w:rPr>
            </w:pPr>
            <w:r w:rsidRPr="001C643E">
              <w:rPr>
                <w:rFonts w:ascii="Arial" w:hAnsi="Arial" w:cs="Arial"/>
              </w:rPr>
              <w:t>Clase</w:t>
            </w:r>
          </w:p>
        </w:tc>
        <w:tc>
          <w:tcPr>
            <w:tcW w:w="6423" w:type="dxa"/>
          </w:tcPr>
          <w:p w14:paraId="12E52C3F" w14:textId="355B10CA" w:rsidR="003E162E" w:rsidRPr="001C643E" w:rsidRDefault="00CF6C80" w:rsidP="006B4536">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 xml:space="preserve">Categoría que incluye </w:t>
            </w:r>
            <w:r w:rsidR="00720AB0" w:rsidRPr="001C643E">
              <w:rPr>
                <w:rFonts w:ascii="Arial" w:hAnsi="Arial" w:cs="Arial"/>
              </w:rPr>
              <w:t xml:space="preserve">varios </w:t>
            </w:r>
            <w:r w:rsidR="006B4536">
              <w:rPr>
                <w:rFonts w:ascii="Arial" w:hAnsi="Arial" w:cs="Arial"/>
              </w:rPr>
              <w:t>ó</w:t>
            </w:r>
            <w:r w:rsidR="006B4536" w:rsidRPr="001C643E">
              <w:rPr>
                <w:rFonts w:ascii="Arial" w:hAnsi="Arial" w:cs="Arial"/>
              </w:rPr>
              <w:t xml:space="preserve">rdenes </w:t>
            </w:r>
            <w:r w:rsidRPr="001C643E">
              <w:rPr>
                <w:rFonts w:ascii="Arial" w:hAnsi="Arial" w:cs="Arial"/>
              </w:rPr>
              <w:t>relacionados entre sí.</w:t>
            </w:r>
          </w:p>
        </w:tc>
      </w:tr>
      <w:tr w:rsidR="003E162E" w:rsidRPr="001C643E" w14:paraId="713C7408" w14:textId="77777777" w:rsidTr="001633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15E9A3F9" w14:textId="77777777" w:rsidR="003E162E" w:rsidRPr="001C643E" w:rsidRDefault="003E162E" w:rsidP="001C643E">
            <w:pPr>
              <w:spacing w:after="0" w:line="360" w:lineRule="auto"/>
              <w:rPr>
                <w:rFonts w:ascii="Arial" w:hAnsi="Arial" w:cs="Arial"/>
              </w:rPr>
            </w:pPr>
            <w:proofErr w:type="spellStart"/>
            <w:r w:rsidRPr="001C643E">
              <w:rPr>
                <w:rFonts w:ascii="Arial" w:hAnsi="Arial" w:cs="Arial"/>
              </w:rPr>
              <w:t>Filum</w:t>
            </w:r>
            <w:proofErr w:type="spellEnd"/>
            <w:r w:rsidR="00CF6C80" w:rsidRPr="001C643E">
              <w:rPr>
                <w:rFonts w:ascii="Arial" w:hAnsi="Arial" w:cs="Arial"/>
              </w:rPr>
              <w:t>, Filo o D</w:t>
            </w:r>
            <w:r w:rsidRPr="001C643E">
              <w:rPr>
                <w:rFonts w:ascii="Arial" w:hAnsi="Arial" w:cs="Arial"/>
              </w:rPr>
              <w:t>ivisión</w:t>
            </w:r>
          </w:p>
        </w:tc>
        <w:tc>
          <w:tcPr>
            <w:tcW w:w="6423" w:type="dxa"/>
          </w:tcPr>
          <w:p w14:paraId="3F4446EC" w14:textId="019FE124" w:rsidR="00CF6C80" w:rsidRPr="001C643E" w:rsidRDefault="00CF6C80" w:rsidP="001C643E">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En zoología</w:t>
            </w:r>
            <w:r w:rsidR="006B4536">
              <w:rPr>
                <w:rFonts w:ascii="Arial" w:hAnsi="Arial" w:cs="Arial"/>
              </w:rPr>
              <w:t>,</w:t>
            </w:r>
            <w:r w:rsidRPr="001C643E">
              <w:rPr>
                <w:rFonts w:ascii="Arial" w:hAnsi="Arial" w:cs="Arial"/>
              </w:rPr>
              <w:t xml:space="preserve"> se puede hablar de </w:t>
            </w:r>
            <w:proofErr w:type="spellStart"/>
            <w:r w:rsidR="006B4536" w:rsidRPr="006B4536">
              <w:rPr>
                <w:rFonts w:ascii="Arial" w:hAnsi="Arial" w:cs="Arial"/>
                <w:i/>
              </w:rPr>
              <w:t>filum</w:t>
            </w:r>
            <w:proofErr w:type="spellEnd"/>
            <w:r w:rsidR="006B4536" w:rsidRPr="001C643E">
              <w:rPr>
                <w:rFonts w:ascii="Arial" w:hAnsi="Arial" w:cs="Arial"/>
              </w:rPr>
              <w:t xml:space="preserve"> (en latín) o filo en español, mientras que en botánica se denomina división</w:t>
            </w:r>
            <w:r w:rsidRPr="001C643E">
              <w:rPr>
                <w:rFonts w:ascii="Arial" w:hAnsi="Arial" w:cs="Arial"/>
              </w:rPr>
              <w:t xml:space="preserve">. </w:t>
            </w:r>
          </w:p>
          <w:p w14:paraId="39619FCE" w14:textId="6D8CC7B1" w:rsidR="003E162E" w:rsidRPr="001C643E" w:rsidRDefault="006B4536" w:rsidP="006B4536">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Est</w:t>
            </w:r>
            <w:r>
              <w:rPr>
                <w:rFonts w:ascii="Arial" w:hAnsi="Arial" w:cs="Arial"/>
              </w:rPr>
              <w:t>a</w:t>
            </w:r>
            <w:r w:rsidRPr="001C643E">
              <w:rPr>
                <w:rFonts w:ascii="Arial" w:hAnsi="Arial" w:cs="Arial"/>
              </w:rPr>
              <w:t xml:space="preserve"> </w:t>
            </w:r>
            <w:r w:rsidR="00CF6C80" w:rsidRPr="001C643E">
              <w:rPr>
                <w:rFonts w:ascii="Arial" w:hAnsi="Arial" w:cs="Arial"/>
              </w:rPr>
              <w:t xml:space="preserve">categoría </w:t>
            </w:r>
            <w:r w:rsidR="00720AB0" w:rsidRPr="001C643E">
              <w:rPr>
                <w:rFonts w:ascii="Arial" w:hAnsi="Arial" w:cs="Arial"/>
              </w:rPr>
              <w:t xml:space="preserve">puede </w:t>
            </w:r>
            <w:r w:rsidR="00CF6C80" w:rsidRPr="001C643E">
              <w:rPr>
                <w:rFonts w:ascii="Arial" w:hAnsi="Arial" w:cs="Arial"/>
              </w:rPr>
              <w:t>inclu</w:t>
            </w:r>
            <w:r w:rsidR="00720AB0" w:rsidRPr="001C643E">
              <w:rPr>
                <w:rFonts w:ascii="Arial" w:hAnsi="Arial" w:cs="Arial"/>
              </w:rPr>
              <w:t>ir</w:t>
            </w:r>
            <w:r>
              <w:rPr>
                <w:rFonts w:ascii="Arial" w:hAnsi="Arial" w:cs="Arial"/>
              </w:rPr>
              <w:t>,</w:t>
            </w:r>
            <w:r w:rsidR="00720AB0" w:rsidRPr="001C643E">
              <w:rPr>
                <w:rFonts w:ascii="Arial" w:hAnsi="Arial" w:cs="Arial"/>
              </w:rPr>
              <w:t xml:space="preserve"> </w:t>
            </w:r>
            <w:r w:rsidR="00B60E0C" w:rsidRPr="001C643E">
              <w:rPr>
                <w:rFonts w:ascii="Arial" w:hAnsi="Arial" w:cs="Arial"/>
              </w:rPr>
              <w:t xml:space="preserve">a su vez, </w:t>
            </w:r>
            <w:r w:rsidR="00CF6C80" w:rsidRPr="001C643E">
              <w:rPr>
                <w:rFonts w:ascii="Arial" w:hAnsi="Arial" w:cs="Arial"/>
              </w:rPr>
              <w:t>varias clases</w:t>
            </w:r>
            <w:r w:rsidR="00720AB0" w:rsidRPr="001C643E">
              <w:rPr>
                <w:rFonts w:ascii="Arial" w:hAnsi="Arial" w:cs="Arial"/>
              </w:rPr>
              <w:t>.</w:t>
            </w:r>
          </w:p>
        </w:tc>
      </w:tr>
      <w:tr w:rsidR="003E162E" w:rsidRPr="001C643E" w14:paraId="0829D94D" w14:textId="77777777" w:rsidTr="001633C3">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373C3AB6" w14:textId="77777777" w:rsidR="003E162E" w:rsidRPr="001C643E" w:rsidRDefault="003E162E" w:rsidP="001C643E">
            <w:pPr>
              <w:spacing w:after="0" w:line="360" w:lineRule="auto"/>
              <w:rPr>
                <w:rFonts w:ascii="Arial" w:hAnsi="Arial" w:cs="Arial"/>
              </w:rPr>
            </w:pPr>
            <w:r w:rsidRPr="001C643E">
              <w:rPr>
                <w:rFonts w:ascii="Arial" w:hAnsi="Arial" w:cs="Arial"/>
              </w:rPr>
              <w:t>Reino</w:t>
            </w:r>
          </w:p>
        </w:tc>
        <w:tc>
          <w:tcPr>
            <w:tcW w:w="6423" w:type="dxa"/>
          </w:tcPr>
          <w:p w14:paraId="1CA52FDC" w14:textId="77777777" w:rsidR="003E162E" w:rsidRPr="001C643E" w:rsidRDefault="00CF6C80" w:rsidP="001C643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Categoría formada por un conjunto de filo</w:t>
            </w:r>
            <w:r w:rsidR="00AD5555" w:rsidRPr="001C643E">
              <w:rPr>
                <w:rFonts w:ascii="Arial" w:hAnsi="Arial" w:cs="Arial"/>
              </w:rPr>
              <w:t>s</w:t>
            </w:r>
            <w:r w:rsidRPr="001C643E">
              <w:rPr>
                <w:rFonts w:ascii="Arial" w:hAnsi="Arial" w:cs="Arial"/>
              </w:rPr>
              <w:t xml:space="preserve"> cercanos entre sí.</w:t>
            </w:r>
          </w:p>
        </w:tc>
      </w:tr>
      <w:tr w:rsidR="003E162E" w:rsidRPr="001C643E" w14:paraId="71D41C62" w14:textId="77777777" w:rsidTr="001633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4882124C" w14:textId="77777777" w:rsidR="003E162E" w:rsidRPr="001C643E" w:rsidRDefault="003E162E" w:rsidP="001C643E">
            <w:pPr>
              <w:spacing w:after="0" w:line="360" w:lineRule="auto"/>
              <w:rPr>
                <w:rFonts w:ascii="Arial" w:hAnsi="Arial" w:cs="Arial"/>
              </w:rPr>
            </w:pPr>
            <w:r w:rsidRPr="001C643E">
              <w:rPr>
                <w:rFonts w:ascii="Arial" w:hAnsi="Arial" w:cs="Arial"/>
              </w:rPr>
              <w:t>Dominio</w:t>
            </w:r>
          </w:p>
        </w:tc>
        <w:tc>
          <w:tcPr>
            <w:tcW w:w="6423" w:type="dxa"/>
          </w:tcPr>
          <w:p w14:paraId="4104D7B5" w14:textId="0C132F3E" w:rsidR="003E162E" w:rsidRPr="001C643E" w:rsidRDefault="00CF6C80" w:rsidP="001C643E">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E</w:t>
            </w:r>
            <w:r w:rsidR="00F17783" w:rsidRPr="001C643E">
              <w:rPr>
                <w:rFonts w:ascii="Arial" w:hAnsi="Arial" w:cs="Arial"/>
              </w:rPr>
              <w:t xml:space="preserve">sta </w:t>
            </w:r>
            <w:r w:rsidRPr="001C643E">
              <w:rPr>
                <w:rFonts w:ascii="Arial" w:hAnsi="Arial" w:cs="Arial"/>
              </w:rPr>
              <w:t xml:space="preserve">categoría taxonómica agrupa a </w:t>
            </w:r>
            <w:r w:rsidR="00F17783" w:rsidRPr="001C643E">
              <w:rPr>
                <w:rFonts w:ascii="Arial" w:hAnsi="Arial" w:cs="Arial"/>
              </w:rPr>
              <w:t xml:space="preserve">todas </w:t>
            </w:r>
            <w:r w:rsidRPr="001C643E">
              <w:rPr>
                <w:rFonts w:ascii="Arial" w:hAnsi="Arial" w:cs="Arial"/>
              </w:rPr>
              <w:t>las demás</w:t>
            </w:r>
            <w:r w:rsidR="00F17783" w:rsidRPr="001C643E">
              <w:rPr>
                <w:rFonts w:ascii="Arial" w:hAnsi="Arial" w:cs="Arial"/>
              </w:rPr>
              <w:t>. E</w:t>
            </w:r>
            <w:r w:rsidRPr="001C643E">
              <w:rPr>
                <w:rFonts w:ascii="Arial" w:hAnsi="Arial" w:cs="Arial"/>
              </w:rPr>
              <w:t xml:space="preserve">n </w:t>
            </w:r>
            <w:r w:rsidRPr="001C643E">
              <w:rPr>
                <w:rFonts w:ascii="Arial" w:hAnsi="Arial" w:cs="Arial"/>
              </w:rPr>
              <w:lastRenderedPageBreak/>
              <w:t>la actualidad</w:t>
            </w:r>
            <w:r w:rsidR="006B4536">
              <w:rPr>
                <w:rFonts w:ascii="Arial" w:hAnsi="Arial" w:cs="Arial"/>
              </w:rPr>
              <w:t>,</w:t>
            </w:r>
            <w:r w:rsidRPr="001C643E">
              <w:rPr>
                <w:rFonts w:ascii="Arial" w:hAnsi="Arial" w:cs="Arial"/>
              </w:rPr>
              <w:t xml:space="preserve"> se reconocen tres </w:t>
            </w:r>
            <w:r w:rsidR="00F17783" w:rsidRPr="001C643E">
              <w:rPr>
                <w:rFonts w:ascii="Arial" w:hAnsi="Arial" w:cs="Arial"/>
              </w:rPr>
              <w:t xml:space="preserve">taxones dentro de la </w:t>
            </w:r>
            <w:r w:rsidR="00E644DD" w:rsidRPr="001C643E">
              <w:rPr>
                <w:rFonts w:ascii="Arial" w:hAnsi="Arial" w:cs="Arial"/>
              </w:rPr>
              <w:t xml:space="preserve">categoría </w:t>
            </w:r>
            <w:r w:rsidR="006B4536" w:rsidRPr="001C643E">
              <w:rPr>
                <w:rFonts w:ascii="Arial" w:hAnsi="Arial" w:cs="Arial"/>
              </w:rPr>
              <w:t xml:space="preserve">dominio, estos son: </w:t>
            </w:r>
            <w:r w:rsidR="00C75637" w:rsidRPr="00C75637">
              <w:rPr>
                <w:rFonts w:ascii="Arial" w:hAnsi="Arial" w:cs="Arial"/>
              </w:rPr>
              <w:t xml:space="preserve">Bacteria </w:t>
            </w:r>
            <w:r w:rsidR="006B4536" w:rsidRPr="001C643E">
              <w:rPr>
                <w:rFonts w:ascii="Arial" w:hAnsi="Arial" w:cs="Arial"/>
              </w:rPr>
              <w:t xml:space="preserve">(bacterias), </w:t>
            </w:r>
            <w:r w:rsidR="00C75637" w:rsidRPr="00C75637">
              <w:rPr>
                <w:rFonts w:ascii="Arial" w:hAnsi="Arial" w:cs="Arial"/>
                <w:i/>
              </w:rPr>
              <w:t>Archaea</w:t>
            </w:r>
            <w:r w:rsidR="00C75637" w:rsidRPr="00C75637">
              <w:rPr>
                <w:rFonts w:ascii="Arial" w:hAnsi="Arial" w:cs="Arial"/>
              </w:rPr>
              <w:t xml:space="preserve"> </w:t>
            </w:r>
            <w:r w:rsidR="006B4536" w:rsidRPr="001C643E">
              <w:rPr>
                <w:rFonts w:ascii="Arial" w:hAnsi="Arial" w:cs="Arial"/>
              </w:rPr>
              <w:t xml:space="preserve">(arqueas) y </w:t>
            </w:r>
            <w:r w:rsidR="00C75637" w:rsidRPr="00C75637">
              <w:rPr>
                <w:rFonts w:ascii="Arial" w:hAnsi="Arial" w:cs="Arial"/>
                <w:i/>
              </w:rPr>
              <w:t>Eukarya</w:t>
            </w:r>
            <w:r w:rsidR="00C75637" w:rsidRPr="00C75637">
              <w:rPr>
                <w:rFonts w:ascii="Arial" w:hAnsi="Arial" w:cs="Arial"/>
              </w:rPr>
              <w:t xml:space="preserve"> </w:t>
            </w:r>
            <w:r w:rsidR="00E644DD" w:rsidRPr="001C643E">
              <w:rPr>
                <w:rFonts w:ascii="Arial" w:hAnsi="Arial" w:cs="Arial"/>
              </w:rPr>
              <w:t>(eucariotas).</w:t>
            </w:r>
          </w:p>
        </w:tc>
      </w:tr>
    </w:tbl>
    <w:p w14:paraId="7151CF70" w14:textId="77777777" w:rsidR="003E162E" w:rsidRPr="001C643E" w:rsidRDefault="003E162E" w:rsidP="001C643E">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78"/>
        <w:gridCol w:w="6350"/>
      </w:tblGrid>
      <w:tr w:rsidR="00895F25" w:rsidRPr="001C643E" w14:paraId="2FB6B779" w14:textId="77777777" w:rsidTr="00C512E6">
        <w:tc>
          <w:tcPr>
            <w:tcW w:w="8828" w:type="dxa"/>
            <w:gridSpan w:val="2"/>
            <w:shd w:val="clear" w:color="auto" w:fill="000000"/>
          </w:tcPr>
          <w:p w14:paraId="6A8FF4FE" w14:textId="77777777" w:rsidR="00895F25" w:rsidRPr="001C643E" w:rsidRDefault="00895F25" w:rsidP="001C643E">
            <w:pPr>
              <w:spacing w:after="0" w:line="360" w:lineRule="auto"/>
              <w:jc w:val="center"/>
              <w:rPr>
                <w:rFonts w:ascii="Arial" w:hAnsi="Arial" w:cs="Arial"/>
                <w:b/>
                <w:color w:val="FFFFFF"/>
                <w:lang w:val="es-MX"/>
              </w:rPr>
            </w:pPr>
            <w:r w:rsidRPr="001C643E">
              <w:rPr>
                <w:rFonts w:ascii="Arial" w:hAnsi="Arial" w:cs="Arial"/>
                <w:b/>
                <w:color w:val="FFFFFF"/>
                <w:lang w:val="es-MX"/>
              </w:rPr>
              <w:t>Profundiza: recurso aprovechado</w:t>
            </w:r>
          </w:p>
        </w:tc>
      </w:tr>
      <w:tr w:rsidR="00895F25" w:rsidRPr="001C643E" w14:paraId="7E389A17" w14:textId="77777777" w:rsidTr="00C512E6">
        <w:tc>
          <w:tcPr>
            <w:tcW w:w="2478" w:type="dxa"/>
            <w:shd w:val="clear" w:color="auto" w:fill="auto"/>
          </w:tcPr>
          <w:p w14:paraId="0FA978D3" w14:textId="77777777" w:rsidR="00895F25" w:rsidRPr="001C643E" w:rsidRDefault="00895F25"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50" w:type="dxa"/>
            <w:shd w:val="clear" w:color="auto" w:fill="auto"/>
          </w:tcPr>
          <w:p w14:paraId="738CDE49" w14:textId="5ED0253F" w:rsidR="00895F25" w:rsidRPr="001C643E" w:rsidRDefault="00895F25" w:rsidP="001C643E">
            <w:pPr>
              <w:spacing w:after="0" w:line="360" w:lineRule="auto"/>
              <w:rPr>
                <w:rFonts w:ascii="Arial" w:hAnsi="Arial" w:cs="Arial"/>
                <w:b/>
                <w:color w:val="000000"/>
                <w:lang w:val="es-MX"/>
              </w:rPr>
            </w:pPr>
            <w:r w:rsidRPr="001C643E">
              <w:rPr>
                <w:rFonts w:ascii="Arial" w:hAnsi="Arial" w:cs="Arial"/>
                <w:color w:val="000000"/>
                <w:lang w:val="es-MX"/>
              </w:rPr>
              <w:t>CN_09_04_CO_REC</w:t>
            </w:r>
            <w:r w:rsidR="00DD4A2D" w:rsidRPr="001C643E">
              <w:rPr>
                <w:rFonts w:ascii="Arial" w:hAnsi="Arial" w:cs="Arial"/>
                <w:color w:val="000000"/>
                <w:lang w:val="es-MX"/>
              </w:rPr>
              <w:t>9</w:t>
            </w:r>
            <w:r w:rsidRPr="001C643E">
              <w:rPr>
                <w:rFonts w:ascii="Arial" w:hAnsi="Arial" w:cs="Arial"/>
                <w:color w:val="000000"/>
                <w:lang w:val="es-MX"/>
              </w:rPr>
              <w:t>0</w:t>
            </w:r>
          </w:p>
        </w:tc>
      </w:tr>
      <w:tr w:rsidR="00895F25" w:rsidRPr="001C643E" w14:paraId="7DF0AE35" w14:textId="77777777" w:rsidTr="00C512E6">
        <w:tc>
          <w:tcPr>
            <w:tcW w:w="2478" w:type="dxa"/>
            <w:shd w:val="clear" w:color="auto" w:fill="auto"/>
          </w:tcPr>
          <w:p w14:paraId="5C7C630F" w14:textId="77777777" w:rsidR="00895F25" w:rsidRPr="001C643E" w:rsidRDefault="00895F25" w:rsidP="001C643E">
            <w:pPr>
              <w:spacing w:after="0" w:line="360" w:lineRule="auto"/>
              <w:rPr>
                <w:rFonts w:ascii="Arial" w:hAnsi="Arial" w:cs="Arial"/>
                <w:color w:val="000000"/>
                <w:lang w:val="es-MX"/>
              </w:rPr>
            </w:pPr>
            <w:r w:rsidRPr="001C643E">
              <w:rPr>
                <w:rFonts w:ascii="Arial" w:hAnsi="Arial" w:cs="Arial"/>
                <w:b/>
                <w:color w:val="000000"/>
                <w:lang w:val="es-MX"/>
              </w:rPr>
              <w:t>Ubicación en Aula Planeta</w:t>
            </w:r>
          </w:p>
        </w:tc>
        <w:tc>
          <w:tcPr>
            <w:tcW w:w="6350" w:type="dxa"/>
            <w:shd w:val="clear" w:color="auto" w:fill="auto"/>
          </w:tcPr>
          <w:p w14:paraId="2AF11649" w14:textId="77777777" w:rsidR="00895F25" w:rsidRPr="001C643E" w:rsidRDefault="00895F25" w:rsidP="001C643E">
            <w:pPr>
              <w:spacing w:after="0" w:line="360" w:lineRule="auto"/>
              <w:rPr>
                <w:rFonts w:ascii="Arial" w:hAnsi="Arial" w:cs="Arial"/>
                <w:color w:val="000000"/>
                <w:lang w:val="es-MX"/>
              </w:rPr>
            </w:pPr>
            <w:r w:rsidRPr="001C643E">
              <w:rPr>
                <w:rFonts w:ascii="Arial" w:hAnsi="Arial" w:cs="Arial"/>
                <w:color w:val="000000"/>
                <w:lang w:val="es-MX"/>
              </w:rPr>
              <w:t>4 ESO/ Biología y Geología/ La evolución de los seres vivos/ La clasificación de los seres vivos</w:t>
            </w:r>
          </w:p>
        </w:tc>
      </w:tr>
      <w:tr w:rsidR="00895F25" w:rsidRPr="001C643E" w14:paraId="4A46748F" w14:textId="77777777" w:rsidTr="00C512E6">
        <w:tc>
          <w:tcPr>
            <w:tcW w:w="2478" w:type="dxa"/>
            <w:shd w:val="clear" w:color="auto" w:fill="auto"/>
          </w:tcPr>
          <w:p w14:paraId="1558103B" w14:textId="77777777" w:rsidR="00895F25" w:rsidRPr="001C643E" w:rsidRDefault="00895F25" w:rsidP="001C643E">
            <w:pPr>
              <w:spacing w:after="0" w:line="360" w:lineRule="auto"/>
              <w:rPr>
                <w:rFonts w:ascii="Arial" w:hAnsi="Arial" w:cs="Arial"/>
                <w:color w:val="000000"/>
                <w:lang w:val="es-MX"/>
              </w:rPr>
            </w:pPr>
            <w:r w:rsidRPr="001C643E">
              <w:rPr>
                <w:rFonts w:ascii="Arial" w:hAnsi="Arial" w:cs="Arial"/>
                <w:b/>
                <w:color w:val="000000"/>
                <w:lang w:val="es-MX"/>
              </w:rPr>
              <w:t>Cambio (descripción o capturas de pantallas)</w:t>
            </w:r>
          </w:p>
        </w:tc>
        <w:tc>
          <w:tcPr>
            <w:tcW w:w="6350" w:type="dxa"/>
            <w:shd w:val="clear" w:color="auto" w:fill="auto"/>
          </w:tcPr>
          <w:p w14:paraId="6E736D57" w14:textId="77777777" w:rsidR="00895F25" w:rsidRPr="001C643E" w:rsidRDefault="001A3DB3" w:rsidP="001C643E">
            <w:pPr>
              <w:spacing w:after="0" w:line="360" w:lineRule="auto"/>
              <w:rPr>
                <w:rFonts w:ascii="Arial" w:hAnsi="Arial" w:cs="Arial"/>
                <w:color w:val="FF0000"/>
                <w:lang w:val="es-MX"/>
              </w:rPr>
            </w:pPr>
            <w:r w:rsidRPr="001C643E">
              <w:rPr>
                <w:rFonts w:ascii="Arial" w:hAnsi="Arial" w:cs="Arial"/>
                <w:color w:val="FF0000"/>
                <w:lang w:val="es-MX"/>
              </w:rPr>
              <w:t>Cambios en el interactivo</w:t>
            </w:r>
          </w:p>
          <w:p w14:paraId="5D368E80" w14:textId="77777777" w:rsidR="007120A3" w:rsidRPr="001C643E" w:rsidRDefault="007120A3" w:rsidP="001C643E">
            <w:pPr>
              <w:spacing w:after="0" w:line="360" w:lineRule="auto"/>
              <w:rPr>
                <w:rFonts w:ascii="Arial" w:hAnsi="Arial" w:cs="Arial"/>
                <w:color w:val="000000"/>
                <w:lang w:val="es-MX"/>
              </w:rPr>
            </w:pPr>
            <w:r w:rsidRPr="001C643E">
              <w:rPr>
                <w:rFonts w:ascii="Arial" w:hAnsi="Arial" w:cs="Arial"/>
                <w:color w:val="000000"/>
                <w:lang w:val="es-MX"/>
              </w:rPr>
              <w:t>Tiempo: 30 minutos</w:t>
            </w:r>
          </w:p>
          <w:p w14:paraId="57C2D635" w14:textId="77777777" w:rsidR="00DD4A2D" w:rsidRPr="001C643E" w:rsidRDefault="00DD4A2D" w:rsidP="001C643E">
            <w:pPr>
              <w:spacing w:after="0" w:line="360" w:lineRule="auto"/>
              <w:rPr>
                <w:rFonts w:ascii="Arial" w:hAnsi="Arial" w:cs="Arial"/>
                <w:color w:val="000000"/>
                <w:lang w:val="es-MX"/>
              </w:rPr>
            </w:pPr>
          </w:p>
          <w:p w14:paraId="22D41C09" w14:textId="77777777" w:rsidR="001A3DB3" w:rsidRPr="001C643E" w:rsidRDefault="001A3DB3" w:rsidP="001C643E">
            <w:pPr>
              <w:spacing w:after="0" w:line="360" w:lineRule="auto"/>
              <w:rPr>
                <w:rFonts w:ascii="Arial" w:hAnsi="Arial" w:cs="Arial"/>
                <w:color w:val="000000"/>
                <w:lang w:val="es-MX"/>
              </w:rPr>
            </w:pPr>
            <w:r w:rsidRPr="001C643E">
              <w:rPr>
                <w:rFonts w:ascii="Arial" w:hAnsi="Arial" w:cs="Arial"/>
                <w:color w:val="000000"/>
                <w:lang w:val="es-MX"/>
              </w:rPr>
              <w:t>En la pantalla correspondiente a la actividad:</w:t>
            </w:r>
          </w:p>
          <w:p w14:paraId="3E443AB2" w14:textId="77777777" w:rsidR="004E65F2" w:rsidRPr="001C643E" w:rsidRDefault="00CA1224" w:rsidP="001C643E">
            <w:pPr>
              <w:spacing w:after="0" w:line="360" w:lineRule="auto"/>
              <w:rPr>
                <w:rFonts w:ascii="Arial" w:hAnsi="Arial" w:cs="Arial"/>
                <w:color w:val="000000"/>
                <w:lang w:val="es-MX"/>
              </w:rPr>
            </w:pPr>
            <w:r w:rsidRPr="001C643E">
              <w:rPr>
                <w:rFonts w:ascii="Arial" w:hAnsi="Arial" w:cs="Arial"/>
                <w:noProof/>
                <w:color w:val="000000"/>
                <w:lang w:val="es-ES" w:eastAsia="es-ES"/>
              </w:rPr>
              <mc:AlternateContent>
                <mc:Choice Requires="wpg">
                  <w:drawing>
                    <wp:anchor distT="0" distB="0" distL="114300" distR="114300" simplePos="0" relativeHeight="251663360" behindDoc="0" locked="0" layoutInCell="1" allowOverlap="1" wp14:anchorId="084CA94C" wp14:editId="00078EAC">
                      <wp:simplePos x="0" y="0"/>
                      <wp:positionH relativeFrom="column">
                        <wp:posOffset>483870</wp:posOffset>
                      </wp:positionH>
                      <wp:positionV relativeFrom="paragraph">
                        <wp:posOffset>174625</wp:posOffset>
                      </wp:positionV>
                      <wp:extent cx="2830830" cy="1579880"/>
                      <wp:effectExtent l="0" t="0" r="7620" b="1270"/>
                      <wp:wrapNone/>
                      <wp:docPr id="8" name="Grupo 8"/>
                      <wp:cNvGraphicFramePr/>
                      <a:graphic xmlns:a="http://schemas.openxmlformats.org/drawingml/2006/main">
                        <a:graphicData uri="http://schemas.microsoft.com/office/word/2010/wordprocessingGroup">
                          <wpg:wgp>
                            <wpg:cNvGrpSpPr/>
                            <wpg:grpSpPr>
                              <a:xfrm>
                                <a:off x="0" y="0"/>
                                <a:ext cx="2830830" cy="1579880"/>
                                <a:chOff x="0" y="0"/>
                                <a:chExt cx="1974215" cy="1231900"/>
                              </a:xfrm>
                            </wpg:grpSpPr>
                            <pic:pic xmlns:pic="http://schemas.openxmlformats.org/drawingml/2006/picture">
                              <pic:nvPicPr>
                                <pic:cNvPr id="6" name="Imagen 6"/>
                                <pic:cNvPicPr>
                                  <a:picLocks noChangeAspect="1"/>
                                </pic:cNvPicPr>
                              </pic:nvPicPr>
                              <pic:blipFill rotWithShape="1">
                                <a:blip r:embed="rId20">
                                  <a:extLst>
                                    <a:ext uri="{28A0092B-C50C-407E-A947-70E740481C1C}">
                                      <a14:useLocalDpi xmlns:a14="http://schemas.microsoft.com/office/drawing/2010/main" val="0"/>
                                    </a:ext>
                                  </a:extLst>
                                </a:blip>
                                <a:srcRect l="20706" t="16294" r="20005" b="15309"/>
                                <a:stretch/>
                              </pic:blipFill>
                              <pic:spPr bwMode="auto">
                                <a:xfrm>
                                  <a:off x="76200" y="0"/>
                                  <a:ext cx="1898015" cy="1231900"/>
                                </a:xfrm>
                                <a:prstGeom prst="rect">
                                  <a:avLst/>
                                </a:prstGeom>
                                <a:ln>
                                  <a:noFill/>
                                </a:ln>
                                <a:extLst>
                                  <a:ext uri="{53640926-AAD7-44D8-BBD7-CCE9431645EC}">
                                    <a14:shadowObscured xmlns:a14="http://schemas.microsoft.com/office/drawing/2010/main"/>
                                  </a:ext>
                                </a:extLst>
                              </pic:spPr>
                            </pic:pic>
                            <wps:wsp>
                              <wps:cNvPr id="7" name="Elipse 7"/>
                              <wps:cNvSpPr/>
                              <wps:spPr>
                                <a:xfrm>
                                  <a:off x="0" y="63500"/>
                                  <a:ext cx="1435100" cy="165100"/>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8EB0CF" id="Grupo 8" o:spid="_x0000_s1026" style="position:absolute;margin-left:38.1pt;margin-top:13.75pt;width:222.9pt;height:124.4pt;z-index:251663360;mso-width-relative:margin;mso-height-relative:margin" coordsize="19742,123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">
                      <v:shape id="Imagen 6" o:spid="_x0000_s1027" type="#_x0000_t75" style="position:absolute;left:762;width:18980;height:123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3EP/PDAAAA2gAAAA8AAABkcnMvZG93bnJldi54bWxEj0FrwkAUhO9C/8PyCr3pxha1TV2lCIoX&#10;QaMFj4/sazY0+zZk1xj99a4geBxm5htmOu9sJVpqfOlYwXCQgCDOnS65UHDYL/ufIHxA1lg5JgUX&#10;8jCfvfSmmGp35h21WShEhLBPUYEJoU6l9Lkhi37gauLo/bnGYoiyKaRu8BzhtpLvSTKWFkuOCwZr&#10;WhjK/7OTVfD7kbWTrTma4fFrRKfDar+pN1el3l67n28QgbrwDD/aa61gDPcr8QbI2Q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cQ/88MAAADaAAAADwAAAAAAAAAAAAAAAACf&#10;AgAAZHJzL2Rvd25yZXYueG1sUEsFBgAAAAAEAAQA9wAAAI8DAAAAAA==&#10;">
                        <v:imagedata r:id="rId21" o:title="" croptop="10678f" cropbottom="10033f" cropleft="13570f" cropright="13110f"/>
                        <v:path arrowok="t"/>
                      </v:shape>
                      <v:oval id="Elipse 7" o:spid="_x0000_s1028" style="position:absolute;top:635;width:14351;height:16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xPsMA&#10;AADaAAAADwAAAGRycy9kb3ducmV2LnhtbESPMWvDMBSE90D/g3iFLqGR26ENjpVQXALN4MGOh44P&#10;68UWtZ6MpdrOv48ChY7H3X3HZYfF9mKi0RvHCl42CQjixmnDrYL6fHzegvABWWPvmBRcycNh/7DK&#10;MNVu5pKmKrQiQtinqKALYUil9E1HFv3GDcTRu7jRYohybKUecY5w28vXJHmTFg3HhQ4Hyjtqfqpf&#10;q2A95HXhPoviuzouaEo0xanMlXp6XD52IAIt4T/81/7SCt7hfiXeAL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xPsMAAADaAAAADwAAAAAAAAAAAAAAAACYAgAAZHJzL2Rv&#10;d25yZXYueG1sUEsFBgAAAAAEAAQA9QAAAIgDAAAAAA==&#10;" filled="f" strokecolor="#ed7d31 [3205]" strokeweight="1pt">
                        <v:stroke joinstyle="miter"/>
                      </v:oval>
                    </v:group>
                  </w:pict>
                </mc:Fallback>
              </mc:AlternateContent>
            </w:r>
          </w:p>
          <w:p w14:paraId="5A8C85B2" w14:textId="77777777" w:rsidR="004E65F2" w:rsidRPr="001C643E" w:rsidRDefault="004E65F2" w:rsidP="001C643E">
            <w:pPr>
              <w:spacing w:after="0" w:line="360" w:lineRule="auto"/>
              <w:rPr>
                <w:rFonts w:ascii="Arial" w:hAnsi="Arial" w:cs="Arial"/>
                <w:color w:val="000000"/>
                <w:lang w:val="es-MX"/>
              </w:rPr>
            </w:pPr>
          </w:p>
          <w:p w14:paraId="5BF1DEFF" w14:textId="77777777" w:rsidR="001A3DB3" w:rsidRPr="001C643E" w:rsidRDefault="001A3DB3" w:rsidP="001C643E">
            <w:pPr>
              <w:spacing w:after="0" w:line="360" w:lineRule="auto"/>
              <w:rPr>
                <w:rFonts w:ascii="Arial" w:hAnsi="Arial" w:cs="Arial"/>
                <w:color w:val="000000"/>
                <w:lang w:val="es-MX"/>
              </w:rPr>
            </w:pPr>
          </w:p>
          <w:p w14:paraId="6904B49A" w14:textId="77777777" w:rsidR="001A3DB3" w:rsidRPr="001C643E" w:rsidRDefault="001A3DB3" w:rsidP="001C643E">
            <w:pPr>
              <w:spacing w:after="0" w:line="360" w:lineRule="auto"/>
              <w:rPr>
                <w:rFonts w:ascii="Arial" w:hAnsi="Arial" w:cs="Arial"/>
                <w:color w:val="000000"/>
                <w:lang w:val="es-MX"/>
              </w:rPr>
            </w:pPr>
          </w:p>
          <w:p w14:paraId="74915B39" w14:textId="77777777" w:rsidR="001A3DB3" w:rsidRPr="001C643E" w:rsidRDefault="001A3DB3" w:rsidP="001C643E">
            <w:pPr>
              <w:spacing w:after="0" w:line="360" w:lineRule="auto"/>
              <w:rPr>
                <w:rFonts w:ascii="Arial" w:hAnsi="Arial" w:cs="Arial"/>
                <w:color w:val="000000"/>
                <w:lang w:val="es-MX"/>
              </w:rPr>
            </w:pPr>
          </w:p>
          <w:p w14:paraId="07658D66" w14:textId="77777777" w:rsidR="001A3DB3" w:rsidRPr="001C643E" w:rsidRDefault="001A3DB3" w:rsidP="001C643E">
            <w:pPr>
              <w:spacing w:after="0" w:line="360" w:lineRule="auto"/>
              <w:rPr>
                <w:rFonts w:ascii="Arial" w:hAnsi="Arial" w:cs="Arial"/>
                <w:color w:val="000000"/>
                <w:lang w:val="es-MX"/>
              </w:rPr>
            </w:pPr>
          </w:p>
          <w:p w14:paraId="5DEE46EA" w14:textId="77777777" w:rsidR="001A3DB3" w:rsidRPr="001C643E" w:rsidRDefault="001A3DB3" w:rsidP="001C643E">
            <w:pPr>
              <w:spacing w:after="0" w:line="360" w:lineRule="auto"/>
              <w:rPr>
                <w:rFonts w:ascii="Arial" w:hAnsi="Arial" w:cs="Arial"/>
                <w:color w:val="000000"/>
                <w:lang w:val="es-MX"/>
              </w:rPr>
            </w:pPr>
          </w:p>
          <w:p w14:paraId="5E1AE856" w14:textId="77777777" w:rsidR="004E65F2" w:rsidRPr="001C643E" w:rsidRDefault="004E65F2" w:rsidP="001C643E">
            <w:pPr>
              <w:spacing w:after="0" w:line="360" w:lineRule="auto"/>
              <w:rPr>
                <w:rFonts w:ascii="Arial" w:hAnsi="Arial" w:cs="Arial"/>
                <w:color w:val="000000"/>
                <w:lang w:val="es-MX"/>
              </w:rPr>
            </w:pPr>
          </w:p>
          <w:p w14:paraId="49500634" w14:textId="3D219535" w:rsidR="001A3DB3" w:rsidRPr="001C643E" w:rsidRDefault="001A3DB3" w:rsidP="001C643E">
            <w:pPr>
              <w:spacing w:after="0" w:line="360" w:lineRule="auto"/>
              <w:rPr>
                <w:rFonts w:ascii="Arial" w:hAnsi="Arial" w:cs="Arial"/>
                <w:color w:val="000000"/>
                <w:lang w:val="es-MX"/>
              </w:rPr>
            </w:pPr>
            <w:r w:rsidRPr="00E8770E">
              <w:rPr>
                <w:rFonts w:ascii="Arial" w:hAnsi="Arial" w:cs="Arial"/>
                <w:color w:val="000000"/>
                <w:highlight w:val="yellow"/>
                <w:lang w:val="es-MX"/>
              </w:rPr>
              <w:t>Modificar el enunciado por:</w:t>
            </w:r>
            <w:r w:rsidRPr="001C643E">
              <w:rPr>
                <w:rFonts w:ascii="Arial" w:hAnsi="Arial" w:cs="Arial"/>
                <w:color w:val="000000"/>
                <w:lang w:val="es-MX"/>
              </w:rPr>
              <w:t xml:space="preserve"> Ordena jerárquicamente las diferentes categorías taxonómicas.</w:t>
            </w:r>
          </w:p>
          <w:p w14:paraId="1E0AE65D" w14:textId="77777777" w:rsidR="001F1B83" w:rsidRPr="001C643E" w:rsidRDefault="001F1B83" w:rsidP="001C643E">
            <w:pPr>
              <w:spacing w:after="0" w:line="360" w:lineRule="auto"/>
              <w:rPr>
                <w:rFonts w:ascii="Arial" w:hAnsi="Arial" w:cs="Arial"/>
                <w:color w:val="000000"/>
                <w:lang w:val="es-MX"/>
              </w:rPr>
            </w:pPr>
          </w:p>
          <w:p w14:paraId="23343FB9" w14:textId="77777777" w:rsidR="001F1B83" w:rsidRDefault="001F1B83" w:rsidP="001C643E">
            <w:pPr>
              <w:spacing w:after="0" w:line="360" w:lineRule="auto"/>
              <w:rPr>
                <w:rFonts w:ascii="Arial" w:hAnsi="Arial" w:cs="Arial"/>
                <w:color w:val="FF0000"/>
                <w:lang w:val="es-MX"/>
              </w:rPr>
            </w:pPr>
            <w:r w:rsidRPr="001C643E">
              <w:rPr>
                <w:rFonts w:ascii="Arial" w:hAnsi="Arial" w:cs="Arial"/>
                <w:color w:val="FF0000"/>
                <w:lang w:val="es-MX"/>
              </w:rPr>
              <w:t>Cambios en la ficha del profesor</w:t>
            </w:r>
          </w:p>
          <w:p w14:paraId="682F3771" w14:textId="766EC59C" w:rsidR="006B4536" w:rsidRPr="00E8770E" w:rsidRDefault="006B4536" w:rsidP="001C643E">
            <w:pPr>
              <w:spacing w:after="0" w:line="360" w:lineRule="auto"/>
              <w:rPr>
                <w:rFonts w:ascii="Arial" w:hAnsi="Arial" w:cs="Arial"/>
                <w:b/>
                <w:color w:val="FF0000"/>
                <w:lang w:val="es-MX"/>
              </w:rPr>
            </w:pPr>
            <w:r w:rsidRPr="00E8770E">
              <w:rPr>
                <w:rFonts w:ascii="Arial" w:hAnsi="Arial" w:cs="Arial"/>
                <w:b/>
                <w:color w:val="FF0000"/>
                <w:lang w:val="es-MX"/>
              </w:rPr>
              <w:t>Ficha del profesor</w:t>
            </w:r>
          </w:p>
          <w:p w14:paraId="267D700E" w14:textId="4E5546AF" w:rsidR="001F1B83" w:rsidRPr="001C643E" w:rsidRDefault="001F1B83" w:rsidP="001C643E">
            <w:pPr>
              <w:spacing w:after="0" w:line="360" w:lineRule="auto"/>
              <w:rPr>
                <w:rFonts w:ascii="Arial" w:hAnsi="Arial" w:cs="Arial"/>
                <w:color w:val="000000"/>
                <w:lang w:val="es-MX"/>
              </w:rPr>
            </w:pPr>
            <w:r w:rsidRPr="00E8770E">
              <w:rPr>
                <w:rFonts w:ascii="Arial" w:hAnsi="Arial" w:cs="Arial"/>
                <w:color w:val="000000"/>
                <w:highlight w:val="yellow"/>
                <w:lang w:val="es-MX"/>
              </w:rPr>
              <w:t>En la pantalla 1, cambiar el título</w:t>
            </w:r>
            <w:r w:rsidRPr="001C643E">
              <w:rPr>
                <w:rFonts w:ascii="Arial" w:hAnsi="Arial" w:cs="Arial"/>
                <w:color w:val="000000"/>
                <w:lang w:val="es-MX"/>
              </w:rPr>
              <w:t xml:space="preserve"> “La clasificación de los seres</w:t>
            </w:r>
            <w:r w:rsidR="00CF6BCB">
              <w:rPr>
                <w:rFonts w:ascii="Arial" w:hAnsi="Arial" w:cs="Arial"/>
                <w:color w:val="000000"/>
                <w:lang w:val="es-MX"/>
              </w:rPr>
              <w:t xml:space="preserve"> vivos”.</w:t>
            </w:r>
          </w:p>
          <w:p w14:paraId="10023827" w14:textId="77777777" w:rsidR="00E974C3" w:rsidRPr="001C643E" w:rsidRDefault="00E974C3" w:rsidP="001C643E">
            <w:pPr>
              <w:spacing w:after="0" w:line="360" w:lineRule="auto"/>
              <w:rPr>
                <w:rFonts w:ascii="Arial" w:hAnsi="Arial" w:cs="Arial"/>
                <w:color w:val="000000"/>
                <w:lang w:val="es-MX"/>
              </w:rPr>
            </w:pPr>
          </w:p>
          <w:p w14:paraId="35408661" w14:textId="77777777" w:rsidR="001F1B83" w:rsidRPr="001C643E" w:rsidRDefault="001F1B83" w:rsidP="001C643E">
            <w:pPr>
              <w:spacing w:after="0" w:line="360" w:lineRule="auto"/>
              <w:rPr>
                <w:rFonts w:ascii="Arial" w:hAnsi="Arial" w:cs="Arial"/>
                <w:b/>
                <w:color w:val="000000"/>
                <w:lang w:val="es-MX"/>
              </w:rPr>
            </w:pPr>
            <w:r w:rsidRPr="001C643E">
              <w:rPr>
                <w:rFonts w:ascii="Arial" w:hAnsi="Arial" w:cs="Arial"/>
                <w:b/>
                <w:color w:val="000000"/>
                <w:lang w:val="es-MX"/>
              </w:rPr>
              <w:t>Objetivo</w:t>
            </w:r>
          </w:p>
          <w:p w14:paraId="0770010C" w14:textId="4C65EDD1"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 xml:space="preserve">Este recurso facilita, a través del ejemplo del gato común, el reconocimiento de las diferentes categorías </w:t>
            </w:r>
            <w:r w:rsidRPr="001C643E">
              <w:rPr>
                <w:rFonts w:ascii="Arial" w:hAnsi="Arial" w:cs="Arial"/>
                <w:color w:val="000000"/>
                <w:lang w:val="es-MX"/>
              </w:rPr>
              <w:lastRenderedPageBreak/>
              <w:t xml:space="preserve">taxonómicas propuestas para clasificar a los seres vivos, </w:t>
            </w:r>
            <w:r w:rsidR="008B01BA">
              <w:rPr>
                <w:rFonts w:ascii="Arial" w:hAnsi="Arial" w:cs="Arial"/>
                <w:color w:val="000000"/>
                <w:lang w:val="es-MX"/>
              </w:rPr>
              <w:t>a partir</w:t>
            </w:r>
            <w:r w:rsidR="008B01BA" w:rsidRPr="001C643E">
              <w:rPr>
                <w:rFonts w:ascii="Arial" w:hAnsi="Arial" w:cs="Arial"/>
                <w:color w:val="000000"/>
                <w:lang w:val="es-MX"/>
              </w:rPr>
              <w:t xml:space="preserve"> </w:t>
            </w:r>
            <w:r w:rsidRPr="001C643E">
              <w:rPr>
                <w:rFonts w:ascii="Arial" w:hAnsi="Arial" w:cs="Arial"/>
                <w:color w:val="000000"/>
                <w:lang w:val="es-MX"/>
              </w:rPr>
              <w:t xml:space="preserve">de la variabilidad de formas existentes y de la relación que estas tienen entre sí. </w:t>
            </w:r>
          </w:p>
          <w:p w14:paraId="6EE4D99C" w14:textId="77777777" w:rsidR="001F1B83" w:rsidRPr="001C643E" w:rsidRDefault="001F1B83" w:rsidP="001C643E">
            <w:pPr>
              <w:spacing w:after="0" w:line="360" w:lineRule="auto"/>
              <w:rPr>
                <w:rFonts w:ascii="Arial" w:hAnsi="Arial" w:cs="Arial"/>
                <w:color w:val="000000"/>
                <w:lang w:val="es-MX"/>
              </w:rPr>
            </w:pPr>
          </w:p>
          <w:p w14:paraId="5C7D34F9" w14:textId="77777777" w:rsidR="001F1B83" w:rsidRPr="001C643E" w:rsidRDefault="001F1B83" w:rsidP="001C643E">
            <w:pPr>
              <w:spacing w:after="0" w:line="360" w:lineRule="auto"/>
              <w:rPr>
                <w:rFonts w:ascii="Arial" w:hAnsi="Arial" w:cs="Arial"/>
                <w:b/>
                <w:color w:val="000000"/>
                <w:lang w:val="es-MX"/>
              </w:rPr>
            </w:pPr>
            <w:r w:rsidRPr="001C643E">
              <w:rPr>
                <w:rFonts w:ascii="Arial" w:hAnsi="Arial" w:cs="Arial"/>
                <w:b/>
                <w:color w:val="000000"/>
                <w:lang w:val="es-MX"/>
              </w:rPr>
              <w:t>Propuesta</w:t>
            </w:r>
          </w:p>
          <w:p w14:paraId="4A6625AC" w14:textId="77777777" w:rsidR="00266FDA" w:rsidRPr="001C643E" w:rsidRDefault="00266FDA" w:rsidP="001C643E">
            <w:pPr>
              <w:spacing w:after="0" w:line="360" w:lineRule="auto"/>
              <w:rPr>
                <w:rFonts w:ascii="Arial" w:hAnsi="Arial" w:cs="Arial"/>
                <w:b/>
                <w:color w:val="000000"/>
                <w:lang w:val="es-MX"/>
              </w:rPr>
            </w:pPr>
            <w:r w:rsidRPr="001C643E">
              <w:rPr>
                <w:rFonts w:ascii="Arial" w:hAnsi="Arial" w:cs="Arial"/>
                <w:b/>
                <w:color w:val="000000"/>
                <w:lang w:val="es-MX"/>
              </w:rPr>
              <w:t>Antes de la presentación</w:t>
            </w:r>
          </w:p>
          <w:p w14:paraId="4BC022EE" w14:textId="68FB0FC7" w:rsidR="00266FDA" w:rsidRPr="001C643E" w:rsidRDefault="008B01BA" w:rsidP="001C643E">
            <w:pPr>
              <w:spacing w:after="0" w:line="360" w:lineRule="auto"/>
              <w:rPr>
                <w:rFonts w:ascii="Arial" w:hAnsi="Arial" w:cs="Arial"/>
                <w:color w:val="000000"/>
                <w:lang w:val="es-MX"/>
              </w:rPr>
            </w:pPr>
            <w:r>
              <w:rPr>
                <w:rFonts w:ascii="Arial" w:hAnsi="Arial" w:cs="Arial"/>
                <w:color w:val="000000"/>
                <w:lang w:val="es-MX"/>
              </w:rPr>
              <w:t>A modo de</w:t>
            </w:r>
            <w:r w:rsidR="00266FDA" w:rsidRPr="001C643E">
              <w:rPr>
                <w:rFonts w:ascii="Arial" w:hAnsi="Arial" w:cs="Arial"/>
                <w:color w:val="000000"/>
                <w:lang w:val="es-MX"/>
              </w:rPr>
              <w:t xml:space="preserve"> introducción</w:t>
            </w:r>
            <w:r>
              <w:rPr>
                <w:rFonts w:ascii="Arial" w:hAnsi="Arial" w:cs="Arial"/>
                <w:color w:val="000000"/>
                <w:lang w:val="es-MX"/>
              </w:rPr>
              <w:t>,</w:t>
            </w:r>
            <w:r w:rsidR="00266FDA" w:rsidRPr="001C643E">
              <w:rPr>
                <w:rFonts w:ascii="Arial" w:hAnsi="Arial" w:cs="Arial"/>
                <w:color w:val="000000"/>
                <w:lang w:val="es-MX"/>
              </w:rPr>
              <w:t xml:space="preserve"> coment</w:t>
            </w:r>
            <w:r>
              <w:rPr>
                <w:rFonts w:ascii="Arial" w:hAnsi="Arial" w:cs="Arial"/>
                <w:color w:val="000000"/>
                <w:lang w:val="es-MX"/>
              </w:rPr>
              <w:t>e</w:t>
            </w:r>
            <w:r w:rsidR="00266FDA" w:rsidRPr="001C643E">
              <w:rPr>
                <w:rFonts w:ascii="Arial" w:hAnsi="Arial" w:cs="Arial"/>
                <w:color w:val="000000"/>
                <w:lang w:val="es-MX"/>
              </w:rPr>
              <w:t xml:space="preserve"> </w:t>
            </w:r>
            <w:r w:rsidR="00F81333" w:rsidRPr="001C643E">
              <w:rPr>
                <w:rFonts w:ascii="Arial" w:hAnsi="Arial" w:cs="Arial"/>
                <w:color w:val="000000"/>
                <w:lang w:val="es-MX"/>
              </w:rPr>
              <w:t>a los estudiantes que, durante el ejercicio</w:t>
            </w:r>
            <w:r>
              <w:rPr>
                <w:rFonts w:ascii="Arial" w:hAnsi="Arial" w:cs="Arial"/>
                <w:color w:val="000000"/>
                <w:lang w:val="es-MX"/>
              </w:rPr>
              <w:t>,</w:t>
            </w:r>
            <w:r w:rsidR="00F81333" w:rsidRPr="001C643E">
              <w:rPr>
                <w:rFonts w:ascii="Arial" w:hAnsi="Arial" w:cs="Arial"/>
                <w:color w:val="000000"/>
                <w:lang w:val="es-MX"/>
              </w:rPr>
              <w:t xml:space="preserve"> </w:t>
            </w:r>
            <w:r w:rsidR="00266FDA" w:rsidRPr="001C643E">
              <w:rPr>
                <w:rFonts w:ascii="Arial" w:hAnsi="Arial" w:cs="Arial"/>
                <w:color w:val="000000"/>
                <w:lang w:val="es-MX"/>
              </w:rPr>
              <w:t xml:space="preserve">van a reconocer la clasificación taxonómica del gato común, </w:t>
            </w:r>
            <w:r w:rsidR="00660C71" w:rsidRPr="001C643E">
              <w:rPr>
                <w:rFonts w:ascii="Arial" w:hAnsi="Arial" w:cs="Arial"/>
                <w:color w:val="000000"/>
                <w:lang w:val="es-MX"/>
              </w:rPr>
              <w:t>dentro de l</w:t>
            </w:r>
            <w:r w:rsidR="00266FDA" w:rsidRPr="001C643E">
              <w:rPr>
                <w:rFonts w:ascii="Arial" w:hAnsi="Arial" w:cs="Arial"/>
                <w:color w:val="000000"/>
                <w:lang w:val="es-MX"/>
              </w:rPr>
              <w:t xml:space="preserve">a amplia variedad de seres vivos conocidos. Pídales que recuerden </w:t>
            </w:r>
            <w:r w:rsidR="00F81333" w:rsidRPr="001C643E">
              <w:rPr>
                <w:rFonts w:ascii="Arial" w:hAnsi="Arial" w:cs="Arial"/>
                <w:color w:val="000000"/>
                <w:lang w:val="es-MX"/>
              </w:rPr>
              <w:t xml:space="preserve">la especie a la que pertenece </w:t>
            </w:r>
            <w:r w:rsidR="00266FDA" w:rsidRPr="001C643E">
              <w:rPr>
                <w:rFonts w:ascii="Arial" w:hAnsi="Arial" w:cs="Arial"/>
                <w:color w:val="000000"/>
                <w:lang w:val="es-MX"/>
              </w:rPr>
              <w:t>el gato común (</w:t>
            </w:r>
            <w:proofErr w:type="spellStart"/>
            <w:r w:rsidR="00266FDA" w:rsidRPr="001C643E">
              <w:rPr>
                <w:rFonts w:ascii="Arial" w:hAnsi="Arial" w:cs="Arial"/>
                <w:i/>
                <w:color w:val="000000"/>
                <w:lang w:val="es-MX"/>
              </w:rPr>
              <w:t>Felis</w:t>
            </w:r>
            <w:proofErr w:type="spellEnd"/>
            <w:r w:rsidR="00F81333" w:rsidRPr="001C643E">
              <w:rPr>
                <w:rFonts w:ascii="Arial" w:hAnsi="Arial" w:cs="Arial"/>
                <w:i/>
                <w:color w:val="000000"/>
                <w:lang w:val="es-MX"/>
              </w:rPr>
              <w:t xml:space="preserve"> </w:t>
            </w:r>
            <w:proofErr w:type="spellStart"/>
            <w:r w:rsidR="00F81333" w:rsidRPr="001C643E">
              <w:rPr>
                <w:rFonts w:ascii="Arial" w:hAnsi="Arial" w:cs="Arial"/>
                <w:i/>
                <w:color w:val="000000"/>
                <w:lang w:val="es-MX"/>
              </w:rPr>
              <w:t>silvestris</w:t>
            </w:r>
            <w:proofErr w:type="spellEnd"/>
            <w:r w:rsidR="00266FDA" w:rsidRPr="001C643E">
              <w:rPr>
                <w:rFonts w:ascii="Arial" w:hAnsi="Arial" w:cs="Arial"/>
                <w:color w:val="000000"/>
                <w:lang w:val="es-MX"/>
              </w:rPr>
              <w:t>)</w:t>
            </w:r>
            <w:r w:rsidR="00F81333" w:rsidRPr="001C643E">
              <w:rPr>
                <w:rFonts w:ascii="Arial" w:hAnsi="Arial" w:cs="Arial"/>
                <w:color w:val="000000"/>
                <w:lang w:val="es-MX"/>
              </w:rPr>
              <w:t xml:space="preserve"> y que intenten ubicarlo en categorías taxonómicas superiores. De este modo, </w:t>
            </w:r>
            <w:r>
              <w:rPr>
                <w:rFonts w:ascii="Arial" w:hAnsi="Arial" w:cs="Arial"/>
                <w:color w:val="000000"/>
                <w:lang w:val="es-MX"/>
              </w:rPr>
              <w:t xml:space="preserve">puede </w:t>
            </w:r>
            <w:r w:rsidR="00F81333" w:rsidRPr="001C643E">
              <w:rPr>
                <w:rFonts w:ascii="Arial" w:hAnsi="Arial" w:cs="Arial"/>
                <w:color w:val="000000"/>
                <w:lang w:val="es-MX"/>
              </w:rPr>
              <w:t>reconoce</w:t>
            </w:r>
            <w:r>
              <w:rPr>
                <w:rFonts w:ascii="Arial" w:hAnsi="Arial" w:cs="Arial"/>
                <w:color w:val="000000"/>
                <w:lang w:val="es-MX"/>
              </w:rPr>
              <w:t>r los</w:t>
            </w:r>
            <w:r w:rsidR="00F81333" w:rsidRPr="001C643E">
              <w:rPr>
                <w:rFonts w:ascii="Arial" w:hAnsi="Arial" w:cs="Arial"/>
                <w:color w:val="000000"/>
                <w:lang w:val="es-MX"/>
              </w:rPr>
              <w:t xml:space="preserve"> </w:t>
            </w:r>
            <w:proofErr w:type="spellStart"/>
            <w:r w:rsidR="00F81333" w:rsidRPr="001C643E">
              <w:rPr>
                <w:rFonts w:ascii="Arial" w:hAnsi="Arial" w:cs="Arial"/>
                <w:color w:val="000000"/>
                <w:lang w:val="es-MX"/>
              </w:rPr>
              <w:t>presaberes</w:t>
            </w:r>
            <w:proofErr w:type="spellEnd"/>
            <w:r w:rsidR="00F81333" w:rsidRPr="001C643E">
              <w:rPr>
                <w:rFonts w:ascii="Arial" w:hAnsi="Arial" w:cs="Arial"/>
                <w:color w:val="000000"/>
                <w:lang w:val="es-MX"/>
              </w:rPr>
              <w:t xml:space="preserve"> de la clase, asociados al tema.</w:t>
            </w:r>
            <w:r w:rsidR="00266FDA" w:rsidRPr="001C643E">
              <w:rPr>
                <w:rFonts w:ascii="Arial" w:hAnsi="Arial" w:cs="Arial"/>
                <w:color w:val="000000"/>
                <w:lang w:val="es-MX"/>
              </w:rPr>
              <w:t xml:space="preserve"> </w:t>
            </w:r>
          </w:p>
          <w:p w14:paraId="2508F06F" w14:textId="77777777" w:rsidR="00266FDA" w:rsidRPr="001C643E" w:rsidRDefault="00266FDA" w:rsidP="001C643E">
            <w:pPr>
              <w:spacing w:after="0" w:line="360" w:lineRule="auto"/>
              <w:rPr>
                <w:rFonts w:ascii="Arial" w:hAnsi="Arial" w:cs="Arial"/>
                <w:b/>
                <w:color w:val="000000"/>
                <w:lang w:val="es-MX"/>
              </w:rPr>
            </w:pPr>
          </w:p>
          <w:p w14:paraId="62FCA259" w14:textId="77777777" w:rsidR="001F1B83" w:rsidRPr="001C643E" w:rsidRDefault="001F1B83" w:rsidP="001C643E">
            <w:pPr>
              <w:spacing w:after="0" w:line="360" w:lineRule="auto"/>
              <w:rPr>
                <w:rFonts w:ascii="Arial" w:hAnsi="Arial" w:cs="Arial"/>
                <w:b/>
                <w:color w:val="000000"/>
                <w:lang w:val="es-MX"/>
              </w:rPr>
            </w:pPr>
            <w:r w:rsidRPr="001C643E">
              <w:rPr>
                <w:rFonts w:ascii="Arial" w:hAnsi="Arial" w:cs="Arial"/>
                <w:b/>
                <w:color w:val="000000"/>
                <w:lang w:val="es-MX"/>
              </w:rPr>
              <w:t>Durante la presentación</w:t>
            </w:r>
          </w:p>
          <w:p w14:paraId="10ED09E0" w14:textId="77777777" w:rsidR="008308EF" w:rsidRPr="001C643E" w:rsidRDefault="00266FDA" w:rsidP="001C643E">
            <w:pPr>
              <w:spacing w:after="0" w:line="360" w:lineRule="auto"/>
              <w:rPr>
                <w:rFonts w:ascii="Arial" w:hAnsi="Arial" w:cs="Arial"/>
                <w:color w:val="000000"/>
                <w:lang w:val="es-MX"/>
              </w:rPr>
            </w:pPr>
            <w:r w:rsidRPr="001C643E">
              <w:rPr>
                <w:rFonts w:ascii="Arial" w:hAnsi="Arial" w:cs="Arial"/>
                <w:color w:val="000000"/>
                <w:lang w:val="es-MX"/>
              </w:rPr>
              <w:t xml:space="preserve">Presente a los estudiantes la variedad de grupos taxonómicos reconocidos, pero haga énfasis en las categorías </w:t>
            </w:r>
            <w:r w:rsidR="001F1B83" w:rsidRPr="001C643E">
              <w:rPr>
                <w:rFonts w:ascii="Arial" w:hAnsi="Arial" w:cs="Arial"/>
                <w:color w:val="000000"/>
                <w:lang w:val="es-MX"/>
              </w:rPr>
              <w:t>principales</w:t>
            </w:r>
            <w:r w:rsidR="008308EF" w:rsidRPr="001C643E">
              <w:rPr>
                <w:rFonts w:ascii="Arial" w:hAnsi="Arial" w:cs="Arial"/>
                <w:color w:val="000000"/>
                <w:lang w:val="es-MX"/>
              </w:rPr>
              <w:t>, del siguiente modo:</w:t>
            </w:r>
          </w:p>
          <w:p w14:paraId="70A08C2C" w14:textId="77777777" w:rsidR="008308EF" w:rsidRPr="001C643E" w:rsidRDefault="008308EF" w:rsidP="001C643E">
            <w:pPr>
              <w:spacing w:after="0" w:line="360" w:lineRule="auto"/>
              <w:rPr>
                <w:rFonts w:ascii="Arial" w:hAnsi="Arial" w:cs="Arial"/>
                <w:color w:val="000000"/>
                <w:lang w:val="es-MX"/>
              </w:rPr>
            </w:pPr>
          </w:p>
          <w:p w14:paraId="5A2E5DDB" w14:textId="02992A3A"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Pantalla 1</w:t>
            </w:r>
            <w:r w:rsidR="008B01BA">
              <w:rPr>
                <w:rFonts w:ascii="Arial" w:hAnsi="Arial" w:cs="Arial"/>
                <w:color w:val="000000"/>
                <w:lang w:val="es-MX"/>
              </w:rPr>
              <w:t>.</w:t>
            </w:r>
            <w:r w:rsidR="008B01BA" w:rsidRPr="001C643E">
              <w:rPr>
                <w:rFonts w:ascii="Arial" w:hAnsi="Arial" w:cs="Arial"/>
                <w:color w:val="000000"/>
                <w:lang w:val="es-MX"/>
              </w:rPr>
              <w:t xml:space="preserve"> </w:t>
            </w:r>
            <w:r w:rsidR="008308EF" w:rsidRPr="001C643E">
              <w:rPr>
                <w:rFonts w:ascii="Arial" w:hAnsi="Arial" w:cs="Arial"/>
                <w:color w:val="000000"/>
                <w:lang w:val="es-MX"/>
              </w:rPr>
              <w:t>Las categorías taxonómicas</w:t>
            </w:r>
          </w:p>
          <w:p w14:paraId="3FD38DB9" w14:textId="111D5065" w:rsidR="00660C71" w:rsidRPr="001C643E" w:rsidRDefault="00660C71" w:rsidP="001C643E">
            <w:pPr>
              <w:spacing w:after="0" w:line="360" w:lineRule="auto"/>
              <w:rPr>
                <w:rFonts w:ascii="Arial" w:hAnsi="Arial" w:cs="Arial"/>
                <w:color w:val="000000"/>
                <w:lang w:val="es-MX"/>
              </w:rPr>
            </w:pPr>
            <w:r w:rsidRPr="001C643E">
              <w:rPr>
                <w:rFonts w:ascii="Arial" w:hAnsi="Arial" w:cs="Arial"/>
                <w:color w:val="000000"/>
                <w:lang w:val="es-MX"/>
              </w:rPr>
              <w:t>Presente el esquema y comente que este tipo de representación se denomina “árbol filogenético” y representa las relaciones establecidas entre todos los seres vivos, los cuales vienen de un ancestro común.</w:t>
            </w:r>
          </w:p>
          <w:p w14:paraId="31F0D304" w14:textId="77777777"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Ha</w:t>
            </w:r>
            <w:r w:rsidR="00A1133D" w:rsidRPr="001C643E">
              <w:rPr>
                <w:rFonts w:ascii="Arial" w:hAnsi="Arial" w:cs="Arial"/>
                <w:color w:val="000000"/>
                <w:lang w:val="es-MX"/>
              </w:rPr>
              <w:t>ga</w:t>
            </w:r>
            <w:r w:rsidRPr="001C643E">
              <w:rPr>
                <w:rFonts w:ascii="Arial" w:hAnsi="Arial" w:cs="Arial"/>
                <w:color w:val="000000"/>
                <w:lang w:val="es-MX"/>
              </w:rPr>
              <w:t xml:space="preserve"> hincapié en el hecho de que, según la especie, esta puede</w:t>
            </w:r>
            <w:r w:rsidR="00A1133D" w:rsidRPr="001C643E">
              <w:rPr>
                <w:rFonts w:ascii="Arial" w:hAnsi="Arial" w:cs="Arial"/>
                <w:color w:val="000000"/>
                <w:lang w:val="es-MX"/>
              </w:rPr>
              <w:t xml:space="preserve"> asociarse a</w:t>
            </w:r>
            <w:r w:rsidRPr="001C643E">
              <w:rPr>
                <w:rFonts w:ascii="Arial" w:hAnsi="Arial" w:cs="Arial"/>
                <w:color w:val="000000"/>
                <w:lang w:val="es-MX"/>
              </w:rPr>
              <w:t xml:space="preserve"> muchas categorías taxonómicas o estar aislada, como es el caso de algunas </w:t>
            </w:r>
            <w:r w:rsidRPr="008B01BA">
              <w:rPr>
                <w:rFonts w:ascii="Arial" w:hAnsi="Arial" w:cs="Arial"/>
                <w:color w:val="000000"/>
                <w:lang w:val="es-MX"/>
              </w:rPr>
              <w:t>bacterias</w:t>
            </w:r>
            <w:r w:rsidRPr="001C643E">
              <w:rPr>
                <w:rFonts w:ascii="Arial" w:hAnsi="Arial" w:cs="Arial"/>
                <w:color w:val="000000"/>
                <w:lang w:val="es-MX"/>
              </w:rPr>
              <w:t xml:space="preserve"> o </w:t>
            </w:r>
            <w:proofErr w:type="spellStart"/>
            <w:r w:rsidRPr="001C643E">
              <w:rPr>
                <w:rFonts w:ascii="Arial" w:hAnsi="Arial" w:cs="Arial"/>
                <w:color w:val="000000"/>
                <w:lang w:val="es-MX"/>
              </w:rPr>
              <w:t>archaeas</w:t>
            </w:r>
            <w:proofErr w:type="spellEnd"/>
            <w:r w:rsidRPr="001C643E">
              <w:rPr>
                <w:rFonts w:ascii="Arial" w:hAnsi="Arial" w:cs="Arial"/>
                <w:color w:val="000000"/>
                <w:lang w:val="es-MX"/>
              </w:rPr>
              <w:t>.</w:t>
            </w:r>
          </w:p>
          <w:p w14:paraId="7EDC0E00" w14:textId="77777777" w:rsidR="00822C34" w:rsidRPr="001C643E" w:rsidRDefault="00822C34" w:rsidP="001C643E">
            <w:pPr>
              <w:spacing w:after="0" w:line="360" w:lineRule="auto"/>
              <w:rPr>
                <w:rFonts w:ascii="Arial" w:hAnsi="Arial" w:cs="Arial"/>
                <w:color w:val="000000"/>
                <w:lang w:val="es-MX"/>
              </w:rPr>
            </w:pPr>
          </w:p>
          <w:p w14:paraId="5B121620" w14:textId="2CA1DC47"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Pantalla 2</w:t>
            </w:r>
            <w:r w:rsidR="008B01BA">
              <w:rPr>
                <w:rFonts w:ascii="Arial" w:hAnsi="Arial" w:cs="Arial"/>
                <w:color w:val="000000"/>
                <w:lang w:val="es-MX"/>
              </w:rPr>
              <w:t>.</w:t>
            </w:r>
            <w:r w:rsidR="008B01BA" w:rsidRPr="001C643E">
              <w:rPr>
                <w:rFonts w:ascii="Arial" w:hAnsi="Arial" w:cs="Arial"/>
                <w:color w:val="000000"/>
                <w:lang w:val="es-MX"/>
              </w:rPr>
              <w:t xml:space="preserve"> </w:t>
            </w:r>
            <w:r w:rsidR="00822C34" w:rsidRPr="001C643E">
              <w:rPr>
                <w:rFonts w:ascii="Arial" w:hAnsi="Arial" w:cs="Arial"/>
                <w:color w:val="000000"/>
                <w:lang w:val="es-MX"/>
              </w:rPr>
              <w:t>D</w:t>
            </w:r>
            <w:r w:rsidRPr="001C643E">
              <w:rPr>
                <w:rFonts w:ascii="Arial" w:hAnsi="Arial" w:cs="Arial"/>
                <w:color w:val="000000"/>
                <w:lang w:val="es-MX"/>
              </w:rPr>
              <w:t>ominio</w:t>
            </w:r>
          </w:p>
          <w:p w14:paraId="5FE7BAD7" w14:textId="2C0D7819" w:rsidR="001F1B83" w:rsidRPr="001C643E" w:rsidRDefault="00822C34" w:rsidP="001C643E">
            <w:pPr>
              <w:spacing w:after="0" w:line="360" w:lineRule="auto"/>
              <w:rPr>
                <w:rFonts w:ascii="Arial" w:hAnsi="Arial" w:cs="Arial"/>
                <w:color w:val="000000"/>
                <w:lang w:val="es-MX"/>
              </w:rPr>
            </w:pPr>
            <w:r w:rsidRPr="001C643E">
              <w:rPr>
                <w:rFonts w:ascii="Arial" w:hAnsi="Arial" w:cs="Arial"/>
                <w:color w:val="000000"/>
                <w:lang w:val="es-MX"/>
              </w:rPr>
              <w:lastRenderedPageBreak/>
              <w:t xml:space="preserve">En la segunda pantalla, mencione el nombre de los tres </w:t>
            </w:r>
            <w:r w:rsidR="001F1B83" w:rsidRPr="001C643E">
              <w:rPr>
                <w:rFonts w:ascii="Arial" w:hAnsi="Arial" w:cs="Arial"/>
                <w:color w:val="000000"/>
                <w:lang w:val="es-MX"/>
              </w:rPr>
              <w:t>grandes dominios</w:t>
            </w:r>
            <w:r w:rsidRPr="001C643E">
              <w:rPr>
                <w:rFonts w:ascii="Arial" w:hAnsi="Arial" w:cs="Arial"/>
                <w:color w:val="000000"/>
                <w:lang w:val="es-MX"/>
              </w:rPr>
              <w:t xml:space="preserve">, y especifique que esta es la categoría taxonómica ubicada en el nivel superior. </w:t>
            </w:r>
            <w:r w:rsidR="00645E47" w:rsidRPr="001C643E">
              <w:rPr>
                <w:rFonts w:ascii="Arial" w:hAnsi="Arial" w:cs="Arial"/>
                <w:color w:val="000000"/>
                <w:lang w:val="es-MX"/>
              </w:rPr>
              <w:t>P</w:t>
            </w:r>
            <w:r w:rsidR="00645E47">
              <w:rPr>
                <w:rFonts w:ascii="Arial" w:hAnsi="Arial" w:cs="Arial"/>
                <w:color w:val="000000"/>
                <w:lang w:val="es-MX"/>
              </w:rPr>
              <w:t>ida</w:t>
            </w:r>
            <w:r w:rsidR="00645E47" w:rsidRPr="001C643E">
              <w:rPr>
                <w:rFonts w:ascii="Arial" w:hAnsi="Arial" w:cs="Arial"/>
                <w:color w:val="000000"/>
                <w:lang w:val="es-MX"/>
              </w:rPr>
              <w:t xml:space="preserve"> </w:t>
            </w:r>
            <w:r w:rsidR="00EB0502" w:rsidRPr="001C643E">
              <w:rPr>
                <w:rFonts w:ascii="Arial" w:hAnsi="Arial" w:cs="Arial"/>
                <w:color w:val="000000"/>
                <w:lang w:val="es-MX"/>
              </w:rPr>
              <w:t xml:space="preserve">a la clase que mencione las categorías </w:t>
            </w:r>
            <w:r w:rsidR="00645E47" w:rsidRPr="001C643E">
              <w:rPr>
                <w:rFonts w:ascii="Arial" w:hAnsi="Arial" w:cs="Arial"/>
                <w:color w:val="000000"/>
                <w:lang w:val="es-MX"/>
              </w:rPr>
              <w:t>taxonómic</w:t>
            </w:r>
            <w:r w:rsidR="00645E47">
              <w:rPr>
                <w:rFonts w:ascii="Arial" w:hAnsi="Arial" w:cs="Arial"/>
                <w:color w:val="000000"/>
                <w:lang w:val="es-MX"/>
              </w:rPr>
              <w:t>as</w:t>
            </w:r>
            <w:r w:rsidR="00645E47" w:rsidRPr="001C643E">
              <w:rPr>
                <w:rFonts w:ascii="Arial" w:hAnsi="Arial" w:cs="Arial"/>
                <w:color w:val="000000"/>
                <w:lang w:val="es-MX"/>
              </w:rPr>
              <w:t xml:space="preserve"> </w:t>
            </w:r>
            <w:r w:rsidR="00EB0502" w:rsidRPr="001C643E">
              <w:rPr>
                <w:rFonts w:ascii="Arial" w:hAnsi="Arial" w:cs="Arial"/>
                <w:color w:val="000000"/>
                <w:lang w:val="es-MX"/>
              </w:rPr>
              <w:t xml:space="preserve">incluidas dentro de los dominios. </w:t>
            </w:r>
            <w:r w:rsidR="008958CE" w:rsidRPr="001C643E">
              <w:rPr>
                <w:rFonts w:ascii="Arial" w:hAnsi="Arial" w:cs="Arial"/>
                <w:color w:val="000000"/>
                <w:lang w:val="es-MX"/>
              </w:rPr>
              <w:t xml:space="preserve">Resalte el hecho de que el gato doméstico hace parte del </w:t>
            </w:r>
            <w:r w:rsidR="00645E47">
              <w:rPr>
                <w:rFonts w:ascii="Arial" w:hAnsi="Arial" w:cs="Arial"/>
                <w:color w:val="000000"/>
                <w:lang w:val="es-MX"/>
              </w:rPr>
              <w:t>d</w:t>
            </w:r>
            <w:r w:rsidR="00645E47" w:rsidRPr="001C643E">
              <w:rPr>
                <w:rFonts w:ascii="Arial" w:hAnsi="Arial" w:cs="Arial"/>
                <w:color w:val="000000"/>
                <w:lang w:val="es-MX"/>
              </w:rPr>
              <w:t xml:space="preserve">ominio </w:t>
            </w:r>
            <w:r w:rsidR="00C75637" w:rsidRPr="00645E47">
              <w:rPr>
                <w:rFonts w:ascii="Arial" w:hAnsi="Arial" w:cs="Arial"/>
                <w:i/>
                <w:color w:val="000000"/>
                <w:lang w:val="es-MX"/>
              </w:rPr>
              <w:t>Eukarya</w:t>
            </w:r>
            <w:r w:rsidR="008958CE" w:rsidRPr="001C643E">
              <w:rPr>
                <w:rFonts w:ascii="Arial" w:hAnsi="Arial" w:cs="Arial"/>
                <w:color w:val="000000"/>
                <w:lang w:val="es-MX"/>
              </w:rPr>
              <w:t>, en el cual se encuentran los eucariotas.</w:t>
            </w:r>
          </w:p>
          <w:p w14:paraId="57F7B58D" w14:textId="77777777" w:rsidR="00822C34" w:rsidRPr="001C643E" w:rsidRDefault="00822C34" w:rsidP="001C643E">
            <w:pPr>
              <w:spacing w:after="0" w:line="360" w:lineRule="auto"/>
              <w:rPr>
                <w:rFonts w:ascii="Arial" w:hAnsi="Arial" w:cs="Arial"/>
                <w:color w:val="000000"/>
                <w:lang w:val="es-MX"/>
              </w:rPr>
            </w:pPr>
          </w:p>
          <w:p w14:paraId="54FCCE32" w14:textId="1BC51F2A" w:rsidR="001F1B83" w:rsidRPr="001C643E" w:rsidRDefault="00760239" w:rsidP="001C643E">
            <w:pPr>
              <w:spacing w:after="0" w:line="360" w:lineRule="auto"/>
              <w:rPr>
                <w:rFonts w:ascii="Arial" w:hAnsi="Arial" w:cs="Arial"/>
                <w:color w:val="000000"/>
                <w:lang w:val="es-MX"/>
              </w:rPr>
            </w:pPr>
            <w:r w:rsidRPr="001C643E">
              <w:rPr>
                <w:rFonts w:ascii="Arial" w:hAnsi="Arial" w:cs="Arial"/>
                <w:color w:val="000000"/>
                <w:lang w:val="es-MX"/>
              </w:rPr>
              <w:t>Pantalla 3</w:t>
            </w:r>
            <w:r w:rsidR="00645E47">
              <w:rPr>
                <w:rFonts w:ascii="Arial" w:hAnsi="Arial" w:cs="Arial"/>
                <w:color w:val="000000"/>
                <w:lang w:val="es-MX"/>
              </w:rPr>
              <w:t>.</w:t>
            </w:r>
            <w:r w:rsidR="00645E47" w:rsidRPr="001C643E">
              <w:rPr>
                <w:rFonts w:ascii="Arial" w:hAnsi="Arial" w:cs="Arial"/>
                <w:color w:val="000000"/>
                <w:lang w:val="es-MX"/>
              </w:rPr>
              <w:t xml:space="preserve"> </w:t>
            </w:r>
            <w:r w:rsidRPr="001C643E">
              <w:rPr>
                <w:rFonts w:ascii="Arial" w:hAnsi="Arial" w:cs="Arial"/>
                <w:color w:val="000000"/>
                <w:lang w:val="es-MX"/>
              </w:rPr>
              <w:t>R</w:t>
            </w:r>
            <w:r w:rsidR="001F1B83" w:rsidRPr="001C643E">
              <w:rPr>
                <w:rFonts w:ascii="Arial" w:hAnsi="Arial" w:cs="Arial"/>
                <w:color w:val="000000"/>
                <w:lang w:val="es-MX"/>
              </w:rPr>
              <w:t>eino</w:t>
            </w:r>
          </w:p>
          <w:p w14:paraId="017F2431" w14:textId="77777777" w:rsidR="001F1B83" w:rsidRPr="001C643E" w:rsidRDefault="00760239" w:rsidP="001C643E">
            <w:pPr>
              <w:spacing w:after="0" w:line="360" w:lineRule="auto"/>
              <w:rPr>
                <w:rFonts w:ascii="Arial" w:hAnsi="Arial" w:cs="Arial"/>
                <w:color w:val="000000"/>
                <w:lang w:val="es-MX"/>
              </w:rPr>
            </w:pPr>
            <w:r w:rsidRPr="00645E47">
              <w:rPr>
                <w:rFonts w:ascii="Arial" w:hAnsi="Arial" w:cs="Arial"/>
                <w:color w:val="000000"/>
                <w:lang w:val="es-MX"/>
              </w:rPr>
              <w:t>Recuerde</w:t>
            </w:r>
            <w:r w:rsidRPr="001C643E">
              <w:rPr>
                <w:rFonts w:ascii="Arial" w:hAnsi="Arial" w:cs="Arial"/>
                <w:color w:val="000000"/>
                <w:lang w:val="es-MX"/>
              </w:rPr>
              <w:t xml:space="preserve"> el nombre de los cuatro reinos eucariotas y pida a los estudiantes que mencionen un </w:t>
            </w:r>
            <w:r w:rsidR="001F1B83" w:rsidRPr="001C643E">
              <w:rPr>
                <w:rFonts w:ascii="Arial" w:hAnsi="Arial" w:cs="Arial"/>
                <w:color w:val="000000"/>
                <w:lang w:val="es-MX"/>
              </w:rPr>
              <w:t>ejemplo de cada reino</w:t>
            </w:r>
            <w:r w:rsidR="00D54843" w:rsidRPr="001C643E">
              <w:rPr>
                <w:rFonts w:ascii="Arial" w:hAnsi="Arial" w:cs="Arial"/>
                <w:color w:val="000000"/>
                <w:lang w:val="es-MX"/>
              </w:rPr>
              <w:t xml:space="preserve"> y </w:t>
            </w:r>
            <w:r w:rsidR="001F1B83" w:rsidRPr="001C643E">
              <w:rPr>
                <w:rFonts w:ascii="Arial" w:hAnsi="Arial" w:cs="Arial"/>
                <w:color w:val="000000"/>
                <w:lang w:val="es-MX"/>
              </w:rPr>
              <w:t>algunas de sus características más destacables.</w:t>
            </w:r>
            <w:r w:rsidR="00097196" w:rsidRPr="001C643E">
              <w:rPr>
                <w:rFonts w:ascii="Arial" w:hAnsi="Arial" w:cs="Arial"/>
                <w:color w:val="000000"/>
                <w:lang w:val="es-MX"/>
              </w:rPr>
              <w:t xml:space="preserve"> Por último, resalte que el gato común hace parte del reino Animalia.</w:t>
            </w:r>
          </w:p>
          <w:p w14:paraId="059C1EFB" w14:textId="77777777" w:rsidR="008958CE" w:rsidRPr="001C643E" w:rsidRDefault="008958CE" w:rsidP="001C643E">
            <w:pPr>
              <w:spacing w:after="0" w:line="360" w:lineRule="auto"/>
              <w:rPr>
                <w:rFonts w:ascii="Arial" w:hAnsi="Arial" w:cs="Arial"/>
                <w:color w:val="000000"/>
                <w:lang w:val="es-MX"/>
              </w:rPr>
            </w:pPr>
          </w:p>
          <w:p w14:paraId="515D38FC" w14:textId="74495E0E"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Pantalla 4</w:t>
            </w:r>
            <w:r w:rsidR="00645E47">
              <w:rPr>
                <w:rFonts w:ascii="Arial" w:hAnsi="Arial" w:cs="Arial"/>
                <w:color w:val="000000"/>
                <w:lang w:val="es-MX"/>
              </w:rPr>
              <w:t>.</w:t>
            </w:r>
            <w:r w:rsidR="00645E47" w:rsidRPr="001C643E">
              <w:rPr>
                <w:rFonts w:ascii="Arial" w:hAnsi="Arial" w:cs="Arial"/>
                <w:color w:val="000000"/>
                <w:lang w:val="es-MX"/>
              </w:rPr>
              <w:t xml:space="preserve"> </w:t>
            </w:r>
            <w:r w:rsidR="00D54843" w:rsidRPr="001C643E">
              <w:rPr>
                <w:rFonts w:ascii="Arial" w:hAnsi="Arial" w:cs="Arial"/>
                <w:color w:val="000000"/>
                <w:lang w:val="es-MX"/>
              </w:rPr>
              <w:t>F</w:t>
            </w:r>
            <w:r w:rsidRPr="001C643E">
              <w:rPr>
                <w:rFonts w:ascii="Arial" w:hAnsi="Arial" w:cs="Arial"/>
                <w:color w:val="000000"/>
                <w:lang w:val="es-MX"/>
              </w:rPr>
              <w:t>ilo</w:t>
            </w:r>
          </w:p>
          <w:p w14:paraId="005FEA8F" w14:textId="441D5027" w:rsidR="001F1B83" w:rsidRPr="001C643E" w:rsidRDefault="00AD5555" w:rsidP="001C643E">
            <w:pPr>
              <w:spacing w:after="0" w:line="360" w:lineRule="auto"/>
              <w:rPr>
                <w:rFonts w:ascii="Arial" w:hAnsi="Arial" w:cs="Arial"/>
                <w:color w:val="000000"/>
                <w:lang w:val="es-MX"/>
              </w:rPr>
            </w:pPr>
            <w:r w:rsidRPr="001C643E">
              <w:rPr>
                <w:rFonts w:ascii="Arial" w:hAnsi="Arial" w:cs="Arial"/>
                <w:color w:val="000000"/>
                <w:lang w:val="es-MX"/>
              </w:rPr>
              <w:t xml:space="preserve">Solicite al grupo que mencione el nombre que le asignan los botánicos a esta categoría (División). Luego, pídales que identifiquen los diferentes filos dentro de Animalia. </w:t>
            </w:r>
            <w:r w:rsidR="001F1B83" w:rsidRPr="001C643E">
              <w:rPr>
                <w:rFonts w:ascii="Arial" w:hAnsi="Arial" w:cs="Arial"/>
                <w:color w:val="000000"/>
                <w:lang w:val="es-MX"/>
              </w:rPr>
              <w:t>Ha</w:t>
            </w:r>
            <w:r w:rsidRPr="001C643E">
              <w:rPr>
                <w:rFonts w:ascii="Arial" w:hAnsi="Arial" w:cs="Arial"/>
                <w:color w:val="000000"/>
                <w:lang w:val="es-MX"/>
              </w:rPr>
              <w:t xml:space="preserve">ga </w:t>
            </w:r>
            <w:r w:rsidR="001F1B83" w:rsidRPr="001C643E">
              <w:rPr>
                <w:rFonts w:ascii="Arial" w:hAnsi="Arial" w:cs="Arial"/>
                <w:color w:val="000000"/>
                <w:lang w:val="es-MX"/>
              </w:rPr>
              <w:t>un repaso de sus características y prop</w:t>
            </w:r>
            <w:r w:rsidRPr="001C643E">
              <w:rPr>
                <w:rFonts w:ascii="Arial" w:hAnsi="Arial" w:cs="Arial"/>
                <w:color w:val="000000"/>
                <w:lang w:val="es-MX"/>
              </w:rPr>
              <w:t xml:space="preserve">onga </w:t>
            </w:r>
            <w:r w:rsidR="001F1B83" w:rsidRPr="001C643E">
              <w:rPr>
                <w:rFonts w:ascii="Arial" w:hAnsi="Arial" w:cs="Arial"/>
                <w:color w:val="000000"/>
                <w:lang w:val="es-MX"/>
              </w:rPr>
              <w:t>ejemplos de su entorno próximo.</w:t>
            </w:r>
            <w:r w:rsidRPr="001C643E">
              <w:rPr>
                <w:rFonts w:ascii="Arial" w:hAnsi="Arial" w:cs="Arial"/>
                <w:color w:val="000000"/>
                <w:lang w:val="es-MX"/>
              </w:rPr>
              <w:t xml:space="preserve"> </w:t>
            </w:r>
            <w:r w:rsidR="00947B7A" w:rsidRPr="001C643E">
              <w:rPr>
                <w:rFonts w:ascii="Arial" w:hAnsi="Arial" w:cs="Arial"/>
                <w:color w:val="000000"/>
                <w:lang w:val="es-MX"/>
              </w:rPr>
              <w:t xml:space="preserve">Pregunte ¿a qué filo pertenece el gato común? Permítales confirmar sus respuestas pasando a la siguiente pantalla. </w:t>
            </w:r>
          </w:p>
          <w:p w14:paraId="7AB61D5A" w14:textId="77777777" w:rsidR="00660C71" w:rsidRPr="001C643E" w:rsidRDefault="00660C71" w:rsidP="001C643E">
            <w:pPr>
              <w:spacing w:after="0" w:line="360" w:lineRule="auto"/>
              <w:rPr>
                <w:rFonts w:ascii="Arial" w:hAnsi="Arial" w:cs="Arial"/>
                <w:color w:val="000000"/>
                <w:lang w:val="es-MX"/>
              </w:rPr>
            </w:pPr>
          </w:p>
          <w:p w14:paraId="379108BF" w14:textId="3398D0EB" w:rsidR="001F1B83" w:rsidRPr="001C643E" w:rsidRDefault="00EC776A" w:rsidP="001C643E">
            <w:pPr>
              <w:spacing w:after="0" w:line="360" w:lineRule="auto"/>
              <w:rPr>
                <w:rFonts w:ascii="Arial" w:hAnsi="Arial" w:cs="Arial"/>
                <w:color w:val="000000"/>
                <w:lang w:val="es-MX"/>
              </w:rPr>
            </w:pPr>
            <w:r w:rsidRPr="001C643E">
              <w:rPr>
                <w:rFonts w:ascii="Arial" w:hAnsi="Arial" w:cs="Arial"/>
                <w:color w:val="000000"/>
                <w:lang w:val="es-MX"/>
              </w:rPr>
              <w:t>Pantalla 5</w:t>
            </w:r>
            <w:r w:rsidR="00DF322D">
              <w:rPr>
                <w:rFonts w:ascii="Arial" w:hAnsi="Arial" w:cs="Arial"/>
                <w:color w:val="000000"/>
                <w:lang w:val="es-MX"/>
              </w:rPr>
              <w:t>.</w:t>
            </w:r>
            <w:r w:rsidR="00DF322D" w:rsidRPr="001C643E">
              <w:rPr>
                <w:rFonts w:ascii="Arial" w:hAnsi="Arial" w:cs="Arial"/>
                <w:color w:val="000000"/>
                <w:lang w:val="es-MX"/>
              </w:rPr>
              <w:t xml:space="preserve"> </w:t>
            </w:r>
            <w:r w:rsidRPr="001C643E">
              <w:rPr>
                <w:rFonts w:ascii="Arial" w:hAnsi="Arial" w:cs="Arial"/>
                <w:color w:val="000000"/>
                <w:lang w:val="es-MX"/>
              </w:rPr>
              <w:t>C</w:t>
            </w:r>
            <w:r w:rsidR="001F1B83" w:rsidRPr="001C643E">
              <w:rPr>
                <w:rFonts w:ascii="Arial" w:hAnsi="Arial" w:cs="Arial"/>
                <w:color w:val="000000"/>
                <w:lang w:val="es-MX"/>
              </w:rPr>
              <w:t>lase</w:t>
            </w:r>
          </w:p>
          <w:p w14:paraId="520963C6" w14:textId="223AAAB0" w:rsidR="001F1B83" w:rsidRPr="001C643E" w:rsidRDefault="00DF322D" w:rsidP="001C643E">
            <w:pPr>
              <w:spacing w:after="0" w:line="360" w:lineRule="auto"/>
              <w:rPr>
                <w:rFonts w:ascii="Arial" w:hAnsi="Arial" w:cs="Arial"/>
                <w:color w:val="000000"/>
                <w:lang w:val="es-MX"/>
              </w:rPr>
            </w:pPr>
            <w:r>
              <w:rPr>
                <w:rFonts w:ascii="Arial" w:hAnsi="Arial" w:cs="Arial"/>
                <w:color w:val="000000"/>
                <w:lang w:val="es-MX"/>
              </w:rPr>
              <w:t>Recuerde</w:t>
            </w:r>
            <w:r w:rsidR="001F1B83" w:rsidRPr="001C643E">
              <w:rPr>
                <w:rFonts w:ascii="Arial" w:hAnsi="Arial" w:cs="Arial"/>
                <w:color w:val="000000"/>
                <w:lang w:val="es-MX"/>
              </w:rPr>
              <w:t xml:space="preserve"> que en las clasificaciones taxonómicas existen categorías intermedias que empiezan por los prefijos </w:t>
            </w:r>
            <w:proofErr w:type="spellStart"/>
            <w:r w:rsidR="001F1B83" w:rsidRPr="001C643E">
              <w:rPr>
                <w:rFonts w:ascii="Arial" w:hAnsi="Arial" w:cs="Arial"/>
                <w:color w:val="000000"/>
                <w:lang w:val="es-MX"/>
              </w:rPr>
              <w:t>super</w:t>
            </w:r>
            <w:proofErr w:type="spellEnd"/>
            <w:r w:rsidR="001F1B83" w:rsidRPr="001C643E">
              <w:rPr>
                <w:rFonts w:ascii="Arial" w:hAnsi="Arial" w:cs="Arial"/>
                <w:color w:val="000000"/>
                <w:lang w:val="es-MX"/>
              </w:rPr>
              <w:t>-, infra- o sub-.</w:t>
            </w:r>
          </w:p>
          <w:p w14:paraId="4D457B58" w14:textId="4E60EAC3" w:rsidR="001F1B83" w:rsidRPr="001C643E" w:rsidRDefault="00E74559" w:rsidP="001C643E">
            <w:pPr>
              <w:spacing w:after="0" w:line="360" w:lineRule="auto"/>
              <w:rPr>
                <w:rFonts w:ascii="Arial" w:hAnsi="Arial" w:cs="Arial"/>
                <w:color w:val="000000"/>
                <w:lang w:val="es-MX"/>
              </w:rPr>
            </w:pPr>
            <w:r w:rsidRPr="001C643E">
              <w:rPr>
                <w:rFonts w:ascii="Arial" w:hAnsi="Arial" w:cs="Arial"/>
                <w:color w:val="000000"/>
                <w:lang w:val="es-MX"/>
              </w:rPr>
              <w:t>Repase las características de algunas clases, así:</w:t>
            </w:r>
          </w:p>
          <w:p w14:paraId="7D99C5B1" w14:textId="12CBC767"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 xml:space="preserve">- Los </w:t>
            </w:r>
            <w:proofErr w:type="spellStart"/>
            <w:r w:rsidRPr="001C643E">
              <w:rPr>
                <w:rFonts w:ascii="Arial" w:hAnsi="Arial" w:cs="Arial"/>
                <w:color w:val="000000"/>
                <w:lang w:val="es-MX"/>
              </w:rPr>
              <w:t>Agnatha</w:t>
            </w:r>
            <w:proofErr w:type="spellEnd"/>
            <w:r w:rsidR="00DF322D">
              <w:rPr>
                <w:rFonts w:ascii="Arial" w:hAnsi="Arial" w:cs="Arial"/>
                <w:color w:val="000000"/>
                <w:lang w:val="es-MX"/>
              </w:rPr>
              <w:t>,</w:t>
            </w:r>
            <w:r w:rsidRPr="001C643E">
              <w:rPr>
                <w:rFonts w:ascii="Arial" w:hAnsi="Arial" w:cs="Arial"/>
                <w:color w:val="000000"/>
                <w:lang w:val="es-MX"/>
              </w:rPr>
              <w:t xml:space="preserve"> son los peces sin mandíbula.</w:t>
            </w:r>
          </w:p>
          <w:p w14:paraId="0F4218A1" w14:textId="2EAD765D"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 xml:space="preserve">- Los </w:t>
            </w:r>
            <w:proofErr w:type="spellStart"/>
            <w:r w:rsidRPr="001C643E">
              <w:rPr>
                <w:rFonts w:ascii="Arial" w:hAnsi="Arial" w:cs="Arial"/>
                <w:color w:val="000000"/>
                <w:lang w:val="es-MX"/>
              </w:rPr>
              <w:t>Gnathostomata</w:t>
            </w:r>
            <w:proofErr w:type="spellEnd"/>
            <w:r w:rsidR="00DF322D">
              <w:rPr>
                <w:rFonts w:ascii="Arial" w:hAnsi="Arial" w:cs="Arial"/>
                <w:color w:val="000000"/>
                <w:lang w:val="es-MX"/>
              </w:rPr>
              <w:t>,</w:t>
            </w:r>
            <w:r w:rsidRPr="001C643E">
              <w:rPr>
                <w:rFonts w:ascii="Arial" w:hAnsi="Arial" w:cs="Arial"/>
                <w:color w:val="000000"/>
                <w:lang w:val="es-MX"/>
              </w:rPr>
              <w:t xml:space="preserve"> son los animales con mandíbula, </w:t>
            </w:r>
            <w:r w:rsidRPr="001C643E">
              <w:rPr>
                <w:rFonts w:ascii="Arial" w:hAnsi="Arial" w:cs="Arial"/>
                <w:color w:val="000000"/>
                <w:lang w:val="es-MX"/>
              </w:rPr>
              <w:lastRenderedPageBreak/>
              <w:t>como el ser humano.</w:t>
            </w:r>
          </w:p>
          <w:p w14:paraId="75B79FBE" w14:textId="771B0B3C"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 xml:space="preserve">- Los </w:t>
            </w:r>
            <w:proofErr w:type="spellStart"/>
            <w:r w:rsidRPr="001C643E">
              <w:rPr>
                <w:rFonts w:ascii="Arial" w:hAnsi="Arial" w:cs="Arial"/>
                <w:color w:val="000000"/>
                <w:lang w:val="es-MX"/>
              </w:rPr>
              <w:t>Chondrichthyes</w:t>
            </w:r>
            <w:proofErr w:type="spellEnd"/>
            <w:r w:rsidR="00DF322D">
              <w:rPr>
                <w:rFonts w:ascii="Arial" w:hAnsi="Arial" w:cs="Arial"/>
                <w:color w:val="000000"/>
                <w:lang w:val="es-MX"/>
              </w:rPr>
              <w:t>,</w:t>
            </w:r>
            <w:r w:rsidRPr="001C643E">
              <w:rPr>
                <w:rFonts w:ascii="Arial" w:hAnsi="Arial" w:cs="Arial"/>
                <w:color w:val="000000"/>
                <w:lang w:val="es-MX"/>
              </w:rPr>
              <w:t xml:space="preserve"> son los peces cartilaginosos.</w:t>
            </w:r>
          </w:p>
          <w:p w14:paraId="20783243" w14:textId="638AF92D"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 xml:space="preserve">- Los </w:t>
            </w:r>
            <w:proofErr w:type="spellStart"/>
            <w:r w:rsidRPr="001C643E">
              <w:rPr>
                <w:rFonts w:ascii="Arial" w:hAnsi="Arial" w:cs="Arial"/>
                <w:color w:val="000000"/>
                <w:lang w:val="es-MX"/>
              </w:rPr>
              <w:t>Osteichthyes</w:t>
            </w:r>
            <w:proofErr w:type="spellEnd"/>
            <w:r w:rsidR="00DF322D">
              <w:rPr>
                <w:rFonts w:ascii="Arial" w:hAnsi="Arial" w:cs="Arial"/>
                <w:color w:val="000000"/>
                <w:lang w:val="es-MX"/>
              </w:rPr>
              <w:t>,</w:t>
            </w:r>
            <w:r w:rsidRPr="001C643E">
              <w:rPr>
                <w:rFonts w:ascii="Arial" w:hAnsi="Arial" w:cs="Arial"/>
                <w:color w:val="000000"/>
                <w:lang w:val="es-MX"/>
              </w:rPr>
              <w:t xml:space="preserve"> son los peces óseos.</w:t>
            </w:r>
          </w:p>
          <w:p w14:paraId="3E2D0018" w14:textId="65862144"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 xml:space="preserve">- Los </w:t>
            </w:r>
            <w:proofErr w:type="spellStart"/>
            <w:r w:rsidRPr="001C643E">
              <w:rPr>
                <w:rFonts w:ascii="Arial" w:hAnsi="Arial" w:cs="Arial"/>
                <w:color w:val="000000"/>
                <w:lang w:val="es-MX"/>
              </w:rPr>
              <w:t>Tetrapoda</w:t>
            </w:r>
            <w:proofErr w:type="spellEnd"/>
            <w:r w:rsidRPr="001C643E">
              <w:rPr>
                <w:rFonts w:ascii="Arial" w:hAnsi="Arial" w:cs="Arial"/>
                <w:color w:val="000000"/>
                <w:lang w:val="es-MX"/>
              </w:rPr>
              <w:t xml:space="preserve"> </w:t>
            </w:r>
            <w:r w:rsidR="00DF322D">
              <w:rPr>
                <w:rFonts w:ascii="Arial" w:hAnsi="Arial" w:cs="Arial"/>
                <w:color w:val="000000"/>
                <w:lang w:val="es-MX"/>
              </w:rPr>
              <w:t>constituyen</w:t>
            </w:r>
            <w:r w:rsidR="00DF322D" w:rsidRPr="001C643E">
              <w:rPr>
                <w:rFonts w:ascii="Arial" w:hAnsi="Arial" w:cs="Arial"/>
                <w:color w:val="000000"/>
                <w:lang w:val="es-MX"/>
              </w:rPr>
              <w:t xml:space="preserve"> </w:t>
            </w:r>
            <w:r w:rsidRPr="001C643E">
              <w:rPr>
                <w:rFonts w:ascii="Arial" w:hAnsi="Arial" w:cs="Arial"/>
                <w:color w:val="000000"/>
                <w:lang w:val="es-MX"/>
              </w:rPr>
              <w:t>el grupo de los vertebrados con cuatro extremidades.</w:t>
            </w:r>
          </w:p>
          <w:p w14:paraId="5F6964B2" w14:textId="77777777" w:rsidR="00E74559" w:rsidRPr="001C643E" w:rsidRDefault="00E74559" w:rsidP="001C643E">
            <w:pPr>
              <w:spacing w:after="0" w:line="360" w:lineRule="auto"/>
              <w:rPr>
                <w:rFonts w:ascii="Arial" w:hAnsi="Arial" w:cs="Arial"/>
                <w:color w:val="000000"/>
                <w:lang w:val="es-MX"/>
              </w:rPr>
            </w:pPr>
            <w:r w:rsidRPr="001C643E">
              <w:rPr>
                <w:rFonts w:ascii="Arial" w:hAnsi="Arial" w:cs="Arial"/>
                <w:color w:val="000000"/>
                <w:lang w:val="es-MX"/>
              </w:rPr>
              <w:t>Una vez esto, solicite a los estudiantes que mencionen la clase a la que pertenece el gato común.</w:t>
            </w:r>
          </w:p>
          <w:p w14:paraId="6948E18B" w14:textId="77777777" w:rsidR="00E74559" w:rsidRPr="001C643E" w:rsidRDefault="00E74559" w:rsidP="001C643E">
            <w:pPr>
              <w:spacing w:after="0" w:line="360" w:lineRule="auto"/>
              <w:rPr>
                <w:rFonts w:ascii="Arial" w:hAnsi="Arial" w:cs="Arial"/>
                <w:color w:val="000000"/>
                <w:lang w:val="es-MX"/>
              </w:rPr>
            </w:pPr>
          </w:p>
          <w:p w14:paraId="2C018C61" w14:textId="65B71973"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Pantalla 6</w:t>
            </w:r>
            <w:r w:rsidR="00DF322D">
              <w:rPr>
                <w:rFonts w:ascii="Arial" w:hAnsi="Arial" w:cs="Arial"/>
                <w:color w:val="000000"/>
                <w:lang w:val="es-MX"/>
              </w:rPr>
              <w:t>.</w:t>
            </w:r>
            <w:r w:rsidR="00DF322D" w:rsidRPr="001C643E">
              <w:rPr>
                <w:rFonts w:ascii="Arial" w:hAnsi="Arial" w:cs="Arial"/>
                <w:color w:val="000000"/>
                <w:lang w:val="es-MX"/>
              </w:rPr>
              <w:t xml:space="preserve"> </w:t>
            </w:r>
            <w:r w:rsidR="007120A3" w:rsidRPr="001C643E">
              <w:rPr>
                <w:rFonts w:ascii="Arial" w:hAnsi="Arial" w:cs="Arial"/>
                <w:color w:val="000000"/>
                <w:lang w:val="es-MX"/>
              </w:rPr>
              <w:t>O</w:t>
            </w:r>
            <w:r w:rsidRPr="001C643E">
              <w:rPr>
                <w:rFonts w:ascii="Arial" w:hAnsi="Arial" w:cs="Arial"/>
                <w:color w:val="000000"/>
                <w:lang w:val="es-MX"/>
              </w:rPr>
              <w:t>rden</w:t>
            </w:r>
          </w:p>
          <w:p w14:paraId="52733AE1" w14:textId="3C583242"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 xml:space="preserve">En la categoría taxonómica del orden ya aparecen todos los mamíferos. </w:t>
            </w:r>
            <w:r w:rsidR="00DF322D">
              <w:rPr>
                <w:rFonts w:ascii="Arial" w:hAnsi="Arial" w:cs="Arial"/>
                <w:color w:val="000000"/>
                <w:lang w:val="es-MX"/>
              </w:rPr>
              <w:t>Pida</w:t>
            </w:r>
            <w:r w:rsidRPr="001C643E">
              <w:rPr>
                <w:rFonts w:ascii="Arial" w:hAnsi="Arial" w:cs="Arial"/>
                <w:color w:val="000000"/>
                <w:lang w:val="es-MX"/>
              </w:rPr>
              <w:t xml:space="preserve"> que identifiquen los diferentes órdenes y que propongan ejemplos de cada uno de ellos.</w:t>
            </w:r>
          </w:p>
          <w:p w14:paraId="29A6BB2E" w14:textId="686A19BC"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 xml:space="preserve">- </w:t>
            </w:r>
            <w:proofErr w:type="spellStart"/>
            <w:r w:rsidRPr="001C643E">
              <w:rPr>
                <w:rFonts w:ascii="Arial" w:hAnsi="Arial" w:cs="Arial"/>
                <w:color w:val="000000"/>
                <w:lang w:val="es-MX"/>
              </w:rPr>
              <w:t>Erinaceomorpha</w:t>
            </w:r>
            <w:proofErr w:type="spellEnd"/>
            <w:r w:rsidRPr="001C643E">
              <w:rPr>
                <w:rFonts w:ascii="Arial" w:hAnsi="Arial" w:cs="Arial"/>
                <w:color w:val="000000"/>
                <w:lang w:val="es-MX"/>
              </w:rPr>
              <w:t xml:space="preserve"> y </w:t>
            </w:r>
            <w:proofErr w:type="spellStart"/>
            <w:r w:rsidR="00E8770E">
              <w:rPr>
                <w:rFonts w:ascii="Arial" w:hAnsi="Arial" w:cs="Arial"/>
                <w:color w:val="000000"/>
                <w:lang w:val="es-MX"/>
              </w:rPr>
              <w:t>S</w:t>
            </w:r>
            <w:r w:rsidRPr="001C643E">
              <w:rPr>
                <w:rFonts w:ascii="Arial" w:hAnsi="Arial" w:cs="Arial"/>
                <w:color w:val="000000"/>
                <w:lang w:val="es-MX"/>
              </w:rPr>
              <w:t>oricomorpha</w:t>
            </w:r>
            <w:proofErr w:type="spellEnd"/>
            <w:r w:rsidRPr="001C643E">
              <w:rPr>
                <w:rFonts w:ascii="Arial" w:hAnsi="Arial" w:cs="Arial"/>
                <w:color w:val="000000"/>
                <w:lang w:val="es-MX"/>
              </w:rPr>
              <w:t xml:space="preserve"> son dos órdenes que comprenden los comúnmente llamados insectívoros.</w:t>
            </w:r>
          </w:p>
          <w:p w14:paraId="7C67ADB2" w14:textId="07915487" w:rsidR="001F1B83" w:rsidRPr="001C643E" w:rsidRDefault="00DF322D" w:rsidP="001C643E">
            <w:pPr>
              <w:spacing w:after="0" w:line="360" w:lineRule="auto"/>
              <w:rPr>
                <w:rFonts w:ascii="Arial" w:hAnsi="Arial" w:cs="Arial"/>
                <w:color w:val="000000"/>
                <w:lang w:val="es-MX"/>
              </w:rPr>
            </w:pPr>
            <w:r>
              <w:rPr>
                <w:rFonts w:ascii="Arial" w:hAnsi="Arial" w:cs="Arial"/>
                <w:color w:val="000000"/>
                <w:lang w:val="es-MX"/>
              </w:rPr>
              <w:t>P</w:t>
            </w:r>
            <w:r w:rsidR="001F1B83" w:rsidRPr="001C643E">
              <w:rPr>
                <w:rFonts w:ascii="Arial" w:hAnsi="Arial" w:cs="Arial"/>
                <w:color w:val="000000"/>
                <w:lang w:val="es-MX"/>
              </w:rPr>
              <w:t>ropon</w:t>
            </w:r>
            <w:r>
              <w:rPr>
                <w:rFonts w:ascii="Arial" w:hAnsi="Arial" w:cs="Arial"/>
                <w:color w:val="000000"/>
                <w:lang w:val="es-MX"/>
              </w:rPr>
              <w:t>ga</w:t>
            </w:r>
            <w:r w:rsidR="001F1B83" w:rsidRPr="001C643E">
              <w:rPr>
                <w:rFonts w:ascii="Arial" w:hAnsi="Arial" w:cs="Arial"/>
                <w:color w:val="000000"/>
                <w:lang w:val="es-MX"/>
              </w:rPr>
              <w:t xml:space="preserve"> a los alumnos algunos ejemplos de mamíferos</w:t>
            </w:r>
            <w:r>
              <w:rPr>
                <w:rFonts w:ascii="Arial" w:hAnsi="Arial" w:cs="Arial"/>
                <w:color w:val="000000"/>
                <w:lang w:val="es-MX"/>
              </w:rPr>
              <w:t>;</w:t>
            </w:r>
            <w:r w:rsidR="001F1B83" w:rsidRPr="001C643E">
              <w:rPr>
                <w:rFonts w:ascii="Arial" w:hAnsi="Arial" w:cs="Arial"/>
                <w:color w:val="000000"/>
                <w:lang w:val="es-MX"/>
              </w:rPr>
              <w:t xml:space="preserve"> </w:t>
            </w:r>
            <w:r>
              <w:rPr>
                <w:rFonts w:ascii="Arial" w:hAnsi="Arial" w:cs="Arial"/>
                <w:color w:val="000000"/>
                <w:lang w:val="es-MX"/>
              </w:rPr>
              <w:t>pídales que señalen</w:t>
            </w:r>
            <w:r w:rsidR="001F1B83" w:rsidRPr="001C643E">
              <w:rPr>
                <w:rFonts w:ascii="Arial" w:hAnsi="Arial" w:cs="Arial"/>
                <w:color w:val="000000"/>
                <w:lang w:val="es-MX"/>
              </w:rPr>
              <w:t xml:space="preserve"> a qué orden creen que pertenecen. Si lo desea, también puede pedir</w:t>
            </w:r>
            <w:r w:rsidR="00EA534D" w:rsidRPr="001C643E">
              <w:rPr>
                <w:rFonts w:ascii="Arial" w:hAnsi="Arial" w:cs="Arial"/>
                <w:color w:val="000000"/>
                <w:lang w:val="es-MX"/>
              </w:rPr>
              <w:t>les</w:t>
            </w:r>
            <w:r w:rsidR="001F1B83" w:rsidRPr="001C643E">
              <w:rPr>
                <w:rFonts w:ascii="Arial" w:hAnsi="Arial" w:cs="Arial"/>
                <w:color w:val="000000"/>
                <w:lang w:val="es-MX"/>
              </w:rPr>
              <w:t xml:space="preserve"> que busquen las características de los diferentes órdenes.</w:t>
            </w:r>
            <w:r w:rsidR="00EA534D" w:rsidRPr="001C643E">
              <w:rPr>
                <w:rFonts w:ascii="Arial" w:hAnsi="Arial" w:cs="Arial"/>
                <w:color w:val="000000"/>
                <w:lang w:val="es-MX"/>
              </w:rPr>
              <w:t xml:space="preserve"> Antes de pasar a la siguiente pantalla, permita que los estudiantes reconozcan el </w:t>
            </w:r>
            <w:r>
              <w:rPr>
                <w:rFonts w:ascii="Arial" w:hAnsi="Arial" w:cs="Arial"/>
                <w:color w:val="000000"/>
                <w:lang w:val="es-MX"/>
              </w:rPr>
              <w:t>o</w:t>
            </w:r>
            <w:r w:rsidR="00EA534D" w:rsidRPr="001C643E">
              <w:rPr>
                <w:rFonts w:ascii="Arial" w:hAnsi="Arial" w:cs="Arial"/>
                <w:color w:val="000000"/>
                <w:lang w:val="es-MX"/>
              </w:rPr>
              <w:t>rden dentro del cual se encuentra el gato común.</w:t>
            </w:r>
          </w:p>
          <w:p w14:paraId="307F8BA3" w14:textId="77777777" w:rsidR="00EA534D" w:rsidRPr="001C643E" w:rsidRDefault="00EA534D" w:rsidP="001C643E">
            <w:pPr>
              <w:spacing w:after="0" w:line="360" w:lineRule="auto"/>
              <w:rPr>
                <w:rFonts w:ascii="Arial" w:hAnsi="Arial" w:cs="Arial"/>
                <w:color w:val="000000"/>
                <w:lang w:val="es-MX"/>
              </w:rPr>
            </w:pPr>
          </w:p>
          <w:p w14:paraId="281CBD5D" w14:textId="6D64712B" w:rsidR="001F1B83" w:rsidRPr="001C643E" w:rsidRDefault="00EA534D" w:rsidP="001C643E">
            <w:pPr>
              <w:spacing w:after="0" w:line="360" w:lineRule="auto"/>
              <w:rPr>
                <w:rFonts w:ascii="Arial" w:hAnsi="Arial" w:cs="Arial"/>
                <w:color w:val="000000"/>
                <w:lang w:val="es-MX"/>
              </w:rPr>
            </w:pPr>
            <w:r w:rsidRPr="001C643E">
              <w:rPr>
                <w:rFonts w:ascii="Arial" w:hAnsi="Arial" w:cs="Arial"/>
                <w:color w:val="000000"/>
                <w:lang w:val="es-MX"/>
              </w:rPr>
              <w:t>Pantalla 7</w:t>
            </w:r>
            <w:r w:rsidR="00DF322D">
              <w:rPr>
                <w:rFonts w:ascii="Arial" w:hAnsi="Arial" w:cs="Arial"/>
                <w:color w:val="000000"/>
                <w:lang w:val="es-MX"/>
              </w:rPr>
              <w:t>.</w:t>
            </w:r>
            <w:r w:rsidR="00DF322D" w:rsidRPr="001C643E">
              <w:rPr>
                <w:rFonts w:ascii="Arial" w:hAnsi="Arial" w:cs="Arial"/>
                <w:color w:val="000000"/>
                <w:lang w:val="es-MX"/>
              </w:rPr>
              <w:t xml:space="preserve"> </w:t>
            </w:r>
            <w:r w:rsidRPr="001C643E">
              <w:rPr>
                <w:rFonts w:ascii="Arial" w:hAnsi="Arial" w:cs="Arial"/>
                <w:color w:val="000000"/>
                <w:lang w:val="es-MX"/>
              </w:rPr>
              <w:t>F</w:t>
            </w:r>
            <w:r w:rsidR="001F1B83" w:rsidRPr="001C643E">
              <w:rPr>
                <w:rFonts w:ascii="Arial" w:hAnsi="Arial" w:cs="Arial"/>
                <w:color w:val="000000"/>
                <w:lang w:val="es-MX"/>
              </w:rPr>
              <w:t>amilia</w:t>
            </w:r>
          </w:p>
          <w:p w14:paraId="719967C2" w14:textId="77777777"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En esta pantalla se trabajan algunas subcategorías:</w:t>
            </w:r>
          </w:p>
          <w:p w14:paraId="252E688D" w14:textId="2B863645"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 </w:t>
            </w:r>
            <w:proofErr w:type="spellStart"/>
            <w:r w:rsidRPr="001C643E">
              <w:rPr>
                <w:rFonts w:ascii="Arial" w:hAnsi="Arial" w:cs="Arial"/>
                <w:color w:val="000000"/>
                <w:lang w:val="es-MX"/>
              </w:rPr>
              <w:t>Feliformia</w:t>
            </w:r>
            <w:proofErr w:type="spellEnd"/>
            <w:r w:rsidRPr="001C643E">
              <w:rPr>
                <w:rFonts w:ascii="Arial" w:hAnsi="Arial" w:cs="Arial"/>
                <w:color w:val="000000"/>
                <w:lang w:val="es-MX"/>
              </w:rPr>
              <w:t xml:space="preserve"> y </w:t>
            </w:r>
            <w:proofErr w:type="spellStart"/>
            <w:r w:rsidR="00B4048F">
              <w:rPr>
                <w:rFonts w:ascii="Arial" w:hAnsi="Arial" w:cs="Arial"/>
                <w:color w:val="000000"/>
                <w:lang w:val="es-MX"/>
              </w:rPr>
              <w:t>c</w:t>
            </w:r>
            <w:r w:rsidRPr="001C643E">
              <w:rPr>
                <w:rFonts w:ascii="Arial" w:hAnsi="Arial" w:cs="Arial"/>
                <w:color w:val="000000"/>
                <w:lang w:val="es-MX"/>
              </w:rPr>
              <w:t>aniformia</w:t>
            </w:r>
            <w:proofErr w:type="spellEnd"/>
            <w:r w:rsidRPr="001C643E">
              <w:rPr>
                <w:rFonts w:ascii="Arial" w:hAnsi="Arial" w:cs="Arial"/>
                <w:color w:val="000000"/>
                <w:lang w:val="es-MX"/>
              </w:rPr>
              <w:t xml:space="preserve"> son dos subórdenes que dividen los </w:t>
            </w:r>
            <w:proofErr w:type="spellStart"/>
            <w:r w:rsidR="00B4048F">
              <w:rPr>
                <w:rFonts w:ascii="Arial" w:hAnsi="Arial" w:cs="Arial"/>
                <w:color w:val="000000"/>
                <w:lang w:val="es-MX"/>
              </w:rPr>
              <w:t>c</w:t>
            </w:r>
            <w:r w:rsidRPr="001C643E">
              <w:rPr>
                <w:rFonts w:ascii="Arial" w:hAnsi="Arial" w:cs="Arial"/>
                <w:color w:val="000000"/>
                <w:lang w:val="es-MX"/>
              </w:rPr>
              <w:t>arnivora</w:t>
            </w:r>
            <w:proofErr w:type="spellEnd"/>
            <w:r w:rsidRPr="001C643E">
              <w:rPr>
                <w:rFonts w:ascii="Arial" w:hAnsi="Arial" w:cs="Arial"/>
                <w:color w:val="000000"/>
                <w:lang w:val="es-MX"/>
              </w:rPr>
              <w:t>.</w:t>
            </w:r>
          </w:p>
          <w:p w14:paraId="006DB26F" w14:textId="1AB34ED4"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 xml:space="preserve">- </w:t>
            </w:r>
            <w:proofErr w:type="spellStart"/>
            <w:r w:rsidRPr="001C643E">
              <w:rPr>
                <w:rFonts w:ascii="Arial" w:hAnsi="Arial" w:cs="Arial"/>
                <w:color w:val="000000"/>
                <w:lang w:val="es-MX"/>
              </w:rPr>
              <w:t>Herpestoidea</w:t>
            </w:r>
            <w:proofErr w:type="spellEnd"/>
            <w:r w:rsidRPr="001C643E">
              <w:rPr>
                <w:rFonts w:ascii="Arial" w:hAnsi="Arial" w:cs="Arial"/>
                <w:color w:val="000000"/>
                <w:lang w:val="es-MX"/>
              </w:rPr>
              <w:t xml:space="preserve">, </w:t>
            </w:r>
            <w:proofErr w:type="spellStart"/>
            <w:r w:rsidR="00B4048F" w:rsidRPr="001C643E">
              <w:rPr>
                <w:rFonts w:ascii="Arial" w:hAnsi="Arial" w:cs="Arial"/>
                <w:color w:val="000000"/>
                <w:lang w:val="es-MX"/>
              </w:rPr>
              <w:t>musteloidea</w:t>
            </w:r>
            <w:proofErr w:type="spellEnd"/>
            <w:r w:rsidR="00B4048F" w:rsidRPr="001C643E">
              <w:rPr>
                <w:rFonts w:ascii="Arial" w:hAnsi="Arial" w:cs="Arial"/>
                <w:color w:val="000000"/>
                <w:lang w:val="es-MX"/>
              </w:rPr>
              <w:t xml:space="preserve"> y </w:t>
            </w:r>
            <w:proofErr w:type="spellStart"/>
            <w:r w:rsidR="00B4048F" w:rsidRPr="001C643E">
              <w:rPr>
                <w:rFonts w:ascii="Arial" w:hAnsi="Arial" w:cs="Arial"/>
                <w:color w:val="000000"/>
                <w:lang w:val="es-MX"/>
              </w:rPr>
              <w:t>phocoidea</w:t>
            </w:r>
            <w:proofErr w:type="spellEnd"/>
            <w:r w:rsidR="00B4048F" w:rsidRPr="001C643E">
              <w:rPr>
                <w:rFonts w:ascii="Arial" w:hAnsi="Arial" w:cs="Arial"/>
                <w:color w:val="000000"/>
                <w:lang w:val="es-MX"/>
              </w:rPr>
              <w:t xml:space="preserve"> </w:t>
            </w:r>
            <w:r w:rsidRPr="001C643E">
              <w:rPr>
                <w:rFonts w:ascii="Arial" w:hAnsi="Arial" w:cs="Arial"/>
                <w:color w:val="000000"/>
                <w:lang w:val="es-MX"/>
              </w:rPr>
              <w:t xml:space="preserve">son </w:t>
            </w:r>
            <w:proofErr w:type="spellStart"/>
            <w:r w:rsidRPr="001C643E">
              <w:rPr>
                <w:rFonts w:ascii="Arial" w:hAnsi="Arial" w:cs="Arial"/>
                <w:color w:val="000000"/>
                <w:lang w:val="es-MX"/>
              </w:rPr>
              <w:t>superfamilias</w:t>
            </w:r>
            <w:proofErr w:type="spellEnd"/>
            <w:r w:rsidRPr="001C643E">
              <w:rPr>
                <w:rFonts w:ascii="Arial" w:hAnsi="Arial" w:cs="Arial"/>
                <w:color w:val="000000"/>
                <w:lang w:val="es-MX"/>
              </w:rPr>
              <w:t xml:space="preserve"> que incluyen las hienas, las mustelas y las focas, respectivamente.</w:t>
            </w:r>
          </w:p>
          <w:p w14:paraId="0B62EB33" w14:textId="77777777"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Puede</w:t>
            </w:r>
            <w:r w:rsidR="00D5465C" w:rsidRPr="001C643E">
              <w:rPr>
                <w:rFonts w:ascii="Arial" w:hAnsi="Arial" w:cs="Arial"/>
                <w:color w:val="000000"/>
                <w:lang w:val="es-MX"/>
              </w:rPr>
              <w:t xml:space="preserve">n intentar reconocer miembros de las </w:t>
            </w:r>
            <w:r w:rsidRPr="001C643E">
              <w:rPr>
                <w:rFonts w:ascii="Arial" w:hAnsi="Arial" w:cs="Arial"/>
                <w:color w:val="000000"/>
                <w:lang w:val="es-MX"/>
              </w:rPr>
              <w:t>otras familias.</w:t>
            </w:r>
            <w:r w:rsidR="00D5465C" w:rsidRPr="001C643E">
              <w:rPr>
                <w:rFonts w:ascii="Arial" w:hAnsi="Arial" w:cs="Arial"/>
                <w:color w:val="000000"/>
                <w:lang w:val="es-MX"/>
              </w:rPr>
              <w:t xml:space="preserve"> Finalmente, pregunte ¿en qué familia se </w:t>
            </w:r>
            <w:r w:rsidR="00D5465C" w:rsidRPr="001C643E">
              <w:rPr>
                <w:rFonts w:ascii="Arial" w:hAnsi="Arial" w:cs="Arial"/>
                <w:color w:val="000000"/>
                <w:lang w:val="es-MX"/>
              </w:rPr>
              <w:lastRenderedPageBreak/>
              <w:t xml:space="preserve">encuentra el gato común? </w:t>
            </w:r>
          </w:p>
          <w:p w14:paraId="6CE5B0B5" w14:textId="77777777" w:rsidR="00D5465C" w:rsidRPr="001C643E" w:rsidRDefault="00D5465C" w:rsidP="001C643E">
            <w:pPr>
              <w:spacing w:after="0" w:line="360" w:lineRule="auto"/>
              <w:rPr>
                <w:rFonts w:ascii="Arial" w:hAnsi="Arial" w:cs="Arial"/>
                <w:color w:val="000000"/>
                <w:lang w:val="es-MX"/>
              </w:rPr>
            </w:pPr>
          </w:p>
          <w:p w14:paraId="42B90966" w14:textId="56DCBC8C" w:rsidR="001F1B83" w:rsidRPr="001C643E" w:rsidRDefault="00D5465C" w:rsidP="001C643E">
            <w:pPr>
              <w:spacing w:after="0" w:line="360" w:lineRule="auto"/>
              <w:rPr>
                <w:rFonts w:ascii="Arial" w:hAnsi="Arial" w:cs="Arial"/>
                <w:color w:val="000000"/>
                <w:lang w:val="es-MX"/>
              </w:rPr>
            </w:pPr>
            <w:r w:rsidRPr="001C643E">
              <w:rPr>
                <w:rFonts w:ascii="Arial" w:hAnsi="Arial" w:cs="Arial"/>
                <w:color w:val="000000"/>
                <w:lang w:val="es-MX"/>
              </w:rPr>
              <w:t>Pantalla 8</w:t>
            </w:r>
            <w:r w:rsidR="00B4048F">
              <w:rPr>
                <w:rFonts w:ascii="Arial" w:hAnsi="Arial" w:cs="Arial"/>
                <w:color w:val="000000"/>
                <w:lang w:val="es-MX"/>
              </w:rPr>
              <w:t>.</w:t>
            </w:r>
            <w:r w:rsidR="00B4048F" w:rsidRPr="001C643E">
              <w:rPr>
                <w:rFonts w:ascii="Arial" w:hAnsi="Arial" w:cs="Arial"/>
                <w:color w:val="000000"/>
                <w:lang w:val="es-MX"/>
              </w:rPr>
              <w:t xml:space="preserve"> </w:t>
            </w:r>
            <w:r w:rsidRPr="001C643E">
              <w:rPr>
                <w:rFonts w:ascii="Arial" w:hAnsi="Arial" w:cs="Arial"/>
                <w:color w:val="000000"/>
                <w:lang w:val="es-MX"/>
              </w:rPr>
              <w:t>G</w:t>
            </w:r>
            <w:r w:rsidR="001F1B83" w:rsidRPr="001C643E">
              <w:rPr>
                <w:rFonts w:ascii="Arial" w:hAnsi="Arial" w:cs="Arial"/>
                <w:color w:val="000000"/>
                <w:lang w:val="es-MX"/>
              </w:rPr>
              <w:t>énero</w:t>
            </w:r>
          </w:p>
          <w:p w14:paraId="4FAA7707" w14:textId="6D3A2BA3" w:rsidR="001F1B83" w:rsidRPr="001C643E" w:rsidRDefault="00B4048F" w:rsidP="001C643E">
            <w:pPr>
              <w:spacing w:after="0" w:line="360" w:lineRule="auto"/>
              <w:rPr>
                <w:rFonts w:ascii="Arial" w:hAnsi="Arial" w:cs="Arial"/>
                <w:color w:val="000000"/>
                <w:lang w:val="es-MX"/>
              </w:rPr>
            </w:pPr>
            <w:r>
              <w:rPr>
                <w:rFonts w:ascii="Arial" w:hAnsi="Arial" w:cs="Arial"/>
                <w:color w:val="000000"/>
                <w:lang w:val="es-MX"/>
              </w:rPr>
              <w:t>Pida que r</w:t>
            </w:r>
            <w:r w:rsidRPr="001C643E">
              <w:rPr>
                <w:rFonts w:ascii="Arial" w:hAnsi="Arial" w:cs="Arial"/>
                <w:color w:val="000000"/>
                <w:lang w:val="es-MX"/>
              </w:rPr>
              <w:t xml:space="preserve">esalten </w:t>
            </w:r>
            <w:r w:rsidR="00205820" w:rsidRPr="001C643E">
              <w:rPr>
                <w:rFonts w:ascii="Arial" w:hAnsi="Arial" w:cs="Arial"/>
                <w:color w:val="000000"/>
                <w:lang w:val="es-MX"/>
              </w:rPr>
              <w:t xml:space="preserve">allí los </w:t>
            </w:r>
            <w:r w:rsidR="001F1B83" w:rsidRPr="001C643E">
              <w:rPr>
                <w:rFonts w:ascii="Arial" w:hAnsi="Arial" w:cs="Arial"/>
                <w:color w:val="000000"/>
                <w:lang w:val="es-MX"/>
              </w:rPr>
              <w:t xml:space="preserve">diferentes géneros </w:t>
            </w:r>
            <w:r w:rsidR="00205820" w:rsidRPr="001C643E">
              <w:rPr>
                <w:rFonts w:ascii="Arial" w:hAnsi="Arial" w:cs="Arial"/>
                <w:color w:val="000000"/>
                <w:lang w:val="es-MX"/>
              </w:rPr>
              <w:t xml:space="preserve">e intenten </w:t>
            </w:r>
            <w:r w:rsidR="001F1B83" w:rsidRPr="001C643E">
              <w:rPr>
                <w:rFonts w:ascii="Arial" w:hAnsi="Arial" w:cs="Arial"/>
                <w:color w:val="000000"/>
                <w:lang w:val="es-MX"/>
              </w:rPr>
              <w:t>propon</w:t>
            </w:r>
            <w:r w:rsidR="00205820" w:rsidRPr="001C643E">
              <w:rPr>
                <w:rFonts w:ascii="Arial" w:hAnsi="Arial" w:cs="Arial"/>
                <w:color w:val="000000"/>
                <w:lang w:val="es-MX"/>
              </w:rPr>
              <w:t>er</w:t>
            </w:r>
            <w:r w:rsidR="001F1B83" w:rsidRPr="001C643E">
              <w:rPr>
                <w:rFonts w:ascii="Arial" w:hAnsi="Arial" w:cs="Arial"/>
                <w:color w:val="000000"/>
                <w:lang w:val="es-MX"/>
              </w:rPr>
              <w:t xml:space="preserve"> ejemplos.</w:t>
            </w:r>
          </w:p>
          <w:p w14:paraId="59A533BD" w14:textId="77777777" w:rsidR="00205820" w:rsidRPr="001C643E" w:rsidRDefault="00205820" w:rsidP="001C643E">
            <w:pPr>
              <w:spacing w:after="0" w:line="360" w:lineRule="auto"/>
              <w:rPr>
                <w:rFonts w:ascii="Arial" w:hAnsi="Arial" w:cs="Arial"/>
                <w:color w:val="000000"/>
                <w:lang w:val="es-MX"/>
              </w:rPr>
            </w:pPr>
          </w:p>
          <w:p w14:paraId="31BEBE97" w14:textId="6BA8F1D1"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Pantalla 9</w:t>
            </w:r>
            <w:r w:rsidR="00B4048F">
              <w:rPr>
                <w:rFonts w:ascii="Arial" w:hAnsi="Arial" w:cs="Arial"/>
                <w:color w:val="000000"/>
                <w:lang w:val="es-MX"/>
              </w:rPr>
              <w:t>.</w:t>
            </w:r>
            <w:r w:rsidR="00B4048F" w:rsidRPr="001C643E">
              <w:rPr>
                <w:rFonts w:ascii="Arial" w:hAnsi="Arial" w:cs="Arial"/>
                <w:color w:val="000000"/>
                <w:lang w:val="es-MX"/>
              </w:rPr>
              <w:t xml:space="preserve"> </w:t>
            </w:r>
            <w:r w:rsidR="005A61F3" w:rsidRPr="001C643E">
              <w:rPr>
                <w:rFonts w:ascii="Arial" w:hAnsi="Arial" w:cs="Arial"/>
                <w:color w:val="000000"/>
                <w:lang w:val="es-MX"/>
              </w:rPr>
              <w:t>E</w:t>
            </w:r>
            <w:r w:rsidRPr="001C643E">
              <w:rPr>
                <w:rFonts w:ascii="Arial" w:hAnsi="Arial" w:cs="Arial"/>
                <w:color w:val="000000"/>
                <w:lang w:val="es-MX"/>
              </w:rPr>
              <w:t>specie</w:t>
            </w:r>
          </w:p>
          <w:p w14:paraId="7DA27407" w14:textId="4B51C474"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Junto con el género, forman el nombre científico de una especie</w:t>
            </w:r>
            <w:r w:rsidR="00B4048F">
              <w:rPr>
                <w:rFonts w:ascii="Arial" w:hAnsi="Arial" w:cs="Arial"/>
                <w:color w:val="000000"/>
                <w:lang w:val="es-MX"/>
              </w:rPr>
              <w:t xml:space="preserve"> (</w:t>
            </w:r>
            <w:r w:rsidRPr="001C643E">
              <w:rPr>
                <w:rFonts w:ascii="Arial" w:hAnsi="Arial" w:cs="Arial"/>
                <w:color w:val="000000"/>
                <w:lang w:val="es-MX"/>
              </w:rPr>
              <w:t>el nombre en latín que va en cursiva</w:t>
            </w:r>
            <w:r w:rsidR="00B4048F">
              <w:rPr>
                <w:rFonts w:ascii="Arial" w:hAnsi="Arial" w:cs="Arial"/>
                <w:color w:val="000000"/>
                <w:lang w:val="es-MX"/>
              </w:rPr>
              <w:t>)</w:t>
            </w:r>
            <w:r w:rsidRPr="001C643E">
              <w:rPr>
                <w:rFonts w:ascii="Arial" w:hAnsi="Arial" w:cs="Arial"/>
                <w:color w:val="000000"/>
                <w:lang w:val="es-MX"/>
              </w:rPr>
              <w:t>. Prop</w:t>
            </w:r>
            <w:r w:rsidR="005A61F3" w:rsidRPr="001C643E">
              <w:rPr>
                <w:rFonts w:ascii="Arial" w:hAnsi="Arial" w:cs="Arial"/>
                <w:color w:val="000000"/>
                <w:lang w:val="es-MX"/>
              </w:rPr>
              <w:t>onga</w:t>
            </w:r>
            <w:r w:rsidRPr="001C643E">
              <w:rPr>
                <w:rFonts w:ascii="Arial" w:hAnsi="Arial" w:cs="Arial"/>
                <w:color w:val="000000"/>
                <w:lang w:val="es-MX"/>
              </w:rPr>
              <w:t xml:space="preserve"> que busquen nombres científicos de diferentes especies que les interesen y que pertenezcan a su entorno más próximo.</w:t>
            </w:r>
          </w:p>
          <w:p w14:paraId="5C4A3431" w14:textId="77777777" w:rsidR="005A61F3" w:rsidRPr="001C643E" w:rsidRDefault="005A61F3" w:rsidP="001C643E">
            <w:pPr>
              <w:spacing w:after="0" w:line="360" w:lineRule="auto"/>
              <w:rPr>
                <w:rFonts w:ascii="Arial" w:hAnsi="Arial" w:cs="Arial"/>
                <w:color w:val="000000"/>
                <w:lang w:val="es-MX"/>
              </w:rPr>
            </w:pPr>
          </w:p>
          <w:p w14:paraId="25C11B30" w14:textId="77777777" w:rsidR="001F1B83" w:rsidRPr="001C643E" w:rsidRDefault="001F1B83" w:rsidP="001C643E">
            <w:pPr>
              <w:spacing w:after="0" w:line="360" w:lineRule="auto"/>
              <w:rPr>
                <w:rFonts w:ascii="Arial" w:hAnsi="Arial" w:cs="Arial"/>
                <w:b/>
                <w:color w:val="000000"/>
                <w:lang w:val="es-MX"/>
              </w:rPr>
            </w:pPr>
            <w:r w:rsidRPr="001C643E">
              <w:rPr>
                <w:rFonts w:ascii="Arial" w:hAnsi="Arial" w:cs="Arial"/>
                <w:b/>
                <w:color w:val="000000"/>
                <w:lang w:val="es-MX"/>
              </w:rPr>
              <w:t>Después de la presentación</w:t>
            </w:r>
          </w:p>
          <w:p w14:paraId="7C3CBCAD" w14:textId="1AEA74C7" w:rsidR="001F1B83" w:rsidRPr="001C643E" w:rsidRDefault="005A61F3" w:rsidP="001C643E">
            <w:pPr>
              <w:spacing w:after="0" w:line="360" w:lineRule="auto"/>
              <w:rPr>
                <w:rFonts w:ascii="Arial" w:hAnsi="Arial" w:cs="Arial"/>
                <w:color w:val="000000"/>
                <w:lang w:val="es-MX"/>
              </w:rPr>
            </w:pPr>
            <w:r w:rsidRPr="001C643E">
              <w:rPr>
                <w:rFonts w:ascii="Arial" w:hAnsi="Arial" w:cs="Arial"/>
                <w:color w:val="000000"/>
                <w:lang w:val="es-MX"/>
              </w:rPr>
              <w:t>Seleccione a un estudiante para que</w:t>
            </w:r>
            <w:r w:rsidR="00B4048F">
              <w:rPr>
                <w:rFonts w:ascii="Arial" w:hAnsi="Arial" w:cs="Arial"/>
                <w:color w:val="000000"/>
                <w:lang w:val="es-MX"/>
              </w:rPr>
              <w:t>,</w:t>
            </w:r>
            <w:r w:rsidRPr="001C643E">
              <w:rPr>
                <w:rFonts w:ascii="Arial" w:hAnsi="Arial" w:cs="Arial"/>
                <w:color w:val="000000"/>
                <w:lang w:val="es-MX"/>
              </w:rPr>
              <w:t xml:space="preserve"> en el tablero, resuelva la </w:t>
            </w:r>
            <w:r w:rsidR="005D26DA">
              <w:rPr>
                <w:rFonts w:ascii="Arial" w:hAnsi="Arial" w:cs="Arial"/>
                <w:color w:val="000000"/>
                <w:lang w:val="es-MX"/>
              </w:rPr>
              <w:t>a</w:t>
            </w:r>
            <w:r w:rsidR="005D26DA" w:rsidRPr="001C643E">
              <w:rPr>
                <w:rFonts w:ascii="Arial" w:hAnsi="Arial" w:cs="Arial"/>
                <w:color w:val="000000"/>
                <w:lang w:val="es-MX"/>
              </w:rPr>
              <w:t xml:space="preserve">ctividad </w:t>
            </w:r>
            <w:r w:rsidR="001F1B83" w:rsidRPr="001C643E">
              <w:rPr>
                <w:rFonts w:ascii="Arial" w:hAnsi="Arial" w:cs="Arial"/>
                <w:color w:val="000000"/>
                <w:lang w:val="es-MX"/>
              </w:rPr>
              <w:t xml:space="preserve">final </w:t>
            </w:r>
            <w:r w:rsidRPr="001C643E">
              <w:rPr>
                <w:rFonts w:ascii="Arial" w:hAnsi="Arial" w:cs="Arial"/>
                <w:color w:val="000000"/>
                <w:lang w:val="es-MX"/>
              </w:rPr>
              <w:t xml:space="preserve">de </w:t>
            </w:r>
            <w:r w:rsidR="001F1B83" w:rsidRPr="001C643E">
              <w:rPr>
                <w:rFonts w:ascii="Arial" w:hAnsi="Arial" w:cs="Arial"/>
                <w:color w:val="000000"/>
                <w:lang w:val="es-MX"/>
              </w:rPr>
              <w:t>ordena</w:t>
            </w:r>
            <w:r w:rsidRPr="001C643E">
              <w:rPr>
                <w:rFonts w:ascii="Arial" w:hAnsi="Arial" w:cs="Arial"/>
                <w:color w:val="000000"/>
                <w:lang w:val="es-MX"/>
              </w:rPr>
              <w:t>r</w:t>
            </w:r>
            <w:r w:rsidR="001F1B83" w:rsidRPr="001C643E">
              <w:rPr>
                <w:rFonts w:ascii="Arial" w:hAnsi="Arial" w:cs="Arial"/>
                <w:color w:val="000000"/>
                <w:lang w:val="es-MX"/>
              </w:rPr>
              <w:t xml:space="preserve"> </w:t>
            </w:r>
            <w:r w:rsidRPr="001C643E">
              <w:rPr>
                <w:rFonts w:ascii="Arial" w:hAnsi="Arial" w:cs="Arial"/>
                <w:color w:val="000000"/>
                <w:lang w:val="es-MX"/>
              </w:rPr>
              <w:t>cronológicamente las categorías. Esta puede ser una construcción conjunta con los compañeros de clase. Confirmen juntos en el interactivo, las respuestas dadas.</w:t>
            </w:r>
          </w:p>
          <w:p w14:paraId="411F3A8C" w14:textId="77777777" w:rsidR="005A61F3" w:rsidRPr="001C643E" w:rsidRDefault="005A61F3" w:rsidP="001C643E">
            <w:pPr>
              <w:spacing w:after="0" w:line="360" w:lineRule="auto"/>
              <w:rPr>
                <w:rFonts w:ascii="Arial" w:hAnsi="Arial" w:cs="Arial"/>
                <w:color w:val="000000"/>
                <w:lang w:val="es-MX"/>
              </w:rPr>
            </w:pPr>
          </w:p>
          <w:p w14:paraId="6615F6E2" w14:textId="77777777" w:rsidR="001F1B83" w:rsidRPr="001C643E" w:rsidRDefault="00744D14" w:rsidP="001C643E">
            <w:pPr>
              <w:spacing w:after="0" w:line="360" w:lineRule="auto"/>
              <w:rPr>
                <w:rFonts w:ascii="Arial" w:hAnsi="Arial" w:cs="Arial"/>
                <w:color w:val="000000"/>
                <w:lang w:val="es-MX"/>
              </w:rPr>
            </w:pPr>
            <w:r w:rsidRPr="001C643E">
              <w:rPr>
                <w:rFonts w:ascii="Arial" w:hAnsi="Arial" w:cs="Arial"/>
                <w:color w:val="000000"/>
                <w:lang w:val="es-MX"/>
              </w:rPr>
              <w:t>P</w:t>
            </w:r>
            <w:r w:rsidR="001F1B83" w:rsidRPr="001C643E">
              <w:rPr>
                <w:rFonts w:ascii="Arial" w:hAnsi="Arial" w:cs="Arial"/>
                <w:color w:val="000000"/>
                <w:lang w:val="es-MX"/>
              </w:rPr>
              <w:t xml:space="preserve">uede consultar los diferentes taxones de los seres vivos (en inglés) en </w:t>
            </w:r>
            <w:proofErr w:type="spellStart"/>
            <w:r w:rsidR="001F1B83" w:rsidRPr="001C643E">
              <w:rPr>
                <w:rFonts w:ascii="Arial" w:hAnsi="Arial" w:cs="Arial"/>
                <w:color w:val="000000"/>
                <w:lang w:val="es-MX"/>
              </w:rPr>
              <w:t>Biolib</w:t>
            </w:r>
            <w:proofErr w:type="spellEnd"/>
            <w:r w:rsidR="001F1B83" w:rsidRPr="001C643E">
              <w:rPr>
                <w:rFonts w:ascii="Arial" w:hAnsi="Arial" w:cs="Arial"/>
                <w:color w:val="000000"/>
                <w:lang w:val="es-MX"/>
              </w:rPr>
              <w:t xml:space="preserve"> </w:t>
            </w:r>
            <w:r w:rsidR="001F1B83" w:rsidRPr="00E8770E">
              <w:rPr>
                <w:rFonts w:ascii="Arial" w:hAnsi="Arial" w:cs="Arial"/>
                <w:color w:val="00B0F0"/>
                <w:lang w:val="es-MX"/>
              </w:rPr>
              <w:t>[</w:t>
            </w:r>
            <w:hyperlink r:id="rId22" w:tgtFrame="_blank" w:history="1">
              <w:r w:rsidR="001F1B83" w:rsidRPr="00E8770E">
                <w:rPr>
                  <w:rFonts w:ascii="Arial" w:hAnsi="Arial" w:cs="Arial"/>
                  <w:color w:val="00B0F0"/>
                  <w:lang w:val="es-MX"/>
                </w:rPr>
                <w:t>ver</w:t>
              </w:r>
            </w:hyperlink>
            <w:r w:rsidR="001F1B83" w:rsidRPr="00E8770E">
              <w:rPr>
                <w:rFonts w:ascii="Arial" w:hAnsi="Arial" w:cs="Arial"/>
                <w:color w:val="00B0F0"/>
                <w:lang w:val="es-MX"/>
              </w:rPr>
              <w:t xml:space="preserve">]. </w:t>
            </w:r>
            <w:r w:rsidR="001F1B83" w:rsidRPr="001C643E">
              <w:rPr>
                <w:rFonts w:ascii="Arial" w:hAnsi="Arial" w:cs="Arial"/>
                <w:color w:val="000000"/>
                <w:lang w:val="es-MX"/>
              </w:rPr>
              <w:t>Además, el Centro Nacional de Información Biotecnológica (también en inglés) pr</w:t>
            </w:r>
            <w:r w:rsidRPr="001C643E">
              <w:rPr>
                <w:rFonts w:ascii="Arial" w:hAnsi="Arial" w:cs="Arial"/>
                <w:color w:val="000000"/>
                <w:lang w:val="es-MX"/>
              </w:rPr>
              <w:t xml:space="preserve">esenta </w:t>
            </w:r>
            <w:r w:rsidR="001F1B83" w:rsidRPr="001C643E">
              <w:rPr>
                <w:rFonts w:ascii="Arial" w:hAnsi="Arial" w:cs="Arial"/>
                <w:color w:val="000000"/>
                <w:lang w:val="es-MX"/>
              </w:rPr>
              <w:t xml:space="preserve">ejemplos de árboles taxonómicos </w:t>
            </w:r>
            <w:r w:rsidR="001F1B83" w:rsidRPr="00E8770E">
              <w:rPr>
                <w:rFonts w:ascii="Arial" w:hAnsi="Arial" w:cs="Arial"/>
                <w:color w:val="00B0F0"/>
                <w:lang w:val="es-MX"/>
              </w:rPr>
              <w:t>[</w:t>
            </w:r>
            <w:hyperlink r:id="rId23" w:tgtFrame="_blank" w:history="1">
              <w:r w:rsidR="001F1B83" w:rsidRPr="00E8770E">
                <w:rPr>
                  <w:rFonts w:ascii="Arial" w:hAnsi="Arial" w:cs="Arial"/>
                  <w:color w:val="00B0F0"/>
                  <w:lang w:val="es-MX"/>
                </w:rPr>
                <w:t>ver</w:t>
              </w:r>
            </w:hyperlink>
            <w:r w:rsidR="001F1B83" w:rsidRPr="00E8770E">
              <w:rPr>
                <w:rFonts w:ascii="Arial" w:hAnsi="Arial" w:cs="Arial"/>
                <w:color w:val="00B0F0"/>
                <w:lang w:val="es-MX"/>
              </w:rPr>
              <w:t>]</w:t>
            </w:r>
            <w:r w:rsidR="001F1B83" w:rsidRPr="001C643E">
              <w:rPr>
                <w:rFonts w:ascii="Arial" w:hAnsi="Arial" w:cs="Arial"/>
                <w:color w:val="000000"/>
                <w:lang w:val="es-MX"/>
              </w:rPr>
              <w:t>.</w:t>
            </w:r>
          </w:p>
          <w:p w14:paraId="73AD16C3" w14:textId="77777777" w:rsidR="00432258" w:rsidRPr="001C643E" w:rsidRDefault="00432258" w:rsidP="001C643E">
            <w:pPr>
              <w:spacing w:after="0" w:line="360" w:lineRule="auto"/>
              <w:rPr>
                <w:rFonts w:ascii="Arial" w:hAnsi="Arial" w:cs="Arial"/>
                <w:color w:val="000000"/>
                <w:lang w:val="es-MX"/>
              </w:rPr>
            </w:pPr>
          </w:p>
          <w:p w14:paraId="524F2ECD" w14:textId="77777777" w:rsidR="00432258" w:rsidRDefault="00432258" w:rsidP="001C643E">
            <w:pPr>
              <w:spacing w:after="0" w:line="360" w:lineRule="auto"/>
              <w:rPr>
                <w:rFonts w:ascii="Arial" w:hAnsi="Arial" w:cs="Arial"/>
                <w:color w:val="FF0000"/>
                <w:lang w:val="es-MX"/>
              </w:rPr>
            </w:pPr>
            <w:r w:rsidRPr="001C643E">
              <w:rPr>
                <w:rFonts w:ascii="Arial" w:hAnsi="Arial" w:cs="Arial"/>
                <w:color w:val="FF0000"/>
                <w:lang w:val="es-MX"/>
              </w:rPr>
              <w:t>Cambios en la ficha del estudiante</w:t>
            </w:r>
          </w:p>
          <w:p w14:paraId="1BAB1D6A" w14:textId="0E9437DD" w:rsidR="005D26DA" w:rsidRPr="00E8770E" w:rsidRDefault="005D26DA" w:rsidP="001C643E">
            <w:pPr>
              <w:spacing w:after="0" w:line="360" w:lineRule="auto"/>
              <w:rPr>
                <w:rFonts w:ascii="Arial" w:hAnsi="Arial" w:cs="Arial"/>
                <w:b/>
                <w:color w:val="000000"/>
                <w:lang w:val="es-MX"/>
              </w:rPr>
            </w:pPr>
            <w:r w:rsidRPr="00E8770E">
              <w:rPr>
                <w:rFonts w:ascii="Arial" w:hAnsi="Arial" w:cs="Arial"/>
                <w:b/>
                <w:color w:val="FF0000"/>
                <w:lang w:val="es-MX"/>
              </w:rPr>
              <w:t>Ficha del estudiante</w:t>
            </w:r>
          </w:p>
          <w:p w14:paraId="42C340F8" w14:textId="77777777" w:rsidR="00432258" w:rsidRPr="001C643E" w:rsidRDefault="00432258" w:rsidP="001C643E">
            <w:pPr>
              <w:spacing w:after="0" w:line="360" w:lineRule="auto"/>
              <w:rPr>
                <w:rFonts w:ascii="Arial" w:hAnsi="Arial" w:cs="Arial"/>
                <w:b/>
                <w:color w:val="000000"/>
                <w:lang w:val="es-MX"/>
              </w:rPr>
            </w:pPr>
            <w:r w:rsidRPr="001C643E">
              <w:rPr>
                <w:rFonts w:ascii="Arial" w:hAnsi="Arial" w:cs="Arial"/>
                <w:b/>
                <w:color w:val="000000"/>
                <w:lang w:val="es-MX"/>
              </w:rPr>
              <w:t>¿Cómo se pueden clasificar los seres vivos?</w:t>
            </w:r>
          </w:p>
          <w:p w14:paraId="57A04368"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 xml:space="preserve">Existen varias formas de clasificar las diferentes especies de seres vivos. El criterio puede ser muy variado, desde el tipo de animal o planta hasta el </w:t>
            </w:r>
            <w:r w:rsidRPr="001C643E">
              <w:rPr>
                <w:rFonts w:ascii="Arial" w:hAnsi="Arial" w:cs="Arial"/>
                <w:color w:val="000000"/>
                <w:lang w:val="es-MX"/>
              </w:rPr>
              <w:lastRenderedPageBreak/>
              <w:t>parentesco entre las especies.</w:t>
            </w:r>
          </w:p>
          <w:p w14:paraId="3A46DA67"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La filogenia y la taxonomía son otros dos criterios de clasificación. Ambas son disciplinas de la biología y permiten agrupar los seres vivos en ramas de un árbol o en categorías.</w:t>
            </w:r>
          </w:p>
          <w:p w14:paraId="4B35714B" w14:textId="77777777" w:rsidR="0042585D" w:rsidRPr="001C643E" w:rsidRDefault="0042585D" w:rsidP="001C643E">
            <w:pPr>
              <w:spacing w:after="0" w:line="360" w:lineRule="auto"/>
              <w:rPr>
                <w:rFonts w:ascii="Arial" w:hAnsi="Arial" w:cs="Arial"/>
                <w:color w:val="000000"/>
                <w:lang w:val="es-MX"/>
              </w:rPr>
            </w:pPr>
          </w:p>
          <w:p w14:paraId="5C4815D9" w14:textId="77777777" w:rsidR="00432258" w:rsidRPr="001C643E" w:rsidRDefault="00432258" w:rsidP="001C643E">
            <w:pPr>
              <w:spacing w:after="0" w:line="360" w:lineRule="auto"/>
              <w:rPr>
                <w:rFonts w:ascii="Arial" w:hAnsi="Arial" w:cs="Arial"/>
                <w:b/>
                <w:color w:val="000000"/>
                <w:lang w:val="es-MX"/>
              </w:rPr>
            </w:pPr>
            <w:r w:rsidRPr="001C643E">
              <w:rPr>
                <w:rFonts w:ascii="Arial" w:hAnsi="Arial" w:cs="Arial"/>
                <w:b/>
                <w:color w:val="000000"/>
                <w:lang w:val="es-MX"/>
              </w:rPr>
              <w:t>La filogenia</w:t>
            </w:r>
          </w:p>
          <w:p w14:paraId="547B0A3C" w14:textId="117240F4" w:rsidR="00432258" w:rsidRPr="001C643E" w:rsidRDefault="005D26DA" w:rsidP="001C643E">
            <w:pPr>
              <w:spacing w:after="0" w:line="360" w:lineRule="auto"/>
              <w:rPr>
                <w:rFonts w:ascii="Arial" w:hAnsi="Arial" w:cs="Arial"/>
                <w:color w:val="000000"/>
                <w:lang w:val="es-MX"/>
              </w:rPr>
            </w:pPr>
            <w:r>
              <w:rPr>
                <w:rFonts w:ascii="Arial" w:hAnsi="Arial" w:cs="Arial"/>
                <w:color w:val="000000"/>
                <w:lang w:val="es-MX"/>
              </w:rPr>
              <w:t>La filogenia es la disciplina que e</w:t>
            </w:r>
            <w:r w:rsidRPr="001C643E">
              <w:rPr>
                <w:rFonts w:ascii="Arial" w:hAnsi="Arial" w:cs="Arial"/>
                <w:color w:val="000000"/>
                <w:lang w:val="es-MX"/>
              </w:rPr>
              <w:t xml:space="preserve">studia </w:t>
            </w:r>
            <w:r w:rsidR="00432258" w:rsidRPr="001C643E">
              <w:rPr>
                <w:rFonts w:ascii="Arial" w:hAnsi="Arial" w:cs="Arial"/>
                <w:color w:val="000000"/>
                <w:lang w:val="es-MX"/>
              </w:rPr>
              <w:t xml:space="preserve">los organismos y establece las diferentes relaciones de parentesco entre los seres vivos. Gracias a </w:t>
            </w:r>
            <w:r>
              <w:rPr>
                <w:rFonts w:ascii="Arial" w:hAnsi="Arial" w:cs="Arial"/>
                <w:color w:val="000000"/>
                <w:lang w:val="es-MX"/>
              </w:rPr>
              <w:t>ella,</w:t>
            </w:r>
            <w:r w:rsidR="00432258" w:rsidRPr="001C643E">
              <w:rPr>
                <w:rFonts w:ascii="Arial" w:hAnsi="Arial" w:cs="Arial"/>
                <w:color w:val="000000"/>
                <w:lang w:val="es-MX"/>
              </w:rPr>
              <w:t> se puede estudiar la historia evolutiva de los organismos y clasificarlos en árboles filogenéticos.</w:t>
            </w:r>
          </w:p>
          <w:p w14:paraId="0F4488ED" w14:textId="77777777" w:rsidR="0042585D"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 xml:space="preserve">Un árbol filogenético representa gráficamente las relaciones de parentesco entre los organismos a través de las diferentes ramas que </w:t>
            </w:r>
            <w:r w:rsidR="0042585D" w:rsidRPr="001C643E">
              <w:rPr>
                <w:rFonts w:ascii="Arial" w:hAnsi="Arial" w:cs="Arial"/>
                <w:color w:val="000000"/>
                <w:lang w:val="es-MX"/>
              </w:rPr>
              <w:t xml:space="preserve">lo </w:t>
            </w:r>
            <w:r w:rsidRPr="001C643E">
              <w:rPr>
                <w:rFonts w:ascii="Arial" w:hAnsi="Arial" w:cs="Arial"/>
                <w:color w:val="000000"/>
                <w:lang w:val="es-MX"/>
              </w:rPr>
              <w:t xml:space="preserve">conforman. </w:t>
            </w:r>
          </w:p>
          <w:p w14:paraId="53459981"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Los antepasados comunes tienen asignados los nodos, mientras que las líneas evolutivas que siguen los grupos se asignan a las ramas principales.</w:t>
            </w:r>
          </w:p>
          <w:p w14:paraId="301EC68D" w14:textId="77777777" w:rsidR="0042585D" w:rsidRPr="001C643E" w:rsidRDefault="0042585D" w:rsidP="001C643E">
            <w:pPr>
              <w:spacing w:after="0" w:line="360" w:lineRule="auto"/>
              <w:rPr>
                <w:rFonts w:ascii="Arial" w:hAnsi="Arial" w:cs="Arial"/>
                <w:color w:val="000000"/>
                <w:lang w:val="es-MX"/>
              </w:rPr>
            </w:pPr>
          </w:p>
          <w:p w14:paraId="27B3DD26" w14:textId="77777777" w:rsidR="00432258" w:rsidRPr="001C643E" w:rsidRDefault="00432258" w:rsidP="001C643E">
            <w:pPr>
              <w:spacing w:after="0" w:line="360" w:lineRule="auto"/>
              <w:rPr>
                <w:rFonts w:ascii="Arial" w:hAnsi="Arial" w:cs="Arial"/>
                <w:b/>
                <w:color w:val="000000"/>
                <w:lang w:val="es-MX"/>
              </w:rPr>
            </w:pPr>
            <w:r w:rsidRPr="001C643E">
              <w:rPr>
                <w:rFonts w:ascii="Arial" w:hAnsi="Arial" w:cs="Arial"/>
                <w:b/>
                <w:color w:val="000000"/>
                <w:lang w:val="es-MX"/>
              </w:rPr>
              <w:t>La taxonomía</w:t>
            </w:r>
          </w:p>
          <w:p w14:paraId="3A37D10C" w14:textId="19DD8F3C" w:rsidR="00432258" w:rsidRPr="001C643E" w:rsidRDefault="005D26DA" w:rsidP="001C643E">
            <w:pPr>
              <w:spacing w:after="0" w:line="360" w:lineRule="auto"/>
              <w:rPr>
                <w:rFonts w:ascii="Arial" w:hAnsi="Arial" w:cs="Arial"/>
                <w:color w:val="000000"/>
                <w:lang w:val="es-MX"/>
              </w:rPr>
            </w:pPr>
            <w:r>
              <w:rPr>
                <w:rFonts w:ascii="Arial" w:hAnsi="Arial" w:cs="Arial"/>
                <w:color w:val="000000"/>
                <w:lang w:val="es-MX"/>
              </w:rPr>
              <w:t>La taxonomía e</w:t>
            </w:r>
            <w:r w:rsidRPr="001C643E">
              <w:rPr>
                <w:rFonts w:ascii="Arial" w:hAnsi="Arial" w:cs="Arial"/>
                <w:color w:val="000000"/>
                <w:lang w:val="es-MX"/>
              </w:rPr>
              <w:t xml:space="preserve">s </w:t>
            </w:r>
            <w:r w:rsidR="00432258" w:rsidRPr="001C643E">
              <w:rPr>
                <w:rFonts w:ascii="Arial" w:hAnsi="Arial" w:cs="Arial"/>
                <w:color w:val="000000"/>
                <w:lang w:val="es-MX"/>
              </w:rPr>
              <w:t xml:space="preserve">la rama de la biología que se dedica a clasificar los seres vivos en diferentes taxones o grupos de organismos con un parentesco común. Para ello, </w:t>
            </w:r>
            <w:r w:rsidR="0042585D" w:rsidRPr="001C643E">
              <w:rPr>
                <w:rFonts w:ascii="Arial" w:hAnsi="Arial" w:cs="Arial"/>
                <w:color w:val="000000"/>
                <w:lang w:val="es-MX"/>
              </w:rPr>
              <w:t xml:space="preserve">se </w:t>
            </w:r>
            <w:r w:rsidR="00432258" w:rsidRPr="001C643E">
              <w:rPr>
                <w:rFonts w:ascii="Arial" w:hAnsi="Arial" w:cs="Arial"/>
                <w:color w:val="000000"/>
                <w:lang w:val="es-MX"/>
              </w:rPr>
              <w:t>han cr</w:t>
            </w:r>
            <w:r w:rsidR="0042585D" w:rsidRPr="001C643E">
              <w:rPr>
                <w:rFonts w:ascii="Arial" w:hAnsi="Arial" w:cs="Arial"/>
                <w:color w:val="000000"/>
                <w:lang w:val="es-MX"/>
              </w:rPr>
              <w:t>eado las categorías taxonómicas</w:t>
            </w:r>
            <w:r w:rsidR="00432258" w:rsidRPr="001C643E">
              <w:rPr>
                <w:rFonts w:ascii="Arial" w:hAnsi="Arial" w:cs="Arial"/>
                <w:color w:val="000000"/>
                <w:lang w:val="es-MX"/>
              </w:rPr>
              <w:t xml:space="preserve">. Estas pueden subdividirse en numerosos niveles, pero las principales son las ocho siguientes, </w:t>
            </w:r>
            <w:r>
              <w:rPr>
                <w:rFonts w:ascii="Arial" w:hAnsi="Arial" w:cs="Arial"/>
                <w:color w:val="000000"/>
                <w:lang w:val="es-MX"/>
              </w:rPr>
              <w:t>que van</w:t>
            </w:r>
            <w:r w:rsidRPr="001C643E">
              <w:rPr>
                <w:rFonts w:ascii="Arial" w:hAnsi="Arial" w:cs="Arial"/>
                <w:color w:val="000000"/>
                <w:lang w:val="es-MX"/>
              </w:rPr>
              <w:t xml:space="preserve"> </w:t>
            </w:r>
            <w:r w:rsidR="00432258" w:rsidRPr="001C643E">
              <w:rPr>
                <w:rFonts w:ascii="Arial" w:hAnsi="Arial" w:cs="Arial"/>
                <w:color w:val="000000"/>
                <w:lang w:val="es-MX"/>
              </w:rPr>
              <w:t>de lo específico a lo general:</w:t>
            </w:r>
          </w:p>
          <w:p w14:paraId="0A5B95D3"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 Especie</w:t>
            </w:r>
          </w:p>
          <w:p w14:paraId="768F78AB"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 Género</w:t>
            </w:r>
          </w:p>
          <w:p w14:paraId="79154116"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 Familia</w:t>
            </w:r>
          </w:p>
          <w:p w14:paraId="3F6EEAB2"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 Orden</w:t>
            </w:r>
          </w:p>
          <w:p w14:paraId="1D2E7254"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lastRenderedPageBreak/>
              <w:t>- Clase</w:t>
            </w:r>
          </w:p>
          <w:p w14:paraId="19E4B4D1"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 Filo o división</w:t>
            </w:r>
          </w:p>
          <w:p w14:paraId="75F98785"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 Reino</w:t>
            </w:r>
          </w:p>
          <w:p w14:paraId="00D0F21B"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 Dominio</w:t>
            </w:r>
          </w:p>
          <w:p w14:paraId="6AE4A1CA"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La siguiente regla mnemotécnica te puede ayudar a recordar el orden:</w:t>
            </w:r>
          </w:p>
          <w:p w14:paraId="601FB420"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“El rey es un filósofo de mucha clase que ordena para su familia géneros de buena especie”.</w:t>
            </w:r>
          </w:p>
          <w:p w14:paraId="3B4E0AAA" w14:textId="63CCAE63" w:rsidR="0042585D" w:rsidRPr="001C643E" w:rsidRDefault="005D26DA" w:rsidP="001C643E">
            <w:pPr>
              <w:spacing w:after="0" w:line="360" w:lineRule="auto"/>
              <w:rPr>
                <w:rFonts w:ascii="Arial" w:hAnsi="Arial" w:cs="Arial"/>
                <w:color w:val="000000"/>
                <w:lang w:val="es-MX"/>
              </w:rPr>
            </w:pPr>
            <w:r>
              <w:rPr>
                <w:rFonts w:ascii="Arial" w:hAnsi="Arial" w:cs="Arial"/>
                <w:color w:val="000000"/>
                <w:lang w:val="es-MX"/>
              </w:rPr>
              <w:t>Si s</w:t>
            </w:r>
            <w:r w:rsidRPr="001C643E">
              <w:rPr>
                <w:rFonts w:ascii="Arial" w:hAnsi="Arial" w:cs="Arial"/>
                <w:color w:val="000000"/>
                <w:lang w:val="es-MX"/>
              </w:rPr>
              <w:t>ustituye</w:t>
            </w:r>
            <w:r>
              <w:rPr>
                <w:rFonts w:ascii="Arial" w:hAnsi="Arial" w:cs="Arial"/>
                <w:color w:val="000000"/>
                <w:lang w:val="es-MX"/>
              </w:rPr>
              <w:t>s</w:t>
            </w:r>
            <w:r w:rsidRPr="001C643E">
              <w:rPr>
                <w:rFonts w:ascii="Arial" w:hAnsi="Arial" w:cs="Arial"/>
                <w:color w:val="000000"/>
                <w:lang w:val="es-MX"/>
              </w:rPr>
              <w:t xml:space="preserve"> </w:t>
            </w:r>
            <w:r w:rsidR="00432258" w:rsidRPr="001C643E">
              <w:rPr>
                <w:rFonts w:ascii="Arial" w:hAnsi="Arial" w:cs="Arial"/>
                <w:color w:val="000000"/>
                <w:lang w:val="es-MX"/>
              </w:rPr>
              <w:t>rey por reino y filósofo por filo, ya tienes el resto de categorías ordenadas.</w:t>
            </w:r>
          </w:p>
          <w:p w14:paraId="3BFBE9D5" w14:textId="77777777" w:rsidR="00432258" w:rsidRPr="001C643E" w:rsidRDefault="00AC4DB6" w:rsidP="001C643E">
            <w:pPr>
              <w:spacing w:after="0" w:line="360" w:lineRule="auto"/>
              <w:rPr>
                <w:rFonts w:ascii="Arial" w:hAnsi="Arial" w:cs="Arial"/>
                <w:color w:val="000000"/>
                <w:lang w:val="es-MX"/>
              </w:rPr>
            </w:pPr>
            <w:r w:rsidRPr="001C643E">
              <w:rPr>
                <w:rFonts w:ascii="Arial" w:hAnsi="Arial" w:cs="Arial"/>
                <w:color w:val="000000"/>
                <w:lang w:val="es-MX"/>
              </w:rPr>
              <w:t>P</w:t>
            </w:r>
            <w:r w:rsidR="00432258" w:rsidRPr="001C643E">
              <w:rPr>
                <w:rFonts w:ascii="Arial" w:hAnsi="Arial" w:cs="Arial"/>
                <w:color w:val="000000"/>
                <w:lang w:val="es-MX"/>
              </w:rPr>
              <w:t xml:space="preserve">uedes consultar los diferentes taxones de los seres vivos (en inglés) en </w:t>
            </w:r>
            <w:proofErr w:type="spellStart"/>
            <w:r w:rsidR="00432258" w:rsidRPr="001C643E">
              <w:rPr>
                <w:rFonts w:ascii="Arial" w:hAnsi="Arial" w:cs="Arial"/>
                <w:color w:val="000000"/>
                <w:lang w:val="es-MX"/>
              </w:rPr>
              <w:t>Biolib</w:t>
            </w:r>
            <w:proofErr w:type="spellEnd"/>
            <w:r w:rsidR="00432258" w:rsidRPr="001C643E">
              <w:rPr>
                <w:rFonts w:ascii="Arial" w:hAnsi="Arial" w:cs="Arial"/>
                <w:color w:val="000000"/>
                <w:lang w:val="es-MX"/>
              </w:rPr>
              <w:t> [</w:t>
            </w:r>
            <w:hyperlink r:id="rId24" w:tgtFrame="_blank" w:history="1">
              <w:r w:rsidR="00432258" w:rsidRPr="001C643E">
                <w:rPr>
                  <w:rFonts w:ascii="Arial" w:hAnsi="Arial" w:cs="Arial"/>
                  <w:color w:val="000000"/>
                  <w:lang w:val="es-MX"/>
                </w:rPr>
                <w:t>ver</w:t>
              </w:r>
            </w:hyperlink>
            <w:r w:rsidR="00432258" w:rsidRPr="001C643E">
              <w:rPr>
                <w:rFonts w:ascii="Arial" w:hAnsi="Arial" w:cs="Arial"/>
                <w:color w:val="000000"/>
                <w:lang w:val="es-MX"/>
              </w:rPr>
              <w:t>]. Además, el Centro Nacional de Información Biotecnológica (también en inglés) te pr</w:t>
            </w:r>
            <w:r w:rsidRPr="001C643E">
              <w:rPr>
                <w:rFonts w:ascii="Arial" w:hAnsi="Arial" w:cs="Arial"/>
                <w:color w:val="000000"/>
                <w:lang w:val="es-MX"/>
              </w:rPr>
              <w:t>esenta</w:t>
            </w:r>
            <w:r w:rsidR="00432258" w:rsidRPr="001C643E">
              <w:rPr>
                <w:rFonts w:ascii="Arial" w:hAnsi="Arial" w:cs="Arial"/>
                <w:color w:val="000000"/>
                <w:lang w:val="es-MX"/>
              </w:rPr>
              <w:t xml:space="preserve"> ejemplos de árboles taxonómicos </w:t>
            </w:r>
            <w:r w:rsidR="00432258" w:rsidRPr="00E8770E">
              <w:rPr>
                <w:rFonts w:ascii="Arial" w:hAnsi="Arial" w:cs="Arial"/>
                <w:color w:val="00B0F0"/>
                <w:lang w:val="es-MX"/>
              </w:rPr>
              <w:t>[</w:t>
            </w:r>
            <w:hyperlink r:id="rId25" w:tgtFrame="_blank" w:history="1">
              <w:r w:rsidR="00432258" w:rsidRPr="00E8770E">
                <w:rPr>
                  <w:rFonts w:ascii="Arial" w:hAnsi="Arial" w:cs="Arial"/>
                  <w:color w:val="00B0F0"/>
                  <w:lang w:val="es-MX"/>
                </w:rPr>
                <w:t>ver</w:t>
              </w:r>
            </w:hyperlink>
            <w:r w:rsidR="00432258" w:rsidRPr="00E8770E">
              <w:rPr>
                <w:rFonts w:ascii="Arial" w:hAnsi="Arial" w:cs="Arial"/>
                <w:color w:val="00B0F0"/>
                <w:lang w:val="es-MX"/>
              </w:rPr>
              <w:t>]</w:t>
            </w:r>
            <w:r w:rsidR="00432258" w:rsidRPr="001C643E">
              <w:rPr>
                <w:rFonts w:ascii="Arial" w:hAnsi="Arial" w:cs="Arial"/>
                <w:color w:val="000000"/>
                <w:lang w:val="es-MX"/>
              </w:rPr>
              <w:t>.</w:t>
            </w:r>
          </w:p>
        </w:tc>
      </w:tr>
      <w:tr w:rsidR="00895F25" w:rsidRPr="001C643E" w14:paraId="3FD44AAD" w14:textId="77777777" w:rsidTr="00C512E6">
        <w:tc>
          <w:tcPr>
            <w:tcW w:w="2478" w:type="dxa"/>
            <w:shd w:val="clear" w:color="auto" w:fill="auto"/>
          </w:tcPr>
          <w:p w14:paraId="0BF2662C" w14:textId="77777777" w:rsidR="00895F25" w:rsidRPr="001C643E" w:rsidRDefault="00895F25" w:rsidP="001C643E">
            <w:pPr>
              <w:spacing w:after="0" w:line="360" w:lineRule="auto"/>
              <w:rPr>
                <w:rFonts w:ascii="Arial" w:hAnsi="Arial" w:cs="Arial"/>
                <w:b/>
                <w:color w:val="000000"/>
                <w:lang w:val="es-MX"/>
              </w:rPr>
            </w:pPr>
            <w:r w:rsidRPr="001C643E">
              <w:rPr>
                <w:rFonts w:ascii="Arial" w:hAnsi="Arial" w:cs="Arial"/>
                <w:b/>
                <w:color w:val="000000"/>
                <w:lang w:val="es-MX"/>
              </w:rPr>
              <w:lastRenderedPageBreak/>
              <w:t>Título</w:t>
            </w:r>
          </w:p>
        </w:tc>
        <w:tc>
          <w:tcPr>
            <w:tcW w:w="6350" w:type="dxa"/>
            <w:shd w:val="clear" w:color="auto" w:fill="auto"/>
          </w:tcPr>
          <w:p w14:paraId="6D465FC0" w14:textId="20CF9CE6" w:rsidR="00895F25" w:rsidRPr="001C643E" w:rsidRDefault="00DD4A2D" w:rsidP="001C643E">
            <w:pPr>
              <w:spacing w:after="0" w:line="360" w:lineRule="auto"/>
              <w:rPr>
                <w:rFonts w:ascii="Arial" w:hAnsi="Arial" w:cs="Arial"/>
                <w:color w:val="000000"/>
                <w:lang w:val="es-MX"/>
              </w:rPr>
            </w:pPr>
            <w:r w:rsidRPr="001C643E">
              <w:rPr>
                <w:rFonts w:ascii="Arial" w:hAnsi="Arial" w:cs="Arial"/>
                <w:color w:val="000000"/>
                <w:lang w:val="es-MX"/>
              </w:rPr>
              <w:t>La clasificación de los seres vivos</w:t>
            </w:r>
          </w:p>
        </w:tc>
      </w:tr>
      <w:tr w:rsidR="00895F25" w:rsidRPr="001C643E" w14:paraId="27D550D0" w14:textId="77777777" w:rsidTr="00C512E6">
        <w:tc>
          <w:tcPr>
            <w:tcW w:w="2478" w:type="dxa"/>
            <w:shd w:val="clear" w:color="auto" w:fill="auto"/>
          </w:tcPr>
          <w:p w14:paraId="4E41A77D" w14:textId="77777777" w:rsidR="00895F25" w:rsidRPr="001C643E" w:rsidRDefault="00895F25" w:rsidP="001C643E">
            <w:pPr>
              <w:spacing w:after="0" w:line="360" w:lineRule="auto"/>
              <w:rPr>
                <w:rFonts w:ascii="Arial" w:hAnsi="Arial" w:cs="Arial"/>
                <w:b/>
                <w:color w:val="000000"/>
                <w:lang w:val="es-MX"/>
              </w:rPr>
            </w:pPr>
            <w:r w:rsidRPr="001C643E">
              <w:rPr>
                <w:rFonts w:ascii="Arial" w:hAnsi="Arial" w:cs="Arial"/>
                <w:b/>
                <w:color w:val="000000"/>
                <w:lang w:val="es-MX"/>
              </w:rPr>
              <w:t>Descripción</w:t>
            </w:r>
          </w:p>
        </w:tc>
        <w:tc>
          <w:tcPr>
            <w:tcW w:w="6350" w:type="dxa"/>
            <w:shd w:val="clear" w:color="auto" w:fill="auto"/>
          </w:tcPr>
          <w:p w14:paraId="47C33BAE" w14:textId="013028E7" w:rsidR="00895F25" w:rsidRPr="001C643E" w:rsidRDefault="00DD4A2D" w:rsidP="001C643E">
            <w:pPr>
              <w:spacing w:after="0" w:line="360" w:lineRule="auto"/>
              <w:rPr>
                <w:rFonts w:ascii="Arial" w:hAnsi="Arial" w:cs="Arial"/>
                <w:color w:val="000000"/>
                <w:lang w:val="es-MX"/>
              </w:rPr>
            </w:pPr>
            <w:r w:rsidRPr="001C643E">
              <w:rPr>
                <w:rFonts w:ascii="Arial" w:hAnsi="Arial" w:cs="Arial"/>
                <w:color w:val="000000"/>
                <w:lang w:val="es-MX"/>
              </w:rPr>
              <w:t>Interactivo que permite reconocer la complejidad de la clasificación taxonómica y la diversidad de los seres vivos</w:t>
            </w:r>
          </w:p>
        </w:tc>
      </w:tr>
    </w:tbl>
    <w:p w14:paraId="3D8A03CB" w14:textId="77777777" w:rsidR="001A3DB3" w:rsidRPr="001C643E" w:rsidRDefault="001A3DB3" w:rsidP="001C643E">
      <w:pPr>
        <w:spacing w:line="360" w:lineRule="auto"/>
        <w:rPr>
          <w:rFonts w:ascii="Arial" w:hAnsi="Arial" w:cs="Arial"/>
          <w:b/>
          <w:color w:val="FFFFFF"/>
          <w:lang w:val="es-MX"/>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DD4A2D" w:rsidRPr="001C643E" w14:paraId="5DBBB491" w14:textId="77777777" w:rsidTr="00AE6F07">
        <w:tc>
          <w:tcPr>
            <w:tcW w:w="8828" w:type="dxa"/>
            <w:gridSpan w:val="2"/>
            <w:shd w:val="clear" w:color="auto" w:fill="000000"/>
          </w:tcPr>
          <w:p w14:paraId="23B47A11" w14:textId="77777777" w:rsidR="00DD4A2D" w:rsidRPr="001C643E" w:rsidRDefault="00DD4A2D"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DD4A2D" w:rsidRPr="001C643E" w14:paraId="16308A5B" w14:textId="77777777" w:rsidTr="00AE6F07">
        <w:tc>
          <w:tcPr>
            <w:tcW w:w="2481" w:type="dxa"/>
            <w:shd w:val="clear" w:color="auto" w:fill="auto"/>
          </w:tcPr>
          <w:p w14:paraId="050B0914" w14:textId="77777777" w:rsidR="00DD4A2D" w:rsidRPr="001C643E" w:rsidRDefault="00DD4A2D"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1367F50C" w14:textId="7BD399B9" w:rsidR="00DD4A2D" w:rsidRPr="001C643E" w:rsidRDefault="00DD4A2D" w:rsidP="001C643E">
            <w:pPr>
              <w:spacing w:after="0" w:line="360" w:lineRule="auto"/>
              <w:rPr>
                <w:rFonts w:ascii="Arial" w:hAnsi="Arial" w:cs="Arial"/>
                <w:b/>
                <w:color w:val="000000"/>
                <w:lang w:val="es-MX"/>
              </w:rPr>
            </w:pPr>
            <w:r w:rsidRPr="001C643E">
              <w:rPr>
                <w:rFonts w:ascii="Arial" w:hAnsi="Arial" w:cs="Arial"/>
                <w:color w:val="000000"/>
                <w:lang w:val="es-MX"/>
              </w:rPr>
              <w:t>CN_09_04_CO_REC</w:t>
            </w:r>
            <w:r w:rsidR="00681DFD" w:rsidRPr="001C643E">
              <w:rPr>
                <w:rFonts w:ascii="Arial" w:hAnsi="Arial" w:cs="Arial"/>
                <w:color w:val="000000"/>
                <w:lang w:val="es-MX"/>
              </w:rPr>
              <w:t>10</w:t>
            </w:r>
            <w:r w:rsidRPr="001C643E">
              <w:rPr>
                <w:rFonts w:ascii="Arial" w:hAnsi="Arial" w:cs="Arial"/>
                <w:color w:val="000000"/>
                <w:lang w:val="es-MX"/>
              </w:rPr>
              <w:t>0</w:t>
            </w:r>
          </w:p>
        </w:tc>
      </w:tr>
      <w:tr w:rsidR="00DD4A2D" w:rsidRPr="001C643E" w14:paraId="0504B989" w14:textId="77777777" w:rsidTr="00AE6F07">
        <w:tc>
          <w:tcPr>
            <w:tcW w:w="2481" w:type="dxa"/>
            <w:shd w:val="clear" w:color="auto" w:fill="auto"/>
          </w:tcPr>
          <w:p w14:paraId="5F3872FD" w14:textId="77777777" w:rsidR="00DD4A2D" w:rsidRPr="001C643E" w:rsidRDefault="00DD4A2D"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13A03B04" w14:textId="3E4AF1A5" w:rsidR="00DD4A2D" w:rsidRPr="001C643E" w:rsidRDefault="00DD4A2D">
            <w:pPr>
              <w:spacing w:after="0" w:line="360" w:lineRule="auto"/>
              <w:rPr>
                <w:rFonts w:ascii="Arial" w:hAnsi="Arial" w:cs="Arial"/>
                <w:color w:val="000000"/>
                <w:lang w:val="es-MX"/>
              </w:rPr>
            </w:pPr>
            <w:r w:rsidRPr="001C643E">
              <w:rPr>
                <w:rFonts w:ascii="Arial" w:hAnsi="Arial" w:cs="Arial"/>
                <w:color w:val="000000"/>
                <w:lang w:val="es-MX"/>
              </w:rPr>
              <w:t xml:space="preserve">¿A qué taxones </w:t>
            </w:r>
            <w:r w:rsidR="005D26DA" w:rsidRPr="001C643E">
              <w:rPr>
                <w:rFonts w:ascii="Arial" w:hAnsi="Arial" w:cs="Arial"/>
                <w:color w:val="000000"/>
                <w:lang w:val="es-MX"/>
              </w:rPr>
              <w:t>pertenece</w:t>
            </w:r>
            <w:r w:rsidR="005D26DA">
              <w:rPr>
                <w:rFonts w:ascii="Arial" w:hAnsi="Arial" w:cs="Arial"/>
                <w:color w:val="000000"/>
                <w:lang w:val="es-MX"/>
              </w:rPr>
              <w:t>n</w:t>
            </w:r>
            <w:r w:rsidR="005D26DA" w:rsidRPr="001C643E">
              <w:rPr>
                <w:rFonts w:ascii="Arial" w:hAnsi="Arial" w:cs="Arial"/>
                <w:color w:val="000000"/>
                <w:lang w:val="es-MX"/>
              </w:rPr>
              <w:t xml:space="preserve"> </w:t>
            </w:r>
            <w:r w:rsidRPr="001C643E">
              <w:rPr>
                <w:rFonts w:ascii="Arial" w:hAnsi="Arial" w:cs="Arial"/>
                <w:color w:val="000000"/>
                <w:lang w:val="es-MX"/>
              </w:rPr>
              <w:t>estos organismos?</w:t>
            </w:r>
          </w:p>
        </w:tc>
      </w:tr>
      <w:tr w:rsidR="00DD4A2D" w:rsidRPr="001C643E" w14:paraId="45B6D0C3" w14:textId="77777777" w:rsidTr="00AE6F07">
        <w:tc>
          <w:tcPr>
            <w:tcW w:w="2481" w:type="dxa"/>
            <w:shd w:val="clear" w:color="auto" w:fill="auto"/>
          </w:tcPr>
          <w:p w14:paraId="214E6F46" w14:textId="77777777" w:rsidR="00DD4A2D" w:rsidRPr="001C643E" w:rsidRDefault="00DD4A2D"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590F943D" w14:textId="77777777" w:rsidR="00DD4A2D" w:rsidRPr="001C643E" w:rsidRDefault="00DD4A2D" w:rsidP="001C643E">
            <w:pPr>
              <w:spacing w:after="0" w:line="360" w:lineRule="auto"/>
              <w:rPr>
                <w:rFonts w:ascii="Arial" w:hAnsi="Arial" w:cs="Arial"/>
                <w:color w:val="000000"/>
                <w:lang w:val="es-MX"/>
              </w:rPr>
            </w:pPr>
            <w:r w:rsidRPr="001C643E">
              <w:rPr>
                <w:rFonts w:ascii="Arial" w:hAnsi="Arial" w:cs="Arial"/>
              </w:rPr>
              <w:t>Actividad acerca de las diferencias entre los sistemas tradicional y moderno de clasificación de los seres vivos</w:t>
            </w:r>
          </w:p>
        </w:tc>
      </w:tr>
    </w:tbl>
    <w:p w14:paraId="68A08100" w14:textId="77777777" w:rsidR="00DD4A2D" w:rsidRPr="001C643E" w:rsidRDefault="00DD4A2D" w:rsidP="001C643E">
      <w:pPr>
        <w:spacing w:line="360" w:lineRule="auto"/>
        <w:rPr>
          <w:rFonts w:ascii="Arial" w:hAnsi="Arial" w:cs="Arial"/>
          <w:b/>
          <w:color w:val="FFFFFF"/>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681DFD" w:rsidRPr="001C643E" w14:paraId="09504BF0" w14:textId="77777777" w:rsidTr="00AE6F07">
        <w:tc>
          <w:tcPr>
            <w:tcW w:w="8828" w:type="dxa"/>
            <w:gridSpan w:val="2"/>
            <w:shd w:val="clear" w:color="auto" w:fill="000000"/>
          </w:tcPr>
          <w:p w14:paraId="465D6DF6" w14:textId="77777777" w:rsidR="00681DFD" w:rsidRPr="001C643E" w:rsidRDefault="00681DFD"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681DFD" w:rsidRPr="001C643E" w14:paraId="1F195914" w14:textId="77777777" w:rsidTr="00AE6F07">
        <w:tc>
          <w:tcPr>
            <w:tcW w:w="2481" w:type="dxa"/>
            <w:shd w:val="clear" w:color="auto" w:fill="auto"/>
          </w:tcPr>
          <w:p w14:paraId="687DFA4C" w14:textId="77777777" w:rsidR="00681DFD" w:rsidRPr="001C643E" w:rsidRDefault="00681DFD"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43F813B8" w14:textId="64A5A933" w:rsidR="00681DFD" w:rsidRPr="001C643E" w:rsidRDefault="00A753FC" w:rsidP="001C643E">
            <w:pPr>
              <w:spacing w:after="0" w:line="360" w:lineRule="auto"/>
              <w:rPr>
                <w:rFonts w:ascii="Arial" w:hAnsi="Arial" w:cs="Arial"/>
                <w:b/>
                <w:color w:val="000000"/>
                <w:lang w:val="es-MX"/>
              </w:rPr>
            </w:pPr>
            <w:r w:rsidRPr="001C643E">
              <w:rPr>
                <w:rFonts w:ascii="Arial" w:hAnsi="Arial" w:cs="Arial"/>
                <w:color w:val="000000"/>
                <w:lang w:val="es-MX"/>
              </w:rPr>
              <w:t>CN_</w:t>
            </w:r>
            <w:r w:rsidR="00681DFD" w:rsidRPr="001C643E">
              <w:rPr>
                <w:rFonts w:ascii="Arial" w:hAnsi="Arial" w:cs="Arial"/>
                <w:color w:val="000000"/>
                <w:lang w:val="es-MX"/>
              </w:rPr>
              <w:t>0</w:t>
            </w:r>
            <w:r w:rsidRPr="001C643E">
              <w:rPr>
                <w:rFonts w:ascii="Arial" w:hAnsi="Arial" w:cs="Arial"/>
                <w:color w:val="000000"/>
                <w:lang w:val="es-MX"/>
              </w:rPr>
              <w:t>9</w:t>
            </w:r>
            <w:r w:rsidR="00681DFD" w:rsidRPr="001C643E">
              <w:rPr>
                <w:rFonts w:ascii="Arial" w:hAnsi="Arial" w:cs="Arial"/>
                <w:color w:val="000000"/>
                <w:lang w:val="es-MX"/>
              </w:rPr>
              <w:t>_04_CO_REC110</w:t>
            </w:r>
          </w:p>
        </w:tc>
      </w:tr>
      <w:tr w:rsidR="00681DFD" w:rsidRPr="001C643E" w14:paraId="55C0249E" w14:textId="77777777" w:rsidTr="00AE6F07">
        <w:tc>
          <w:tcPr>
            <w:tcW w:w="2481" w:type="dxa"/>
            <w:shd w:val="clear" w:color="auto" w:fill="auto"/>
          </w:tcPr>
          <w:p w14:paraId="2A7B28F0" w14:textId="77777777" w:rsidR="00681DFD" w:rsidRPr="001C643E" w:rsidRDefault="00681DFD"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51DE3C67" w14:textId="31A8B817" w:rsidR="00681DFD" w:rsidRPr="001C643E" w:rsidRDefault="00681DFD" w:rsidP="001C643E">
            <w:pPr>
              <w:spacing w:after="0" w:line="360" w:lineRule="auto"/>
              <w:rPr>
                <w:rFonts w:ascii="Arial" w:hAnsi="Arial" w:cs="Arial"/>
                <w:color w:val="000000"/>
                <w:lang w:val="es-MX"/>
              </w:rPr>
            </w:pPr>
            <w:r w:rsidRPr="001C643E">
              <w:rPr>
                <w:rFonts w:ascii="Arial" w:hAnsi="Arial" w:cs="Arial"/>
                <w:color w:val="000000"/>
                <w:lang w:val="es-MX"/>
              </w:rPr>
              <w:t>Recuerda las distintas categorías taxonómicas</w:t>
            </w:r>
          </w:p>
        </w:tc>
      </w:tr>
      <w:tr w:rsidR="00681DFD" w:rsidRPr="001C643E" w14:paraId="32BFAE4D" w14:textId="77777777" w:rsidTr="00AE6F07">
        <w:tc>
          <w:tcPr>
            <w:tcW w:w="2481" w:type="dxa"/>
            <w:shd w:val="clear" w:color="auto" w:fill="auto"/>
          </w:tcPr>
          <w:p w14:paraId="47499C23" w14:textId="77777777" w:rsidR="00681DFD" w:rsidRPr="001C643E" w:rsidRDefault="00681DFD"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550B6F75" w14:textId="5D8270FD" w:rsidR="00681DFD" w:rsidRPr="001C643E" w:rsidRDefault="00681DFD" w:rsidP="001C643E">
            <w:pPr>
              <w:spacing w:after="0" w:line="360" w:lineRule="auto"/>
              <w:rPr>
                <w:rFonts w:ascii="Arial" w:hAnsi="Arial" w:cs="Arial"/>
                <w:color w:val="FF0000"/>
                <w:lang w:val="es-MX"/>
              </w:rPr>
            </w:pPr>
            <w:r w:rsidRPr="001C643E">
              <w:rPr>
                <w:rFonts w:ascii="Arial" w:hAnsi="Arial" w:cs="Arial"/>
              </w:rPr>
              <w:t xml:space="preserve">Actividad para ayudar a recordar los nombres de las </w:t>
            </w:r>
            <w:r w:rsidRPr="001C643E">
              <w:rPr>
                <w:rFonts w:ascii="Arial" w:hAnsi="Arial" w:cs="Arial"/>
              </w:rPr>
              <w:lastRenderedPageBreak/>
              <w:t>distintas categorías taxonómicas</w:t>
            </w:r>
          </w:p>
        </w:tc>
      </w:tr>
    </w:tbl>
    <w:p w14:paraId="64C07535" w14:textId="77777777" w:rsidR="00681DFD" w:rsidRPr="001C643E" w:rsidRDefault="00681DFD" w:rsidP="001C643E">
      <w:pPr>
        <w:spacing w:line="360" w:lineRule="auto"/>
        <w:rPr>
          <w:rFonts w:ascii="Arial" w:hAnsi="Arial" w:cs="Arial"/>
          <w:b/>
          <w:color w:val="FFFFFF"/>
        </w:rPr>
      </w:pPr>
    </w:p>
    <w:p w14:paraId="72C0607B" w14:textId="069B23A1" w:rsidR="00330107" w:rsidRPr="001C643E" w:rsidRDefault="00330107" w:rsidP="001C643E">
      <w:pPr>
        <w:spacing w:line="360" w:lineRule="auto"/>
        <w:rPr>
          <w:rFonts w:ascii="Arial" w:hAnsi="Arial" w:cs="Arial"/>
          <w:b/>
        </w:rPr>
      </w:pPr>
      <w:r w:rsidRPr="001C643E">
        <w:rPr>
          <w:rFonts w:ascii="Arial" w:hAnsi="Arial" w:cs="Arial"/>
          <w:highlight w:val="yellow"/>
        </w:rPr>
        <w:t>[SECCIÓN 2]</w:t>
      </w:r>
      <w:r w:rsidR="00FE0833" w:rsidRPr="001C643E">
        <w:rPr>
          <w:rFonts w:ascii="Arial" w:hAnsi="Arial" w:cs="Arial"/>
          <w:b/>
        </w:rPr>
        <w:t>2</w:t>
      </w:r>
      <w:r w:rsidRPr="001C643E">
        <w:rPr>
          <w:rFonts w:ascii="Arial" w:hAnsi="Arial" w:cs="Arial"/>
          <w:b/>
        </w:rPr>
        <w:t>.</w:t>
      </w:r>
      <w:r w:rsidR="00DF10C5" w:rsidRPr="001C643E">
        <w:rPr>
          <w:rFonts w:ascii="Arial" w:hAnsi="Arial" w:cs="Arial"/>
          <w:b/>
        </w:rPr>
        <w:t>3</w:t>
      </w:r>
      <w:r w:rsidRPr="001C643E">
        <w:rPr>
          <w:rFonts w:ascii="Arial" w:hAnsi="Arial" w:cs="Arial"/>
          <w:b/>
        </w:rPr>
        <w:t xml:space="preserve"> Consolidación</w:t>
      </w:r>
    </w:p>
    <w:p w14:paraId="59423170" w14:textId="77777777" w:rsidR="00247E5F" w:rsidRPr="001C643E" w:rsidRDefault="00247E5F" w:rsidP="001C643E">
      <w:pPr>
        <w:spacing w:before="100" w:beforeAutospacing="1" w:after="100" w:afterAutospacing="1" w:line="360" w:lineRule="auto"/>
        <w:rPr>
          <w:rFonts w:ascii="Arial" w:eastAsia="Times New Roman" w:hAnsi="Arial" w:cs="Arial"/>
          <w:lang w:val="es-CO"/>
        </w:rPr>
      </w:pPr>
      <w:r w:rsidRPr="001C643E">
        <w:rPr>
          <w:rFonts w:ascii="Arial" w:eastAsia="Times New Roman" w:hAnsi="Arial" w:cs="Arial"/>
          <w:lang w:val="es-CO"/>
        </w:rPr>
        <w:t>Realiza la siguiente actividad para consolidar lo que has aprendido en esta sección.</w:t>
      </w:r>
    </w:p>
    <w:p w14:paraId="009CD71D" w14:textId="77777777" w:rsidR="00B60E0C" w:rsidRPr="001C643E" w:rsidRDefault="00B60E0C" w:rsidP="001C643E">
      <w:pPr>
        <w:spacing w:line="360" w:lineRule="auto"/>
        <w:rPr>
          <w:rFonts w:ascii="Arial" w:hAnsi="Arial" w:cs="Arial"/>
          <w:lang w:val="es-CO"/>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FE0833" w:rsidRPr="001C643E" w14:paraId="7F71D59A" w14:textId="77777777" w:rsidTr="00AE6F07">
        <w:tc>
          <w:tcPr>
            <w:tcW w:w="8828" w:type="dxa"/>
            <w:gridSpan w:val="2"/>
            <w:shd w:val="clear" w:color="auto" w:fill="000000"/>
          </w:tcPr>
          <w:p w14:paraId="2A50F91F" w14:textId="77777777" w:rsidR="00FE0833" w:rsidRPr="001C643E" w:rsidRDefault="00FE0833"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FE0833" w:rsidRPr="001C643E" w14:paraId="0538AD75" w14:textId="77777777" w:rsidTr="00AE6F07">
        <w:tc>
          <w:tcPr>
            <w:tcW w:w="2481" w:type="dxa"/>
            <w:shd w:val="clear" w:color="auto" w:fill="auto"/>
          </w:tcPr>
          <w:p w14:paraId="4D1C6FC1" w14:textId="77777777" w:rsidR="00FE0833" w:rsidRPr="001C643E" w:rsidRDefault="00FE0833"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56F80DDD" w14:textId="64B98648" w:rsidR="00FE0833" w:rsidRPr="001C643E" w:rsidRDefault="00FE0833" w:rsidP="001C643E">
            <w:pPr>
              <w:spacing w:after="0" w:line="360" w:lineRule="auto"/>
              <w:rPr>
                <w:rFonts w:ascii="Arial" w:hAnsi="Arial" w:cs="Arial"/>
                <w:b/>
                <w:color w:val="000000"/>
                <w:lang w:val="es-MX"/>
              </w:rPr>
            </w:pPr>
            <w:r w:rsidRPr="001C643E">
              <w:rPr>
                <w:rFonts w:ascii="Arial" w:hAnsi="Arial" w:cs="Arial"/>
                <w:color w:val="000000"/>
                <w:lang w:val="es-MX"/>
              </w:rPr>
              <w:t>CN_09_04_CO_REC</w:t>
            </w:r>
            <w:r w:rsidR="00355891" w:rsidRPr="001C643E">
              <w:rPr>
                <w:rFonts w:ascii="Arial" w:hAnsi="Arial" w:cs="Arial"/>
                <w:color w:val="000000"/>
                <w:lang w:val="es-MX"/>
              </w:rPr>
              <w:t>12</w:t>
            </w:r>
            <w:r w:rsidRPr="001C643E">
              <w:rPr>
                <w:rFonts w:ascii="Arial" w:hAnsi="Arial" w:cs="Arial"/>
                <w:color w:val="000000"/>
                <w:lang w:val="es-MX"/>
              </w:rPr>
              <w:t>0</w:t>
            </w:r>
          </w:p>
        </w:tc>
      </w:tr>
      <w:tr w:rsidR="00FE0833" w:rsidRPr="001C643E" w14:paraId="166E574B" w14:textId="77777777" w:rsidTr="00AE6F07">
        <w:tc>
          <w:tcPr>
            <w:tcW w:w="2481" w:type="dxa"/>
            <w:shd w:val="clear" w:color="auto" w:fill="auto"/>
          </w:tcPr>
          <w:p w14:paraId="6A6310A2" w14:textId="77777777" w:rsidR="00FE0833" w:rsidRPr="001C643E" w:rsidRDefault="00FE0833"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7581FA5A" w14:textId="53AA9DD1" w:rsidR="00FE0833" w:rsidRPr="001C643E" w:rsidRDefault="00355891">
            <w:pPr>
              <w:spacing w:after="0" w:line="360" w:lineRule="auto"/>
              <w:rPr>
                <w:rFonts w:ascii="Arial" w:hAnsi="Arial" w:cs="Arial"/>
                <w:i/>
              </w:rPr>
            </w:pPr>
            <w:r w:rsidRPr="001C643E">
              <w:rPr>
                <w:rFonts w:ascii="Arial" w:hAnsi="Arial" w:cs="Arial"/>
                <w:color w:val="000000"/>
                <w:lang w:val="es-MX"/>
              </w:rPr>
              <w:t xml:space="preserve">Refuerza tu aprendizaje: </w:t>
            </w:r>
            <w:r w:rsidR="0004725A" w:rsidRPr="001C643E">
              <w:rPr>
                <w:rFonts w:ascii="Arial" w:hAnsi="Arial" w:cs="Arial"/>
                <w:color w:val="000000"/>
                <w:lang w:val="es-MX"/>
              </w:rPr>
              <w:t>L</w:t>
            </w:r>
            <w:r w:rsidRPr="001C643E">
              <w:rPr>
                <w:rFonts w:ascii="Arial" w:hAnsi="Arial" w:cs="Arial"/>
                <w:color w:val="000000"/>
                <w:lang w:val="es-MX"/>
              </w:rPr>
              <w:t>a taxonomía</w:t>
            </w:r>
          </w:p>
        </w:tc>
      </w:tr>
      <w:tr w:rsidR="00FE0833" w:rsidRPr="001C643E" w14:paraId="4C803949" w14:textId="77777777" w:rsidTr="00AE6F07">
        <w:tc>
          <w:tcPr>
            <w:tcW w:w="2481" w:type="dxa"/>
            <w:shd w:val="clear" w:color="auto" w:fill="auto"/>
          </w:tcPr>
          <w:p w14:paraId="221790D2" w14:textId="77777777" w:rsidR="00FE0833" w:rsidRPr="001C643E" w:rsidRDefault="00FE0833"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769AAE94" w14:textId="5AB5F5E2" w:rsidR="00355891" w:rsidRPr="001C643E" w:rsidRDefault="00355891" w:rsidP="001C643E">
            <w:pPr>
              <w:spacing w:after="0" w:line="360" w:lineRule="auto"/>
              <w:rPr>
                <w:rFonts w:ascii="Arial" w:hAnsi="Arial" w:cs="Arial"/>
              </w:rPr>
            </w:pPr>
            <w:r w:rsidRPr="001C643E">
              <w:rPr>
                <w:rFonts w:ascii="Arial" w:hAnsi="Arial" w:cs="Arial"/>
              </w:rPr>
              <w:t>Actividad para reforzar lo aprendido sobre taxonomía</w:t>
            </w:r>
          </w:p>
          <w:p w14:paraId="11A6D38B" w14:textId="77777777" w:rsidR="00355891" w:rsidRPr="001C643E" w:rsidRDefault="00355891" w:rsidP="001C643E">
            <w:pPr>
              <w:spacing w:after="0" w:line="360" w:lineRule="auto"/>
              <w:rPr>
                <w:rFonts w:ascii="Arial" w:hAnsi="Arial" w:cs="Arial"/>
              </w:rPr>
            </w:pPr>
          </w:p>
          <w:p w14:paraId="2333F6B2" w14:textId="53752A59" w:rsidR="00FE0833" w:rsidRPr="001C643E" w:rsidRDefault="00FE0833" w:rsidP="001C643E">
            <w:pPr>
              <w:spacing w:after="0" w:line="360" w:lineRule="auto"/>
              <w:rPr>
                <w:rFonts w:ascii="Arial" w:hAnsi="Arial" w:cs="Arial"/>
                <w:color w:val="FF0000"/>
                <w:lang w:val="es-MX"/>
              </w:rPr>
            </w:pPr>
            <w:r w:rsidRPr="001C643E">
              <w:rPr>
                <w:rFonts w:ascii="Arial" w:hAnsi="Arial" w:cs="Arial"/>
                <w:color w:val="FF0000"/>
                <w:lang w:val="es-MX"/>
              </w:rPr>
              <w:t>Este recurso consiste en presentar situaciones cuya resolución depende de la puesta en práctica de conocimientos asociados a la taxonomía y a los nombres científicos. Estas son:</w:t>
            </w:r>
          </w:p>
          <w:p w14:paraId="1B8BCC14" w14:textId="2611ED8B" w:rsidR="00FE0833" w:rsidRPr="001C643E" w:rsidRDefault="00FE0833" w:rsidP="001C643E">
            <w:pPr>
              <w:pStyle w:val="Prrafodelista"/>
              <w:numPr>
                <w:ilvl w:val="0"/>
                <w:numId w:val="21"/>
              </w:numPr>
              <w:tabs>
                <w:tab w:val="right" w:pos="8498"/>
              </w:tabs>
              <w:spacing w:line="360" w:lineRule="auto"/>
              <w:rPr>
                <w:rFonts w:ascii="Arial" w:hAnsi="Arial" w:cs="Arial"/>
                <w:color w:val="FF0000"/>
              </w:rPr>
            </w:pPr>
            <w:r w:rsidRPr="001C643E">
              <w:rPr>
                <w:rFonts w:ascii="Arial" w:hAnsi="Arial" w:cs="Arial"/>
                <w:color w:val="FF0000"/>
              </w:rPr>
              <w:t>Como taxónomo experto</w:t>
            </w:r>
            <w:r w:rsidR="00873880">
              <w:rPr>
                <w:rFonts w:ascii="Arial" w:hAnsi="Arial" w:cs="Arial"/>
                <w:color w:val="FF0000"/>
              </w:rPr>
              <w:t>,</w:t>
            </w:r>
            <w:r w:rsidRPr="001C643E">
              <w:rPr>
                <w:rFonts w:ascii="Arial" w:hAnsi="Arial" w:cs="Arial"/>
                <w:color w:val="FF0000"/>
              </w:rPr>
              <w:t xml:space="preserve"> determina criterios para clasificar los siguientes organismos ¿cuántos taxones establecerías? Argumenta tu respuesta.</w:t>
            </w:r>
          </w:p>
          <w:p w14:paraId="5D20E4B2" w14:textId="77777777" w:rsidR="00FE0833" w:rsidRPr="001C643E" w:rsidRDefault="00FE0833" w:rsidP="001C643E">
            <w:pPr>
              <w:pStyle w:val="Prrafodelista"/>
              <w:tabs>
                <w:tab w:val="right" w:pos="8498"/>
              </w:tabs>
              <w:spacing w:line="360" w:lineRule="auto"/>
              <w:ind w:left="360"/>
              <w:rPr>
                <w:rFonts w:ascii="Arial" w:hAnsi="Arial" w:cs="Arial"/>
                <w:color w:val="FF0000"/>
              </w:rPr>
            </w:pPr>
            <w:r w:rsidRPr="00E8770E">
              <w:rPr>
                <w:rFonts w:ascii="Arial" w:hAnsi="Arial" w:cs="Arial"/>
                <w:color w:val="FF0000"/>
                <w:highlight w:val="yellow"/>
                <w:lang w:val="es-MX"/>
              </w:rPr>
              <w:t>Se presenta una imagen que contenga varios organismos que se puedan organizar en categorías claramente definidas, a partir de esta, los estudiantes desarrollan el ejercicio propuesto.</w:t>
            </w:r>
          </w:p>
          <w:p w14:paraId="51F25ACD" w14:textId="77777777" w:rsidR="00FE0833" w:rsidRPr="001C643E" w:rsidRDefault="00FE0833" w:rsidP="001C643E">
            <w:pPr>
              <w:pStyle w:val="Prrafodelista"/>
              <w:numPr>
                <w:ilvl w:val="0"/>
                <w:numId w:val="21"/>
              </w:numPr>
              <w:tabs>
                <w:tab w:val="right" w:pos="8498"/>
              </w:tabs>
              <w:spacing w:line="360" w:lineRule="auto"/>
              <w:rPr>
                <w:rFonts w:ascii="Arial" w:hAnsi="Arial" w:cs="Arial"/>
                <w:color w:val="FF0000"/>
              </w:rPr>
            </w:pPr>
            <w:r w:rsidRPr="001C643E">
              <w:rPr>
                <w:rFonts w:ascii="Arial" w:hAnsi="Arial" w:cs="Arial"/>
                <w:color w:val="FF0000"/>
              </w:rPr>
              <w:t>Describe la diferencia entre estructuras homólogas y análogas. Menciona un ejemplo de cada tipo.</w:t>
            </w:r>
          </w:p>
          <w:p w14:paraId="59925804" w14:textId="77777777" w:rsidR="00FE0833" w:rsidRPr="001C643E" w:rsidRDefault="00FE0833" w:rsidP="001C643E">
            <w:pPr>
              <w:pStyle w:val="Prrafodelista"/>
              <w:numPr>
                <w:ilvl w:val="0"/>
                <w:numId w:val="21"/>
              </w:numPr>
              <w:tabs>
                <w:tab w:val="right" w:pos="8498"/>
              </w:tabs>
              <w:spacing w:line="360" w:lineRule="auto"/>
              <w:rPr>
                <w:rFonts w:ascii="Arial" w:hAnsi="Arial" w:cs="Arial"/>
                <w:color w:val="FF0000"/>
              </w:rPr>
            </w:pPr>
            <w:r w:rsidRPr="001C643E">
              <w:rPr>
                <w:rFonts w:ascii="Arial" w:hAnsi="Arial" w:cs="Arial"/>
                <w:color w:val="FF0000"/>
              </w:rPr>
              <w:t>Escribe correctamente el nombre científico de las siguientes especies:</w:t>
            </w:r>
          </w:p>
          <w:p w14:paraId="5E4780B8" w14:textId="77777777" w:rsidR="00FE0833" w:rsidRPr="001C643E" w:rsidRDefault="00FE0833" w:rsidP="001C643E">
            <w:pPr>
              <w:pStyle w:val="Prrafodelista"/>
              <w:tabs>
                <w:tab w:val="right" w:pos="8498"/>
              </w:tabs>
              <w:spacing w:line="360" w:lineRule="auto"/>
              <w:ind w:left="360"/>
              <w:rPr>
                <w:rFonts w:ascii="Arial" w:hAnsi="Arial" w:cs="Arial"/>
                <w:color w:val="FF0000"/>
              </w:rPr>
            </w:pPr>
            <w:proofErr w:type="spellStart"/>
            <w:r w:rsidRPr="001C643E">
              <w:rPr>
                <w:rFonts w:ascii="Arial" w:hAnsi="Arial" w:cs="Arial"/>
                <w:color w:val="FF0000"/>
              </w:rPr>
              <w:t>Canis</w:t>
            </w:r>
            <w:proofErr w:type="spellEnd"/>
            <w:r w:rsidRPr="001C643E">
              <w:rPr>
                <w:rFonts w:ascii="Arial" w:hAnsi="Arial" w:cs="Arial"/>
                <w:color w:val="FF0000"/>
              </w:rPr>
              <w:t xml:space="preserve"> lupus</w:t>
            </w:r>
          </w:p>
          <w:p w14:paraId="782208ED" w14:textId="77777777" w:rsidR="00FE0833" w:rsidRPr="001C643E" w:rsidRDefault="00FE0833" w:rsidP="001C643E">
            <w:pPr>
              <w:pStyle w:val="Prrafodelista"/>
              <w:tabs>
                <w:tab w:val="right" w:pos="8498"/>
              </w:tabs>
              <w:spacing w:line="360" w:lineRule="auto"/>
              <w:ind w:left="360"/>
              <w:rPr>
                <w:rFonts w:ascii="Arial" w:hAnsi="Arial" w:cs="Arial"/>
                <w:i/>
                <w:color w:val="FF0000"/>
              </w:rPr>
            </w:pPr>
            <w:r w:rsidRPr="001C643E">
              <w:rPr>
                <w:rFonts w:ascii="Arial" w:hAnsi="Arial" w:cs="Arial"/>
                <w:i/>
                <w:color w:val="FF0000"/>
              </w:rPr>
              <w:t xml:space="preserve">Drosophila </w:t>
            </w:r>
            <w:proofErr w:type="spellStart"/>
            <w:r w:rsidRPr="001C643E">
              <w:rPr>
                <w:rFonts w:ascii="Arial" w:hAnsi="Arial" w:cs="Arial"/>
                <w:i/>
                <w:color w:val="FF0000"/>
              </w:rPr>
              <w:t>Melanogaster</w:t>
            </w:r>
            <w:proofErr w:type="spellEnd"/>
          </w:p>
          <w:p w14:paraId="4CBD767D" w14:textId="77777777" w:rsidR="00FE0833" w:rsidRPr="001C643E" w:rsidRDefault="00FE0833" w:rsidP="001C643E">
            <w:pPr>
              <w:pStyle w:val="Prrafodelista"/>
              <w:tabs>
                <w:tab w:val="right" w:pos="8498"/>
              </w:tabs>
              <w:spacing w:line="360" w:lineRule="auto"/>
              <w:ind w:left="360"/>
              <w:rPr>
                <w:rFonts w:ascii="Arial" w:hAnsi="Arial" w:cs="Arial"/>
                <w:i/>
                <w:color w:val="FF0000"/>
              </w:rPr>
            </w:pPr>
            <w:proofErr w:type="spellStart"/>
            <w:r w:rsidRPr="001C643E">
              <w:rPr>
                <w:rFonts w:ascii="Arial" w:hAnsi="Arial" w:cs="Arial"/>
                <w:i/>
                <w:color w:val="FF0000"/>
              </w:rPr>
              <w:lastRenderedPageBreak/>
              <w:t>equs</w:t>
            </w:r>
            <w:proofErr w:type="spellEnd"/>
            <w:r w:rsidRPr="001C643E">
              <w:rPr>
                <w:rFonts w:ascii="Arial" w:hAnsi="Arial" w:cs="Arial"/>
                <w:i/>
                <w:color w:val="FF0000"/>
              </w:rPr>
              <w:t xml:space="preserve"> </w:t>
            </w:r>
            <w:proofErr w:type="spellStart"/>
            <w:r w:rsidRPr="001C643E">
              <w:rPr>
                <w:rFonts w:ascii="Arial" w:hAnsi="Arial" w:cs="Arial"/>
                <w:i/>
                <w:color w:val="FF0000"/>
              </w:rPr>
              <w:t>Ferus</w:t>
            </w:r>
            <w:proofErr w:type="spellEnd"/>
          </w:p>
          <w:p w14:paraId="1B778622" w14:textId="77777777" w:rsidR="00FE0833" w:rsidRPr="001C643E" w:rsidRDefault="00FE0833" w:rsidP="001C643E">
            <w:pPr>
              <w:pStyle w:val="Prrafodelista"/>
              <w:tabs>
                <w:tab w:val="right" w:pos="8498"/>
              </w:tabs>
              <w:spacing w:line="360" w:lineRule="auto"/>
              <w:ind w:left="360"/>
              <w:rPr>
                <w:rFonts w:ascii="Arial" w:hAnsi="Arial" w:cs="Arial"/>
                <w:i/>
                <w:color w:val="FF0000"/>
              </w:rPr>
            </w:pPr>
            <w:r w:rsidRPr="001C643E">
              <w:rPr>
                <w:rFonts w:ascii="Arial" w:hAnsi="Arial" w:cs="Arial"/>
                <w:i/>
                <w:color w:val="FF0000"/>
              </w:rPr>
              <w:t>PHANTERA LEO</w:t>
            </w:r>
          </w:p>
          <w:p w14:paraId="53618F55" w14:textId="77777777" w:rsidR="00FE0833" w:rsidRPr="001C643E" w:rsidRDefault="00FE0833" w:rsidP="001C643E">
            <w:pPr>
              <w:pStyle w:val="Prrafodelista"/>
              <w:tabs>
                <w:tab w:val="right" w:pos="8498"/>
              </w:tabs>
              <w:spacing w:line="360" w:lineRule="auto"/>
              <w:ind w:left="360"/>
              <w:rPr>
                <w:rFonts w:ascii="Arial" w:hAnsi="Arial" w:cs="Arial"/>
                <w:color w:val="FF0000"/>
              </w:rPr>
            </w:pPr>
            <w:proofErr w:type="spellStart"/>
            <w:r w:rsidRPr="001C643E">
              <w:rPr>
                <w:rFonts w:ascii="Arial" w:hAnsi="Arial" w:cs="Arial"/>
                <w:color w:val="FF0000"/>
              </w:rPr>
              <w:t>callicebus</w:t>
            </w:r>
            <w:proofErr w:type="spellEnd"/>
            <w:r w:rsidRPr="001C643E">
              <w:rPr>
                <w:rFonts w:ascii="Arial" w:hAnsi="Arial" w:cs="Arial"/>
                <w:color w:val="FF0000"/>
              </w:rPr>
              <w:t xml:space="preserve"> </w:t>
            </w:r>
            <w:proofErr w:type="spellStart"/>
            <w:r w:rsidRPr="001C643E">
              <w:rPr>
                <w:rFonts w:ascii="Arial" w:hAnsi="Arial" w:cs="Arial"/>
                <w:color w:val="FF0000"/>
              </w:rPr>
              <w:t>moloch</w:t>
            </w:r>
            <w:proofErr w:type="spellEnd"/>
          </w:p>
          <w:p w14:paraId="60C48692" w14:textId="68B82722" w:rsidR="00FE0833" w:rsidRPr="001C643E" w:rsidRDefault="00FE0833" w:rsidP="001C643E">
            <w:pPr>
              <w:pStyle w:val="Prrafodelista"/>
              <w:numPr>
                <w:ilvl w:val="0"/>
                <w:numId w:val="21"/>
              </w:numPr>
              <w:tabs>
                <w:tab w:val="right" w:pos="8498"/>
              </w:tabs>
              <w:spacing w:line="360" w:lineRule="auto"/>
              <w:rPr>
                <w:rFonts w:ascii="Arial" w:hAnsi="Arial" w:cs="Arial"/>
                <w:color w:val="FF0000"/>
              </w:rPr>
            </w:pPr>
            <w:r w:rsidRPr="001C643E">
              <w:rPr>
                <w:rFonts w:ascii="Arial" w:hAnsi="Arial" w:cs="Arial"/>
                <w:color w:val="FF0000"/>
              </w:rPr>
              <w:t>En el mundo científico</w:t>
            </w:r>
            <w:r w:rsidR="00873880">
              <w:rPr>
                <w:rFonts w:ascii="Arial" w:hAnsi="Arial" w:cs="Arial"/>
                <w:color w:val="FF0000"/>
              </w:rPr>
              <w:t>,</w:t>
            </w:r>
            <w:r w:rsidRPr="001C643E">
              <w:rPr>
                <w:rFonts w:ascii="Arial" w:hAnsi="Arial" w:cs="Arial"/>
                <w:color w:val="FF0000"/>
              </w:rPr>
              <w:t xml:space="preserve"> ¿por qué es necesario escribir siempre los dos términos asociados al nombre de una especie?</w:t>
            </w:r>
          </w:p>
          <w:p w14:paraId="691457FB" w14:textId="529343BE" w:rsidR="00FE0833" w:rsidRPr="001C643E" w:rsidRDefault="00355891" w:rsidP="001C643E">
            <w:pPr>
              <w:tabs>
                <w:tab w:val="right" w:pos="8498"/>
              </w:tabs>
              <w:spacing w:line="360" w:lineRule="auto"/>
              <w:rPr>
                <w:rFonts w:ascii="Arial" w:hAnsi="Arial" w:cs="Arial"/>
                <w:color w:val="000000"/>
                <w:lang w:val="es-MX"/>
              </w:rPr>
            </w:pPr>
            <w:r w:rsidRPr="00E8770E">
              <w:rPr>
                <w:rFonts w:ascii="Arial" w:hAnsi="Arial" w:cs="Arial"/>
                <w:color w:val="FF0000"/>
                <w:highlight w:val="yellow"/>
                <w:lang w:val="es-MX"/>
              </w:rPr>
              <w:t>Hacer preguntas sobre categorías taxonómicas y el concepto de especie.</w:t>
            </w:r>
          </w:p>
        </w:tc>
      </w:tr>
    </w:tbl>
    <w:p w14:paraId="52A8A1B8" w14:textId="77777777" w:rsidR="00FE0833" w:rsidRPr="001C643E" w:rsidRDefault="00FE0833" w:rsidP="001C643E">
      <w:pPr>
        <w:spacing w:line="360" w:lineRule="auto"/>
        <w:rPr>
          <w:rFonts w:ascii="Arial" w:hAnsi="Arial" w:cs="Arial"/>
        </w:rPr>
      </w:pPr>
    </w:p>
    <w:p w14:paraId="1BF526F0" w14:textId="45658982" w:rsidR="00330107" w:rsidRPr="001C643E" w:rsidRDefault="00330107" w:rsidP="001C643E">
      <w:pPr>
        <w:tabs>
          <w:tab w:val="right" w:pos="8498"/>
        </w:tabs>
        <w:spacing w:line="360" w:lineRule="auto"/>
        <w:rPr>
          <w:rFonts w:ascii="Arial" w:hAnsi="Arial" w:cs="Arial"/>
          <w:b/>
        </w:rPr>
      </w:pPr>
      <w:r w:rsidRPr="001C643E">
        <w:rPr>
          <w:rFonts w:ascii="Arial" w:hAnsi="Arial" w:cs="Arial"/>
          <w:highlight w:val="yellow"/>
        </w:rPr>
        <w:t>[SECCIÓN 1]</w:t>
      </w:r>
      <w:r w:rsidR="00FE0833" w:rsidRPr="001C643E">
        <w:rPr>
          <w:rFonts w:ascii="Arial" w:hAnsi="Arial" w:cs="Arial"/>
          <w:b/>
        </w:rPr>
        <w:t>3</w:t>
      </w:r>
      <w:r w:rsidRPr="001C643E">
        <w:rPr>
          <w:rFonts w:ascii="Arial" w:hAnsi="Arial" w:cs="Arial"/>
          <w:b/>
        </w:rPr>
        <w:t xml:space="preserve"> L</w:t>
      </w:r>
      <w:r w:rsidR="0099285A" w:rsidRPr="001C643E">
        <w:rPr>
          <w:rFonts w:ascii="Arial" w:hAnsi="Arial" w:cs="Arial"/>
          <w:b/>
        </w:rPr>
        <w:t xml:space="preserve">os </w:t>
      </w:r>
      <w:r w:rsidR="003039E4" w:rsidRPr="001C643E">
        <w:rPr>
          <w:rFonts w:ascii="Arial" w:hAnsi="Arial" w:cs="Arial"/>
          <w:b/>
        </w:rPr>
        <w:t>tres d</w:t>
      </w:r>
      <w:r w:rsidR="0099285A" w:rsidRPr="001C643E">
        <w:rPr>
          <w:rFonts w:ascii="Arial" w:hAnsi="Arial" w:cs="Arial"/>
          <w:b/>
        </w:rPr>
        <w:t>ominios de la naturaleza</w:t>
      </w:r>
      <w:r w:rsidRPr="001C643E">
        <w:rPr>
          <w:rFonts w:ascii="Arial" w:hAnsi="Arial" w:cs="Arial"/>
          <w:b/>
        </w:rPr>
        <w:t xml:space="preserve"> </w:t>
      </w:r>
    </w:p>
    <w:p w14:paraId="26E38FE5" w14:textId="170286C0" w:rsidR="00490FDB" w:rsidRPr="001C643E" w:rsidRDefault="00695D93" w:rsidP="001C643E">
      <w:pPr>
        <w:spacing w:line="360" w:lineRule="auto"/>
        <w:rPr>
          <w:rFonts w:ascii="Arial" w:hAnsi="Arial" w:cs="Arial"/>
        </w:rPr>
      </w:pPr>
      <w:r w:rsidRPr="00C75637">
        <w:rPr>
          <w:rFonts w:ascii="Arial" w:hAnsi="Arial" w:cs="Arial"/>
        </w:rPr>
        <w:t>L</w:t>
      </w:r>
      <w:r w:rsidR="00617093" w:rsidRPr="00C75637">
        <w:rPr>
          <w:rFonts w:ascii="Arial" w:hAnsi="Arial" w:cs="Arial"/>
        </w:rPr>
        <w:t>a taxonomía moderna r</w:t>
      </w:r>
      <w:r w:rsidR="009D25B6" w:rsidRPr="00C75637">
        <w:rPr>
          <w:rFonts w:ascii="Arial" w:hAnsi="Arial" w:cs="Arial"/>
        </w:rPr>
        <w:t>econoce</w:t>
      </w:r>
      <w:r w:rsidR="00617093" w:rsidRPr="00C75637">
        <w:rPr>
          <w:rFonts w:ascii="Arial" w:hAnsi="Arial" w:cs="Arial"/>
        </w:rPr>
        <w:t xml:space="preserve"> tres dominios, dos de ellos procariotas: </w:t>
      </w:r>
      <w:r w:rsidR="00C75637" w:rsidRPr="00C75637">
        <w:rPr>
          <w:rFonts w:ascii="Arial" w:hAnsi="Arial" w:cs="Arial"/>
          <w:b/>
        </w:rPr>
        <w:t>Bacteria</w:t>
      </w:r>
      <w:r w:rsidR="00C75637" w:rsidRPr="00C75637">
        <w:rPr>
          <w:rFonts w:ascii="Arial" w:hAnsi="Arial" w:cs="Arial"/>
        </w:rPr>
        <w:t xml:space="preserve"> </w:t>
      </w:r>
      <w:r w:rsidR="00617093" w:rsidRPr="00C75637">
        <w:rPr>
          <w:rFonts w:ascii="Arial" w:hAnsi="Arial" w:cs="Arial"/>
        </w:rPr>
        <w:t xml:space="preserve">y </w:t>
      </w:r>
      <w:r w:rsidR="00C75637" w:rsidRPr="00C75637">
        <w:rPr>
          <w:rFonts w:ascii="Arial" w:hAnsi="Arial" w:cs="Arial"/>
          <w:b/>
          <w:i/>
        </w:rPr>
        <w:t>Archaea</w:t>
      </w:r>
      <w:r w:rsidR="00C75637">
        <w:rPr>
          <w:rFonts w:ascii="Arial" w:hAnsi="Arial" w:cs="Arial"/>
        </w:rPr>
        <w:t>,</w:t>
      </w:r>
      <w:r w:rsidR="00645E47" w:rsidRPr="00C75637">
        <w:rPr>
          <w:rFonts w:ascii="Arial" w:hAnsi="Arial" w:cs="Arial"/>
        </w:rPr>
        <w:t xml:space="preserve"> </w:t>
      </w:r>
      <w:r w:rsidR="00617093" w:rsidRPr="00C75637">
        <w:rPr>
          <w:rFonts w:ascii="Arial" w:hAnsi="Arial" w:cs="Arial"/>
        </w:rPr>
        <w:t xml:space="preserve">y un dominio eucariota </w:t>
      </w:r>
      <w:r w:rsidR="0058024D" w:rsidRPr="00C75637">
        <w:rPr>
          <w:rFonts w:ascii="Arial" w:hAnsi="Arial" w:cs="Arial"/>
        </w:rPr>
        <w:t>llamado</w:t>
      </w:r>
      <w:r w:rsidR="00617093" w:rsidRPr="00C75637">
        <w:rPr>
          <w:rFonts w:ascii="Arial" w:hAnsi="Arial" w:cs="Arial"/>
        </w:rPr>
        <w:t xml:space="preserve"> </w:t>
      </w:r>
      <w:r w:rsidR="00C75637" w:rsidRPr="00C75637">
        <w:rPr>
          <w:rFonts w:ascii="Arial" w:hAnsi="Arial" w:cs="Arial"/>
          <w:b/>
          <w:i/>
        </w:rPr>
        <w:t>Eukarya</w:t>
      </w:r>
      <w:r w:rsidR="00617093" w:rsidRPr="00C75637">
        <w:rPr>
          <w:rFonts w:ascii="Arial" w:hAnsi="Arial" w:cs="Arial"/>
        </w:rPr>
        <w:t>.</w:t>
      </w:r>
      <w:r w:rsidR="00BD4B59" w:rsidRPr="00C75637">
        <w:rPr>
          <w:rFonts w:ascii="Arial" w:hAnsi="Arial" w:cs="Arial"/>
        </w:rPr>
        <w:t xml:space="preserve"> V</w:t>
      </w:r>
      <w:r w:rsidR="00617093" w:rsidRPr="00C75637">
        <w:rPr>
          <w:rFonts w:ascii="Arial" w:hAnsi="Arial" w:cs="Arial"/>
        </w:rPr>
        <w:t>eamos las características</w:t>
      </w:r>
      <w:r w:rsidR="00617093" w:rsidRPr="001C643E">
        <w:rPr>
          <w:rFonts w:ascii="Arial" w:hAnsi="Arial" w:cs="Arial"/>
        </w:rPr>
        <w:t xml:space="preserve"> de cada uno de ellos</w:t>
      </w:r>
      <w:r w:rsidR="00BD4B59" w:rsidRPr="001C643E">
        <w:rPr>
          <w:rFonts w:ascii="Arial" w:hAnsi="Arial" w:cs="Arial"/>
        </w:rPr>
        <w:t>, que han llevado a los biólogos a considerarlos grupos distintos</w:t>
      </w:r>
      <w:r w:rsidR="00617093" w:rsidRPr="001C643E">
        <w:rPr>
          <w:rFonts w:ascii="Arial" w:hAnsi="Arial" w:cs="Arial"/>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74462D" w:rsidRPr="001C643E" w14:paraId="7FC31697" w14:textId="77777777" w:rsidTr="00AE6F07">
        <w:tc>
          <w:tcPr>
            <w:tcW w:w="8828" w:type="dxa"/>
            <w:gridSpan w:val="2"/>
            <w:shd w:val="clear" w:color="auto" w:fill="000000"/>
          </w:tcPr>
          <w:p w14:paraId="16F99483" w14:textId="77777777" w:rsidR="0074462D" w:rsidRPr="001C643E" w:rsidRDefault="0074462D" w:rsidP="001C643E">
            <w:pPr>
              <w:spacing w:after="0" w:line="360" w:lineRule="auto"/>
              <w:jc w:val="center"/>
              <w:rPr>
                <w:rFonts w:ascii="Arial" w:hAnsi="Arial" w:cs="Arial"/>
                <w:b/>
                <w:color w:val="FFFFFF"/>
                <w:lang w:val="es-MX"/>
              </w:rPr>
            </w:pPr>
            <w:r w:rsidRPr="001C643E">
              <w:rPr>
                <w:rFonts w:ascii="Arial" w:hAnsi="Arial" w:cs="Arial"/>
                <w:b/>
                <w:color w:val="FFFFFF"/>
                <w:lang w:val="es-MX"/>
              </w:rPr>
              <w:t>Profundiza: recurso nuevo</w:t>
            </w:r>
          </w:p>
        </w:tc>
      </w:tr>
      <w:tr w:rsidR="0074462D" w:rsidRPr="001C643E" w14:paraId="48C18A30" w14:textId="77777777" w:rsidTr="00AE6F07">
        <w:tc>
          <w:tcPr>
            <w:tcW w:w="2481" w:type="dxa"/>
            <w:shd w:val="clear" w:color="auto" w:fill="auto"/>
          </w:tcPr>
          <w:p w14:paraId="7A46971D" w14:textId="77777777" w:rsidR="0074462D" w:rsidRPr="001C643E" w:rsidRDefault="0074462D"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012021E9" w14:textId="5BB22B69" w:rsidR="0074462D" w:rsidRPr="001C643E" w:rsidRDefault="0074462D" w:rsidP="001C643E">
            <w:pPr>
              <w:spacing w:after="0" w:line="360" w:lineRule="auto"/>
              <w:rPr>
                <w:rFonts w:ascii="Arial" w:hAnsi="Arial" w:cs="Arial"/>
                <w:b/>
                <w:color w:val="000000"/>
                <w:lang w:val="es-MX"/>
              </w:rPr>
            </w:pPr>
            <w:r w:rsidRPr="001C643E">
              <w:rPr>
                <w:rFonts w:ascii="Arial" w:hAnsi="Arial" w:cs="Arial"/>
                <w:color w:val="000000"/>
                <w:lang w:val="es-MX"/>
              </w:rPr>
              <w:t>CN_09_04_CO_REC130</w:t>
            </w:r>
          </w:p>
        </w:tc>
      </w:tr>
      <w:tr w:rsidR="0074462D" w:rsidRPr="001C643E" w14:paraId="6A0B7997" w14:textId="77777777" w:rsidTr="00AE6F07">
        <w:tc>
          <w:tcPr>
            <w:tcW w:w="2481" w:type="dxa"/>
            <w:shd w:val="clear" w:color="auto" w:fill="auto"/>
          </w:tcPr>
          <w:p w14:paraId="43DF232A" w14:textId="77777777" w:rsidR="0074462D" w:rsidRPr="001C643E" w:rsidRDefault="0074462D"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6254CB63" w14:textId="7811BDFB" w:rsidR="0074462D" w:rsidRPr="001C643E" w:rsidRDefault="0074462D" w:rsidP="001C643E">
            <w:pPr>
              <w:spacing w:after="0" w:line="360" w:lineRule="auto"/>
              <w:rPr>
                <w:rFonts w:ascii="Arial" w:hAnsi="Arial" w:cs="Arial"/>
                <w:color w:val="000000"/>
                <w:lang w:val="es-MX"/>
              </w:rPr>
            </w:pPr>
            <w:r w:rsidRPr="001C643E">
              <w:rPr>
                <w:rFonts w:ascii="Arial" w:hAnsi="Arial" w:cs="Arial"/>
                <w:color w:val="000000"/>
                <w:lang w:val="es-MX"/>
              </w:rPr>
              <w:t>Los dominios de la naturaleza</w:t>
            </w:r>
          </w:p>
        </w:tc>
      </w:tr>
      <w:tr w:rsidR="0074462D" w:rsidRPr="001C643E" w14:paraId="2DAE72D3" w14:textId="77777777" w:rsidTr="00AE6F07">
        <w:tc>
          <w:tcPr>
            <w:tcW w:w="2481" w:type="dxa"/>
            <w:shd w:val="clear" w:color="auto" w:fill="auto"/>
          </w:tcPr>
          <w:p w14:paraId="554493E2" w14:textId="77777777" w:rsidR="0074462D" w:rsidRPr="001C643E" w:rsidRDefault="0074462D"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42EA32DF" w14:textId="4500C4B5" w:rsidR="0074462D" w:rsidRPr="001C643E" w:rsidRDefault="0074462D" w:rsidP="001C643E">
            <w:pPr>
              <w:spacing w:after="0" w:line="360" w:lineRule="auto"/>
              <w:rPr>
                <w:rFonts w:ascii="Arial" w:hAnsi="Arial" w:cs="Arial"/>
                <w:color w:val="000000"/>
                <w:lang w:val="es-MX"/>
              </w:rPr>
            </w:pPr>
            <w:r w:rsidRPr="001C643E">
              <w:rPr>
                <w:rFonts w:ascii="Arial" w:hAnsi="Arial" w:cs="Arial"/>
                <w:color w:val="000000"/>
                <w:lang w:val="es-MX"/>
              </w:rPr>
              <w:t>Interactivo que explica los tres dominios de la naturaleza</w:t>
            </w:r>
          </w:p>
        </w:tc>
      </w:tr>
    </w:tbl>
    <w:p w14:paraId="49873E74" w14:textId="77777777" w:rsidR="0074462D" w:rsidRPr="001C643E" w:rsidRDefault="0074462D" w:rsidP="001C643E">
      <w:pPr>
        <w:spacing w:line="360" w:lineRule="auto"/>
        <w:rPr>
          <w:rFonts w:ascii="Arial" w:hAnsi="Arial" w:cs="Arial"/>
          <w:highlight w:val="yellow"/>
        </w:rPr>
      </w:pPr>
    </w:p>
    <w:p w14:paraId="3D0EF080" w14:textId="4FC9EA85" w:rsidR="000730F6" w:rsidRPr="001C643E" w:rsidRDefault="00620DAE" w:rsidP="001C643E">
      <w:pPr>
        <w:spacing w:line="360" w:lineRule="auto"/>
        <w:rPr>
          <w:rFonts w:ascii="Arial" w:hAnsi="Arial" w:cs="Arial"/>
          <w:b/>
        </w:rPr>
      </w:pPr>
      <w:r w:rsidRPr="001C643E">
        <w:rPr>
          <w:rFonts w:ascii="Arial" w:hAnsi="Arial" w:cs="Arial"/>
          <w:highlight w:val="yellow"/>
        </w:rPr>
        <w:t>[SECCIÓN 2]</w:t>
      </w:r>
      <w:r w:rsidR="00FE0833" w:rsidRPr="001C643E">
        <w:rPr>
          <w:rFonts w:ascii="Arial" w:hAnsi="Arial" w:cs="Arial"/>
          <w:b/>
        </w:rPr>
        <w:t>3</w:t>
      </w:r>
      <w:r w:rsidRPr="001C643E">
        <w:rPr>
          <w:rFonts w:ascii="Arial" w:hAnsi="Arial" w:cs="Arial"/>
          <w:b/>
        </w:rPr>
        <w:t xml:space="preserve">.1 </w:t>
      </w:r>
      <w:r w:rsidR="000730F6" w:rsidRPr="001C643E">
        <w:rPr>
          <w:rFonts w:ascii="Arial" w:hAnsi="Arial" w:cs="Arial"/>
          <w:b/>
        </w:rPr>
        <w:t>Bacteria: el dominio de las bacterias</w:t>
      </w:r>
    </w:p>
    <w:p w14:paraId="4388A74C" w14:textId="08C1724D" w:rsidR="00905621" w:rsidRPr="001C643E" w:rsidRDefault="00CC6291" w:rsidP="001C643E">
      <w:pPr>
        <w:spacing w:line="360" w:lineRule="auto"/>
        <w:rPr>
          <w:rFonts w:ascii="Arial" w:hAnsi="Arial" w:cs="Arial"/>
        </w:rPr>
      </w:pPr>
      <w:r w:rsidRPr="001C643E">
        <w:rPr>
          <w:rFonts w:ascii="Arial" w:hAnsi="Arial" w:cs="Arial"/>
        </w:rPr>
        <w:t xml:space="preserve">El </w:t>
      </w:r>
      <w:r w:rsidRPr="001C643E">
        <w:rPr>
          <w:rFonts w:ascii="Arial" w:hAnsi="Arial" w:cs="Arial"/>
          <w:b/>
        </w:rPr>
        <w:t xml:space="preserve">estudio bioquímico </w:t>
      </w:r>
      <w:r w:rsidRPr="001C643E">
        <w:rPr>
          <w:rFonts w:ascii="Arial" w:hAnsi="Arial" w:cs="Arial"/>
        </w:rPr>
        <w:t>y</w:t>
      </w:r>
      <w:r w:rsidRPr="001C643E">
        <w:rPr>
          <w:rFonts w:ascii="Arial" w:hAnsi="Arial" w:cs="Arial"/>
          <w:b/>
        </w:rPr>
        <w:t xml:space="preserve"> molecular</w:t>
      </w:r>
      <w:r w:rsidRPr="001C643E">
        <w:rPr>
          <w:rFonts w:ascii="Arial" w:hAnsi="Arial" w:cs="Arial"/>
        </w:rPr>
        <w:t xml:space="preserve"> de los seres vivos permitió reconocer que los organismos procariotas</w:t>
      </w:r>
      <w:r w:rsidR="00C75637">
        <w:rPr>
          <w:rFonts w:ascii="Arial" w:hAnsi="Arial" w:cs="Arial"/>
        </w:rPr>
        <w:t>,</w:t>
      </w:r>
      <w:r w:rsidRPr="001C643E">
        <w:rPr>
          <w:rFonts w:ascii="Arial" w:hAnsi="Arial" w:cs="Arial"/>
        </w:rPr>
        <w:t xml:space="preserve"> clasificados antes como reino </w:t>
      </w:r>
      <w:r w:rsidRPr="001C643E">
        <w:rPr>
          <w:rFonts w:ascii="Arial" w:hAnsi="Arial" w:cs="Arial"/>
          <w:b/>
        </w:rPr>
        <w:t>mónera</w:t>
      </w:r>
      <w:r w:rsidRPr="001C643E">
        <w:rPr>
          <w:rFonts w:ascii="Arial" w:hAnsi="Arial" w:cs="Arial"/>
        </w:rPr>
        <w:t xml:space="preserve">, </w:t>
      </w:r>
      <w:r w:rsidR="00C75637" w:rsidRPr="001C643E">
        <w:rPr>
          <w:rFonts w:ascii="Arial" w:hAnsi="Arial" w:cs="Arial"/>
        </w:rPr>
        <w:t>incluí</w:t>
      </w:r>
      <w:r w:rsidR="00C75637">
        <w:rPr>
          <w:rFonts w:ascii="Arial" w:hAnsi="Arial" w:cs="Arial"/>
        </w:rPr>
        <w:t>an</w:t>
      </w:r>
      <w:r w:rsidR="00C75637" w:rsidRPr="001C643E">
        <w:rPr>
          <w:rFonts w:ascii="Arial" w:hAnsi="Arial" w:cs="Arial"/>
        </w:rPr>
        <w:t xml:space="preserve"> </w:t>
      </w:r>
      <w:r w:rsidRPr="001C643E">
        <w:rPr>
          <w:rFonts w:ascii="Arial" w:hAnsi="Arial" w:cs="Arial"/>
        </w:rPr>
        <w:t xml:space="preserve">dos grupos distintos: </w:t>
      </w:r>
      <w:r w:rsidRPr="001C643E">
        <w:rPr>
          <w:rFonts w:ascii="Arial" w:hAnsi="Arial" w:cs="Arial"/>
          <w:b/>
        </w:rPr>
        <w:t>Bacterias</w:t>
      </w:r>
      <w:r w:rsidRPr="001C643E">
        <w:rPr>
          <w:rFonts w:ascii="Arial" w:hAnsi="Arial" w:cs="Arial"/>
        </w:rPr>
        <w:t xml:space="preserve"> y </w:t>
      </w:r>
      <w:r w:rsidRPr="001C643E">
        <w:rPr>
          <w:rFonts w:ascii="Arial" w:hAnsi="Arial" w:cs="Arial"/>
          <w:b/>
        </w:rPr>
        <w:t>Arqueas</w:t>
      </w:r>
      <w:r w:rsidRPr="001C643E">
        <w:rPr>
          <w:rFonts w:ascii="Arial" w:hAnsi="Arial" w:cs="Arial"/>
        </w:rPr>
        <w:t xml:space="preserve">. </w:t>
      </w:r>
      <w:r w:rsidR="00905621" w:rsidRPr="00C34892">
        <w:rPr>
          <w:rFonts w:ascii="Arial" w:hAnsi="Arial" w:cs="Arial"/>
        </w:rPr>
        <w:t>Entre</w:t>
      </w:r>
      <w:r w:rsidR="00905621" w:rsidRPr="001C643E">
        <w:rPr>
          <w:rFonts w:ascii="Arial" w:hAnsi="Arial" w:cs="Arial"/>
        </w:rPr>
        <w:t xml:space="preserve"> ellos, los organismos más abundantes y antiguos </w:t>
      </w:r>
      <w:r w:rsidR="00C75637" w:rsidRPr="001C643E">
        <w:rPr>
          <w:rFonts w:ascii="Arial" w:hAnsi="Arial" w:cs="Arial"/>
        </w:rPr>
        <w:t>pertenece</w:t>
      </w:r>
      <w:r w:rsidR="00C75637">
        <w:rPr>
          <w:rFonts w:ascii="Arial" w:hAnsi="Arial" w:cs="Arial"/>
        </w:rPr>
        <w:t>n</w:t>
      </w:r>
      <w:r w:rsidR="00C75637" w:rsidRPr="001C643E">
        <w:rPr>
          <w:rFonts w:ascii="Arial" w:hAnsi="Arial" w:cs="Arial"/>
        </w:rPr>
        <w:t xml:space="preserve"> </w:t>
      </w:r>
      <w:r w:rsidR="00905621" w:rsidRPr="001C643E">
        <w:rPr>
          <w:rFonts w:ascii="Arial" w:hAnsi="Arial" w:cs="Arial"/>
        </w:rPr>
        <w:t>al dominio Bacteria.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2"/>
        <w:gridCol w:w="6346"/>
      </w:tblGrid>
      <w:tr w:rsidR="00C52423" w:rsidRPr="001C643E" w14:paraId="4887E8A6" w14:textId="77777777" w:rsidTr="00962743">
        <w:tc>
          <w:tcPr>
            <w:tcW w:w="8828" w:type="dxa"/>
            <w:gridSpan w:val="2"/>
            <w:shd w:val="clear" w:color="auto" w:fill="000000"/>
          </w:tcPr>
          <w:p w14:paraId="4052EE2C" w14:textId="77777777" w:rsidR="00C52423" w:rsidRPr="001C643E" w:rsidRDefault="00C52423" w:rsidP="001C643E">
            <w:pPr>
              <w:spacing w:after="0" w:line="360" w:lineRule="auto"/>
              <w:jc w:val="center"/>
              <w:rPr>
                <w:rFonts w:ascii="Arial" w:hAnsi="Arial" w:cs="Arial"/>
                <w:b/>
                <w:color w:val="FFFFFF"/>
                <w:lang w:val="es-MX"/>
              </w:rPr>
            </w:pPr>
            <w:r w:rsidRPr="001C643E">
              <w:rPr>
                <w:rFonts w:ascii="Arial" w:hAnsi="Arial" w:cs="Arial"/>
                <w:b/>
                <w:color w:val="FFFFFF"/>
                <w:lang w:val="es-MX"/>
              </w:rPr>
              <w:t>Recuerda</w:t>
            </w:r>
          </w:p>
        </w:tc>
      </w:tr>
      <w:tr w:rsidR="00C52423" w:rsidRPr="001C643E" w14:paraId="4BA42333" w14:textId="77777777" w:rsidTr="00962743">
        <w:tc>
          <w:tcPr>
            <w:tcW w:w="2482" w:type="dxa"/>
            <w:shd w:val="clear" w:color="auto" w:fill="auto"/>
          </w:tcPr>
          <w:p w14:paraId="20F4F9E7" w14:textId="77777777" w:rsidR="00C52423" w:rsidRPr="001C643E" w:rsidRDefault="00C52423" w:rsidP="001C643E">
            <w:pPr>
              <w:spacing w:after="0" w:line="360" w:lineRule="auto"/>
              <w:rPr>
                <w:rFonts w:ascii="Arial" w:hAnsi="Arial" w:cs="Arial"/>
                <w:b/>
                <w:lang w:val="es-MX"/>
              </w:rPr>
            </w:pPr>
            <w:r w:rsidRPr="001C643E">
              <w:rPr>
                <w:rFonts w:ascii="Arial" w:hAnsi="Arial" w:cs="Arial"/>
                <w:b/>
                <w:lang w:val="es-MX"/>
              </w:rPr>
              <w:t>Contenido</w:t>
            </w:r>
          </w:p>
        </w:tc>
        <w:tc>
          <w:tcPr>
            <w:tcW w:w="6346" w:type="dxa"/>
            <w:shd w:val="clear" w:color="auto" w:fill="auto"/>
          </w:tcPr>
          <w:p w14:paraId="7123E556" w14:textId="77777777" w:rsidR="00C52423" w:rsidRPr="001C643E" w:rsidRDefault="00C52423" w:rsidP="001C643E">
            <w:pPr>
              <w:spacing w:after="0" w:line="360" w:lineRule="auto"/>
              <w:rPr>
                <w:rFonts w:ascii="Arial" w:hAnsi="Arial" w:cs="Arial"/>
                <w:b/>
              </w:rPr>
            </w:pPr>
            <w:r w:rsidRPr="001C643E">
              <w:rPr>
                <w:rFonts w:ascii="Arial" w:hAnsi="Arial" w:cs="Arial"/>
              </w:rPr>
              <w:t xml:space="preserve">Los organismos </w:t>
            </w:r>
            <w:r w:rsidRPr="001C643E">
              <w:rPr>
                <w:rFonts w:ascii="Arial" w:hAnsi="Arial" w:cs="Arial"/>
                <w:b/>
              </w:rPr>
              <w:t>procariotas</w:t>
            </w:r>
            <w:r w:rsidRPr="001C643E">
              <w:rPr>
                <w:rFonts w:ascii="Arial" w:hAnsi="Arial" w:cs="Arial"/>
              </w:rPr>
              <w:t>:</w:t>
            </w:r>
          </w:p>
          <w:p w14:paraId="09220CF5" w14:textId="379FE541" w:rsidR="00C52423" w:rsidRPr="001C643E" w:rsidRDefault="00C52423" w:rsidP="001C643E">
            <w:pPr>
              <w:pStyle w:val="Prrafodelista"/>
              <w:numPr>
                <w:ilvl w:val="0"/>
                <w:numId w:val="29"/>
              </w:numPr>
              <w:spacing w:line="360" w:lineRule="auto"/>
              <w:rPr>
                <w:rFonts w:ascii="Arial" w:hAnsi="Arial" w:cs="Arial"/>
              </w:rPr>
            </w:pPr>
            <w:r w:rsidRPr="001C643E">
              <w:rPr>
                <w:rFonts w:ascii="Arial" w:hAnsi="Arial" w:cs="Arial"/>
              </w:rPr>
              <w:t xml:space="preserve">Carecen de </w:t>
            </w:r>
            <w:r w:rsidRPr="001C643E">
              <w:rPr>
                <w:rFonts w:ascii="Arial" w:hAnsi="Arial" w:cs="Arial"/>
                <w:b/>
              </w:rPr>
              <w:t>membrana nuclear</w:t>
            </w:r>
            <w:r w:rsidRPr="001C643E">
              <w:rPr>
                <w:rFonts w:ascii="Arial" w:hAnsi="Arial" w:cs="Arial"/>
              </w:rPr>
              <w:t>, por consiguiente</w:t>
            </w:r>
            <w:r w:rsidR="003E39C4">
              <w:rPr>
                <w:rFonts w:ascii="Arial" w:hAnsi="Arial" w:cs="Arial"/>
              </w:rPr>
              <w:t>,</w:t>
            </w:r>
            <w:r w:rsidRPr="001C643E">
              <w:rPr>
                <w:rFonts w:ascii="Arial" w:hAnsi="Arial" w:cs="Arial"/>
              </w:rPr>
              <w:t xml:space="preserve"> de </w:t>
            </w:r>
            <w:r w:rsidRPr="001C643E">
              <w:rPr>
                <w:rFonts w:ascii="Arial" w:hAnsi="Arial" w:cs="Arial"/>
              </w:rPr>
              <w:lastRenderedPageBreak/>
              <w:t>núcleo.</w:t>
            </w:r>
          </w:p>
          <w:p w14:paraId="7A57B817" w14:textId="0EF11708" w:rsidR="00C52423" w:rsidRPr="001C643E" w:rsidRDefault="00BB7659" w:rsidP="001C643E">
            <w:pPr>
              <w:pStyle w:val="Prrafodelista"/>
              <w:numPr>
                <w:ilvl w:val="0"/>
                <w:numId w:val="29"/>
              </w:numPr>
              <w:spacing w:line="360" w:lineRule="auto"/>
              <w:rPr>
                <w:rFonts w:ascii="Arial" w:hAnsi="Arial" w:cs="Arial"/>
              </w:rPr>
            </w:pPr>
            <w:r w:rsidRPr="001C643E">
              <w:rPr>
                <w:rFonts w:ascii="Arial" w:hAnsi="Arial" w:cs="Arial"/>
              </w:rPr>
              <w:t>S</w:t>
            </w:r>
            <w:r w:rsidR="00C52423" w:rsidRPr="001C643E">
              <w:rPr>
                <w:rFonts w:ascii="Arial" w:hAnsi="Arial" w:cs="Arial"/>
              </w:rPr>
              <w:t xml:space="preserve">on </w:t>
            </w:r>
            <w:r w:rsidR="003E39C4" w:rsidRPr="001C643E">
              <w:rPr>
                <w:rFonts w:ascii="Arial" w:hAnsi="Arial" w:cs="Arial"/>
                <w:b/>
              </w:rPr>
              <w:t>microscópic</w:t>
            </w:r>
            <w:r w:rsidR="003E39C4">
              <w:rPr>
                <w:rFonts w:ascii="Arial" w:hAnsi="Arial" w:cs="Arial"/>
                <w:b/>
              </w:rPr>
              <w:t>o</w:t>
            </w:r>
            <w:r w:rsidR="003E39C4" w:rsidRPr="001C643E">
              <w:rPr>
                <w:rFonts w:ascii="Arial" w:hAnsi="Arial" w:cs="Arial"/>
                <w:b/>
              </w:rPr>
              <w:t>s</w:t>
            </w:r>
            <w:r w:rsidR="003E39C4" w:rsidRPr="001C643E">
              <w:rPr>
                <w:rFonts w:ascii="Arial" w:hAnsi="Arial" w:cs="Arial"/>
              </w:rPr>
              <w:t xml:space="preserve"> </w:t>
            </w:r>
            <w:r w:rsidR="00C52423" w:rsidRPr="001C643E">
              <w:rPr>
                <w:rFonts w:ascii="Arial" w:hAnsi="Arial" w:cs="Arial"/>
              </w:rPr>
              <w:t xml:space="preserve">y </w:t>
            </w:r>
            <w:r w:rsidR="00C52423" w:rsidRPr="001C643E">
              <w:rPr>
                <w:rFonts w:ascii="Arial" w:hAnsi="Arial" w:cs="Arial"/>
                <w:b/>
              </w:rPr>
              <w:t>unicelulares</w:t>
            </w:r>
            <w:r w:rsidR="00C52423" w:rsidRPr="001C643E">
              <w:rPr>
                <w:rFonts w:ascii="Arial" w:hAnsi="Arial" w:cs="Arial"/>
              </w:rPr>
              <w:t>.</w:t>
            </w:r>
          </w:p>
          <w:p w14:paraId="123E4730" w14:textId="08B285B9" w:rsidR="00C52423" w:rsidRPr="001C643E" w:rsidRDefault="00C52423" w:rsidP="001C643E">
            <w:pPr>
              <w:pStyle w:val="Prrafodelista"/>
              <w:numPr>
                <w:ilvl w:val="0"/>
                <w:numId w:val="29"/>
              </w:numPr>
              <w:spacing w:line="360" w:lineRule="auto"/>
              <w:rPr>
                <w:rFonts w:ascii="Arial" w:hAnsi="Arial" w:cs="Arial"/>
              </w:rPr>
            </w:pPr>
            <w:r w:rsidRPr="001C643E">
              <w:rPr>
                <w:rFonts w:ascii="Arial" w:hAnsi="Arial" w:cs="Arial"/>
              </w:rPr>
              <w:t xml:space="preserve">Habitan </w:t>
            </w:r>
            <w:r w:rsidRPr="001C643E">
              <w:rPr>
                <w:rFonts w:ascii="Arial" w:hAnsi="Arial" w:cs="Arial"/>
                <w:b/>
              </w:rPr>
              <w:t>múltiples ambientes</w:t>
            </w:r>
            <w:r w:rsidRPr="001C643E">
              <w:rPr>
                <w:rFonts w:ascii="Arial" w:hAnsi="Arial" w:cs="Arial"/>
              </w:rPr>
              <w:t xml:space="preserve">. </w:t>
            </w:r>
          </w:p>
          <w:p w14:paraId="7A3DC796" w14:textId="77777777" w:rsidR="00C52423" w:rsidRPr="001C643E" w:rsidRDefault="00C52423" w:rsidP="001C643E">
            <w:pPr>
              <w:pStyle w:val="Prrafodelista"/>
              <w:numPr>
                <w:ilvl w:val="0"/>
                <w:numId w:val="29"/>
              </w:numPr>
              <w:spacing w:after="0" w:line="360" w:lineRule="auto"/>
              <w:rPr>
                <w:rFonts w:ascii="Arial" w:hAnsi="Arial" w:cs="Arial"/>
                <w:b/>
              </w:rPr>
            </w:pPr>
            <w:r w:rsidRPr="001C643E">
              <w:rPr>
                <w:rFonts w:ascii="Arial" w:hAnsi="Arial" w:cs="Arial"/>
              </w:rPr>
              <w:t xml:space="preserve">Suelen tener </w:t>
            </w:r>
            <w:r w:rsidRPr="001C643E">
              <w:rPr>
                <w:rFonts w:ascii="Arial" w:hAnsi="Arial" w:cs="Arial"/>
                <w:b/>
              </w:rPr>
              <w:t>un solo cromosoma</w:t>
            </w:r>
            <w:r w:rsidRPr="001C643E">
              <w:rPr>
                <w:rFonts w:ascii="Arial" w:hAnsi="Arial" w:cs="Arial"/>
              </w:rPr>
              <w:t xml:space="preserve"> que se encuentra libre en el citoplasma.</w:t>
            </w:r>
          </w:p>
          <w:p w14:paraId="2F1ECCD0" w14:textId="77777777" w:rsidR="00C52423" w:rsidRPr="001C643E" w:rsidRDefault="00C52423" w:rsidP="001C643E">
            <w:pPr>
              <w:pStyle w:val="Prrafodelista"/>
              <w:numPr>
                <w:ilvl w:val="0"/>
                <w:numId w:val="29"/>
              </w:numPr>
              <w:spacing w:after="0" w:line="360" w:lineRule="auto"/>
              <w:rPr>
                <w:rFonts w:ascii="Arial" w:hAnsi="Arial" w:cs="Arial"/>
              </w:rPr>
            </w:pPr>
            <w:r w:rsidRPr="001C643E">
              <w:rPr>
                <w:rFonts w:ascii="Arial" w:hAnsi="Arial" w:cs="Arial"/>
              </w:rPr>
              <w:t xml:space="preserve">La mayoría se reproducen </w:t>
            </w:r>
            <w:r w:rsidRPr="001C643E">
              <w:rPr>
                <w:rFonts w:ascii="Arial" w:hAnsi="Arial" w:cs="Arial"/>
                <w:b/>
              </w:rPr>
              <w:t>asexualmente</w:t>
            </w:r>
            <w:r w:rsidRPr="001C643E">
              <w:rPr>
                <w:rFonts w:ascii="Arial" w:hAnsi="Arial" w:cs="Arial"/>
              </w:rPr>
              <w:t xml:space="preserve"> por </w:t>
            </w:r>
            <w:r w:rsidRPr="001C643E">
              <w:rPr>
                <w:rFonts w:ascii="Arial" w:hAnsi="Arial" w:cs="Arial"/>
                <w:b/>
              </w:rPr>
              <w:t>fisión binaria</w:t>
            </w:r>
            <w:r w:rsidRPr="001C643E">
              <w:rPr>
                <w:rFonts w:ascii="Arial" w:hAnsi="Arial" w:cs="Arial"/>
              </w:rPr>
              <w:t>.</w:t>
            </w:r>
          </w:p>
        </w:tc>
      </w:tr>
    </w:tbl>
    <w:p w14:paraId="500C296D" w14:textId="77777777" w:rsidR="00C52423" w:rsidRPr="001C643E" w:rsidRDefault="00C52423" w:rsidP="001C643E">
      <w:pPr>
        <w:spacing w:line="360" w:lineRule="auto"/>
        <w:rPr>
          <w:rFonts w:ascii="Arial" w:hAnsi="Arial" w:cs="Arial"/>
        </w:rPr>
      </w:pPr>
    </w:p>
    <w:p w14:paraId="2F4CA21B" w14:textId="79383B5A" w:rsidR="00C70FC7" w:rsidRPr="001C643E" w:rsidRDefault="00905621" w:rsidP="001C643E">
      <w:pPr>
        <w:spacing w:line="360" w:lineRule="auto"/>
        <w:rPr>
          <w:rFonts w:ascii="Arial" w:hAnsi="Arial" w:cs="Arial"/>
        </w:rPr>
      </w:pPr>
      <w:r w:rsidRPr="001C643E">
        <w:rPr>
          <w:rFonts w:ascii="Arial" w:hAnsi="Arial" w:cs="Arial"/>
        </w:rPr>
        <w:t xml:space="preserve">Las bacterias son pequeñas y con formas variadas; algunas </w:t>
      </w:r>
      <w:r w:rsidR="003E39C4" w:rsidRPr="001C643E">
        <w:rPr>
          <w:rFonts w:ascii="Arial" w:hAnsi="Arial" w:cs="Arial"/>
        </w:rPr>
        <w:t>tien</w:t>
      </w:r>
      <w:r w:rsidR="003E39C4">
        <w:rPr>
          <w:rFonts w:ascii="Arial" w:hAnsi="Arial" w:cs="Arial"/>
        </w:rPr>
        <w:t>en</w:t>
      </w:r>
      <w:r w:rsidR="003E39C4" w:rsidRPr="001C643E">
        <w:rPr>
          <w:rFonts w:ascii="Arial" w:hAnsi="Arial" w:cs="Arial"/>
        </w:rPr>
        <w:t xml:space="preserve"> </w:t>
      </w:r>
      <w:r w:rsidR="00C70FC7" w:rsidRPr="001C643E">
        <w:rPr>
          <w:rFonts w:ascii="Arial" w:hAnsi="Arial" w:cs="Arial"/>
        </w:rPr>
        <w:t>forma de delgados hilos (</w:t>
      </w:r>
      <w:r w:rsidR="00C70FC7" w:rsidRPr="001C643E">
        <w:rPr>
          <w:rFonts w:ascii="Arial" w:hAnsi="Arial" w:cs="Arial"/>
          <w:b/>
        </w:rPr>
        <w:t>filamentos</w:t>
      </w:r>
      <w:r w:rsidR="00C70FC7" w:rsidRPr="001C643E">
        <w:rPr>
          <w:rFonts w:ascii="Arial" w:hAnsi="Arial" w:cs="Arial"/>
        </w:rPr>
        <w:t>), otras son redondas (</w:t>
      </w:r>
      <w:r w:rsidR="00C70FC7" w:rsidRPr="001C643E">
        <w:rPr>
          <w:rFonts w:ascii="Arial" w:hAnsi="Arial" w:cs="Arial"/>
          <w:b/>
        </w:rPr>
        <w:t>cocos</w:t>
      </w:r>
      <w:r w:rsidR="00C70FC7" w:rsidRPr="001C643E">
        <w:rPr>
          <w:rFonts w:ascii="Arial" w:hAnsi="Arial" w:cs="Arial"/>
        </w:rPr>
        <w:t>), otras tienen forma de barra (</w:t>
      </w:r>
      <w:r w:rsidR="00C70FC7" w:rsidRPr="001C643E">
        <w:rPr>
          <w:rFonts w:ascii="Arial" w:hAnsi="Arial" w:cs="Arial"/>
          <w:b/>
        </w:rPr>
        <w:t>bacilos</w:t>
      </w:r>
      <w:r w:rsidR="00C70FC7" w:rsidRPr="001C643E">
        <w:rPr>
          <w:rFonts w:ascii="Arial" w:hAnsi="Arial" w:cs="Arial"/>
        </w:rPr>
        <w:t xml:space="preserve">), y otras más tienen una forma </w:t>
      </w:r>
      <w:r w:rsidR="003E39C4">
        <w:rPr>
          <w:rFonts w:ascii="Arial" w:hAnsi="Arial" w:cs="Arial"/>
        </w:rPr>
        <w:t xml:space="preserve">de </w:t>
      </w:r>
      <w:r w:rsidR="00C70FC7" w:rsidRPr="001C643E">
        <w:rPr>
          <w:rFonts w:ascii="Arial" w:hAnsi="Arial" w:cs="Arial"/>
        </w:rPr>
        <w:t>espiral (</w:t>
      </w:r>
      <w:r w:rsidR="00C70FC7" w:rsidRPr="001C643E">
        <w:rPr>
          <w:rFonts w:ascii="Arial" w:hAnsi="Arial" w:cs="Arial"/>
          <w:b/>
        </w:rPr>
        <w:t>espirilios</w:t>
      </w:r>
      <w:r w:rsidR="00C70FC7" w:rsidRPr="001C643E">
        <w:rPr>
          <w:rFonts w:ascii="Arial" w:hAnsi="Arial" w:cs="Arial"/>
        </w:rPr>
        <w:t>).</w:t>
      </w:r>
    </w:p>
    <w:p w14:paraId="012D38A5" w14:textId="7D49F3E9" w:rsidR="000730F6" w:rsidRPr="001C643E" w:rsidRDefault="00C70FC7" w:rsidP="001C643E">
      <w:pPr>
        <w:spacing w:line="360" w:lineRule="auto"/>
        <w:rPr>
          <w:rFonts w:ascii="Arial" w:hAnsi="Arial" w:cs="Arial"/>
        </w:rPr>
      </w:pPr>
      <w:r w:rsidRPr="001C643E">
        <w:rPr>
          <w:rFonts w:ascii="Arial" w:hAnsi="Arial" w:cs="Arial"/>
        </w:rPr>
        <w:t xml:space="preserve">Las bacterias se encuentran en todos los hábitats </w:t>
      </w:r>
      <w:r w:rsidRPr="001C643E">
        <w:rPr>
          <w:rFonts w:ascii="Arial" w:hAnsi="Arial" w:cs="Arial"/>
          <w:b/>
        </w:rPr>
        <w:t>terrestres</w:t>
      </w:r>
      <w:r w:rsidRPr="001C643E">
        <w:rPr>
          <w:rFonts w:ascii="Arial" w:hAnsi="Arial" w:cs="Arial"/>
        </w:rPr>
        <w:t xml:space="preserve"> y </w:t>
      </w:r>
      <w:r w:rsidRPr="001C643E">
        <w:rPr>
          <w:rFonts w:ascii="Arial" w:hAnsi="Arial" w:cs="Arial"/>
          <w:b/>
        </w:rPr>
        <w:t>acuáticos</w:t>
      </w:r>
      <w:r w:rsidRPr="001C643E">
        <w:rPr>
          <w:rFonts w:ascii="Arial" w:hAnsi="Arial" w:cs="Arial"/>
        </w:rPr>
        <w:t xml:space="preserve">, y también </w:t>
      </w:r>
      <w:r w:rsidR="003E39C4">
        <w:rPr>
          <w:rFonts w:ascii="Arial" w:hAnsi="Arial" w:cs="Arial"/>
        </w:rPr>
        <w:t>están</w:t>
      </w:r>
      <w:r w:rsidRPr="001C643E">
        <w:rPr>
          <w:rFonts w:ascii="Arial" w:hAnsi="Arial" w:cs="Arial"/>
        </w:rPr>
        <w:t xml:space="preserve"> en otros </w:t>
      </w:r>
      <w:r w:rsidRPr="001C643E">
        <w:rPr>
          <w:rFonts w:ascii="Arial" w:hAnsi="Arial" w:cs="Arial"/>
          <w:b/>
        </w:rPr>
        <w:t>seres vivos</w:t>
      </w:r>
      <w:r w:rsidRPr="001C643E">
        <w:rPr>
          <w:rFonts w:ascii="Arial" w:hAnsi="Arial" w:cs="Arial"/>
        </w:rPr>
        <w:t xml:space="preserve">. Por ejemplo, en todas las personas hay una gran cantidad de bacterias en la piel y en el tracto digestivo, siendo la gran mayoría de estas inofensivas, aunque también existen bacterias </w:t>
      </w:r>
      <w:r w:rsidRPr="001C643E">
        <w:rPr>
          <w:rFonts w:ascii="Arial" w:hAnsi="Arial" w:cs="Arial"/>
          <w:b/>
        </w:rPr>
        <w:t>patógenas</w:t>
      </w:r>
      <w:r w:rsidRPr="001C643E">
        <w:rPr>
          <w:rFonts w:ascii="Arial" w:hAnsi="Arial" w:cs="Arial"/>
        </w:rPr>
        <w:t>, es decir, ca</w:t>
      </w:r>
      <w:r w:rsidR="00C52423" w:rsidRPr="001C643E">
        <w:rPr>
          <w:rFonts w:ascii="Arial" w:hAnsi="Arial" w:cs="Arial"/>
        </w:rPr>
        <w:t>usantes de enfermedades.</w:t>
      </w:r>
    </w:p>
    <w:p w14:paraId="66D38501" w14:textId="5E159493" w:rsidR="00640DD4" w:rsidRPr="001C643E" w:rsidRDefault="00640DD4" w:rsidP="001C643E">
      <w:pPr>
        <w:spacing w:line="360" w:lineRule="auto"/>
        <w:rPr>
          <w:rFonts w:ascii="Arial" w:hAnsi="Arial" w:cs="Arial"/>
        </w:rPr>
      </w:pPr>
      <w:r w:rsidRPr="001C643E">
        <w:rPr>
          <w:rFonts w:ascii="Arial" w:hAnsi="Arial" w:cs="Arial"/>
        </w:rPr>
        <w:t xml:space="preserve">Hay bacterias </w:t>
      </w:r>
      <w:r w:rsidRPr="001C643E">
        <w:rPr>
          <w:rFonts w:ascii="Arial" w:hAnsi="Arial" w:cs="Arial"/>
          <w:b/>
        </w:rPr>
        <w:t>autótrofas</w:t>
      </w:r>
      <w:r w:rsidRPr="001C643E">
        <w:rPr>
          <w:rFonts w:ascii="Arial" w:hAnsi="Arial" w:cs="Arial"/>
        </w:rPr>
        <w:t xml:space="preserve"> y </w:t>
      </w:r>
      <w:r w:rsidRPr="001C643E">
        <w:rPr>
          <w:rFonts w:ascii="Arial" w:hAnsi="Arial" w:cs="Arial"/>
          <w:b/>
        </w:rPr>
        <w:t>heterótrofas</w:t>
      </w:r>
      <w:r w:rsidR="003E39C4">
        <w:rPr>
          <w:rFonts w:ascii="Arial" w:hAnsi="Arial" w:cs="Arial"/>
        </w:rPr>
        <w:t>. A</w:t>
      </w:r>
      <w:r w:rsidR="00BB7659" w:rsidRPr="001C643E">
        <w:rPr>
          <w:rFonts w:ascii="Arial" w:hAnsi="Arial" w:cs="Arial"/>
        </w:rPr>
        <w:t>lgunas son solitarias</w:t>
      </w:r>
      <w:r w:rsidR="003E39C4">
        <w:rPr>
          <w:rFonts w:ascii="Arial" w:hAnsi="Arial" w:cs="Arial"/>
        </w:rPr>
        <w:t>,</w:t>
      </w:r>
      <w:r w:rsidR="00BB7659" w:rsidRPr="001C643E">
        <w:rPr>
          <w:rFonts w:ascii="Arial" w:hAnsi="Arial" w:cs="Arial"/>
        </w:rPr>
        <w:t xml:space="preserve"> mientras que otras se encuentran en grupos grandes, aunque sin que haya mayor comunicación o cooperación entre ellas.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C52423" w:rsidRPr="001C643E" w14:paraId="343261FB" w14:textId="77777777" w:rsidTr="00962743">
        <w:tc>
          <w:tcPr>
            <w:tcW w:w="8828" w:type="dxa"/>
            <w:gridSpan w:val="2"/>
            <w:shd w:val="clear" w:color="auto" w:fill="000000"/>
          </w:tcPr>
          <w:p w14:paraId="7D9E1256" w14:textId="77777777" w:rsidR="00C52423" w:rsidRPr="001C643E" w:rsidRDefault="00C52423"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C52423" w:rsidRPr="001C643E" w14:paraId="31915396" w14:textId="77777777" w:rsidTr="00962743">
        <w:tc>
          <w:tcPr>
            <w:tcW w:w="2481" w:type="dxa"/>
            <w:shd w:val="clear" w:color="auto" w:fill="auto"/>
          </w:tcPr>
          <w:p w14:paraId="0BE5B407" w14:textId="77777777" w:rsidR="00C52423" w:rsidRPr="001C643E" w:rsidRDefault="00C52423"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06381BDB" w14:textId="77777777" w:rsidR="00C52423" w:rsidRPr="001C643E" w:rsidRDefault="00C52423" w:rsidP="001C643E">
            <w:pPr>
              <w:spacing w:after="0" w:line="360" w:lineRule="auto"/>
              <w:rPr>
                <w:rFonts w:ascii="Arial" w:hAnsi="Arial" w:cs="Arial"/>
                <w:b/>
                <w:color w:val="000000"/>
                <w:lang w:val="es-MX"/>
              </w:rPr>
            </w:pPr>
            <w:r w:rsidRPr="001C643E">
              <w:rPr>
                <w:rFonts w:ascii="Arial" w:hAnsi="Arial" w:cs="Arial"/>
                <w:color w:val="000000"/>
                <w:lang w:val="es-MX"/>
              </w:rPr>
              <w:t>CN_09_04_CO_REC140</w:t>
            </w:r>
          </w:p>
        </w:tc>
      </w:tr>
      <w:tr w:rsidR="00C52423" w:rsidRPr="001C643E" w14:paraId="734C068E" w14:textId="77777777" w:rsidTr="00962743">
        <w:tc>
          <w:tcPr>
            <w:tcW w:w="2481" w:type="dxa"/>
            <w:shd w:val="clear" w:color="auto" w:fill="auto"/>
          </w:tcPr>
          <w:p w14:paraId="2F406FB8" w14:textId="77777777" w:rsidR="00C52423" w:rsidRPr="001C643E" w:rsidRDefault="00C52423"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560AB198" w14:textId="77777777" w:rsidR="00C52423" w:rsidRPr="001C643E" w:rsidRDefault="00C52423" w:rsidP="001C643E">
            <w:pPr>
              <w:spacing w:after="0" w:line="360" w:lineRule="auto"/>
              <w:rPr>
                <w:rFonts w:ascii="Arial" w:hAnsi="Arial" w:cs="Arial"/>
                <w:color w:val="000000"/>
                <w:lang w:val="es-MX"/>
              </w:rPr>
            </w:pPr>
            <w:r w:rsidRPr="001C643E">
              <w:rPr>
                <w:rFonts w:ascii="Arial" w:hAnsi="Arial" w:cs="Arial"/>
                <w:color w:val="000000"/>
                <w:lang w:val="es-MX"/>
              </w:rPr>
              <w:t xml:space="preserve">¿Cuáles son las características del dominio </w:t>
            </w:r>
            <w:r w:rsidRPr="008843F6">
              <w:rPr>
                <w:rFonts w:ascii="Arial" w:hAnsi="Arial" w:cs="Arial"/>
                <w:i/>
                <w:color w:val="000000"/>
                <w:lang w:val="es-MX"/>
                <w:rPrChange w:id="10" w:author="Miguel" w:date="2016-01-19T11:00:00Z">
                  <w:rPr>
                    <w:rFonts w:ascii="Arial" w:hAnsi="Arial" w:cs="Arial"/>
                    <w:color w:val="000000"/>
                    <w:lang w:val="es-MX"/>
                  </w:rPr>
                </w:rPrChange>
              </w:rPr>
              <w:t>Bacteria</w:t>
            </w:r>
            <w:r w:rsidRPr="001C643E">
              <w:rPr>
                <w:rFonts w:ascii="Arial" w:hAnsi="Arial" w:cs="Arial"/>
                <w:color w:val="000000"/>
                <w:lang w:val="es-MX"/>
              </w:rPr>
              <w:t>?</w:t>
            </w:r>
          </w:p>
        </w:tc>
      </w:tr>
      <w:tr w:rsidR="00C52423" w:rsidRPr="001C643E" w14:paraId="097EEC12" w14:textId="77777777" w:rsidTr="00962743">
        <w:tc>
          <w:tcPr>
            <w:tcW w:w="2481" w:type="dxa"/>
            <w:shd w:val="clear" w:color="auto" w:fill="auto"/>
          </w:tcPr>
          <w:p w14:paraId="46A47CD5" w14:textId="77777777" w:rsidR="00C52423" w:rsidRPr="001C643E" w:rsidRDefault="00C52423"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2F55CBF9" w14:textId="77777777" w:rsidR="00C52423" w:rsidRPr="001C643E" w:rsidRDefault="00C52423" w:rsidP="001C643E">
            <w:pPr>
              <w:spacing w:after="0" w:line="360" w:lineRule="auto"/>
              <w:rPr>
                <w:rFonts w:ascii="Arial" w:hAnsi="Arial" w:cs="Arial"/>
                <w:color w:val="000000"/>
                <w:lang w:val="es-MX"/>
              </w:rPr>
            </w:pPr>
            <w:r w:rsidRPr="001C643E">
              <w:rPr>
                <w:rFonts w:ascii="Arial" w:hAnsi="Arial" w:cs="Arial"/>
              </w:rPr>
              <w:t xml:space="preserve">Actividad acerca del dominio </w:t>
            </w:r>
            <w:r w:rsidRPr="008843F6">
              <w:rPr>
                <w:rFonts w:ascii="Arial" w:hAnsi="Arial" w:cs="Arial"/>
                <w:i/>
                <w:rPrChange w:id="11" w:author="Miguel" w:date="2016-01-19T11:00:00Z">
                  <w:rPr>
                    <w:rFonts w:ascii="Arial" w:hAnsi="Arial" w:cs="Arial"/>
                  </w:rPr>
                </w:rPrChange>
              </w:rPr>
              <w:t>Bacteria</w:t>
            </w:r>
          </w:p>
        </w:tc>
      </w:tr>
    </w:tbl>
    <w:p w14:paraId="5DA29AC2" w14:textId="77777777" w:rsidR="00905621" w:rsidRPr="001C643E" w:rsidRDefault="00905621" w:rsidP="001C643E">
      <w:pPr>
        <w:spacing w:line="360" w:lineRule="auto"/>
        <w:rPr>
          <w:rFonts w:ascii="Arial" w:hAnsi="Arial" w:cs="Arial"/>
          <w:b/>
        </w:rPr>
      </w:pPr>
    </w:p>
    <w:p w14:paraId="79773B1F" w14:textId="77777777" w:rsidR="000730F6" w:rsidRPr="001C643E" w:rsidRDefault="000730F6" w:rsidP="001C643E">
      <w:pPr>
        <w:spacing w:line="360" w:lineRule="auto"/>
        <w:rPr>
          <w:rFonts w:ascii="Arial" w:hAnsi="Arial" w:cs="Arial"/>
          <w:b/>
        </w:rPr>
      </w:pPr>
      <w:r w:rsidRPr="001C643E">
        <w:rPr>
          <w:rFonts w:ascii="Arial" w:hAnsi="Arial" w:cs="Arial"/>
          <w:highlight w:val="yellow"/>
        </w:rPr>
        <w:t>[SECCIÓN 2]</w:t>
      </w:r>
      <w:r w:rsidRPr="001C643E">
        <w:rPr>
          <w:rFonts w:ascii="Arial" w:hAnsi="Arial" w:cs="Arial"/>
          <w:b/>
        </w:rPr>
        <w:t xml:space="preserve">3.2 </w:t>
      </w:r>
      <w:r w:rsidRPr="00CF6BCB">
        <w:rPr>
          <w:rFonts w:ascii="Arial" w:hAnsi="Arial" w:cs="Arial"/>
          <w:b/>
          <w:i/>
        </w:rPr>
        <w:t>Archaea</w:t>
      </w:r>
      <w:r w:rsidRPr="001C643E">
        <w:rPr>
          <w:rFonts w:ascii="Arial" w:hAnsi="Arial" w:cs="Arial"/>
          <w:b/>
        </w:rPr>
        <w:t>: el dominio de las arqueas</w:t>
      </w:r>
    </w:p>
    <w:p w14:paraId="2AFA4129" w14:textId="7CF1C070" w:rsidR="00905621" w:rsidRPr="001C643E" w:rsidRDefault="00CC6291" w:rsidP="001C643E">
      <w:pPr>
        <w:spacing w:line="360" w:lineRule="auto"/>
        <w:rPr>
          <w:rFonts w:ascii="Arial" w:hAnsi="Arial" w:cs="Arial"/>
        </w:rPr>
      </w:pPr>
      <w:r w:rsidRPr="00C4307E">
        <w:rPr>
          <w:rFonts w:ascii="Arial" w:hAnsi="Arial" w:cs="Arial"/>
        </w:rPr>
        <w:t xml:space="preserve">Las </w:t>
      </w:r>
      <w:r w:rsidRPr="00C4307E">
        <w:rPr>
          <w:rFonts w:ascii="Arial" w:hAnsi="Arial" w:cs="Arial"/>
          <w:b/>
        </w:rPr>
        <w:t>arqueas</w:t>
      </w:r>
      <w:r w:rsidRPr="00C4307E">
        <w:rPr>
          <w:rFonts w:ascii="Arial" w:hAnsi="Arial" w:cs="Arial"/>
        </w:rPr>
        <w:t xml:space="preserve"> son organismos unicelulares procariotas, que tienen una historia evolutiva </w:t>
      </w:r>
      <w:r w:rsidRPr="00D918E3">
        <w:rPr>
          <w:rFonts w:ascii="Arial" w:hAnsi="Arial" w:cs="Arial"/>
          <w:b/>
        </w:rPr>
        <w:t>diferente</w:t>
      </w:r>
      <w:r w:rsidRPr="00D918E3">
        <w:rPr>
          <w:rFonts w:ascii="Arial" w:hAnsi="Arial" w:cs="Arial"/>
        </w:rPr>
        <w:t xml:space="preserve"> a la de las bacterias y los eucariotas. Estos organismos</w:t>
      </w:r>
      <w:r w:rsidR="00C4307E">
        <w:rPr>
          <w:rFonts w:ascii="Arial" w:hAnsi="Arial" w:cs="Arial"/>
        </w:rPr>
        <w:t>,</w:t>
      </w:r>
      <w:r w:rsidRPr="001C643E">
        <w:rPr>
          <w:rFonts w:ascii="Arial" w:hAnsi="Arial" w:cs="Arial"/>
        </w:rPr>
        <w:t xml:space="preserve"> </w:t>
      </w:r>
      <w:r w:rsidR="00BB7659" w:rsidRPr="001C643E">
        <w:rPr>
          <w:rFonts w:ascii="Arial" w:hAnsi="Arial" w:cs="Arial"/>
        </w:rPr>
        <w:lastRenderedPageBreak/>
        <w:t>posiblemente se derivaron de las primeras bacterias, y dieron origen a las células eucariotas</w:t>
      </w:r>
      <w:r w:rsidR="00B5537F" w:rsidRPr="001C643E">
        <w:rPr>
          <w:rFonts w:ascii="Arial" w:hAnsi="Arial" w:cs="Arial"/>
        </w:rPr>
        <w:t>, aunque aún</w:t>
      </w:r>
      <w:r w:rsidR="00BB7659" w:rsidRPr="001C643E">
        <w:rPr>
          <w:rFonts w:ascii="Arial" w:hAnsi="Arial" w:cs="Arial"/>
        </w:rPr>
        <w:t xml:space="preserve"> no hay consenso sobre esto entre los científicos</w:t>
      </w:r>
      <w:r w:rsidR="00B5537F" w:rsidRPr="001C643E">
        <w:rPr>
          <w:rFonts w:ascii="Arial" w:hAnsi="Arial" w:cs="Arial"/>
        </w:rPr>
        <w:t>.</w:t>
      </w:r>
    </w:p>
    <w:p w14:paraId="2E3E3A9F" w14:textId="10695725" w:rsidR="0008162A" w:rsidRPr="001C643E" w:rsidRDefault="00156ACA" w:rsidP="001C643E">
      <w:pPr>
        <w:spacing w:line="360" w:lineRule="auto"/>
        <w:rPr>
          <w:rFonts w:ascii="Arial" w:hAnsi="Arial" w:cs="Arial"/>
        </w:rPr>
      </w:pPr>
      <w:r w:rsidRPr="001C643E">
        <w:rPr>
          <w:rFonts w:ascii="Arial" w:hAnsi="Arial" w:cs="Arial"/>
        </w:rPr>
        <w:t xml:space="preserve">Las arqueas son menos abundantes que las bacterias, </w:t>
      </w:r>
      <w:r w:rsidR="00B5537F" w:rsidRPr="001C643E">
        <w:rPr>
          <w:rFonts w:ascii="Arial" w:hAnsi="Arial" w:cs="Arial"/>
        </w:rPr>
        <w:t>y</w:t>
      </w:r>
      <w:r w:rsidR="00C4307E">
        <w:rPr>
          <w:rFonts w:ascii="Arial" w:hAnsi="Arial" w:cs="Arial"/>
        </w:rPr>
        <w:t>,</w:t>
      </w:r>
      <w:r w:rsidR="00B5537F" w:rsidRPr="001C643E">
        <w:rPr>
          <w:rFonts w:ascii="Arial" w:hAnsi="Arial" w:cs="Arial"/>
        </w:rPr>
        <w:t xml:space="preserve"> en general</w:t>
      </w:r>
      <w:r w:rsidR="00C4307E">
        <w:rPr>
          <w:rFonts w:ascii="Arial" w:hAnsi="Arial" w:cs="Arial"/>
        </w:rPr>
        <w:t>,</w:t>
      </w:r>
      <w:r w:rsidR="00B5537F" w:rsidRPr="001C643E">
        <w:rPr>
          <w:rFonts w:ascii="Arial" w:hAnsi="Arial" w:cs="Arial"/>
        </w:rPr>
        <w:t xml:space="preserve"> son menos conocidas, en parte porque muchas habitan en lugares de difícil acceso.</w:t>
      </w:r>
      <w:r w:rsidR="0008162A" w:rsidRPr="001C643E">
        <w:rPr>
          <w:rFonts w:ascii="Arial" w:hAnsi="Arial" w:cs="Arial"/>
        </w:rPr>
        <w:t xml:space="preserve"> No se conocen arqueas patógenas o parásitas (aunque se está investigando si ciertas arqueas pueden influir en algunos problemas intestinales humanos).</w:t>
      </w:r>
    </w:p>
    <w:p w14:paraId="0BBB0195" w14:textId="61707E40" w:rsidR="00EA3149" w:rsidRPr="001C643E" w:rsidRDefault="00B5537F" w:rsidP="001C643E">
      <w:pPr>
        <w:spacing w:line="360" w:lineRule="auto"/>
        <w:rPr>
          <w:rFonts w:ascii="Arial" w:hAnsi="Arial" w:cs="Arial"/>
        </w:rPr>
      </w:pPr>
      <w:r w:rsidRPr="001C643E">
        <w:rPr>
          <w:rFonts w:ascii="Arial" w:hAnsi="Arial" w:cs="Arial"/>
        </w:rPr>
        <w:t>A difere</w:t>
      </w:r>
      <w:r w:rsidR="00EA3149" w:rsidRPr="001C643E">
        <w:rPr>
          <w:rFonts w:ascii="Arial" w:hAnsi="Arial" w:cs="Arial"/>
        </w:rPr>
        <w:t xml:space="preserve">ncia de lo que ocurre en </w:t>
      </w:r>
      <w:r w:rsidR="00C4307E">
        <w:rPr>
          <w:rFonts w:ascii="Arial" w:hAnsi="Arial" w:cs="Arial"/>
        </w:rPr>
        <w:t xml:space="preserve">las </w:t>
      </w:r>
      <w:r w:rsidR="00EA3149" w:rsidRPr="001C643E">
        <w:rPr>
          <w:rFonts w:ascii="Arial" w:hAnsi="Arial" w:cs="Arial"/>
        </w:rPr>
        <w:t xml:space="preserve">bacterias, no se conocen arqueas </w:t>
      </w:r>
      <w:proofErr w:type="spellStart"/>
      <w:r w:rsidR="00EA3149" w:rsidRPr="001C643E">
        <w:rPr>
          <w:rFonts w:ascii="Arial" w:hAnsi="Arial" w:cs="Arial"/>
        </w:rPr>
        <w:t>fotoaut</w:t>
      </w:r>
      <w:r w:rsidR="0008162A" w:rsidRPr="001C643E">
        <w:rPr>
          <w:rFonts w:ascii="Arial" w:hAnsi="Arial" w:cs="Arial"/>
        </w:rPr>
        <w:t>ótrofas</w:t>
      </w:r>
      <w:proofErr w:type="spellEnd"/>
      <w:r w:rsidR="0008162A" w:rsidRPr="001C643E">
        <w:rPr>
          <w:rFonts w:ascii="Arial" w:hAnsi="Arial" w:cs="Arial"/>
        </w:rPr>
        <w:t xml:space="preserve"> (es decir, que obtengan</w:t>
      </w:r>
      <w:r w:rsidR="00EA3149" w:rsidRPr="001C643E">
        <w:rPr>
          <w:rFonts w:ascii="Arial" w:hAnsi="Arial" w:cs="Arial"/>
        </w:rPr>
        <w:t xml:space="preserve"> energía de la luz)</w:t>
      </w:r>
      <w:r w:rsidRPr="001C643E">
        <w:rPr>
          <w:rFonts w:ascii="Arial" w:hAnsi="Arial" w:cs="Arial"/>
        </w:rPr>
        <w:t xml:space="preserve">, </w:t>
      </w:r>
      <w:r w:rsidR="00EA3149" w:rsidRPr="001C643E">
        <w:rPr>
          <w:rFonts w:ascii="Arial" w:hAnsi="Arial" w:cs="Arial"/>
        </w:rPr>
        <w:t xml:space="preserve">aunque </w:t>
      </w:r>
      <w:r w:rsidR="00C4307E" w:rsidRPr="001C643E">
        <w:rPr>
          <w:rFonts w:ascii="Arial" w:hAnsi="Arial" w:cs="Arial"/>
        </w:rPr>
        <w:t>s</w:t>
      </w:r>
      <w:r w:rsidR="00C4307E">
        <w:rPr>
          <w:rFonts w:ascii="Arial" w:hAnsi="Arial" w:cs="Arial"/>
        </w:rPr>
        <w:t>í</w:t>
      </w:r>
      <w:r w:rsidR="00C4307E" w:rsidRPr="001C643E">
        <w:rPr>
          <w:rFonts w:ascii="Arial" w:hAnsi="Arial" w:cs="Arial"/>
        </w:rPr>
        <w:t xml:space="preserve"> </w:t>
      </w:r>
      <w:r w:rsidR="00EA3149" w:rsidRPr="001C643E">
        <w:rPr>
          <w:rFonts w:ascii="Arial" w:hAnsi="Arial" w:cs="Arial"/>
        </w:rPr>
        <w:t xml:space="preserve">hay algunas </w:t>
      </w:r>
      <w:proofErr w:type="spellStart"/>
      <w:r w:rsidR="00EA3149" w:rsidRPr="001C643E">
        <w:rPr>
          <w:rFonts w:ascii="Arial" w:hAnsi="Arial" w:cs="Arial"/>
          <w:b/>
        </w:rPr>
        <w:t>quimioautótrofas</w:t>
      </w:r>
      <w:proofErr w:type="spellEnd"/>
      <w:r w:rsidR="00EA3149" w:rsidRPr="001C643E">
        <w:rPr>
          <w:rFonts w:ascii="Arial" w:hAnsi="Arial" w:cs="Arial"/>
        </w:rPr>
        <w:t xml:space="preserve"> (obtienen la energía de compuestos inorgánicos). La mayoría son </w:t>
      </w:r>
      <w:r w:rsidR="00EA3149" w:rsidRPr="001C643E">
        <w:rPr>
          <w:rFonts w:ascii="Arial" w:hAnsi="Arial" w:cs="Arial"/>
          <w:b/>
        </w:rPr>
        <w:t>heterótrofas</w:t>
      </w:r>
      <w:r w:rsidR="00EA3149" w:rsidRPr="001C643E">
        <w:rPr>
          <w:rFonts w:ascii="Arial" w:hAnsi="Arial" w:cs="Arial"/>
        </w:rPr>
        <w:t>, lo que significa que obtiene</w:t>
      </w:r>
      <w:r w:rsidR="0008162A" w:rsidRPr="001C643E">
        <w:rPr>
          <w:rFonts w:ascii="Arial" w:hAnsi="Arial" w:cs="Arial"/>
        </w:rPr>
        <w:t>n</w:t>
      </w:r>
      <w:r w:rsidR="00EA3149" w:rsidRPr="001C643E">
        <w:rPr>
          <w:rFonts w:ascii="Arial" w:hAnsi="Arial" w:cs="Arial"/>
        </w:rPr>
        <w:t xml:space="preserve"> la energía de moléculas producidas por otros </w:t>
      </w:r>
      <w:r w:rsidR="00AD1802" w:rsidRPr="001C643E">
        <w:rPr>
          <w:rFonts w:ascii="Arial" w:hAnsi="Arial" w:cs="Arial"/>
        </w:rPr>
        <w:t>organismos.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0"/>
        <w:gridCol w:w="6338"/>
      </w:tblGrid>
      <w:tr w:rsidR="00E7165B" w:rsidRPr="001C643E" w14:paraId="2B51769C" w14:textId="77777777" w:rsidTr="00DE4A10">
        <w:tc>
          <w:tcPr>
            <w:tcW w:w="8828" w:type="dxa"/>
            <w:gridSpan w:val="2"/>
            <w:shd w:val="clear" w:color="auto" w:fill="000000"/>
          </w:tcPr>
          <w:p w14:paraId="291F2815" w14:textId="77777777" w:rsidR="00E7165B" w:rsidRPr="001C643E" w:rsidRDefault="00E7165B" w:rsidP="001C643E">
            <w:pPr>
              <w:spacing w:after="0" w:line="360" w:lineRule="auto"/>
              <w:jc w:val="center"/>
              <w:rPr>
                <w:rFonts w:ascii="Arial" w:hAnsi="Arial" w:cs="Arial"/>
                <w:b/>
                <w:color w:val="FFFFFF"/>
                <w:lang w:val="es-MX"/>
              </w:rPr>
            </w:pPr>
            <w:r w:rsidRPr="001C643E">
              <w:rPr>
                <w:rFonts w:ascii="Arial" w:hAnsi="Arial" w:cs="Arial"/>
                <w:b/>
                <w:color w:val="FFFFFF"/>
                <w:lang w:val="es-MX"/>
              </w:rPr>
              <w:t>Destacado</w:t>
            </w:r>
          </w:p>
        </w:tc>
      </w:tr>
      <w:tr w:rsidR="00E7165B" w:rsidRPr="001C643E" w14:paraId="42702352" w14:textId="77777777" w:rsidTr="00DE4A10">
        <w:tc>
          <w:tcPr>
            <w:tcW w:w="2490" w:type="dxa"/>
            <w:shd w:val="clear" w:color="auto" w:fill="auto"/>
          </w:tcPr>
          <w:p w14:paraId="6F40155D" w14:textId="77777777" w:rsidR="00E7165B" w:rsidRPr="001C643E" w:rsidRDefault="00E7165B" w:rsidP="001C643E">
            <w:pPr>
              <w:spacing w:after="0" w:line="360" w:lineRule="auto"/>
              <w:rPr>
                <w:rFonts w:ascii="Arial" w:hAnsi="Arial" w:cs="Arial"/>
                <w:b/>
                <w:lang w:val="es-MX"/>
              </w:rPr>
            </w:pPr>
            <w:r w:rsidRPr="001C643E">
              <w:rPr>
                <w:rFonts w:ascii="Arial" w:hAnsi="Arial" w:cs="Arial"/>
                <w:b/>
                <w:lang w:val="es-MX"/>
              </w:rPr>
              <w:t>Título</w:t>
            </w:r>
          </w:p>
        </w:tc>
        <w:tc>
          <w:tcPr>
            <w:tcW w:w="6338" w:type="dxa"/>
            <w:shd w:val="clear" w:color="auto" w:fill="auto"/>
          </w:tcPr>
          <w:p w14:paraId="088070B2" w14:textId="19B99CEE" w:rsidR="00E7165B" w:rsidRPr="001C643E" w:rsidRDefault="00E7165B" w:rsidP="001C643E">
            <w:pPr>
              <w:spacing w:after="0" w:line="360" w:lineRule="auto"/>
              <w:jc w:val="center"/>
              <w:rPr>
                <w:rFonts w:ascii="Arial" w:hAnsi="Arial" w:cs="Arial"/>
                <w:b/>
                <w:lang w:val="es-MX"/>
              </w:rPr>
            </w:pPr>
            <w:r w:rsidRPr="001C643E">
              <w:rPr>
                <w:rFonts w:ascii="Arial" w:hAnsi="Arial" w:cs="Arial"/>
                <w:b/>
                <w:lang w:val="es-MX"/>
              </w:rPr>
              <w:t>¿Las arqueas son bacterias?</w:t>
            </w:r>
          </w:p>
        </w:tc>
      </w:tr>
      <w:tr w:rsidR="00E7165B" w:rsidRPr="001C643E" w14:paraId="0BA7568E" w14:textId="77777777" w:rsidTr="00DE4A10">
        <w:tc>
          <w:tcPr>
            <w:tcW w:w="2490" w:type="dxa"/>
            <w:shd w:val="clear" w:color="auto" w:fill="auto"/>
          </w:tcPr>
          <w:p w14:paraId="6307E5A4" w14:textId="77777777" w:rsidR="00E7165B" w:rsidRPr="001C643E" w:rsidRDefault="00E7165B" w:rsidP="001C643E">
            <w:pPr>
              <w:spacing w:after="0" w:line="360" w:lineRule="auto"/>
              <w:rPr>
                <w:rFonts w:ascii="Arial" w:hAnsi="Arial" w:cs="Arial"/>
                <w:lang w:val="es-MX"/>
              </w:rPr>
            </w:pPr>
            <w:r w:rsidRPr="001C643E">
              <w:rPr>
                <w:rFonts w:ascii="Arial" w:hAnsi="Arial" w:cs="Arial"/>
                <w:b/>
                <w:lang w:val="es-MX"/>
              </w:rPr>
              <w:t>Contenido</w:t>
            </w:r>
          </w:p>
        </w:tc>
        <w:tc>
          <w:tcPr>
            <w:tcW w:w="6338" w:type="dxa"/>
            <w:shd w:val="clear" w:color="auto" w:fill="auto"/>
          </w:tcPr>
          <w:p w14:paraId="37C4CD9B" w14:textId="77777777" w:rsidR="00E7165B" w:rsidRPr="001C643E" w:rsidRDefault="00E7165B" w:rsidP="001C643E">
            <w:pPr>
              <w:spacing w:after="0" w:line="360" w:lineRule="auto"/>
              <w:rPr>
                <w:rFonts w:ascii="Arial" w:hAnsi="Arial" w:cs="Arial"/>
              </w:rPr>
            </w:pPr>
            <w:r w:rsidRPr="001C643E">
              <w:rPr>
                <w:rFonts w:ascii="Arial" w:hAnsi="Arial" w:cs="Arial"/>
              </w:rPr>
              <w:t xml:space="preserve">Debido a que tanto arqueas como bacterias son organismos procariotas, durante mucho tiempo se clasificaron dentro del mismo grupo. </w:t>
            </w:r>
          </w:p>
          <w:p w14:paraId="59152736" w14:textId="77777777" w:rsidR="00E7165B" w:rsidRPr="001C643E" w:rsidRDefault="00E7165B" w:rsidP="001C643E">
            <w:pPr>
              <w:spacing w:after="0" w:line="360" w:lineRule="auto"/>
              <w:rPr>
                <w:rFonts w:ascii="Arial" w:hAnsi="Arial" w:cs="Arial"/>
              </w:rPr>
            </w:pPr>
          </w:p>
          <w:p w14:paraId="47E3F05C" w14:textId="77777777" w:rsidR="00E7165B" w:rsidRPr="001C643E" w:rsidRDefault="00E7165B" w:rsidP="001C643E">
            <w:pPr>
              <w:spacing w:line="360" w:lineRule="auto"/>
              <w:rPr>
                <w:rFonts w:ascii="Arial" w:hAnsi="Arial" w:cs="Arial"/>
              </w:rPr>
            </w:pPr>
            <w:r w:rsidRPr="001C643E">
              <w:rPr>
                <w:rFonts w:ascii="Arial" w:hAnsi="Arial" w:cs="Arial"/>
              </w:rPr>
              <w:t>No obstante, las investigaciones han demostrado que son grupos distintos y se diferencian en cuanto a las moléculas que usan y la forma de expresar los genes.</w:t>
            </w:r>
          </w:p>
          <w:p w14:paraId="78F5E035" w14:textId="03F1DABE" w:rsidR="00E7165B" w:rsidRPr="001C643E" w:rsidRDefault="00E7165B" w:rsidP="00C4307E">
            <w:pPr>
              <w:spacing w:line="360" w:lineRule="auto"/>
              <w:rPr>
                <w:rFonts w:ascii="Arial" w:hAnsi="Arial" w:cs="Arial"/>
              </w:rPr>
            </w:pPr>
            <w:r w:rsidRPr="001C643E">
              <w:rPr>
                <w:rFonts w:ascii="Arial" w:hAnsi="Arial" w:cs="Arial"/>
              </w:rPr>
              <w:t xml:space="preserve">De hecho, en algunos aspectos se parecen más a las células eucariotas que a las bacterias. </w:t>
            </w:r>
            <w:r w:rsidR="00C4307E">
              <w:rPr>
                <w:rFonts w:ascii="Arial" w:hAnsi="Arial" w:cs="Arial"/>
              </w:rPr>
              <w:t xml:space="preserve">Un </w:t>
            </w:r>
            <w:r w:rsidRPr="001C643E">
              <w:rPr>
                <w:rFonts w:ascii="Arial" w:hAnsi="Arial" w:cs="Arial"/>
              </w:rPr>
              <w:t>ejemplo</w:t>
            </w:r>
            <w:r w:rsidR="00C4307E">
              <w:rPr>
                <w:rFonts w:ascii="Arial" w:hAnsi="Arial" w:cs="Arial"/>
              </w:rPr>
              <w:t xml:space="preserve"> es el de</w:t>
            </w:r>
            <w:r w:rsidR="00C4307E" w:rsidRPr="001C643E">
              <w:rPr>
                <w:rFonts w:ascii="Arial" w:hAnsi="Arial" w:cs="Arial"/>
              </w:rPr>
              <w:t xml:space="preserve"> </w:t>
            </w:r>
            <w:r w:rsidRPr="001C643E">
              <w:rPr>
                <w:rFonts w:ascii="Arial" w:hAnsi="Arial" w:cs="Arial"/>
              </w:rPr>
              <w:t xml:space="preserve">las moléculas y los procesos de la </w:t>
            </w:r>
            <w:r w:rsidRPr="001C643E">
              <w:rPr>
                <w:rFonts w:ascii="Arial" w:hAnsi="Arial" w:cs="Arial"/>
                <w:b/>
              </w:rPr>
              <w:t>expresión genética</w:t>
            </w:r>
            <w:r w:rsidRPr="001C643E">
              <w:rPr>
                <w:rFonts w:ascii="Arial" w:hAnsi="Arial" w:cs="Arial"/>
              </w:rPr>
              <w:t xml:space="preserve"> en arqueas. </w:t>
            </w:r>
            <w:r w:rsidR="00C4307E" w:rsidRPr="001C643E">
              <w:rPr>
                <w:rFonts w:ascii="Arial" w:hAnsi="Arial" w:cs="Arial"/>
              </w:rPr>
              <w:t>As</w:t>
            </w:r>
            <w:r w:rsidR="00C4307E">
              <w:rPr>
                <w:rFonts w:ascii="Arial" w:hAnsi="Arial" w:cs="Arial"/>
              </w:rPr>
              <w:t>i</w:t>
            </w:r>
            <w:r w:rsidRPr="001C643E">
              <w:rPr>
                <w:rFonts w:ascii="Arial" w:hAnsi="Arial" w:cs="Arial"/>
              </w:rPr>
              <w:t xml:space="preserve">mismo, las </w:t>
            </w:r>
            <w:r w:rsidRPr="001C643E">
              <w:rPr>
                <w:rFonts w:ascii="Arial" w:hAnsi="Arial" w:cs="Arial"/>
                <w:b/>
              </w:rPr>
              <w:t>ARN polimerasas</w:t>
            </w:r>
            <w:r w:rsidRPr="001C643E">
              <w:rPr>
                <w:rFonts w:ascii="Arial" w:hAnsi="Arial" w:cs="Arial"/>
              </w:rPr>
              <w:t xml:space="preserve"> (enzima</w:t>
            </w:r>
            <w:r w:rsidR="00C4307E">
              <w:rPr>
                <w:rFonts w:ascii="Arial" w:hAnsi="Arial" w:cs="Arial"/>
              </w:rPr>
              <w:t>s</w:t>
            </w:r>
            <w:r w:rsidRPr="001C643E">
              <w:rPr>
                <w:rFonts w:ascii="Arial" w:hAnsi="Arial" w:cs="Arial"/>
              </w:rPr>
              <w:t xml:space="preserve"> encargada</w:t>
            </w:r>
            <w:r w:rsidR="00C4307E">
              <w:rPr>
                <w:rFonts w:ascii="Arial" w:hAnsi="Arial" w:cs="Arial"/>
              </w:rPr>
              <w:t>s</w:t>
            </w:r>
            <w:r w:rsidRPr="001C643E">
              <w:rPr>
                <w:rFonts w:ascii="Arial" w:hAnsi="Arial" w:cs="Arial"/>
              </w:rPr>
              <w:t xml:space="preserve"> de la transcripción) de arqueas se parecen más a las de las células eucariotas, y al igual que estas, poseen varios tipos de polimerasas, mientras que las bacterias </w:t>
            </w:r>
            <w:r w:rsidR="00C4307E" w:rsidRPr="001C643E">
              <w:rPr>
                <w:rFonts w:ascii="Arial" w:hAnsi="Arial" w:cs="Arial"/>
              </w:rPr>
              <w:t>s</w:t>
            </w:r>
            <w:r w:rsidR="00C4307E">
              <w:rPr>
                <w:rFonts w:ascii="Arial" w:hAnsi="Arial" w:cs="Arial"/>
              </w:rPr>
              <w:t>o</w:t>
            </w:r>
            <w:r w:rsidR="00C4307E" w:rsidRPr="001C643E">
              <w:rPr>
                <w:rFonts w:ascii="Arial" w:hAnsi="Arial" w:cs="Arial"/>
              </w:rPr>
              <w:t xml:space="preserve">lo </w:t>
            </w:r>
            <w:r w:rsidRPr="001C643E">
              <w:rPr>
                <w:rFonts w:ascii="Arial" w:hAnsi="Arial" w:cs="Arial"/>
              </w:rPr>
              <w:t>tienen un tipo.</w:t>
            </w:r>
          </w:p>
        </w:tc>
      </w:tr>
    </w:tbl>
    <w:p w14:paraId="0BCB2A45" w14:textId="77777777" w:rsidR="00AD1802" w:rsidRPr="001C643E" w:rsidRDefault="00AD1802" w:rsidP="001C643E">
      <w:pPr>
        <w:spacing w:after="0" w:line="360" w:lineRule="auto"/>
        <w:rPr>
          <w:rFonts w:ascii="Arial" w:hAnsi="Arial" w:cs="Arial"/>
        </w:rPr>
      </w:pPr>
    </w:p>
    <w:p w14:paraId="33B8E474" w14:textId="5CE3239C" w:rsidR="00212B5D" w:rsidRPr="001C643E" w:rsidRDefault="009F1010" w:rsidP="001C643E">
      <w:pPr>
        <w:spacing w:line="360" w:lineRule="auto"/>
        <w:rPr>
          <w:rFonts w:ascii="Arial" w:hAnsi="Arial" w:cs="Arial"/>
        </w:rPr>
      </w:pPr>
      <w:r w:rsidRPr="001C643E">
        <w:rPr>
          <w:rFonts w:ascii="Arial" w:hAnsi="Arial" w:cs="Arial"/>
        </w:rPr>
        <w:lastRenderedPageBreak/>
        <w:t xml:space="preserve">En </w:t>
      </w:r>
      <w:r w:rsidR="004F3190" w:rsidRPr="001C643E">
        <w:rPr>
          <w:rFonts w:ascii="Arial" w:hAnsi="Arial" w:cs="Arial"/>
        </w:rPr>
        <w:t>la siguiente tabla</w:t>
      </w:r>
      <w:r w:rsidR="00AE6F07" w:rsidRPr="001C643E">
        <w:rPr>
          <w:rFonts w:ascii="Arial" w:hAnsi="Arial" w:cs="Arial"/>
        </w:rPr>
        <w:t xml:space="preserve"> encuentras </w:t>
      </w:r>
      <w:r w:rsidR="00AE6F07" w:rsidRPr="001C643E">
        <w:rPr>
          <w:rFonts w:ascii="Arial" w:hAnsi="Arial" w:cs="Arial"/>
          <w:b/>
        </w:rPr>
        <w:t>algun</w:t>
      </w:r>
      <w:r w:rsidRPr="001C643E">
        <w:rPr>
          <w:rFonts w:ascii="Arial" w:hAnsi="Arial" w:cs="Arial"/>
          <w:b/>
        </w:rPr>
        <w:t>as</w:t>
      </w:r>
      <w:r w:rsidRPr="001C643E">
        <w:rPr>
          <w:rFonts w:ascii="Arial" w:hAnsi="Arial" w:cs="Arial"/>
        </w:rPr>
        <w:t xml:space="preserve"> </w:t>
      </w:r>
      <w:r w:rsidR="00461BAB" w:rsidRPr="001C643E">
        <w:rPr>
          <w:rFonts w:ascii="Arial" w:hAnsi="Arial" w:cs="Arial"/>
          <w:b/>
        </w:rPr>
        <w:t xml:space="preserve">diferencias </w:t>
      </w:r>
      <w:r w:rsidR="00212B5D" w:rsidRPr="001C643E">
        <w:rPr>
          <w:rFonts w:ascii="Arial" w:hAnsi="Arial" w:cs="Arial"/>
        </w:rPr>
        <w:t xml:space="preserve">entre </w:t>
      </w:r>
      <w:r w:rsidR="00461BAB" w:rsidRPr="001C643E">
        <w:rPr>
          <w:rFonts w:ascii="Arial" w:hAnsi="Arial" w:cs="Arial"/>
        </w:rPr>
        <w:t xml:space="preserve">los dos </w:t>
      </w:r>
      <w:r w:rsidR="00212B5D" w:rsidRPr="001C643E">
        <w:rPr>
          <w:rFonts w:ascii="Arial" w:hAnsi="Arial" w:cs="Arial"/>
        </w:rPr>
        <w:t>dominios</w:t>
      </w:r>
      <w:r w:rsidR="00C4307E">
        <w:rPr>
          <w:rFonts w:ascii="Arial" w:hAnsi="Arial" w:cs="Arial"/>
        </w:rPr>
        <w:t>:</w:t>
      </w:r>
      <w:r w:rsidR="00461BAB" w:rsidRPr="001C643E">
        <w:rPr>
          <w:rFonts w:ascii="Arial" w:hAnsi="Arial" w:cs="Arial"/>
        </w:rPr>
        <w:t xml:space="preserve"> </w:t>
      </w:r>
      <w:r w:rsidRPr="001C643E">
        <w:rPr>
          <w:rFonts w:ascii="Arial" w:hAnsi="Arial" w:cs="Arial"/>
        </w:rPr>
        <w:t xml:space="preserve">Bacteria y </w:t>
      </w:r>
      <w:r w:rsidRPr="00CF6BCB">
        <w:rPr>
          <w:rFonts w:ascii="Arial" w:hAnsi="Arial" w:cs="Arial"/>
          <w:i/>
        </w:rPr>
        <w:t>Archaea</w:t>
      </w:r>
      <w:r w:rsidRPr="001C643E">
        <w:rPr>
          <w:rFonts w:ascii="Arial" w:hAnsi="Arial" w:cs="Arial"/>
        </w:rPr>
        <w:t>.</w:t>
      </w:r>
    </w:p>
    <w:tbl>
      <w:tblPr>
        <w:tblStyle w:val="Tabladelista4-nfasis31"/>
        <w:tblW w:w="91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6"/>
        <w:gridCol w:w="2552"/>
        <w:gridCol w:w="2519"/>
      </w:tblGrid>
      <w:tr w:rsidR="00B26B28" w:rsidRPr="001C643E" w14:paraId="58B4CC04" w14:textId="77777777" w:rsidTr="001B199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06" w:type="dxa"/>
          </w:tcPr>
          <w:p w14:paraId="57211320" w14:textId="77777777" w:rsidR="00B26B28" w:rsidRPr="001C643E" w:rsidRDefault="00B26B28" w:rsidP="001C643E">
            <w:pPr>
              <w:spacing w:after="0" w:line="360" w:lineRule="auto"/>
              <w:jc w:val="center"/>
              <w:rPr>
                <w:rFonts w:ascii="Arial" w:hAnsi="Arial" w:cs="Arial"/>
              </w:rPr>
            </w:pPr>
            <w:r w:rsidRPr="001C643E">
              <w:rPr>
                <w:rFonts w:ascii="Arial" w:hAnsi="Arial" w:cs="Arial"/>
              </w:rPr>
              <w:t>Característica</w:t>
            </w:r>
          </w:p>
        </w:tc>
        <w:tc>
          <w:tcPr>
            <w:tcW w:w="2552" w:type="dxa"/>
          </w:tcPr>
          <w:p w14:paraId="2AE79C6D" w14:textId="77777777" w:rsidR="00B26B28" w:rsidRPr="001C643E" w:rsidRDefault="00B26B28" w:rsidP="001C643E">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Dominio Bacteria</w:t>
            </w:r>
          </w:p>
        </w:tc>
        <w:tc>
          <w:tcPr>
            <w:tcW w:w="2519" w:type="dxa"/>
          </w:tcPr>
          <w:p w14:paraId="1268C75C" w14:textId="77777777" w:rsidR="00B26B28" w:rsidRPr="001C643E" w:rsidRDefault="00B26B28" w:rsidP="001C643E">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 xml:space="preserve">Dominio </w:t>
            </w:r>
            <w:r w:rsidRPr="00CF6BCB">
              <w:rPr>
                <w:rFonts w:ascii="Arial" w:hAnsi="Arial" w:cs="Arial"/>
                <w:i/>
              </w:rPr>
              <w:t>Archaea</w:t>
            </w:r>
          </w:p>
        </w:tc>
      </w:tr>
      <w:tr w:rsidR="00B26B28" w:rsidRPr="001C643E" w14:paraId="5F20B982" w14:textId="77777777" w:rsidTr="001B19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06" w:type="dxa"/>
          </w:tcPr>
          <w:p w14:paraId="11D24CCB" w14:textId="03FD56D4" w:rsidR="00B26B28" w:rsidRPr="001C643E" w:rsidRDefault="00EE6960" w:rsidP="001C643E">
            <w:pPr>
              <w:spacing w:after="0" w:line="360" w:lineRule="auto"/>
              <w:rPr>
                <w:rFonts w:ascii="Arial" w:hAnsi="Arial" w:cs="Arial"/>
                <w:b w:val="0"/>
              </w:rPr>
            </w:pPr>
            <w:proofErr w:type="spellStart"/>
            <w:r w:rsidRPr="001C643E">
              <w:rPr>
                <w:rFonts w:ascii="Arial" w:hAnsi="Arial" w:cs="Arial"/>
                <w:b w:val="0"/>
              </w:rPr>
              <w:t>Peptidoglucano</w:t>
            </w:r>
            <w:proofErr w:type="spellEnd"/>
            <w:r w:rsidRPr="001C643E">
              <w:rPr>
                <w:rFonts w:ascii="Arial" w:hAnsi="Arial" w:cs="Arial"/>
                <w:b w:val="0"/>
              </w:rPr>
              <w:t xml:space="preserve"> (un tipo especial de</w:t>
            </w:r>
            <w:r w:rsidR="00D918E3">
              <w:rPr>
                <w:rFonts w:ascii="Arial" w:hAnsi="Arial" w:cs="Arial"/>
                <w:b w:val="0"/>
              </w:rPr>
              <w:t xml:space="preserve"> </w:t>
            </w:r>
            <w:r w:rsidRPr="001C643E">
              <w:rPr>
                <w:rFonts w:ascii="Arial" w:hAnsi="Arial" w:cs="Arial"/>
                <w:b w:val="0"/>
              </w:rPr>
              <w:t>molécula formada por proteínas y azúcares) en la pared celular</w:t>
            </w:r>
          </w:p>
        </w:tc>
        <w:tc>
          <w:tcPr>
            <w:tcW w:w="2552" w:type="dxa"/>
          </w:tcPr>
          <w:p w14:paraId="4BD8B634" w14:textId="77777777" w:rsidR="007B3607" w:rsidRPr="001C643E" w:rsidRDefault="007B3607"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p w14:paraId="53D2B40B" w14:textId="77777777" w:rsidR="00B26B28" w:rsidRPr="001C643E" w:rsidRDefault="00EE6960"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Presente</w:t>
            </w:r>
          </w:p>
        </w:tc>
        <w:tc>
          <w:tcPr>
            <w:tcW w:w="2519" w:type="dxa"/>
          </w:tcPr>
          <w:p w14:paraId="5551EAF4" w14:textId="77777777" w:rsidR="007B3607" w:rsidRPr="001C643E" w:rsidRDefault="007B3607"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p w14:paraId="42AF6E21" w14:textId="77777777" w:rsidR="00B26B28" w:rsidRPr="001C643E" w:rsidRDefault="00EE6960"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Ausente</w:t>
            </w:r>
          </w:p>
        </w:tc>
      </w:tr>
      <w:tr w:rsidR="00B26B28" w:rsidRPr="001C643E" w14:paraId="1CD176D2" w14:textId="77777777" w:rsidTr="001B1998">
        <w:trPr>
          <w:jc w:val="center"/>
        </w:trPr>
        <w:tc>
          <w:tcPr>
            <w:cnfStyle w:val="001000000000" w:firstRow="0" w:lastRow="0" w:firstColumn="1" w:lastColumn="0" w:oddVBand="0" w:evenVBand="0" w:oddHBand="0" w:evenHBand="0" w:firstRowFirstColumn="0" w:firstRowLastColumn="0" w:lastRowFirstColumn="0" w:lastRowLastColumn="0"/>
            <w:tcW w:w="4106" w:type="dxa"/>
          </w:tcPr>
          <w:p w14:paraId="0579A20C" w14:textId="7061537B" w:rsidR="00B26B28" w:rsidRPr="001C643E" w:rsidRDefault="00B26B28" w:rsidP="00D918E3">
            <w:pPr>
              <w:spacing w:after="0" w:line="360" w:lineRule="auto"/>
              <w:rPr>
                <w:rFonts w:ascii="Arial" w:hAnsi="Arial" w:cs="Arial"/>
                <w:b w:val="0"/>
              </w:rPr>
            </w:pPr>
            <w:r w:rsidRPr="001C643E">
              <w:rPr>
                <w:rFonts w:ascii="Arial" w:hAnsi="Arial" w:cs="Arial"/>
                <w:b w:val="0"/>
              </w:rPr>
              <w:t>Ribosomas</w:t>
            </w:r>
            <w:r w:rsidR="00BC5330" w:rsidRPr="001C643E">
              <w:rPr>
                <w:rFonts w:ascii="Arial" w:hAnsi="Arial" w:cs="Arial"/>
                <w:b w:val="0"/>
              </w:rPr>
              <w:t xml:space="preserve"> sensibles a los antibióticos </w:t>
            </w:r>
            <w:proofErr w:type="spellStart"/>
            <w:r w:rsidR="00D918E3" w:rsidRPr="001C643E">
              <w:rPr>
                <w:rFonts w:ascii="Arial" w:hAnsi="Arial" w:cs="Arial"/>
                <w:b w:val="0"/>
              </w:rPr>
              <w:t>clora</w:t>
            </w:r>
            <w:r w:rsidR="00D918E3">
              <w:rPr>
                <w:rFonts w:ascii="Arial" w:hAnsi="Arial" w:cs="Arial"/>
                <w:b w:val="0"/>
              </w:rPr>
              <w:t>m</w:t>
            </w:r>
            <w:r w:rsidR="00D918E3" w:rsidRPr="001C643E">
              <w:rPr>
                <w:rFonts w:ascii="Arial" w:hAnsi="Arial" w:cs="Arial"/>
                <w:b w:val="0"/>
              </w:rPr>
              <w:t>fenicol</w:t>
            </w:r>
            <w:proofErr w:type="spellEnd"/>
            <w:r w:rsidR="00D918E3" w:rsidRPr="001C643E">
              <w:rPr>
                <w:rFonts w:ascii="Arial" w:hAnsi="Arial" w:cs="Arial"/>
                <w:b w:val="0"/>
              </w:rPr>
              <w:t xml:space="preserve"> </w:t>
            </w:r>
            <w:r w:rsidR="00BC5330" w:rsidRPr="001C643E">
              <w:rPr>
                <w:rFonts w:ascii="Arial" w:hAnsi="Arial" w:cs="Arial"/>
                <w:b w:val="0"/>
              </w:rPr>
              <w:t>y estreptomicina</w:t>
            </w:r>
          </w:p>
        </w:tc>
        <w:tc>
          <w:tcPr>
            <w:tcW w:w="2552" w:type="dxa"/>
          </w:tcPr>
          <w:p w14:paraId="264A5677" w14:textId="77777777" w:rsidR="00B26B28" w:rsidRPr="001C643E" w:rsidRDefault="00BC5330"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Sí</w:t>
            </w:r>
          </w:p>
        </w:tc>
        <w:tc>
          <w:tcPr>
            <w:tcW w:w="2519" w:type="dxa"/>
          </w:tcPr>
          <w:p w14:paraId="0CE3DE3D" w14:textId="77777777" w:rsidR="00B26B28" w:rsidRPr="001C643E" w:rsidRDefault="00BC5330"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No</w:t>
            </w:r>
          </w:p>
        </w:tc>
      </w:tr>
      <w:tr w:rsidR="00B26B28" w:rsidRPr="001C643E" w14:paraId="639BE731" w14:textId="77777777" w:rsidTr="001B19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06" w:type="dxa"/>
          </w:tcPr>
          <w:p w14:paraId="2AC813A8" w14:textId="77777777" w:rsidR="00B26B28" w:rsidRPr="001C643E" w:rsidRDefault="00B26B28" w:rsidP="001C643E">
            <w:pPr>
              <w:spacing w:after="0" w:line="360" w:lineRule="auto"/>
              <w:rPr>
                <w:rFonts w:ascii="Arial" w:hAnsi="Arial" w:cs="Arial"/>
                <w:b w:val="0"/>
              </w:rPr>
            </w:pPr>
            <w:r w:rsidRPr="001C643E">
              <w:rPr>
                <w:rFonts w:ascii="Arial" w:hAnsi="Arial" w:cs="Arial"/>
                <w:b w:val="0"/>
              </w:rPr>
              <w:t xml:space="preserve">Algunos son </w:t>
            </w:r>
            <w:proofErr w:type="spellStart"/>
            <w:r w:rsidRPr="001C643E">
              <w:rPr>
                <w:rFonts w:ascii="Arial" w:hAnsi="Arial" w:cs="Arial"/>
                <w:b w:val="0"/>
              </w:rPr>
              <w:t>metanógenos</w:t>
            </w:r>
            <w:proofErr w:type="spellEnd"/>
            <w:r w:rsidR="001165C7" w:rsidRPr="001C643E">
              <w:rPr>
                <w:rFonts w:ascii="Arial" w:hAnsi="Arial" w:cs="Arial"/>
                <w:b w:val="0"/>
              </w:rPr>
              <w:t>, es decir generan metano</w:t>
            </w:r>
            <w:r w:rsidR="009E5B27" w:rsidRPr="001C643E">
              <w:rPr>
                <w:rFonts w:ascii="Arial" w:hAnsi="Arial" w:cs="Arial"/>
                <w:b w:val="0"/>
              </w:rPr>
              <w:t xml:space="preserve"> o gas natural</w:t>
            </w:r>
          </w:p>
        </w:tc>
        <w:tc>
          <w:tcPr>
            <w:tcW w:w="2552" w:type="dxa"/>
          </w:tcPr>
          <w:p w14:paraId="58A6E4CE" w14:textId="77777777" w:rsidR="00B26B28" w:rsidRPr="001C643E" w:rsidRDefault="009E5B27"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No</w:t>
            </w:r>
          </w:p>
        </w:tc>
        <w:tc>
          <w:tcPr>
            <w:tcW w:w="2519" w:type="dxa"/>
          </w:tcPr>
          <w:p w14:paraId="15A48556" w14:textId="77777777" w:rsidR="00B26B28" w:rsidRPr="001C643E" w:rsidRDefault="009E5B27"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Sí</w:t>
            </w:r>
          </w:p>
        </w:tc>
      </w:tr>
      <w:tr w:rsidR="00027637" w:rsidRPr="001C643E" w14:paraId="11776014" w14:textId="77777777" w:rsidTr="001B1998">
        <w:trPr>
          <w:jc w:val="center"/>
        </w:trPr>
        <w:tc>
          <w:tcPr>
            <w:cnfStyle w:val="001000000000" w:firstRow="0" w:lastRow="0" w:firstColumn="1" w:lastColumn="0" w:oddVBand="0" w:evenVBand="0" w:oddHBand="0" w:evenHBand="0" w:firstRowFirstColumn="0" w:firstRowLastColumn="0" w:lastRowFirstColumn="0" w:lastRowLastColumn="0"/>
            <w:tcW w:w="4106" w:type="dxa"/>
          </w:tcPr>
          <w:p w14:paraId="6F01306B" w14:textId="77777777" w:rsidR="00027637" w:rsidRPr="001C643E" w:rsidRDefault="00027637" w:rsidP="001C643E">
            <w:pPr>
              <w:spacing w:after="0" w:line="360" w:lineRule="auto"/>
              <w:rPr>
                <w:rFonts w:ascii="Arial" w:hAnsi="Arial" w:cs="Arial"/>
                <w:b w:val="0"/>
              </w:rPr>
            </w:pPr>
            <w:r w:rsidRPr="001C643E">
              <w:rPr>
                <w:rFonts w:ascii="Arial" w:hAnsi="Arial" w:cs="Arial"/>
                <w:b w:val="0"/>
              </w:rPr>
              <w:t>Algunos fijan nitrógeno</w:t>
            </w:r>
          </w:p>
        </w:tc>
        <w:tc>
          <w:tcPr>
            <w:tcW w:w="2552" w:type="dxa"/>
          </w:tcPr>
          <w:p w14:paraId="1BAB6F1C" w14:textId="77777777" w:rsidR="00027637" w:rsidRPr="001C643E" w:rsidRDefault="00027637"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Sí</w:t>
            </w:r>
          </w:p>
        </w:tc>
        <w:tc>
          <w:tcPr>
            <w:tcW w:w="2519" w:type="dxa"/>
          </w:tcPr>
          <w:p w14:paraId="1AD250ED" w14:textId="77777777" w:rsidR="00027637" w:rsidRPr="001C643E" w:rsidRDefault="00027637"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No</w:t>
            </w:r>
          </w:p>
        </w:tc>
      </w:tr>
      <w:tr w:rsidR="00027637" w:rsidRPr="001C643E" w14:paraId="5BD4FC5F" w14:textId="77777777" w:rsidTr="001B19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06" w:type="dxa"/>
          </w:tcPr>
          <w:p w14:paraId="2BAD99C9" w14:textId="77777777" w:rsidR="00027637" w:rsidRPr="001C643E" w:rsidRDefault="00027637" w:rsidP="001C643E">
            <w:pPr>
              <w:spacing w:after="0" w:line="360" w:lineRule="auto"/>
              <w:rPr>
                <w:rFonts w:ascii="Arial" w:hAnsi="Arial" w:cs="Arial"/>
                <w:b w:val="0"/>
              </w:rPr>
            </w:pPr>
            <w:r w:rsidRPr="001C643E">
              <w:rPr>
                <w:rFonts w:ascii="Arial" w:hAnsi="Arial" w:cs="Arial"/>
                <w:b w:val="0"/>
              </w:rPr>
              <w:t>Codón de inicio durante la traducción</w:t>
            </w:r>
          </w:p>
        </w:tc>
        <w:tc>
          <w:tcPr>
            <w:tcW w:w="2552" w:type="dxa"/>
          </w:tcPr>
          <w:p w14:paraId="3DF1888A" w14:textId="77777777" w:rsidR="00027637" w:rsidRPr="001C643E" w:rsidRDefault="00027637"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1C643E">
              <w:rPr>
                <w:rFonts w:ascii="Arial" w:hAnsi="Arial" w:cs="Arial"/>
              </w:rPr>
              <w:t>Formilmetionina</w:t>
            </w:r>
            <w:proofErr w:type="spellEnd"/>
          </w:p>
        </w:tc>
        <w:tc>
          <w:tcPr>
            <w:tcW w:w="2519" w:type="dxa"/>
          </w:tcPr>
          <w:p w14:paraId="760FEBC6" w14:textId="77777777" w:rsidR="00027637" w:rsidRPr="001C643E" w:rsidRDefault="00027637"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Metionina</w:t>
            </w:r>
          </w:p>
        </w:tc>
      </w:tr>
      <w:tr w:rsidR="00027637" w:rsidRPr="001C643E" w14:paraId="5F706DA6" w14:textId="77777777" w:rsidTr="001B1998">
        <w:trPr>
          <w:jc w:val="center"/>
        </w:trPr>
        <w:tc>
          <w:tcPr>
            <w:cnfStyle w:val="001000000000" w:firstRow="0" w:lastRow="0" w:firstColumn="1" w:lastColumn="0" w:oddVBand="0" w:evenVBand="0" w:oddHBand="0" w:evenHBand="0" w:firstRowFirstColumn="0" w:firstRowLastColumn="0" w:lastRowFirstColumn="0" w:lastRowLastColumn="0"/>
            <w:tcW w:w="4106" w:type="dxa"/>
          </w:tcPr>
          <w:p w14:paraId="14E2A2A7" w14:textId="291616DF" w:rsidR="00027637" w:rsidRPr="001C643E" w:rsidRDefault="00EA3149" w:rsidP="001C643E">
            <w:pPr>
              <w:spacing w:after="0" w:line="360" w:lineRule="auto"/>
              <w:rPr>
                <w:rFonts w:ascii="Arial" w:hAnsi="Arial" w:cs="Arial"/>
                <w:b w:val="0"/>
              </w:rPr>
            </w:pPr>
            <w:r w:rsidRPr="001C643E">
              <w:rPr>
                <w:rFonts w:ascii="Arial" w:hAnsi="Arial" w:cs="Arial"/>
                <w:b w:val="0"/>
              </w:rPr>
              <w:t xml:space="preserve">Algunas son </w:t>
            </w:r>
            <w:proofErr w:type="spellStart"/>
            <w:r w:rsidRPr="001C643E">
              <w:rPr>
                <w:rFonts w:ascii="Arial" w:hAnsi="Arial" w:cs="Arial"/>
                <w:b w:val="0"/>
              </w:rPr>
              <w:t>fotoautótrofas</w:t>
            </w:r>
            <w:proofErr w:type="spellEnd"/>
            <w:r w:rsidRPr="001C643E">
              <w:rPr>
                <w:rFonts w:ascii="Arial" w:hAnsi="Arial" w:cs="Arial"/>
                <w:b w:val="0"/>
              </w:rPr>
              <w:t xml:space="preserve"> (obtienen energía de la luz) </w:t>
            </w:r>
          </w:p>
        </w:tc>
        <w:tc>
          <w:tcPr>
            <w:tcW w:w="2552" w:type="dxa"/>
          </w:tcPr>
          <w:p w14:paraId="29E21F1A" w14:textId="41173D22" w:rsidR="0078341F" w:rsidRPr="001C643E" w:rsidRDefault="00EA3149"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Si</w:t>
            </w:r>
          </w:p>
        </w:tc>
        <w:tc>
          <w:tcPr>
            <w:tcW w:w="2519" w:type="dxa"/>
          </w:tcPr>
          <w:p w14:paraId="62CFF82B" w14:textId="30B029FE" w:rsidR="00027637" w:rsidRPr="001C643E" w:rsidRDefault="00EA3149"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No</w:t>
            </w:r>
          </w:p>
        </w:tc>
      </w:tr>
    </w:tbl>
    <w:p w14:paraId="53E0D5C6" w14:textId="77777777" w:rsidR="00A23AE8" w:rsidRPr="001C643E" w:rsidRDefault="00A23AE8" w:rsidP="001C643E">
      <w:pPr>
        <w:spacing w:line="360" w:lineRule="auto"/>
        <w:rPr>
          <w:rFonts w:ascii="Arial" w:hAnsi="Arial" w:cs="Arial"/>
          <w:i/>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765FA4" w:rsidRPr="001C643E" w14:paraId="5620BAB2" w14:textId="77777777" w:rsidTr="00AE6F07">
        <w:tc>
          <w:tcPr>
            <w:tcW w:w="8828" w:type="dxa"/>
            <w:gridSpan w:val="2"/>
            <w:shd w:val="clear" w:color="auto" w:fill="000000"/>
          </w:tcPr>
          <w:p w14:paraId="36C8F30B" w14:textId="77777777" w:rsidR="00765FA4" w:rsidRPr="001C643E" w:rsidRDefault="00765FA4"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765FA4" w:rsidRPr="001C643E" w14:paraId="743F8CEE" w14:textId="77777777" w:rsidTr="00AE6F07">
        <w:tc>
          <w:tcPr>
            <w:tcW w:w="2481" w:type="dxa"/>
            <w:shd w:val="clear" w:color="auto" w:fill="auto"/>
          </w:tcPr>
          <w:p w14:paraId="40A7265D" w14:textId="77777777" w:rsidR="00765FA4" w:rsidRPr="001C643E" w:rsidRDefault="00765FA4"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6777A69C" w14:textId="763F5362" w:rsidR="00765FA4" w:rsidRPr="001C643E" w:rsidRDefault="00765FA4" w:rsidP="001C643E">
            <w:pPr>
              <w:spacing w:after="0" w:line="360" w:lineRule="auto"/>
              <w:rPr>
                <w:rFonts w:ascii="Arial" w:hAnsi="Arial" w:cs="Arial"/>
                <w:b/>
                <w:color w:val="000000"/>
                <w:lang w:val="es-MX"/>
              </w:rPr>
            </w:pPr>
            <w:r w:rsidRPr="001C643E">
              <w:rPr>
                <w:rFonts w:ascii="Arial" w:hAnsi="Arial" w:cs="Arial"/>
                <w:color w:val="000000"/>
                <w:lang w:val="es-MX"/>
              </w:rPr>
              <w:t>CN_09_04_CO_REC150</w:t>
            </w:r>
          </w:p>
        </w:tc>
      </w:tr>
      <w:tr w:rsidR="00765FA4" w:rsidRPr="001C643E" w14:paraId="28A399FF" w14:textId="77777777" w:rsidTr="00AE6F07">
        <w:tc>
          <w:tcPr>
            <w:tcW w:w="2481" w:type="dxa"/>
            <w:shd w:val="clear" w:color="auto" w:fill="auto"/>
          </w:tcPr>
          <w:p w14:paraId="450E73A2" w14:textId="77777777" w:rsidR="00765FA4" w:rsidRPr="001C643E" w:rsidRDefault="00765FA4"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5676DA5A" w14:textId="47C8F452" w:rsidR="00765FA4" w:rsidRPr="001C643E" w:rsidRDefault="00765FA4" w:rsidP="001C643E">
            <w:pPr>
              <w:spacing w:after="0" w:line="360" w:lineRule="auto"/>
              <w:rPr>
                <w:rFonts w:ascii="Arial" w:hAnsi="Arial" w:cs="Arial"/>
                <w:color w:val="000000"/>
                <w:lang w:val="es-MX"/>
              </w:rPr>
            </w:pPr>
            <w:bookmarkStart w:id="12" w:name="OLE_LINK1"/>
            <w:r w:rsidRPr="001C643E">
              <w:rPr>
                <w:rFonts w:ascii="Arial" w:hAnsi="Arial" w:cs="Arial"/>
                <w:color w:val="000000"/>
                <w:lang w:val="es-MX"/>
              </w:rPr>
              <w:t xml:space="preserve">¿Cuáles son las características del dominio </w:t>
            </w:r>
            <w:r w:rsidRPr="00CF6BCB">
              <w:rPr>
                <w:rFonts w:ascii="Arial" w:hAnsi="Arial" w:cs="Arial"/>
                <w:i/>
                <w:color w:val="000000"/>
                <w:lang w:val="es-MX"/>
              </w:rPr>
              <w:t>Archaea</w:t>
            </w:r>
            <w:r w:rsidRPr="001C643E">
              <w:rPr>
                <w:rFonts w:ascii="Arial" w:hAnsi="Arial" w:cs="Arial"/>
                <w:color w:val="000000"/>
                <w:lang w:val="es-MX"/>
              </w:rPr>
              <w:t>?</w:t>
            </w:r>
            <w:bookmarkEnd w:id="12"/>
          </w:p>
        </w:tc>
      </w:tr>
      <w:tr w:rsidR="00765FA4" w:rsidRPr="001C643E" w14:paraId="5969ED85" w14:textId="77777777" w:rsidTr="00AE6F07">
        <w:tc>
          <w:tcPr>
            <w:tcW w:w="2481" w:type="dxa"/>
            <w:shd w:val="clear" w:color="auto" w:fill="auto"/>
          </w:tcPr>
          <w:p w14:paraId="2757834F" w14:textId="77777777" w:rsidR="00765FA4" w:rsidRPr="001C643E" w:rsidRDefault="00765FA4"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635545F7" w14:textId="253BE545" w:rsidR="00765FA4" w:rsidRPr="001C643E" w:rsidRDefault="00765FA4" w:rsidP="001C643E">
            <w:pPr>
              <w:spacing w:after="0" w:line="360" w:lineRule="auto"/>
              <w:rPr>
                <w:rFonts w:ascii="Arial" w:hAnsi="Arial" w:cs="Arial"/>
                <w:color w:val="000000"/>
                <w:lang w:val="es-MX"/>
              </w:rPr>
            </w:pPr>
            <w:r w:rsidRPr="001C643E">
              <w:rPr>
                <w:rFonts w:ascii="Arial" w:hAnsi="Arial" w:cs="Arial"/>
              </w:rPr>
              <w:t xml:space="preserve">Actividad acerca del dominio </w:t>
            </w:r>
            <w:r w:rsidRPr="00CF6BCB">
              <w:rPr>
                <w:rFonts w:ascii="Arial" w:hAnsi="Arial" w:cs="Arial"/>
                <w:i/>
              </w:rPr>
              <w:t>Archaea</w:t>
            </w:r>
          </w:p>
        </w:tc>
      </w:tr>
    </w:tbl>
    <w:p w14:paraId="0E65BAE1" w14:textId="77777777" w:rsidR="00595597" w:rsidRPr="001C643E" w:rsidRDefault="00595597" w:rsidP="001C643E">
      <w:pPr>
        <w:spacing w:line="360" w:lineRule="auto"/>
        <w:rPr>
          <w:rFonts w:ascii="Arial" w:hAnsi="Arial" w:cs="Arial"/>
          <w:highlight w:val="yellow"/>
        </w:rPr>
      </w:pPr>
    </w:p>
    <w:p w14:paraId="6FBEF1AC" w14:textId="4ADA7F8E" w:rsidR="0070044D" w:rsidRPr="001C643E" w:rsidRDefault="0070044D" w:rsidP="001C643E">
      <w:pPr>
        <w:spacing w:line="360" w:lineRule="auto"/>
        <w:rPr>
          <w:rFonts w:ascii="Arial" w:hAnsi="Arial" w:cs="Arial"/>
        </w:rPr>
      </w:pPr>
      <w:r w:rsidRPr="001C643E">
        <w:rPr>
          <w:rFonts w:ascii="Arial" w:hAnsi="Arial" w:cs="Arial"/>
          <w:highlight w:val="yellow"/>
        </w:rPr>
        <w:t xml:space="preserve">[SECCIÓN </w:t>
      </w:r>
      <w:r w:rsidR="0099285A" w:rsidRPr="001C643E">
        <w:rPr>
          <w:rFonts w:ascii="Arial" w:hAnsi="Arial" w:cs="Arial"/>
          <w:highlight w:val="yellow"/>
        </w:rPr>
        <w:t>2</w:t>
      </w:r>
      <w:r w:rsidRPr="001C643E">
        <w:rPr>
          <w:rFonts w:ascii="Arial" w:hAnsi="Arial" w:cs="Arial"/>
          <w:highlight w:val="yellow"/>
        </w:rPr>
        <w:t>]</w:t>
      </w:r>
      <w:r w:rsidR="00FE0833" w:rsidRPr="001C643E">
        <w:rPr>
          <w:rFonts w:ascii="Arial" w:hAnsi="Arial" w:cs="Arial"/>
          <w:b/>
        </w:rPr>
        <w:t>3</w:t>
      </w:r>
      <w:r w:rsidRPr="001C643E">
        <w:rPr>
          <w:rFonts w:ascii="Arial" w:hAnsi="Arial" w:cs="Arial"/>
          <w:b/>
        </w:rPr>
        <w:t>.</w:t>
      </w:r>
      <w:r w:rsidR="007A6FAF" w:rsidRPr="001C643E">
        <w:rPr>
          <w:rFonts w:ascii="Arial" w:hAnsi="Arial" w:cs="Arial"/>
          <w:b/>
        </w:rPr>
        <w:t>2</w:t>
      </w:r>
      <w:r w:rsidR="0099285A" w:rsidRPr="001C643E">
        <w:rPr>
          <w:rFonts w:ascii="Arial" w:hAnsi="Arial" w:cs="Arial"/>
          <w:b/>
        </w:rPr>
        <w:t xml:space="preserve"> </w:t>
      </w:r>
      <w:r w:rsidR="0099285A" w:rsidRPr="00CF6BCB">
        <w:rPr>
          <w:rFonts w:ascii="Arial" w:hAnsi="Arial" w:cs="Arial"/>
          <w:b/>
          <w:i/>
        </w:rPr>
        <w:t>Eukar</w:t>
      </w:r>
      <w:r w:rsidR="00245E6D" w:rsidRPr="00CF6BCB">
        <w:rPr>
          <w:rFonts w:ascii="Arial" w:hAnsi="Arial" w:cs="Arial"/>
          <w:b/>
          <w:i/>
        </w:rPr>
        <w:t>y</w:t>
      </w:r>
      <w:r w:rsidR="0099285A" w:rsidRPr="00CF6BCB">
        <w:rPr>
          <w:rFonts w:ascii="Arial" w:hAnsi="Arial" w:cs="Arial"/>
          <w:b/>
          <w:i/>
        </w:rPr>
        <w:t>a</w:t>
      </w:r>
      <w:r w:rsidR="005F6D04" w:rsidRPr="001C643E">
        <w:rPr>
          <w:rFonts w:ascii="Arial" w:hAnsi="Arial" w:cs="Arial"/>
          <w:b/>
        </w:rPr>
        <w:t xml:space="preserve">: el dominio </w:t>
      </w:r>
      <w:r w:rsidR="005F6D04" w:rsidRPr="00D918E3">
        <w:rPr>
          <w:rFonts w:ascii="Arial" w:hAnsi="Arial" w:cs="Arial"/>
          <w:b/>
        </w:rPr>
        <w:t>eucariota</w:t>
      </w:r>
    </w:p>
    <w:p w14:paraId="0B4A4C92" w14:textId="413B26BD" w:rsidR="00D45BB9" w:rsidRPr="001C643E" w:rsidRDefault="00D45BB9" w:rsidP="001C643E">
      <w:pPr>
        <w:spacing w:line="360" w:lineRule="auto"/>
        <w:rPr>
          <w:rFonts w:ascii="Arial" w:hAnsi="Arial" w:cs="Arial"/>
        </w:rPr>
      </w:pPr>
      <w:r w:rsidRPr="001C643E">
        <w:rPr>
          <w:rFonts w:ascii="Arial" w:hAnsi="Arial" w:cs="Arial"/>
        </w:rPr>
        <w:t xml:space="preserve">En el dominio </w:t>
      </w:r>
      <w:proofErr w:type="spellStart"/>
      <w:r w:rsidR="00645E47" w:rsidRPr="00645E47">
        <w:rPr>
          <w:rFonts w:ascii="Arial" w:hAnsi="Arial" w:cs="Arial"/>
          <w:b/>
          <w:i/>
        </w:rPr>
        <w:t>eukarya</w:t>
      </w:r>
      <w:proofErr w:type="spellEnd"/>
      <w:r w:rsidR="00645E47" w:rsidRPr="001C643E">
        <w:rPr>
          <w:rFonts w:ascii="Arial" w:hAnsi="Arial" w:cs="Arial"/>
        </w:rPr>
        <w:t xml:space="preserve"> </w:t>
      </w:r>
      <w:r w:rsidR="00765FA4" w:rsidRPr="001C643E">
        <w:rPr>
          <w:rFonts w:ascii="Arial" w:hAnsi="Arial" w:cs="Arial"/>
        </w:rPr>
        <w:t>están</w:t>
      </w:r>
      <w:r w:rsidRPr="001C643E">
        <w:rPr>
          <w:rFonts w:ascii="Arial" w:hAnsi="Arial" w:cs="Arial"/>
        </w:rPr>
        <w:t xml:space="preserve"> todos los organis</w:t>
      </w:r>
      <w:r w:rsidR="00765FA4" w:rsidRPr="001C643E">
        <w:rPr>
          <w:rFonts w:ascii="Arial" w:hAnsi="Arial" w:cs="Arial"/>
        </w:rPr>
        <w:t>mos eucariotas, es decir, los organismos cuyas células tienen un núcleo celular definido, entre otras características</w:t>
      </w:r>
      <w:r w:rsidRPr="001C643E">
        <w:rPr>
          <w:rFonts w:ascii="Arial" w:hAnsi="Arial" w:cs="Arial"/>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2"/>
        <w:gridCol w:w="6346"/>
      </w:tblGrid>
      <w:tr w:rsidR="00EA4959" w:rsidRPr="001C643E" w14:paraId="0727E674" w14:textId="77777777" w:rsidTr="006908B3">
        <w:tc>
          <w:tcPr>
            <w:tcW w:w="8828" w:type="dxa"/>
            <w:gridSpan w:val="2"/>
            <w:shd w:val="clear" w:color="auto" w:fill="000000"/>
          </w:tcPr>
          <w:p w14:paraId="3C6844E5" w14:textId="77777777" w:rsidR="00EA4959" w:rsidRPr="001C643E" w:rsidRDefault="00EA4959" w:rsidP="001C643E">
            <w:pPr>
              <w:spacing w:after="0" w:line="360" w:lineRule="auto"/>
              <w:jc w:val="center"/>
              <w:rPr>
                <w:rFonts w:ascii="Arial" w:hAnsi="Arial" w:cs="Arial"/>
                <w:b/>
                <w:color w:val="FFFFFF"/>
                <w:lang w:val="es-MX"/>
              </w:rPr>
            </w:pPr>
            <w:r w:rsidRPr="001C643E">
              <w:rPr>
                <w:rFonts w:ascii="Arial" w:hAnsi="Arial" w:cs="Arial"/>
                <w:b/>
                <w:color w:val="FFFFFF"/>
                <w:lang w:val="es-MX"/>
              </w:rPr>
              <w:t>Recuerda</w:t>
            </w:r>
          </w:p>
        </w:tc>
      </w:tr>
      <w:tr w:rsidR="00EA4959" w:rsidRPr="001C643E" w14:paraId="0001A672" w14:textId="77777777" w:rsidTr="006908B3">
        <w:tc>
          <w:tcPr>
            <w:tcW w:w="2482" w:type="dxa"/>
            <w:shd w:val="clear" w:color="auto" w:fill="auto"/>
          </w:tcPr>
          <w:p w14:paraId="20C09AC7" w14:textId="77777777" w:rsidR="00EA4959" w:rsidRPr="001C643E" w:rsidRDefault="00EA4959" w:rsidP="001C643E">
            <w:pPr>
              <w:spacing w:after="0" w:line="360" w:lineRule="auto"/>
              <w:rPr>
                <w:rFonts w:ascii="Arial" w:hAnsi="Arial" w:cs="Arial"/>
                <w:b/>
                <w:lang w:val="es-MX"/>
              </w:rPr>
            </w:pPr>
            <w:r w:rsidRPr="001C643E">
              <w:rPr>
                <w:rFonts w:ascii="Arial" w:hAnsi="Arial" w:cs="Arial"/>
                <w:b/>
                <w:lang w:val="es-MX"/>
              </w:rPr>
              <w:t>Contenido</w:t>
            </w:r>
          </w:p>
        </w:tc>
        <w:tc>
          <w:tcPr>
            <w:tcW w:w="6346" w:type="dxa"/>
            <w:shd w:val="clear" w:color="auto" w:fill="auto"/>
          </w:tcPr>
          <w:p w14:paraId="17FE8555" w14:textId="77777777" w:rsidR="00EA4959" w:rsidRPr="001C643E" w:rsidRDefault="00EA4959" w:rsidP="001C643E">
            <w:pPr>
              <w:spacing w:after="0" w:line="360" w:lineRule="auto"/>
              <w:rPr>
                <w:rFonts w:ascii="Arial" w:hAnsi="Arial" w:cs="Arial"/>
                <w:b/>
              </w:rPr>
            </w:pPr>
            <w:r w:rsidRPr="001C643E">
              <w:rPr>
                <w:rFonts w:ascii="Arial" w:hAnsi="Arial" w:cs="Arial"/>
              </w:rPr>
              <w:t xml:space="preserve">Los organismos </w:t>
            </w:r>
            <w:r w:rsidRPr="001C643E">
              <w:rPr>
                <w:rFonts w:ascii="Arial" w:hAnsi="Arial" w:cs="Arial"/>
                <w:b/>
              </w:rPr>
              <w:t>eucariotas:</w:t>
            </w:r>
          </w:p>
          <w:p w14:paraId="1A4DDAD5" w14:textId="77777777" w:rsidR="00EA4959" w:rsidRPr="001C643E" w:rsidRDefault="002B04CC" w:rsidP="001C643E">
            <w:pPr>
              <w:pStyle w:val="Prrafodelista"/>
              <w:numPr>
                <w:ilvl w:val="0"/>
                <w:numId w:val="29"/>
              </w:numPr>
              <w:spacing w:line="360" w:lineRule="auto"/>
              <w:rPr>
                <w:rFonts w:ascii="Arial" w:hAnsi="Arial" w:cs="Arial"/>
              </w:rPr>
            </w:pPr>
            <w:r w:rsidRPr="001C643E">
              <w:rPr>
                <w:rFonts w:ascii="Arial" w:hAnsi="Arial" w:cs="Arial"/>
              </w:rPr>
              <w:lastRenderedPageBreak/>
              <w:t xml:space="preserve">Poseen </w:t>
            </w:r>
            <w:r w:rsidR="00EA4959" w:rsidRPr="001C643E">
              <w:rPr>
                <w:rFonts w:ascii="Arial" w:hAnsi="Arial" w:cs="Arial"/>
                <w:b/>
              </w:rPr>
              <w:t>membrana nuclear</w:t>
            </w:r>
            <w:r w:rsidR="00EA4959" w:rsidRPr="001C643E">
              <w:rPr>
                <w:rFonts w:ascii="Arial" w:hAnsi="Arial" w:cs="Arial"/>
              </w:rPr>
              <w:t xml:space="preserve">, por consiguiente </w:t>
            </w:r>
            <w:r w:rsidR="00EA4959" w:rsidRPr="001C643E">
              <w:rPr>
                <w:rFonts w:ascii="Arial" w:hAnsi="Arial" w:cs="Arial"/>
                <w:b/>
              </w:rPr>
              <w:t>núcleo</w:t>
            </w:r>
            <w:r w:rsidR="00EA4959" w:rsidRPr="001C643E">
              <w:rPr>
                <w:rFonts w:ascii="Arial" w:hAnsi="Arial" w:cs="Arial"/>
              </w:rPr>
              <w:t>.</w:t>
            </w:r>
          </w:p>
          <w:p w14:paraId="640B2F26" w14:textId="77777777" w:rsidR="00EA4959" w:rsidRPr="001C643E" w:rsidRDefault="00516188" w:rsidP="001C643E">
            <w:pPr>
              <w:pStyle w:val="Prrafodelista"/>
              <w:numPr>
                <w:ilvl w:val="0"/>
                <w:numId w:val="29"/>
              </w:numPr>
              <w:spacing w:line="360" w:lineRule="auto"/>
              <w:rPr>
                <w:rFonts w:ascii="Arial" w:hAnsi="Arial" w:cs="Arial"/>
              </w:rPr>
            </w:pPr>
            <w:r w:rsidRPr="001C643E">
              <w:rPr>
                <w:rFonts w:ascii="Arial" w:hAnsi="Arial" w:cs="Arial"/>
              </w:rPr>
              <w:t>Pueden ser</w:t>
            </w:r>
            <w:r w:rsidR="002B04CC" w:rsidRPr="001C643E">
              <w:rPr>
                <w:rFonts w:ascii="Arial" w:hAnsi="Arial" w:cs="Arial"/>
              </w:rPr>
              <w:t xml:space="preserve"> </w:t>
            </w:r>
            <w:r w:rsidR="00EA4959" w:rsidRPr="001C643E">
              <w:rPr>
                <w:rFonts w:ascii="Arial" w:hAnsi="Arial" w:cs="Arial"/>
                <w:b/>
              </w:rPr>
              <w:t>microscópicos</w:t>
            </w:r>
            <w:r w:rsidR="00EA4959" w:rsidRPr="001C643E">
              <w:rPr>
                <w:rFonts w:ascii="Arial" w:hAnsi="Arial" w:cs="Arial"/>
              </w:rPr>
              <w:t xml:space="preserve"> </w:t>
            </w:r>
            <w:r w:rsidR="00EA4959" w:rsidRPr="001C643E">
              <w:rPr>
                <w:rFonts w:ascii="Arial" w:hAnsi="Arial" w:cs="Arial"/>
                <w:b/>
              </w:rPr>
              <w:t>unicelulares</w:t>
            </w:r>
            <w:r w:rsidR="002B04CC" w:rsidRPr="001C643E">
              <w:rPr>
                <w:rFonts w:ascii="Arial" w:hAnsi="Arial" w:cs="Arial"/>
              </w:rPr>
              <w:t xml:space="preserve"> </w:t>
            </w:r>
            <w:r w:rsidRPr="001C643E">
              <w:rPr>
                <w:rFonts w:ascii="Arial" w:hAnsi="Arial" w:cs="Arial"/>
              </w:rPr>
              <w:t xml:space="preserve">o </w:t>
            </w:r>
            <w:r w:rsidR="002B04CC" w:rsidRPr="001C643E">
              <w:rPr>
                <w:rFonts w:ascii="Arial" w:hAnsi="Arial" w:cs="Arial"/>
                <w:b/>
              </w:rPr>
              <w:t>macroscópicos</w:t>
            </w:r>
            <w:r w:rsidR="002B04CC" w:rsidRPr="001C643E">
              <w:rPr>
                <w:rFonts w:ascii="Arial" w:hAnsi="Arial" w:cs="Arial"/>
              </w:rPr>
              <w:t xml:space="preserve"> </w:t>
            </w:r>
            <w:r w:rsidR="002B04CC" w:rsidRPr="001C643E">
              <w:rPr>
                <w:rFonts w:ascii="Arial" w:hAnsi="Arial" w:cs="Arial"/>
                <w:b/>
              </w:rPr>
              <w:t>multicelulares</w:t>
            </w:r>
            <w:r w:rsidR="002B04CC" w:rsidRPr="001C643E">
              <w:rPr>
                <w:rFonts w:ascii="Arial" w:hAnsi="Arial" w:cs="Arial"/>
              </w:rPr>
              <w:t>.</w:t>
            </w:r>
          </w:p>
          <w:p w14:paraId="1C1C9F52" w14:textId="241D7186" w:rsidR="00EA4959" w:rsidRPr="001C643E" w:rsidRDefault="00EA4959" w:rsidP="001C643E">
            <w:pPr>
              <w:pStyle w:val="Prrafodelista"/>
              <w:numPr>
                <w:ilvl w:val="0"/>
                <w:numId w:val="29"/>
              </w:numPr>
              <w:spacing w:after="0" w:line="360" w:lineRule="auto"/>
              <w:rPr>
                <w:rFonts w:ascii="Arial" w:hAnsi="Arial" w:cs="Arial"/>
                <w:b/>
              </w:rPr>
            </w:pPr>
            <w:r w:rsidRPr="001C643E">
              <w:rPr>
                <w:rFonts w:ascii="Arial" w:hAnsi="Arial" w:cs="Arial"/>
              </w:rPr>
              <w:t xml:space="preserve">Poseen </w:t>
            </w:r>
            <w:r w:rsidR="00155166" w:rsidRPr="001C643E">
              <w:rPr>
                <w:rFonts w:ascii="Arial" w:hAnsi="Arial" w:cs="Arial"/>
              </w:rPr>
              <w:t>más de u</w:t>
            </w:r>
            <w:r w:rsidRPr="001C643E">
              <w:rPr>
                <w:rFonts w:ascii="Arial" w:hAnsi="Arial" w:cs="Arial"/>
              </w:rPr>
              <w:t xml:space="preserve">n </w:t>
            </w:r>
            <w:r w:rsidRPr="001C643E">
              <w:rPr>
                <w:rFonts w:ascii="Arial" w:hAnsi="Arial" w:cs="Arial"/>
                <w:b/>
              </w:rPr>
              <w:t>cromosoma</w:t>
            </w:r>
            <w:r w:rsidRPr="001C643E">
              <w:rPr>
                <w:rFonts w:ascii="Arial" w:hAnsi="Arial" w:cs="Arial"/>
              </w:rPr>
              <w:t xml:space="preserve"> </w:t>
            </w:r>
            <w:r w:rsidR="00155166" w:rsidRPr="001C643E">
              <w:rPr>
                <w:rFonts w:ascii="Arial" w:hAnsi="Arial" w:cs="Arial"/>
              </w:rPr>
              <w:t>dentro del núcleo</w:t>
            </w:r>
            <w:r w:rsidRPr="001C643E">
              <w:rPr>
                <w:rFonts w:ascii="Arial" w:hAnsi="Arial" w:cs="Arial"/>
              </w:rPr>
              <w:t>.</w:t>
            </w:r>
          </w:p>
          <w:p w14:paraId="1118D074" w14:textId="77777777" w:rsidR="00EA4959" w:rsidRPr="001C643E" w:rsidRDefault="000D0525" w:rsidP="001C643E">
            <w:pPr>
              <w:pStyle w:val="Prrafodelista"/>
              <w:numPr>
                <w:ilvl w:val="0"/>
                <w:numId w:val="29"/>
              </w:numPr>
              <w:spacing w:after="0" w:line="360" w:lineRule="auto"/>
              <w:rPr>
                <w:rFonts w:ascii="Arial" w:hAnsi="Arial" w:cs="Arial"/>
              </w:rPr>
            </w:pPr>
            <w:r w:rsidRPr="001C643E">
              <w:rPr>
                <w:rFonts w:ascii="Arial" w:hAnsi="Arial" w:cs="Arial"/>
              </w:rPr>
              <w:t xml:space="preserve">Presentan tipos de reproducción variados: </w:t>
            </w:r>
            <w:r w:rsidR="00EA4959" w:rsidRPr="001C643E">
              <w:rPr>
                <w:rFonts w:ascii="Arial" w:hAnsi="Arial" w:cs="Arial"/>
                <w:b/>
              </w:rPr>
              <w:t>asexual</w:t>
            </w:r>
            <w:r w:rsidRPr="001C643E">
              <w:rPr>
                <w:rFonts w:ascii="Arial" w:hAnsi="Arial" w:cs="Arial"/>
              </w:rPr>
              <w:t xml:space="preserve">, </w:t>
            </w:r>
            <w:r w:rsidRPr="001C643E">
              <w:rPr>
                <w:rFonts w:ascii="Arial" w:hAnsi="Arial" w:cs="Arial"/>
                <w:b/>
              </w:rPr>
              <w:t xml:space="preserve">sexual </w:t>
            </w:r>
            <w:r w:rsidRPr="001C643E">
              <w:rPr>
                <w:rFonts w:ascii="Arial" w:hAnsi="Arial" w:cs="Arial"/>
              </w:rPr>
              <w:t xml:space="preserve">o </w:t>
            </w:r>
            <w:r w:rsidRPr="001C643E">
              <w:rPr>
                <w:rFonts w:ascii="Arial" w:hAnsi="Arial" w:cs="Arial"/>
                <w:b/>
              </w:rPr>
              <w:t>alternancia de generaciones</w:t>
            </w:r>
            <w:r w:rsidRPr="001C643E">
              <w:rPr>
                <w:rFonts w:ascii="Arial" w:hAnsi="Arial" w:cs="Arial"/>
              </w:rPr>
              <w:t>.</w:t>
            </w:r>
          </w:p>
        </w:tc>
      </w:tr>
    </w:tbl>
    <w:p w14:paraId="2B05A766" w14:textId="39D74DBC" w:rsidR="00EA4959" w:rsidRPr="001C643E" w:rsidRDefault="00D45BB9" w:rsidP="001C643E">
      <w:pPr>
        <w:spacing w:line="360" w:lineRule="auto"/>
        <w:rPr>
          <w:rFonts w:ascii="Arial" w:hAnsi="Arial" w:cs="Arial"/>
        </w:rPr>
      </w:pPr>
      <w:r w:rsidRPr="001C643E">
        <w:rPr>
          <w:rFonts w:ascii="Arial" w:hAnsi="Arial" w:cs="Arial"/>
        </w:rPr>
        <w:lastRenderedPageBreak/>
        <w:t xml:space="preserve"> </w:t>
      </w:r>
    </w:p>
    <w:p w14:paraId="12F3CCFF" w14:textId="758E9D5C" w:rsidR="00EA4959" w:rsidRPr="001C643E" w:rsidRDefault="00EA4959" w:rsidP="001C643E">
      <w:pPr>
        <w:spacing w:line="360" w:lineRule="auto"/>
        <w:rPr>
          <w:rFonts w:ascii="Arial" w:hAnsi="Arial" w:cs="Arial"/>
        </w:rPr>
      </w:pPr>
      <w:r w:rsidRPr="001C643E">
        <w:rPr>
          <w:rFonts w:ascii="Arial" w:hAnsi="Arial" w:cs="Arial"/>
        </w:rPr>
        <w:t xml:space="preserve">En la siguiente tabla encuentras </w:t>
      </w:r>
      <w:r w:rsidR="00627EE1" w:rsidRPr="001C643E">
        <w:rPr>
          <w:rFonts w:ascii="Arial" w:hAnsi="Arial" w:cs="Arial"/>
        </w:rPr>
        <w:t>más</w:t>
      </w:r>
      <w:r w:rsidR="001667F9" w:rsidRPr="001C643E">
        <w:rPr>
          <w:rFonts w:ascii="Arial" w:hAnsi="Arial" w:cs="Arial"/>
        </w:rPr>
        <w:t xml:space="preserve"> </w:t>
      </w:r>
      <w:r w:rsidR="001667F9" w:rsidRPr="001C643E">
        <w:rPr>
          <w:rFonts w:ascii="Arial" w:hAnsi="Arial" w:cs="Arial"/>
          <w:b/>
        </w:rPr>
        <w:t xml:space="preserve">características </w:t>
      </w:r>
      <w:r w:rsidR="001667F9" w:rsidRPr="001C643E">
        <w:rPr>
          <w:rFonts w:ascii="Arial" w:hAnsi="Arial" w:cs="Arial"/>
        </w:rPr>
        <w:t xml:space="preserve">propias del </w:t>
      </w:r>
      <w:r w:rsidRPr="001C643E">
        <w:rPr>
          <w:rFonts w:ascii="Arial" w:hAnsi="Arial" w:cs="Arial"/>
        </w:rPr>
        <w:t xml:space="preserve">dominio </w:t>
      </w:r>
      <w:r w:rsidR="001667F9" w:rsidRPr="00CF6BCB">
        <w:rPr>
          <w:rFonts w:ascii="Arial" w:hAnsi="Arial" w:cs="Arial"/>
          <w:i/>
        </w:rPr>
        <w:t>Eukarya</w:t>
      </w:r>
      <w:r w:rsidRPr="001C643E">
        <w:rPr>
          <w:rFonts w:ascii="Arial" w:hAnsi="Arial" w:cs="Arial"/>
        </w:rPr>
        <w:t>.</w:t>
      </w:r>
    </w:p>
    <w:tbl>
      <w:tblPr>
        <w:tblStyle w:val="Tabladelista4-nfasis31"/>
        <w:tblW w:w="8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3"/>
        <w:gridCol w:w="4268"/>
      </w:tblGrid>
      <w:tr w:rsidR="00187B73" w:rsidRPr="001C643E" w14:paraId="75F666A3" w14:textId="77777777" w:rsidTr="007B615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3" w:type="dxa"/>
          </w:tcPr>
          <w:p w14:paraId="2E0C1D6B" w14:textId="77777777" w:rsidR="00187B73" w:rsidRPr="001C643E" w:rsidRDefault="00187B73" w:rsidP="001C643E">
            <w:pPr>
              <w:spacing w:after="0" w:line="360" w:lineRule="auto"/>
              <w:jc w:val="center"/>
              <w:rPr>
                <w:rFonts w:ascii="Arial" w:hAnsi="Arial" w:cs="Arial"/>
              </w:rPr>
            </w:pPr>
            <w:r w:rsidRPr="001C643E">
              <w:rPr>
                <w:rFonts w:ascii="Arial" w:hAnsi="Arial" w:cs="Arial"/>
              </w:rPr>
              <w:t>Característica</w:t>
            </w:r>
          </w:p>
        </w:tc>
        <w:tc>
          <w:tcPr>
            <w:tcW w:w="4268" w:type="dxa"/>
          </w:tcPr>
          <w:p w14:paraId="21D14FFD" w14:textId="77777777" w:rsidR="00187B73" w:rsidRPr="001C643E" w:rsidRDefault="00187B73" w:rsidP="001C643E">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 xml:space="preserve">Dominio </w:t>
            </w:r>
            <w:r w:rsidRPr="00CF6BCB">
              <w:rPr>
                <w:rFonts w:ascii="Arial" w:hAnsi="Arial" w:cs="Arial"/>
                <w:i/>
              </w:rPr>
              <w:t>Eukarya</w:t>
            </w:r>
          </w:p>
        </w:tc>
      </w:tr>
      <w:tr w:rsidR="00187B73" w:rsidRPr="001C643E" w14:paraId="4BEF11A0" w14:textId="77777777" w:rsidTr="007B61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3" w:type="dxa"/>
          </w:tcPr>
          <w:p w14:paraId="08CC713B" w14:textId="77777777" w:rsidR="00187B73" w:rsidRPr="001C643E" w:rsidRDefault="00187B73" w:rsidP="001C643E">
            <w:pPr>
              <w:spacing w:after="0" w:line="360" w:lineRule="auto"/>
              <w:rPr>
                <w:rFonts w:ascii="Arial" w:hAnsi="Arial" w:cs="Arial"/>
                <w:b w:val="0"/>
              </w:rPr>
            </w:pPr>
            <w:r w:rsidRPr="001C643E">
              <w:rPr>
                <w:rFonts w:ascii="Arial" w:hAnsi="Arial" w:cs="Arial"/>
                <w:b w:val="0"/>
              </w:rPr>
              <w:t>Lípidos que componen la membrana celular</w:t>
            </w:r>
          </w:p>
        </w:tc>
        <w:tc>
          <w:tcPr>
            <w:tcW w:w="4268" w:type="dxa"/>
          </w:tcPr>
          <w:p w14:paraId="26209B35" w14:textId="77777777" w:rsidR="00187B73" w:rsidRPr="001C643E" w:rsidRDefault="00187B73"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Ácidos grasos unidos por enlaces tipo éster</w:t>
            </w:r>
          </w:p>
        </w:tc>
      </w:tr>
      <w:tr w:rsidR="00187B73" w:rsidRPr="001C643E" w14:paraId="74093398" w14:textId="77777777" w:rsidTr="007B6156">
        <w:trPr>
          <w:jc w:val="center"/>
        </w:trPr>
        <w:tc>
          <w:tcPr>
            <w:cnfStyle w:val="001000000000" w:firstRow="0" w:lastRow="0" w:firstColumn="1" w:lastColumn="0" w:oddVBand="0" w:evenVBand="0" w:oddHBand="0" w:evenHBand="0" w:firstRowFirstColumn="0" w:firstRowLastColumn="0" w:lastRowFirstColumn="0" w:lastRowLastColumn="0"/>
            <w:tcW w:w="4673" w:type="dxa"/>
          </w:tcPr>
          <w:p w14:paraId="2D840B02" w14:textId="77777777" w:rsidR="00187B73" w:rsidRPr="001C643E" w:rsidRDefault="00187B73" w:rsidP="001C643E">
            <w:pPr>
              <w:spacing w:after="0" w:line="360" w:lineRule="auto"/>
              <w:rPr>
                <w:rFonts w:ascii="Arial" w:hAnsi="Arial" w:cs="Arial"/>
                <w:b w:val="0"/>
              </w:rPr>
            </w:pPr>
            <w:r w:rsidRPr="001C643E">
              <w:rPr>
                <w:rFonts w:ascii="Arial" w:hAnsi="Arial" w:cs="Arial"/>
                <w:b w:val="0"/>
              </w:rPr>
              <w:t>P</w:t>
            </w:r>
            <w:r w:rsidR="008F7C39" w:rsidRPr="001C643E">
              <w:rPr>
                <w:rFonts w:ascii="Arial" w:hAnsi="Arial" w:cs="Arial"/>
                <w:b w:val="0"/>
              </w:rPr>
              <w:t xml:space="preserve">ared </w:t>
            </w:r>
            <w:r w:rsidRPr="001C643E">
              <w:rPr>
                <w:rFonts w:ascii="Arial" w:hAnsi="Arial" w:cs="Arial"/>
                <w:b w:val="0"/>
              </w:rPr>
              <w:t>celular</w:t>
            </w:r>
          </w:p>
        </w:tc>
        <w:tc>
          <w:tcPr>
            <w:tcW w:w="4268" w:type="dxa"/>
          </w:tcPr>
          <w:p w14:paraId="3DA70413" w14:textId="1898E62B" w:rsidR="008F7C39" w:rsidRPr="001C643E" w:rsidRDefault="008F7C39" w:rsidP="001C643E">
            <w:pPr>
              <w:spacing w:after="0"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En plantas</w:t>
            </w:r>
            <w:r w:rsidR="00D918E3">
              <w:rPr>
                <w:rFonts w:ascii="Arial" w:hAnsi="Arial" w:cs="Arial"/>
              </w:rPr>
              <w:t>: c</w:t>
            </w:r>
            <w:r w:rsidRPr="001C643E">
              <w:rPr>
                <w:rFonts w:ascii="Arial" w:hAnsi="Arial" w:cs="Arial"/>
              </w:rPr>
              <w:t xml:space="preserve">ompuesta de celulosa </w:t>
            </w:r>
          </w:p>
          <w:p w14:paraId="4B541728" w14:textId="147A5677" w:rsidR="008F7C39" w:rsidRPr="001C643E" w:rsidRDefault="008F7C39" w:rsidP="001C643E">
            <w:pPr>
              <w:spacing w:after="0"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En hongos</w:t>
            </w:r>
            <w:r w:rsidR="00D918E3">
              <w:rPr>
                <w:rFonts w:ascii="Arial" w:hAnsi="Arial" w:cs="Arial"/>
              </w:rPr>
              <w:t>: f</w:t>
            </w:r>
            <w:r w:rsidR="007B6156" w:rsidRPr="001C643E">
              <w:rPr>
                <w:rFonts w:ascii="Arial" w:hAnsi="Arial" w:cs="Arial"/>
              </w:rPr>
              <w:t xml:space="preserve">ormada por </w:t>
            </w:r>
            <w:r w:rsidRPr="001C643E">
              <w:rPr>
                <w:rFonts w:ascii="Arial" w:hAnsi="Arial" w:cs="Arial"/>
              </w:rPr>
              <w:t>quitina</w:t>
            </w:r>
          </w:p>
        </w:tc>
      </w:tr>
      <w:tr w:rsidR="00187B73" w:rsidRPr="001C643E" w14:paraId="1FB244F0" w14:textId="77777777" w:rsidTr="007B61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3" w:type="dxa"/>
          </w:tcPr>
          <w:p w14:paraId="200D34CC" w14:textId="3453C369" w:rsidR="00187B73" w:rsidRPr="001C643E" w:rsidRDefault="00187B73" w:rsidP="00D918E3">
            <w:pPr>
              <w:spacing w:after="0" w:line="360" w:lineRule="auto"/>
              <w:rPr>
                <w:rFonts w:ascii="Arial" w:hAnsi="Arial" w:cs="Arial"/>
                <w:b w:val="0"/>
              </w:rPr>
            </w:pPr>
            <w:r w:rsidRPr="001C643E">
              <w:rPr>
                <w:rFonts w:ascii="Arial" w:hAnsi="Arial" w:cs="Arial"/>
                <w:b w:val="0"/>
              </w:rPr>
              <w:t xml:space="preserve">Ribosomas sensibles a los antibióticos </w:t>
            </w:r>
            <w:proofErr w:type="spellStart"/>
            <w:r w:rsidR="00D918E3" w:rsidRPr="001C643E">
              <w:rPr>
                <w:rFonts w:ascii="Arial" w:hAnsi="Arial" w:cs="Arial"/>
                <w:b w:val="0"/>
              </w:rPr>
              <w:t>clora</w:t>
            </w:r>
            <w:r w:rsidR="00D918E3">
              <w:rPr>
                <w:rFonts w:ascii="Arial" w:hAnsi="Arial" w:cs="Arial"/>
                <w:b w:val="0"/>
              </w:rPr>
              <w:t>m</w:t>
            </w:r>
            <w:r w:rsidR="00D918E3" w:rsidRPr="001C643E">
              <w:rPr>
                <w:rFonts w:ascii="Arial" w:hAnsi="Arial" w:cs="Arial"/>
                <w:b w:val="0"/>
              </w:rPr>
              <w:t>fenicol</w:t>
            </w:r>
            <w:proofErr w:type="spellEnd"/>
            <w:r w:rsidR="00D918E3" w:rsidRPr="001C643E">
              <w:rPr>
                <w:rFonts w:ascii="Arial" w:hAnsi="Arial" w:cs="Arial"/>
                <w:b w:val="0"/>
              </w:rPr>
              <w:t xml:space="preserve"> </w:t>
            </w:r>
            <w:r w:rsidRPr="001C643E">
              <w:rPr>
                <w:rFonts w:ascii="Arial" w:hAnsi="Arial" w:cs="Arial"/>
                <w:b w:val="0"/>
              </w:rPr>
              <w:t>y estreptomicina</w:t>
            </w:r>
          </w:p>
        </w:tc>
        <w:tc>
          <w:tcPr>
            <w:tcW w:w="4268" w:type="dxa"/>
          </w:tcPr>
          <w:p w14:paraId="35AF4336" w14:textId="77777777" w:rsidR="00187B73" w:rsidRPr="001C643E" w:rsidRDefault="00187B73"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No</w:t>
            </w:r>
          </w:p>
        </w:tc>
      </w:tr>
      <w:tr w:rsidR="00187B73" w:rsidRPr="001C643E" w14:paraId="56B0545B" w14:textId="77777777" w:rsidTr="007B6156">
        <w:trPr>
          <w:jc w:val="center"/>
        </w:trPr>
        <w:tc>
          <w:tcPr>
            <w:cnfStyle w:val="001000000000" w:firstRow="0" w:lastRow="0" w:firstColumn="1" w:lastColumn="0" w:oddVBand="0" w:evenVBand="0" w:oddHBand="0" w:evenHBand="0" w:firstRowFirstColumn="0" w:firstRowLastColumn="0" w:lastRowFirstColumn="0" w:lastRowLastColumn="0"/>
            <w:tcW w:w="4673" w:type="dxa"/>
          </w:tcPr>
          <w:p w14:paraId="150B6842" w14:textId="77777777" w:rsidR="00187B73" w:rsidRPr="001C643E" w:rsidRDefault="00187B73" w:rsidP="001C643E">
            <w:pPr>
              <w:spacing w:after="0" w:line="360" w:lineRule="auto"/>
              <w:rPr>
                <w:rFonts w:ascii="Arial" w:hAnsi="Arial" w:cs="Arial"/>
                <w:b w:val="0"/>
              </w:rPr>
            </w:pPr>
            <w:r w:rsidRPr="001C643E">
              <w:rPr>
                <w:rFonts w:ascii="Arial" w:hAnsi="Arial" w:cs="Arial"/>
                <w:b w:val="0"/>
              </w:rPr>
              <w:t xml:space="preserve">Algunos son </w:t>
            </w:r>
            <w:proofErr w:type="spellStart"/>
            <w:r w:rsidRPr="001C643E">
              <w:rPr>
                <w:rFonts w:ascii="Arial" w:hAnsi="Arial" w:cs="Arial"/>
                <w:b w:val="0"/>
              </w:rPr>
              <w:t>metanógenos</w:t>
            </w:r>
            <w:proofErr w:type="spellEnd"/>
            <w:r w:rsidRPr="001C643E">
              <w:rPr>
                <w:rFonts w:ascii="Arial" w:hAnsi="Arial" w:cs="Arial"/>
                <w:b w:val="0"/>
              </w:rPr>
              <w:t>, es decir generan metano o gas natural</w:t>
            </w:r>
          </w:p>
        </w:tc>
        <w:tc>
          <w:tcPr>
            <w:tcW w:w="4268" w:type="dxa"/>
          </w:tcPr>
          <w:p w14:paraId="71AB60E0" w14:textId="77777777" w:rsidR="00187B73" w:rsidRPr="001C643E" w:rsidRDefault="00187B73"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No</w:t>
            </w:r>
          </w:p>
        </w:tc>
      </w:tr>
      <w:tr w:rsidR="00187B73" w:rsidRPr="001C643E" w14:paraId="555B4E4D" w14:textId="77777777" w:rsidTr="007B61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3" w:type="dxa"/>
          </w:tcPr>
          <w:p w14:paraId="45A0FEF3" w14:textId="77777777" w:rsidR="00187B73" w:rsidRPr="001C643E" w:rsidRDefault="00187B73" w:rsidP="001C643E">
            <w:pPr>
              <w:spacing w:after="0" w:line="360" w:lineRule="auto"/>
              <w:rPr>
                <w:rFonts w:ascii="Arial" w:hAnsi="Arial" w:cs="Arial"/>
                <w:b w:val="0"/>
              </w:rPr>
            </w:pPr>
            <w:r w:rsidRPr="001C643E">
              <w:rPr>
                <w:rFonts w:ascii="Arial" w:hAnsi="Arial" w:cs="Arial"/>
                <w:b w:val="0"/>
              </w:rPr>
              <w:t>Codón de inicio durante la traducción</w:t>
            </w:r>
          </w:p>
        </w:tc>
        <w:tc>
          <w:tcPr>
            <w:tcW w:w="4268" w:type="dxa"/>
          </w:tcPr>
          <w:p w14:paraId="4C618C97" w14:textId="77777777" w:rsidR="00187B73" w:rsidRPr="001C643E" w:rsidRDefault="00187B73"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Metionina</w:t>
            </w:r>
          </w:p>
        </w:tc>
      </w:tr>
      <w:tr w:rsidR="00187B73" w:rsidRPr="001C643E" w14:paraId="3803E65E" w14:textId="77777777" w:rsidTr="007B6156">
        <w:trPr>
          <w:jc w:val="center"/>
        </w:trPr>
        <w:tc>
          <w:tcPr>
            <w:cnfStyle w:val="001000000000" w:firstRow="0" w:lastRow="0" w:firstColumn="1" w:lastColumn="0" w:oddVBand="0" w:evenVBand="0" w:oddHBand="0" w:evenHBand="0" w:firstRowFirstColumn="0" w:firstRowLastColumn="0" w:lastRowFirstColumn="0" w:lastRowLastColumn="0"/>
            <w:tcW w:w="4673" w:type="dxa"/>
          </w:tcPr>
          <w:p w14:paraId="2AD7CAD2" w14:textId="14266D5D" w:rsidR="00187B73" w:rsidRPr="001C643E" w:rsidRDefault="00F91146" w:rsidP="001C643E">
            <w:pPr>
              <w:spacing w:after="0" w:line="360" w:lineRule="auto"/>
              <w:rPr>
                <w:rFonts w:ascii="Arial" w:hAnsi="Arial" w:cs="Arial"/>
                <w:b w:val="0"/>
              </w:rPr>
            </w:pPr>
            <w:r w:rsidRPr="001C643E">
              <w:rPr>
                <w:rFonts w:ascii="Arial" w:hAnsi="Arial" w:cs="Arial"/>
                <w:b w:val="0"/>
              </w:rPr>
              <w:t>Algunos son fotoautótrofos</w:t>
            </w:r>
          </w:p>
        </w:tc>
        <w:tc>
          <w:tcPr>
            <w:tcW w:w="4268" w:type="dxa"/>
          </w:tcPr>
          <w:p w14:paraId="338CB4E1" w14:textId="77777777" w:rsidR="00187B73" w:rsidRPr="001C643E" w:rsidRDefault="00187B73"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Sí</w:t>
            </w:r>
          </w:p>
        </w:tc>
      </w:tr>
    </w:tbl>
    <w:p w14:paraId="50ED205D" w14:textId="77777777" w:rsidR="00280D45" w:rsidRPr="001C643E" w:rsidRDefault="00280D45" w:rsidP="001C643E">
      <w:pPr>
        <w:spacing w:line="360" w:lineRule="auto"/>
        <w:rPr>
          <w:rFonts w:ascii="Arial" w:hAnsi="Arial" w:cs="Arial"/>
        </w:rPr>
      </w:pPr>
    </w:p>
    <w:p w14:paraId="68D4AA45" w14:textId="351F7024" w:rsidR="0008584A" w:rsidRPr="001C643E" w:rsidRDefault="0008584A" w:rsidP="001C643E">
      <w:pPr>
        <w:spacing w:line="360" w:lineRule="auto"/>
        <w:rPr>
          <w:rFonts w:ascii="Arial" w:hAnsi="Arial" w:cs="Arial"/>
        </w:rPr>
      </w:pPr>
      <w:r w:rsidRPr="001C643E">
        <w:rPr>
          <w:rFonts w:ascii="Arial" w:hAnsi="Arial" w:cs="Arial"/>
        </w:rPr>
        <w:t xml:space="preserve">Como puedes observar, el dominio </w:t>
      </w:r>
      <w:r w:rsidRPr="00CF6BCB">
        <w:rPr>
          <w:rFonts w:ascii="Arial" w:hAnsi="Arial" w:cs="Arial"/>
          <w:i/>
        </w:rPr>
        <w:t>Eukarya</w:t>
      </w:r>
      <w:r w:rsidRPr="001C643E">
        <w:rPr>
          <w:rFonts w:ascii="Arial" w:hAnsi="Arial" w:cs="Arial"/>
        </w:rPr>
        <w:t xml:space="preserve"> comparte características comunes con el dominio Bacteria y otras con </w:t>
      </w:r>
      <w:r w:rsidRPr="00CF6BCB">
        <w:rPr>
          <w:rFonts w:ascii="Arial" w:hAnsi="Arial" w:cs="Arial"/>
          <w:i/>
        </w:rPr>
        <w:t>Archaea</w:t>
      </w:r>
      <w:r w:rsidRPr="001C643E">
        <w:rPr>
          <w:rFonts w:ascii="Arial" w:hAnsi="Arial" w:cs="Arial"/>
        </w:rPr>
        <w:t>; sin embrago</w:t>
      </w:r>
      <w:r w:rsidR="00156ACA" w:rsidRPr="001C643E">
        <w:rPr>
          <w:rFonts w:ascii="Arial" w:hAnsi="Arial" w:cs="Arial"/>
        </w:rPr>
        <w:t xml:space="preserve">, tiene particularidades </w:t>
      </w:r>
      <w:r w:rsidRPr="001C643E">
        <w:rPr>
          <w:rFonts w:ascii="Arial" w:hAnsi="Arial" w:cs="Arial"/>
        </w:rPr>
        <w:t xml:space="preserve">que </w:t>
      </w:r>
      <w:r w:rsidR="00583C3C" w:rsidRPr="001C643E">
        <w:rPr>
          <w:rFonts w:ascii="Arial" w:hAnsi="Arial" w:cs="Arial"/>
        </w:rPr>
        <w:t xml:space="preserve">hacen de este </w:t>
      </w:r>
      <w:r w:rsidR="00D11616" w:rsidRPr="001C643E">
        <w:rPr>
          <w:rFonts w:ascii="Arial" w:hAnsi="Arial" w:cs="Arial"/>
        </w:rPr>
        <w:t>un</w:t>
      </w:r>
      <w:r w:rsidRPr="001C643E">
        <w:rPr>
          <w:rFonts w:ascii="Arial" w:hAnsi="Arial" w:cs="Arial"/>
        </w:rPr>
        <w:t xml:space="preserve"> dominio distinto.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8A04BF" w:rsidRPr="001C643E" w14:paraId="0E5390A0" w14:textId="77777777" w:rsidTr="006908B3">
        <w:tc>
          <w:tcPr>
            <w:tcW w:w="8828" w:type="dxa"/>
            <w:gridSpan w:val="2"/>
            <w:shd w:val="clear" w:color="auto" w:fill="000000"/>
          </w:tcPr>
          <w:p w14:paraId="41950E54" w14:textId="77777777" w:rsidR="008A04BF" w:rsidRPr="001C643E" w:rsidRDefault="0070044D" w:rsidP="001C643E">
            <w:pPr>
              <w:spacing w:after="0" w:line="360" w:lineRule="auto"/>
              <w:jc w:val="center"/>
              <w:rPr>
                <w:rFonts w:ascii="Arial" w:hAnsi="Arial" w:cs="Arial"/>
                <w:b/>
                <w:color w:val="FFFFFF"/>
                <w:lang w:val="es-MX"/>
              </w:rPr>
            </w:pPr>
            <w:r w:rsidRPr="001C643E">
              <w:rPr>
                <w:rFonts w:ascii="Arial" w:hAnsi="Arial" w:cs="Arial"/>
              </w:rPr>
              <w:t xml:space="preserve"> </w:t>
            </w:r>
            <w:r w:rsidR="008A04BF" w:rsidRPr="001C643E">
              <w:rPr>
                <w:rFonts w:ascii="Arial" w:hAnsi="Arial" w:cs="Arial"/>
                <w:b/>
                <w:color w:val="FFFFFF"/>
                <w:lang w:val="es-MX"/>
              </w:rPr>
              <w:t>Practica: recurso nuevo</w:t>
            </w:r>
          </w:p>
        </w:tc>
      </w:tr>
      <w:tr w:rsidR="008A04BF" w:rsidRPr="001C643E" w14:paraId="239DDF29" w14:textId="77777777" w:rsidTr="006908B3">
        <w:tc>
          <w:tcPr>
            <w:tcW w:w="2480" w:type="dxa"/>
            <w:shd w:val="clear" w:color="auto" w:fill="auto"/>
          </w:tcPr>
          <w:p w14:paraId="36DFF104" w14:textId="77777777" w:rsidR="008A04BF" w:rsidRPr="001C643E" w:rsidRDefault="008A04BF"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8" w:type="dxa"/>
            <w:shd w:val="clear" w:color="auto" w:fill="auto"/>
          </w:tcPr>
          <w:p w14:paraId="482DE458" w14:textId="1A1EF6ED" w:rsidR="008A04BF" w:rsidRPr="001C643E" w:rsidRDefault="008A04BF" w:rsidP="001C643E">
            <w:pPr>
              <w:spacing w:after="0" w:line="360" w:lineRule="auto"/>
              <w:rPr>
                <w:rFonts w:ascii="Arial" w:hAnsi="Arial" w:cs="Arial"/>
                <w:b/>
                <w:color w:val="000000"/>
                <w:lang w:val="es-MX"/>
              </w:rPr>
            </w:pPr>
            <w:r w:rsidRPr="001C643E">
              <w:rPr>
                <w:rFonts w:ascii="Arial" w:hAnsi="Arial" w:cs="Arial"/>
                <w:color w:val="000000"/>
                <w:lang w:val="es-MX"/>
              </w:rPr>
              <w:t>CN_09_0</w:t>
            </w:r>
            <w:r w:rsidR="00280D45" w:rsidRPr="001C643E">
              <w:rPr>
                <w:rFonts w:ascii="Arial" w:hAnsi="Arial" w:cs="Arial"/>
                <w:color w:val="000000"/>
                <w:lang w:val="es-MX"/>
              </w:rPr>
              <w:t>4_CO_REC16</w:t>
            </w:r>
            <w:r w:rsidRPr="001C643E">
              <w:rPr>
                <w:rFonts w:ascii="Arial" w:hAnsi="Arial" w:cs="Arial"/>
                <w:color w:val="000000"/>
                <w:lang w:val="es-MX"/>
              </w:rPr>
              <w:t>0</w:t>
            </w:r>
          </w:p>
        </w:tc>
      </w:tr>
      <w:tr w:rsidR="00A653DB" w:rsidRPr="001C643E" w14:paraId="1E86EC5F" w14:textId="77777777" w:rsidTr="006908B3">
        <w:tc>
          <w:tcPr>
            <w:tcW w:w="2480" w:type="dxa"/>
            <w:shd w:val="clear" w:color="auto" w:fill="auto"/>
          </w:tcPr>
          <w:p w14:paraId="7A86DD8A" w14:textId="77777777" w:rsidR="00A653DB" w:rsidRPr="001C643E" w:rsidRDefault="00A653DB"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8" w:type="dxa"/>
            <w:shd w:val="clear" w:color="auto" w:fill="auto"/>
          </w:tcPr>
          <w:p w14:paraId="22EDF96F" w14:textId="77777777" w:rsidR="00A653DB" w:rsidRPr="001C643E" w:rsidRDefault="00A653DB" w:rsidP="001C643E">
            <w:pPr>
              <w:spacing w:after="0" w:line="360" w:lineRule="auto"/>
              <w:rPr>
                <w:rFonts w:ascii="Arial" w:hAnsi="Arial" w:cs="Arial"/>
                <w:color w:val="000000"/>
                <w:lang w:val="es-MX"/>
              </w:rPr>
            </w:pPr>
            <w:r w:rsidRPr="001C643E">
              <w:rPr>
                <w:rFonts w:ascii="Arial" w:hAnsi="Arial" w:cs="Arial"/>
                <w:color w:val="000000"/>
                <w:lang w:val="es-MX"/>
              </w:rPr>
              <w:t>¿</w:t>
            </w:r>
            <w:r w:rsidR="00143647" w:rsidRPr="001C643E">
              <w:rPr>
                <w:rFonts w:ascii="Arial" w:hAnsi="Arial" w:cs="Arial"/>
                <w:color w:val="000000"/>
                <w:lang w:val="es-MX"/>
              </w:rPr>
              <w:t xml:space="preserve">Cuáles son las características del </w:t>
            </w:r>
            <w:r w:rsidRPr="001C643E">
              <w:rPr>
                <w:rFonts w:ascii="Arial" w:hAnsi="Arial" w:cs="Arial"/>
                <w:color w:val="000000"/>
                <w:lang w:val="es-MX"/>
              </w:rPr>
              <w:t xml:space="preserve">dominio </w:t>
            </w:r>
            <w:r w:rsidRPr="00CF6BCB">
              <w:rPr>
                <w:rFonts w:ascii="Arial" w:hAnsi="Arial" w:cs="Arial"/>
                <w:i/>
                <w:color w:val="000000"/>
                <w:lang w:val="es-MX"/>
              </w:rPr>
              <w:t>Eukarya</w:t>
            </w:r>
            <w:r w:rsidRPr="001C643E">
              <w:rPr>
                <w:rFonts w:ascii="Arial" w:hAnsi="Arial" w:cs="Arial"/>
                <w:color w:val="000000"/>
                <w:lang w:val="es-MX"/>
              </w:rPr>
              <w:t>?</w:t>
            </w:r>
          </w:p>
        </w:tc>
      </w:tr>
      <w:tr w:rsidR="00A653DB" w:rsidRPr="001C643E" w14:paraId="5991405F" w14:textId="77777777" w:rsidTr="006908B3">
        <w:tc>
          <w:tcPr>
            <w:tcW w:w="2480" w:type="dxa"/>
            <w:shd w:val="clear" w:color="auto" w:fill="auto"/>
          </w:tcPr>
          <w:p w14:paraId="3926B235" w14:textId="77777777" w:rsidR="00A653DB" w:rsidRPr="001C643E" w:rsidRDefault="00A653DB" w:rsidP="001C643E">
            <w:pPr>
              <w:spacing w:after="0" w:line="360" w:lineRule="auto"/>
              <w:rPr>
                <w:rFonts w:ascii="Arial" w:hAnsi="Arial" w:cs="Arial"/>
                <w:color w:val="000000"/>
                <w:lang w:val="es-MX"/>
              </w:rPr>
            </w:pPr>
            <w:r w:rsidRPr="001C643E">
              <w:rPr>
                <w:rFonts w:ascii="Arial" w:hAnsi="Arial" w:cs="Arial"/>
                <w:b/>
                <w:color w:val="000000"/>
                <w:lang w:val="es-MX"/>
              </w:rPr>
              <w:lastRenderedPageBreak/>
              <w:t>Descripción</w:t>
            </w:r>
          </w:p>
        </w:tc>
        <w:tc>
          <w:tcPr>
            <w:tcW w:w="6348" w:type="dxa"/>
            <w:shd w:val="clear" w:color="auto" w:fill="auto"/>
          </w:tcPr>
          <w:p w14:paraId="6BBA2ED3" w14:textId="77777777" w:rsidR="00765FA4" w:rsidRPr="001C643E" w:rsidRDefault="00765FA4" w:rsidP="001C643E">
            <w:pPr>
              <w:spacing w:after="0" w:line="360" w:lineRule="auto"/>
              <w:rPr>
                <w:rFonts w:ascii="Arial" w:hAnsi="Arial" w:cs="Arial"/>
                <w:color w:val="000000"/>
                <w:lang w:val="es-MX"/>
              </w:rPr>
            </w:pPr>
            <w:r w:rsidRPr="001C643E">
              <w:rPr>
                <w:rFonts w:ascii="Arial" w:hAnsi="Arial" w:cs="Arial"/>
                <w:color w:val="000000"/>
                <w:lang w:val="es-MX"/>
              </w:rPr>
              <w:t xml:space="preserve">Actividad acerca del dominio </w:t>
            </w:r>
            <w:r w:rsidRPr="00CF6BCB">
              <w:rPr>
                <w:rFonts w:ascii="Arial" w:hAnsi="Arial" w:cs="Arial"/>
                <w:i/>
                <w:color w:val="000000"/>
                <w:lang w:val="es-MX"/>
              </w:rPr>
              <w:t>Eukarya</w:t>
            </w:r>
          </w:p>
          <w:p w14:paraId="75150610" w14:textId="77777777" w:rsidR="00765FA4" w:rsidRPr="001C643E" w:rsidRDefault="00765FA4" w:rsidP="001C643E">
            <w:pPr>
              <w:spacing w:after="0" w:line="360" w:lineRule="auto"/>
              <w:rPr>
                <w:rFonts w:ascii="Arial" w:hAnsi="Arial" w:cs="Arial"/>
                <w:color w:val="000000"/>
                <w:lang w:val="es-MX"/>
              </w:rPr>
            </w:pPr>
          </w:p>
          <w:p w14:paraId="45C2B472" w14:textId="60A35587" w:rsidR="00A653DB" w:rsidRPr="001C643E" w:rsidRDefault="00143647" w:rsidP="001C643E">
            <w:pPr>
              <w:spacing w:after="0" w:line="360" w:lineRule="auto"/>
              <w:rPr>
                <w:rFonts w:ascii="Arial" w:hAnsi="Arial" w:cs="Arial"/>
                <w:color w:val="000000"/>
                <w:lang w:val="es-MX"/>
              </w:rPr>
            </w:pPr>
            <w:r w:rsidRPr="001C643E">
              <w:rPr>
                <w:rFonts w:ascii="Arial" w:hAnsi="Arial" w:cs="Arial"/>
                <w:color w:val="FF0000"/>
                <w:lang w:val="es-MX"/>
              </w:rPr>
              <w:t xml:space="preserve">Mediante un recurso de ubicar etiquetas en el sitio respectivo, se completa una frase que contenga las características del dominio </w:t>
            </w:r>
            <w:r w:rsidRPr="00CF6BCB">
              <w:rPr>
                <w:rFonts w:ascii="Arial" w:hAnsi="Arial" w:cs="Arial"/>
                <w:i/>
                <w:color w:val="FF0000"/>
                <w:lang w:val="es-MX"/>
              </w:rPr>
              <w:t>Eukarya</w:t>
            </w:r>
            <w:r w:rsidRPr="001C643E">
              <w:rPr>
                <w:rFonts w:ascii="Arial" w:hAnsi="Arial" w:cs="Arial"/>
                <w:color w:val="FF0000"/>
                <w:lang w:val="es-MX"/>
              </w:rPr>
              <w:t>.</w:t>
            </w:r>
          </w:p>
        </w:tc>
      </w:tr>
    </w:tbl>
    <w:p w14:paraId="345F56E0" w14:textId="77777777" w:rsidR="008A04BF" w:rsidRPr="001C643E" w:rsidRDefault="008A04BF" w:rsidP="001C643E">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78"/>
        <w:gridCol w:w="6350"/>
      </w:tblGrid>
      <w:tr w:rsidR="00280D45" w:rsidRPr="001C643E" w14:paraId="3EB81060" w14:textId="77777777" w:rsidTr="00AE6F07">
        <w:tc>
          <w:tcPr>
            <w:tcW w:w="8828" w:type="dxa"/>
            <w:gridSpan w:val="2"/>
            <w:shd w:val="clear" w:color="auto" w:fill="000000"/>
          </w:tcPr>
          <w:p w14:paraId="3AE3581C" w14:textId="77777777" w:rsidR="00280D45" w:rsidRPr="001C643E" w:rsidRDefault="00280D45"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280D45" w:rsidRPr="001C643E" w14:paraId="6590591D" w14:textId="77777777" w:rsidTr="00AE6F07">
        <w:tc>
          <w:tcPr>
            <w:tcW w:w="2478" w:type="dxa"/>
            <w:shd w:val="clear" w:color="auto" w:fill="auto"/>
          </w:tcPr>
          <w:p w14:paraId="3659036D" w14:textId="77777777" w:rsidR="00280D45" w:rsidRPr="001C643E" w:rsidRDefault="00280D45"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50" w:type="dxa"/>
            <w:shd w:val="clear" w:color="auto" w:fill="auto"/>
          </w:tcPr>
          <w:p w14:paraId="0FE52A31" w14:textId="1647DB92" w:rsidR="00280D45" w:rsidRPr="001C643E" w:rsidRDefault="00280D45" w:rsidP="001C643E">
            <w:pPr>
              <w:spacing w:after="0" w:line="360" w:lineRule="auto"/>
              <w:rPr>
                <w:rFonts w:ascii="Arial" w:hAnsi="Arial" w:cs="Arial"/>
                <w:b/>
                <w:color w:val="000000"/>
                <w:lang w:val="es-MX"/>
              </w:rPr>
            </w:pPr>
            <w:r w:rsidRPr="001C643E">
              <w:rPr>
                <w:rFonts w:ascii="Arial" w:hAnsi="Arial" w:cs="Arial"/>
                <w:color w:val="000000"/>
                <w:lang w:val="es-MX"/>
              </w:rPr>
              <w:t>CN_09_04_CO_REC1</w:t>
            </w:r>
            <w:r w:rsidR="00AE28E7" w:rsidRPr="001C643E">
              <w:rPr>
                <w:rFonts w:ascii="Arial" w:hAnsi="Arial" w:cs="Arial"/>
                <w:color w:val="000000"/>
                <w:lang w:val="es-MX"/>
              </w:rPr>
              <w:t>7</w:t>
            </w:r>
            <w:r w:rsidRPr="001C643E">
              <w:rPr>
                <w:rFonts w:ascii="Arial" w:hAnsi="Arial" w:cs="Arial"/>
                <w:color w:val="000000"/>
                <w:lang w:val="es-MX"/>
              </w:rPr>
              <w:t>0</w:t>
            </w:r>
          </w:p>
        </w:tc>
      </w:tr>
      <w:tr w:rsidR="00280D45" w:rsidRPr="001C643E" w14:paraId="1CFCB61A" w14:textId="77777777" w:rsidTr="00AE6F07">
        <w:tc>
          <w:tcPr>
            <w:tcW w:w="2478" w:type="dxa"/>
            <w:shd w:val="clear" w:color="auto" w:fill="auto"/>
          </w:tcPr>
          <w:p w14:paraId="6DB79A07" w14:textId="77777777" w:rsidR="00280D45" w:rsidRPr="001C643E" w:rsidRDefault="00280D45" w:rsidP="001C643E">
            <w:pPr>
              <w:spacing w:after="0" w:line="360" w:lineRule="auto"/>
              <w:rPr>
                <w:rFonts w:ascii="Arial" w:hAnsi="Arial" w:cs="Arial"/>
                <w:b/>
                <w:color w:val="000000"/>
                <w:lang w:val="es-MX"/>
              </w:rPr>
            </w:pPr>
            <w:r w:rsidRPr="001C643E">
              <w:rPr>
                <w:rFonts w:ascii="Arial" w:hAnsi="Arial" w:cs="Arial"/>
                <w:b/>
                <w:color w:val="000000"/>
                <w:lang w:val="es-MX"/>
              </w:rPr>
              <w:t>Título</w:t>
            </w:r>
          </w:p>
        </w:tc>
        <w:tc>
          <w:tcPr>
            <w:tcW w:w="6350" w:type="dxa"/>
            <w:shd w:val="clear" w:color="auto" w:fill="auto"/>
          </w:tcPr>
          <w:p w14:paraId="379CFF58" w14:textId="010D0DDC" w:rsidR="00280D45" w:rsidRPr="001C643E" w:rsidRDefault="00280D45" w:rsidP="001C643E">
            <w:pPr>
              <w:spacing w:after="0" w:line="360" w:lineRule="auto"/>
              <w:rPr>
                <w:rFonts w:ascii="Arial" w:hAnsi="Arial" w:cs="Arial"/>
                <w:color w:val="000000"/>
                <w:lang w:val="es-MX"/>
              </w:rPr>
            </w:pPr>
            <w:r w:rsidRPr="001C643E">
              <w:rPr>
                <w:rFonts w:ascii="Arial" w:hAnsi="Arial" w:cs="Arial"/>
              </w:rPr>
              <w:t>Las diferencias entre los tres dominios</w:t>
            </w:r>
          </w:p>
        </w:tc>
      </w:tr>
      <w:tr w:rsidR="00280D45" w:rsidRPr="001C643E" w14:paraId="136CFE74" w14:textId="77777777" w:rsidTr="00AE6F07">
        <w:tc>
          <w:tcPr>
            <w:tcW w:w="2478" w:type="dxa"/>
            <w:shd w:val="clear" w:color="auto" w:fill="auto"/>
          </w:tcPr>
          <w:p w14:paraId="25E2C2D6" w14:textId="77777777" w:rsidR="00280D45" w:rsidRPr="001C643E" w:rsidRDefault="00280D45" w:rsidP="001C643E">
            <w:pPr>
              <w:spacing w:after="0" w:line="360" w:lineRule="auto"/>
              <w:rPr>
                <w:rFonts w:ascii="Arial" w:hAnsi="Arial" w:cs="Arial"/>
                <w:b/>
                <w:color w:val="000000"/>
                <w:lang w:val="es-MX"/>
              </w:rPr>
            </w:pPr>
            <w:r w:rsidRPr="001C643E">
              <w:rPr>
                <w:rFonts w:ascii="Arial" w:hAnsi="Arial" w:cs="Arial"/>
                <w:b/>
                <w:color w:val="000000"/>
                <w:lang w:val="es-MX"/>
              </w:rPr>
              <w:t>Descripción</w:t>
            </w:r>
          </w:p>
        </w:tc>
        <w:tc>
          <w:tcPr>
            <w:tcW w:w="6350" w:type="dxa"/>
            <w:shd w:val="clear" w:color="auto" w:fill="auto"/>
          </w:tcPr>
          <w:p w14:paraId="09B22CCA" w14:textId="0A77A536" w:rsidR="00280D45" w:rsidRPr="001C643E" w:rsidRDefault="00280D45" w:rsidP="001C643E">
            <w:pPr>
              <w:spacing w:after="0" w:line="360" w:lineRule="auto"/>
              <w:rPr>
                <w:rFonts w:ascii="Arial" w:hAnsi="Arial" w:cs="Arial"/>
              </w:rPr>
            </w:pPr>
            <w:r w:rsidRPr="001C643E">
              <w:rPr>
                <w:rFonts w:ascii="Arial" w:hAnsi="Arial" w:cs="Arial"/>
              </w:rPr>
              <w:t>Actividad para reforzar la comprensión de las diferencias entre los tres dominios de la naturaleza</w:t>
            </w:r>
          </w:p>
        </w:tc>
      </w:tr>
    </w:tbl>
    <w:p w14:paraId="1FD148D2" w14:textId="77777777" w:rsidR="00280D45" w:rsidRPr="001C643E" w:rsidRDefault="00280D45" w:rsidP="001C643E">
      <w:pPr>
        <w:spacing w:line="360" w:lineRule="auto"/>
        <w:rPr>
          <w:rFonts w:ascii="Arial" w:hAnsi="Arial" w:cs="Arial"/>
        </w:rPr>
      </w:pPr>
    </w:p>
    <w:p w14:paraId="4894AB76" w14:textId="54A40F76" w:rsidR="00330107" w:rsidRPr="001C643E" w:rsidRDefault="00330107" w:rsidP="001C643E">
      <w:pPr>
        <w:spacing w:line="360" w:lineRule="auto"/>
        <w:rPr>
          <w:rFonts w:ascii="Arial" w:hAnsi="Arial" w:cs="Arial"/>
        </w:rPr>
      </w:pPr>
      <w:r w:rsidRPr="001C643E">
        <w:rPr>
          <w:rFonts w:ascii="Arial" w:hAnsi="Arial" w:cs="Arial"/>
          <w:highlight w:val="yellow"/>
        </w:rPr>
        <w:t>[SECCIÓN 2]</w:t>
      </w:r>
      <w:r w:rsidR="00FE0833" w:rsidRPr="001C643E">
        <w:rPr>
          <w:rFonts w:ascii="Arial" w:hAnsi="Arial" w:cs="Arial"/>
          <w:b/>
        </w:rPr>
        <w:t>3</w:t>
      </w:r>
      <w:r w:rsidR="004F36C1" w:rsidRPr="001C643E">
        <w:rPr>
          <w:rFonts w:ascii="Arial" w:hAnsi="Arial" w:cs="Arial"/>
          <w:b/>
        </w:rPr>
        <w:t>.</w:t>
      </w:r>
      <w:r w:rsidR="00144F9C" w:rsidRPr="001C643E">
        <w:rPr>
          <w:rFonts w:ascii="Arial" w:hAnsi="Arial" w:cs="Arial"/>
          <w:b/>
        </w:rPr>
        <w:t>3</w:t>
      </w:r>
      <w:r w:rsidRPr="001C643E">
        <w:rPr>
          <w:rFonts w:ascii="Arial" w:hAnsi="Arial" w:cs="Arial"/>
          <w:b/>
        </w:rPr>
        <w:t xml:space="preserve"> Consolidación</w:t>
      </w:r>
    </w:p>
    <w:p w14:paraId="0A82B0C7" w14:textId="77777777" w:rsidR="00843822" w:rsidRPr="001C643E" w:rsidRDefault="00843822" w:rsidP="001C643E">
      <w:pPr>
        <w:spacing w:before="100" w:beforeAutospacing="1" w:after="100" w:afterAutospacing="1" w:line="360" w:lineRule="auto"/>
        <w:rPr>
          <w:rFonts w:ascii="Arial" w:eastAsia="Times New Roman" w:hAnsi="Arial" w:cs="Arial"/>
          <w:lang w:val="es-CO"/>
        </w:rPr>
      </w:pPr>
      <w:r w:rsidRPr="001C643E">
        <w:rPr>
          <w:rFonts w:ascii="Arial" w:eastAsia="Times New Roman" w:hAnsi="Arial" w:cs="Arial"/>
          <w:lang w:val="es-CO"/>
        </w:rPr>
        <w:t>Realiza la siguiente actividad para consolidar lo que has aprendido en esta sección.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280D45" w:rsidRPr="001C643E" w14:paraId="56DB3F89" w14:textId="77777777" w:rsidTr="00AE6F07">
        <w:tc>
          <w:tcPr>
            <w:tcW w:w="8828" w:type="dxa"/>
            <w:gridSpan w:val="2"/>
            <w:shd w:val="clear" w:color="auto" w:fill="000000"/>
          </w:tcPr>
          <w:p w14:paraId="2A59ECB9" w14:textId="77777777" w:rsidR="00280D45" w:rsidRPr="001C643E" w:rsidRDefault="00280D45"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280D45" w:rsidRPr="001C643E" w14:paraId="6A664CDC" w14:textId="77777777" w:rsidTr="00AE6F07">
        <w:tc>
          <w:tcPr>
            <w:tcW w:w="2480" w:type="dxa"/>
            <w:shd w:val="clear" w:color="auto" w:fill="auto"/>
          </w:tcPr>
          <w:p w14:paraId="34214BCD" w14:textId="77777777" w:rsidR="00280D45" w:rsidRPr="001C643E" w:rsidRDefault="00280D45"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8" w:type="dxa"/>
            <w:shd w:val="clear" w:color="auto" w:fill="auto"/>
          </w:tcPr>
          <w:p w14:paraId="7C65D9ED" w14:textId="6476399C" w:rsidR="00280D45" w:rsidRPr="001C643E" w:rsidRDefault="00280D45" w:rsidP="001C643E">
            <w:pPr>
              <w:spacing w:after="0" w:line="360" w:lineRule="auto"/>
              <w:rPr>
                <w:rFonts w:ascii="Arial" w:hAnsi="Arial" w:cs="Arial"/>
                <w:b/>
                <w:color w:val="000000"/>
                <w:lang w:val="es-MX"/>
              </w:rPr>
            </w:pPr>
            <w:r w:rsidRPr="001C643E">
              <w:rPr>
                <w:rFonts w:ascii="Arial" w:hAnsi="Arial" w:cs="Arial"/>
                <w:color w:val="000000"/>
                <w:lang w:val="es-MX"/>
              </w:rPr>
              <w:t>CN_09_0</w:t>
            </w:r>
            <w:r w:rsidR="00AE28E7" w:rsidRPr="001C643E">
              <w:rPr>
                <w:rFonts w:ascii="Arial" w:hAnsi="Arial" w:cs="Arial"/>
                <w:color w:val="000000"/>
                <w:lang w:val="es-MX"/>
              </w:rPr>
              <w:t>4_CO_REC18</w:t>
            </w:r>
            <w:r w:rsidRPr="001C643E">
              <w:rPr>
                <w:rFonts w:ascii="Arial" w:hAnsi="Arial" w:cs="Arial"/>
                <w:color w:val="000000"/>
                <w:lang w:val="es-MX"/>
              </w:rPr>
              <w:t>0</w:t>
            </w:r>
          </w:p>
        </w:tc>
      </w:tr>
      <w:tr w:rsidR="00280D45" w:rsidRPr="001C643E" w14:paraId="61328A55" w14:textId="77777777" w:rsidTr="00AE6F07">
        <w:tc>
          <w:tcPr>
            <w:tcW w:w="2480" w:type="dxa"/>
            <w:shd w:val="clear" w:color="auto" w:fill="auto"/>
          </w:tcPr>
          <w:p w14:paraId="719F862F" w14:textId="77777777" w:rsidR="00280D45" w:rsidRPr="001C643E" w:rsidRDefault="00280D45"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8" w:type="dxa"/>
            <w:shd w:val="clear" w:color="auto" w:fill="auto"/>
          </w:tcPr>
          <w:p w14:paraId="0FEBB95B" w14:textId="1B3FFECD" w:rsidR="00280D45" w:rsidRPr="001C643E" w:rsidRDefault="0004725A" w:rsidP="00D918E3">
            <w:pPr>
              <w:spacing w:after="0" w:line="360" w:lineRule="auto"/>
              <w:rPr>
                <w:rFonts w:ascii="Arial" w:hAnsi="Arial" w:cs="Arial"/>
                <w:color w:val="000000"/>
                <w:lang w:val="es-MX"/>
              </w:rPr>
            </w:pPr>
            <w:r w:rsidRPr="001C643E">
              <w:rPr>
                <w:rFonts w:ascii="Arial" w:hAnsi="Arial" w:cs="Arial"/>
                <w:color w:val="000000"/>
                <w:lang w:val="es-MX"/>
              </w:rPr>
              <w:t>Refuerza tu aprendizaje: L</w:t>
            </w:r>
            <w:r w:rsidR="00280D45" w:rsidRPr="001C643E">
              <w:rPr>
                <w:rFonts w:ascii="Arial" w:hAnsi="Arial" w:cs="Arial"/>
                <w:color w:val="000000"/>
                <w:lang w:val="es-MX"/>
              </w:rPr>
              <w:t>os tres dominios de la naturaleza</w:t>
            </w:r>
          </w:p>
        </w:tc>
      </w:tr>
      <w:tr w:rsidR="00280D45" w:rsidRPr="001C643E" w14:paraId="7F9FFA39" w14:textId="77777777" w:rsidTr="00AE6F07">
        <w:tc>
          <w:tcPr>
            <w:tcW w:w="2480" w:type="dxa"/>
            <w:shd w:val="clear" w:color="auto" w:fill="auto"/>
          </w:tcPr>
          <w:p w14:paraId="6AF1DA82" w14:textId="77777777" w:rsidR="00280D45" w:rsidRPr="001C643E" w:rsidRDefault="00280D45"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8" w:type="dxa"/>
            <w:shd w:val="clear" w:color="auto" w:fill="auto"/>
          </w:tcPr>
          <w:p w14:paraId="7451C282" w14:textId="1AED6F9D" w:rsidR="00280D45" w:rsidRPr="001C643E" w:rsidRDefault="00280D45" w:rsidP="001C643E">
            <w:pPr>
              <w:spacing w:after="0" w:line="360" w:lineRule="auto"/>
              <w:rPr>
                <w:rFonts w:ascii="Arial" w:hAnsi="Arial" w:cs="Arial"/>
                <w:color w:val="000000"/>
                <w:lang w:val="es-MX"/>
              </w:rPr>
            </w:pPr>
            <w:r w:rsidRPr="001C643E">
              <w:rPr>
                <w:rFonts w:ascii="Arial" w:hAnsi="Arial" w:cs="Arial"/>
                <w:color w:val="000000"/>
                <w:lang w:val="es-MX"/>
              </w:rPr>
              <w:t>Actividad acerca de los tres dominios de la naturaleza</w:t>
            </w:r>
          </w:p>
        </w:tc>
      </w:tr>
    </w:tbl>
    <w:p w14:paraId="0505EFAF" w14:textId="77777777" w:rsidR="00F22A71" w:rsidRPr="001C643E" w:rsidRDefault="00F22A71" w:rsidP="001C643E">
      <w:pPr>
        <w:tabs>
          <w:tab w:val="right" w:pos="8498"/>
        </w:tabs>
        <w:spacing w:line="360" w:lineRule="auto"/>
        <w:rPr>
          <w:rFonts w:ascii="Arial" w:hAnsi="Arial" w:cs="Arial"/>
          <w:highlight w:val="yellow"/>
        </w:rPr>
      </w:pPr>
    </w:p>
    <w:p w14:paraId="4FC8B363" w14:textId="3922837B" w:rsidR="00E00357" w:rsidRPr="001C643E" w:rsidRDefault="00330107" w:rsidP="001C643E">
      <w:pPr>
        <w:spacing w:line="360" w:lineRule="auto"/>
        <w:rPr>
          <w:rFonts w:ascii="Arial" w:hAnsi="Arial" w:cs="Arial"/>
          <w:b/>
        </w:rPr>
      </w:pPr>
      <w:r w:rsidRPr="001C643E">
        <w:rPr>
          <w:rFonts w:ascii="Arial" w:hAnsi="Arial" w:cs="Arial"/>
          <w:highlight w:val="yellow"/>
        </w:rPr>
        <w:t>[SECCIÓN 1]</w:t>
      </w:r>
      <w:r w:rsidR="005C3338" w:rsidRPr="001C643E">
        <w:rPr>
          <w:rFonts w:ascii="Arial" w:hAnsi="Arial" w:cs="Arial"/>
        </w:rPr>
        <w:t xml:space="preserve"> </w:t>
      </w:r>
      <w:r w:rsidR="00FE0833" w:rsidRPr="001C643E">
        <w:rPr>
          <w:rFonts w:ascii="Arial" w:hAnsi="Arial" w:cs="Arial"/>
          <w:b/>
        </w:rPr>
        <w:t>4</w:t>
      </w:r>
      <w:r w:rsidRPr="001C643E">
        <w:rPr>
          <w:rFonts w:ascii="Arial" w:hAnsi="Arial" w:cs="Arial"/>
          <w:b/>
        </w:rPr>
        <w:t xml:space="preserve"> </w:t>
      </w:r>
      <w:r w:rsidR="00187ACF" w:rsidRPr="001C643E">
        <w:rPr>
          <w:rFonts w:ascii="Arial" w:hAnsi="Arial" w:cs="Arial"/>
          <w:b/>
        </w:rPr>
        <w:t>El sistema de seis reinos</w:t>
      </w:r>
    </w:p>
    <w:p w14:paraId="6196BA40" w14:textId="4A360AF4" w:rsidR="002178DA" w:rsidRPr="001C643E" w:rsidRDefault="002178DA" w:rsidP="001C643E">
      <w:pPr>
        <w:spacing w:line="360" w:lineRule="auto"/>
        <w:rPr>
          <w:rFonts w:ascii="Arial" w:hAnsi="Arial" w:cs="Arial"/>
        </w:rPr>
      </w:pPr>
      <w:r w:rsidRPr="001C643E">
        <w:rPr>
          <w:rFonts w:ascii="Arial" w:hAnsi="Arial" w:cs="Arial"/>
        </w:rPr>
        <w:t>En la actualidad</w:t>
      </w:r>
      <w:r w:rsidR="00D918E3">
        <w:rPr>
          <w:rFonts w:ascii="Arial" w:hAnsi="Arial" w:cs="Arial"/>
        </w:rPr>
        <w:t>,</w:t>
      </w:r>
      <w:r w:rsidRPr="001C643E">
        <w:rPr>
          <w:rFonts w:ascii="Arial" w:hAnsi="Arial" w:cs="Arial"/>
        </w:rPr>
        <w:t xml:space="preserve"> </w:t>
      </w:r>
      <w:r w:rsidR="000B745D" w:rsidRPr="001C643E">
        <w:rPr>
          <w:rFonts w:ascii="Arial" w:hAnsi="Arial" w:cs="Arial"/>
        </w:rPr>
        <w:t xml:space="preserve">existe un consenso entre la mayoría de los científicos en el que </w:t>
      </w:r>
      <w:r w:rsidRPr="001C643E">
        <w:rPr>
          <w:rFonts w:ascii="Arial" w:hAnsi="Arial" w:cs="Arial"/>
        </w:rPr>
        <w:t xml:space="preserve">se reconocen </w:t>
      </w:r>
      <w:r w:rsidR="00627ED3" w:rsidRPr="001C643E">
        <w:rPr>
          <w:rFonts w:ascii="Arial" w:hAnsi="Arial" w:cs="Arial"/>
        </w:rPr>
        <w:t xml:space="preserve">seis </w:t>
      </w:r>
      <w:r w:rsidRPr="001C643E">
        <w:rPr>
          <w:rFonts w:ascii="Arial" w:hAnsi="Arial" w:cs="Arial"/>
        </w:rPr>
        <w:t>reinos en la naturaleza, do</w:t>
      </w:r>
      <w:r w:rsidR="00C25B8D" w:rsidRPr="001C643E">
        <w:rPr>
          <w:rFonts w:ascii="Arial" w:hAnsi="Arial" w:cs="Arial"/>
        </w:rPr>
        <w:t>s</w:t>
      </w:r>
      <w:r w:rsidRPr="001C643E">
        <w:rPr>
          <w:rFonts w:ascii="Arial" w:hAnsi="Arial" w:cs="Arial"/>
        </w:rPr>
        <w:t xml:space="preserve"> </w:t>
      </w:r>
      <w:r w:rsidR="00032055" w:rsidRPr="001C643E">
        <w:rPr>
          <w:rFonts w:ascii="Arial" w:hAnsi="Arial" w:cs="Arial"/>
        </w:rPr>
        <w:t>de estos</w:t>
      </w:r>
      <w:r w:rsidR="00D918E3">
        <w:rPr>
          <w:rFonts w:ascii="Arial" w:hAnsi="Arial" w:cs="Arial"/>
        </w:rPr>
        <w:t xml:space="preserve"> son</w:t>
      </w:r>
      <w:r w:rsidRPr="001C643E">
        <w:rPr>
          <w:rFonts w:ascii="Arial" w:hAnsi="Arial" w:cs="Arial"/>
        </w:rPr>
        <w:t xml:space="preserve"> procariotas: </w:t>
      </w:r>
      <w:r w:rsidR="00D918E3" w:rsidRPr="001C643E">
        <w:rPr>
          <w:rFonts w:ascii="Arial" w:hAnsi="Arial" w:cs="Arial"/>
          <w:b/>
        </w:rPr>
        <w:t>eubacteria</w:t>
      </w:r>
      <w:r w:rsidR="00D918E3" w:rsidRPr="001C643E">
        <w:rPr>
          <w:rFonts w:ascii="Arial" w:hAnsi="Arial" w:cs="Arial"/>
        </w:rPr>
        <w:t xml:space="preserve"> y </w:t>
      </w:r>
      <w:r w:rsidR="00D918E3" w:rsidRPr="001C643E">
        <w:rPr>
          <w:rFonts w:ascii="Arial" w:hAnsi="Arial" w:cs="Arial"/>
          <w:b/>
        </w:rPr>
        <w:t>archeobacteria</w:t>
      </w:r>
      <w:r w:rsidR="00D918E3" w:rsidRPr="001C643E">
        <w:rPr>
          <w:rFonts w:ascii="Arial" w:hAnsi="Arial" w:cs="Arial"/>
        </w:rPr>
        <w:t xml:space="preserve"> (o arqueobacteria), y los cuatro restantes son eucariotas: </w:t>
      </w:r>
      <w:r w:rsidR="00D918E3" w:rsidRPr="001C643E">
        <w:rPr>
          <w:rFonts w:ascii="Arial" w:hAnsi="Arial" w:cs="Arial"/>
          <w:b/>
        </w:rPr>
        <w:t>protista</w:t>
      </w:r>
      <w:r w:rsidR="00D918E3" w:rsidRPr="001C643E">
        <w:rPr>
          <w:rFonts w:ascii="Arial" w:hAnsi="Arial" w:cs="Arial"/>
        </w:rPr>
        <w:t xml:space="preserve">, </w:t>
      </w:r>
      <w:proofErr w:type="spellStart"/>
      <w:r w:rsidR="00D918E3" w:rsidRPr="00CF6BCB">
        <w:rPr>
          <w:rFonts w:ascii="Arial" w:hAnsi="Arial" w:cs="Arial"/>
          <w:b/>
          <w:i/>
        </w:rPr>
        <w:t>fungi</w:t>
      </w:r>
      <w:proofErr w:type="spellEnd"/>
      <w:r w:rsidR="00D918E3" w:rsidRPr="001C643E">
        <w:rPr>
          <w:rFonts w:ascii="Arial" w:hAnsi="Arial" w:cs="Arial"/>
          <w:b/>
        </w:rPr>
        <w:t xml:space="preserve"> </w:t>
      </w:r>
      <w:r w:rsidR="00D918E3" w:rsidRPr="001C643E">
        <w:rPr>
          <w:rFonts w:ascii="Arial" w:hAnsi="Arial" w:cs="Arial"/>
        </w:rPr>
        <w:t xml:space="preserve">(hongos), </w:t>
      </w:r>
      <w:proofErr w:type="spellStart"/>
      <w:r w:rsidR="00D918E3" w:rsidRPr="00CF6BCB">
        <w:rPr>
          <w:rFonts w:ascii="Arial" w:hAnsi="Arial" w:cs="Arial"/>
          <w:b/>
          <w:i/>
        </w:rPr>
        <w:t>plantae</w:t>
      </w:r>
      <w:proofErr w:type="spellEnd"/>
      <w:r w:rsidR="00D918E3" w:rsidRPr="001C643E">
        <w:rPr>
          <w:rFonts w:ascii="Arial" w:hAnsi="Arial" w:cs="Arial"/>
        </w:rPr>
        <w:t xml:space="preserve"> (plantas) y </w:t>
      </w:r>
      <w:r w:rsidR="00D918E3" w:rsidRPr="00CF6BCB">
        <w:rPr>
          <w:rFonts w:ascii="Arial" w:hAnsi="Arial" w:cs="Arial"/>
          <w:b/>
          <w:i/>
        </w:rPr>
        <w:t>animalia</w:t>
      </w:r>
      <w:r w:rsidR="00D918E3" w:rsidRPr="001C643E">
        <w:rPr>
          <w:rFonts w:ascii="Arial" w:hAnsi="Arial" w:cs="Arial"/>
          <w:b/>
        </w:rPr>
        <w:t xml:space="preserve"> </w:t>
      </w:r>
      <w:r w:rsidR="00D918E3" w:rsidRPr="001C643E">
        <w:rPr>
          <w:rFonts w:ascii="Arial" w:hAnsi="Arial" w:cs="Arial"/>
        </w:rPr>
        <w:t>(animales).</w:t>
      </w:r>
      <w:r w:rsidR="00C25B8D" w:rsidRPr="001C643E">
        <w:rPr>
          <w:rFonts w:ascii="Arial" w:hAnsi="Arial" w:cs="Arial"/>
        </w:rPr>
        <w:t xml:space="preserve"> Revisemos las características de cada uno de ellos.</w:t>
      </w:r>
    </w:p>
    <w:p w14:paraId="72AEE327" w14:textId="1327573C" w:rsidR="00AE28E7" w:rsidRPr="001C643E" w:rsidRDefault="00AE28E7" w:rsidP="001C643E">
      <w:pPr>
        <w:spacing w:line="360" w:lineRule="auto"/>
        <w:rPr>
          <w:rFonts w:ascii="Arial" w:hAnsi="Arial" w:cs="Arial"/>
        </w:rPr>
      </w:pPr>
      <w:r w:rsidRPr="001C643E">
        <w:rPr>
          <w:rFonts w:ascii="Arial" w:hAnsi="Arial" w:cs="Arial"/>
        </w:rPr>
        <w:lastRenderedPageBreak/>
        <w:t xml:space="preserve">Tanto en el dominio de las bacterias como </w:t>
      </w:r>
      <w:r w:rsidR="00A02F9F">
        <w:rPr>
          <w:rFonts w:ascii="Arial" w:hAnsi="Arial" w:cs="Arial"/>
        </w:rPr>
        <w:t xml:space="preserve">en el </w:t>
      </w:r>
      <w:r w:rsidRPr="001C643E">
        <w:rPr>
          <w:rFonts w:ascii="Arial" w:hAnsi="Arial" w:cs="Arial"/>
        </w:rPr>
        <w:t xml:space="preserve">de las arqueas se podría hablar de más reinos, pero la clasificación de estos organismos es difícil, y se sigue estudiando. Por tanto, solo hablaremos de dos reinos, uno para cada dominio: </w:t>
      </w:r>
      <w:r w:rsidRPr="001C643E">
        <w:rPr>
          <w:rFonts w:ascii="Arial" w:hAnsi="Arial" w:cs="Arial"/>
          <w:b/>
        </w:rPr>
        <w:t>Eubacteria</w:t>
      </w:r>
      <w:r w:rsidRPr="001C643E">
        <w:rPr>
          <w:rFonts w:ascii="Arial" w:hAnsi="Arial" w:cs="Arial"/>
        </w:rPr>
        <w:t xml:space="preserve"> (</w:t>
      </w:r>
      <w:r w:rsidR="00A02F9F">
        <w:rPr>
          <w:rFonts w:ascii="Arial" w:hAnsi="Arial" w:cs="Arial"/>
        </w:rPr>
        <w:t>d</w:t>
      </w:r>
      <w:r w:rsidRPr="001C643E">
        <w:rPr>
          <w:rFonts w:ascii="Arial" w:hAnsi="Arial" w:cs="Arial"/>
        </w:rPr>
        <w:t xml:space="preserve">ominio Bacteria), que significa “verdaderas bacterias” y </w:t>
      </w:r>
      <w:r w:rsidR="00BB3660" w:rsidRPr="00CF6BCB">
        <w:rPr>
          <w:rFonts w:ascii="Arial" w:hAnsi="Arial" w:cs="Arial"/>
          <w:b/>
          <w:i/>
        </w:rPr>
        <w:t>Arch</w:t>
      </w:r>
      <w:r w:rsidRPr="00CF6BCB">
        <w:rPr>
          <w:rFonts w:ascii="Arial" w:hAnsi="Arial" w:cs="Arial"/>
          <w:b/>
          <w:i/>
        </w:rPr>
        <w:t>eobacteria</w:t>
      </w:r>
      <w:r w:rsidRPr="001C643E">
        <w:rPr>
          <w:rFonts w:ascii="Arial" w:hAnsi="Arial" w:cs="Arial"/>
        </w:rPr>
        <w:t xml:space="preserve"> (</w:t>
      </w:r>
      <w:r w:rsidR="00A02F9F">
        <w:rPr>
          <w:rFonts w:ascii="Arial" w:hAnsi="Arial" w:cs="Arial"/>
        </w:rPr>
        <w:t>d</w:t>
      </w:r>
      <w:r w:rsidRPr="001C643E">
        <w:rPr>
          <w:rFonts w:ascii="Arial" w:hAnsi="Arial" w:cs="Arial"/>
        </w:rPr>
        <w:t xml:space="preserve">ominio </w:t>
      </w:r>
      <w:r w:rsidRPr="00CF6BCB">
        <w:rPr>
          <w:rFonts w:ascii="Arial" w:hAnsi="Arial" w:cs="Arial"/>
          <w:i/>
        </w:rPr>
        <w:t>Archaea</w:t>
      </w:r>
      <w:r w:rsidRPr="001C643E">
        <w:rPr>
          <w:rFonts w:ascii="Arial" w:hAnsi="Arial" w:cs="Arial"/>
        </w:rPr>
        <w:t>), que significa “bacterias arcaicas” (es decir, muy antiguas).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9B747D" w:rsidRPr="001C643E" w14:paraId="0B2EA51C" w14:textId="77777777" w:rsidTr="00DE4A10">
        <w:tc>
          <w:tcPr>
            <w:tcW w:w="8828" w:type="dxa"/>
            <w:gridSpan w:val="2"/>
            <w:shd w:val="clear" w:color="auto" w:fill="000000"/>
          </w:tcPr>
          <w:p w14:paraId="60C1F05A" w14:textId="77777777" w:rsidR="009B747D" w:rsidRPr="001C643E" w:rsidRDefault="009B747D" w:rsidP="001C643E">
            <w:pPr>
              <w:spacing w:after="0" w:line="360" w:lineRule="auto"/>
              <w:jc w:val="center"/>
              <w:rPr>
                <w:rFonts w:ascii="Arial" w:hAnsi="Arial" w:cs="Arial"/>
                <w:b/>
                <w:color w:val="FFFFFF"/>
                <w:lang w:val="es-MX"/>
              </w:rPr>
            </w:pPr>
            <w:r w:rsidRPr="001C643E">
              <w:rPr>
                <w:rFonts w:ascii="Arial" w:hAnsi="Arial" w:cs="Arial"/>
                <w:b/>
                <w:color w:val="FFFFFF"/>
                <w:lang w:val="es-MX"/>
              </w:rPr>
              <w:t>Profundiza: recurso nuevo</w:t>
            </w:r>
          </w:p>
        </w:tc>
      </w:tr>
      <w:tr w:rsidR="009B747D" w:rsidRPr="001C643E" w14:paraId="77BBB700" w14:textId="77777777" w:rsidTr="00DE4A10">
        <w:tc>
          <w:tcPr>
            <w:tcW w:w="2481" w:type="dxa"/>
            <w:shd w:val="clear" w:color="auto" w:fill="auto"/>
          </w:tcPr>
          <w:p w14:paraId="1780D2AE" w14:textId="77777777" w:rsidR="009B747D" w:rsidRPr="001C643E" w:rsidRDefault="009B747D"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441F16D5" w14:textId="77777777" w:rsidR="009B747D" w:rsidRPr="001C643E" w:rsidRDefault="009B747D" w:rsidP="001C643E">
            <w:pPr>
              <w:spacing w:after="0" w:line="360" w:lineRule="auto"/>
              <w:rPr>
                <w:rFonts w:ascii="Arial" w:hAnsi="Arial" w:cs="Arial"/>
                <w:b/>
                <w:color w:val="000000"/>
                <w:lang w:val="es-MX"/>
              </w:rPr>
            </w:pPr>
            <w:r w:rsidRPr="001C643E">
              <w:rPr>
                <w:rFonts w:ascii="Arial" w:hAnsi="Arial" w:cs="Arial"/>
                <w:color w:val="000000"/>
                <w:lang w:val="es-MX"/>
              </w:rPr>
              <w:t>CN_09_04_CO_REC190</w:t>
            </w:r>
          </w:p>
        </w:tc>
      </w:tr>
      <w:tr w:rsidR="009B747D" w:rsidRPr="001C643E" w14:paraId="4AEF9A97" w14:textId="77777777" w:rsidTr="00DE4A10">
        <w:tc>
          <w:tcPr>
            <w:tcW w:w="2481" w:type="dxa"/>
            <w:shd w:val="clear" w:color="auto" w:fill="auto"/>
          </w:tcPr>
          <w:p w14:paraId="77688218" w14:textId="77777777" w:rsidR="009B747D" w:rsidRPr="001C643E" w:rsidRDefault="009B747D"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7F53BFBC" w14:textId="4BD529DA" w:rsidR="009B747D" w:rsidRPr="001C643E" w:rsidRDefault="009B747D" w:rsidP="001C643E">
            <w:pPr>
              <w:spacing w:after="0" w:line="360" w:lineRule="auto"/>
              <w:rPr>
                <w:rFonts w:ascii="Arial" w:hAnsi="Arial" w:cs="Arial"/>
                <w:color w:val="000000"/>
                <w:lang w:val="es-MX"/>
              </w:rPr>
            </w:pPr>
            <w:r w:rsidRPr="001C643E">
              <w:rPr>
                <w:rFonts w:ascii="Arial" w:hAnsi="Arial" w:cs="Arial"/>
                <w:color w:val="000000"/>
                <w:lang w:val="es-MX"/>
              </w:rPr>
              <w:t>Los seis reinos de la naturaleza</w:t>
            </w:r>
          </w:p>
        </w:tc>
      </w:tr>
      <w:tr w:rsidR="009B747D" w:rsidRPr="001C643E" w14:paraId="11DBD101" w14:textId="77777777" w:rsidTr="00DE4A10">
        <w:tc>
          <w:tcPr>
            <w:tcW w:w="2481" w:type="dxa"/>
            <w:shd w:val="clear" w:color="auto" w:fill="auto"/>
          </w:tcPr>
          <w:p w14:paraId="650A601B" w14:textId="77777777" w:rsidR="009B747D" w:rsidRPr="001C643E" w:rsidRDefault="009B747D"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5A15D010" w14:textId="00552B3A" w:rsidR="009B747D" w:rsidRPr="001C643E" w:rsidRDefault="009B747D" w:rsidP="001C643E">
            <w:pPr>
              <w:spacing w:after="0" w:line="360" w:lineRule="auto"/>
              <w:rPr>
                <w:rFonts w:ascii="Arial" w:hAnsi="Arial" w:cs="Arial"/>
                <w:color w:val="000000"/>
                <w:lang w:val="es-MX"/>
              </w:rPr>
            </w:pPr>
            <w:r w:rsidRPr="001C643E">
              <w:rPr>
                <w:rFonts w:ascii="Arial" w:hAnsi="Arial" w:cs="Arial"/>
                <w:color w:val="000000"/>
                <w:lang w:val="es-MX"/>
              </w:rPr>
              <w:t xml:space="preserve">Interactivo acerca de los reinos </w:t>
            </w:r>
            <w:r w:rsidRPr="00A57502">
              <w:rPr>
                <w:rFonts w:ascii="Arial" w:hAnsi="Arial" w:cs="Arial"/>
                <w:i/>
                <w:color w:val="000000"/>
                <w:lang w:val="es-MX"/>
                <w:rPrChange w:id="13" w:author="Miguel" w:date="2016-01-19T11:05:00Z">
                  <w:rPr>
                    <w:rFonts w:ascii="Arial" w:hAnsi="Arial" w:cs="Arial"/>
                    <w:color w:val="000000"/>
                    <w:lang w:val="es-MX"/>
                  </w:rPr>
                </w:rPrChange>
              </w:rPr>
              <w:t>eubacteria</w:t>
            </w:r>
            <w:r w:rsidRPr="001C643E">
              <w:rPr>
                <w:rFonts w:ascii="Arial" w:hAnsi="Arial" w:cs="Arial"/>
                <w:color w:val="000000"/>
                <w:lang w:val="es-MX"/>
              </w:rPr>
              <w:t xml:space="preserve">, </w:t>
            </w:r>
            <w:r w:rsidR="00BB3660" w:rsidRPr="00A57502">
              <w:rPr>
                <w:rFonts w:ascii="Arial" w:hAnsi="Arial" w:cs="Arial"/>
                <w:i/>
                <w:color w:val="000000"/>
                <w:lang w:val="es-MX"/>
                <w:rPrChange w:id="14" w:author="Miguel" w:date="2016-01-19T11:05:00Z">
                  <w:rPr>
                    <w:rFonts w:ascii="Arial" w:hAnsi="Arial" w:cs="Arial"/>
                    <w:color w:val="000000"/>
                    <w:lang w:val="es-MX"/>
                  </w:rPr>
                </w:rPrChange>
              </w:rPr>
              <w:t>archeobacteria</w:t>
            </w:r>
            <w:r w:rsidRPr="001C643E">
              <w:rPr>
                <w:rFonts w:ascii="Arial" w:hAnsi="Arial" w:cs="Arial"/>
                <w:color w:val="000000"/>
                <w:lang w:val="es-MX"/>
              </w:rPr>
              <w:t xml:space="preserve">, </w:t>
            </w:r>
            <w:proofErr w:type="spellStart"/>
            <w:r w:rsidRPr="00A57502">
              <w:rPr>
                <w:rFonts w:ascii="Arial" w:hAnsi="Arial" w:cs="Arial"/>
                <w:i/>
                <w:color w:val="000000"/>
                <w:lang w:val="es-MX"/>
                <w:rPrChange w:id="15" w:author="Miguel" w:date="2016-01-19T11:05:00Z">
                  <w:rPr>
                    <w:rFonts w:ascii="Arial" w:hAnsi="Arial" w:cs="Arial"/>
                    <w:color w:val="000000"/>
                    <w:lang w:val="es-MX"/>
                  </w:rPr>
                </w:rPrChange>
              </w:rPr>
              <w:t>plantae</w:t>
            </w:r>
            <w:proofErr w:type="spellEnd"/>
            <w:r w:rsidRPr="001C643E">
              <w:rPr>
                <w:rFonts w:ascii="Arial" w:hAnsi="Arial" w:cs="Arial"/>
                <w:color w:val="000000"/>
                <w:lang w:val="es-MX"/>
              </w:rPr>
              <w:t xml:space="preserve">, </w:t>
            </w:r>
            <w:r w:rsidRPr="00A57502">
              <w:rPr>
                <w:rFonts w:ascii="Arial" w:hAnsi="Arial" w:cs="Arial"/>
                <w:i/>
                <w:color w:val="000000"/>
                <w:lang w:val="es-MX"/>
                <w:rPrChange w:id="16" w:author="Miguel" w:date="2016-01-19T11:05:00Z">
                  <w:rPr>
                    <w:rFonts w:ascii="Arial" w:hAnsi="Arial" w:cs="Arial"/>
                    <w:color w:val="000000"/>
                    <w:lang w:val="es-MX"/>
                  </w:rPr>
                </w:rPrChange>
              </w:rPr>
              <w:t>animalia</w:t>
            </w:r>
            <w:r w:rsidRPr="001C643E">
              <w:rPr>
                <w:rFonts w:ascii="Arial" w:hAnsi="Arial" w:cs="Arial"/>
                <w:color w:val="000000"/>
                <w:lang w:val="es-MX"/>
              </w:rPr>
              <w:t xml:space="preserve">, </w:t>
            </w:r>
            <w:proofErr w:type="spellStart"/>
            <w:r w:rsidRPr="00A57502">
              <w:rPr>
                <w:rFonts w:ascii="Arial" w:hAnsi="Arial" w:cs="Arial"/>
                <w:i/>
                <w:color w:val="000000"/>
                <w:lang w:val="es-MX"/>
                <w:rPrChange w:id="17" w:author="Miguel" w:date="2016-01-19T11:05:00Z">
                  <w:rPr>
                    <w:rFonts w:ascii="Arial" w:hAnsi="Arial" w:cs="Arial"/>
                    <w:color w:val="000000"/>
                    <w:lang w:val="es-MX"/>
                  </w:rPr>
                </w:rPrChange>
              </w:rPr>
              <w:t>fungi</w:t>
            </w:r>
            <w:proofErr w:type="spellEnd"/>
            <w:r w:rsidRPr="001C643E">
              <w:rPr>
                <w:rFonts w:ascii="Arial" w:hAnsi="Arial" w:cs="Arial"/>
                <w:color w:val="000000"/>
                <w:lang w:val="es-MX"/>
              </w:rPr>
              <w:t xml:space="preserve"> y </w:t>
            </w:r>
            <w:r w:rsidRPr="00A57502">
              <w:rPr>
                <w:rFonts w:ascii="Arial" w:hAnsi="Arial" w:cs="Arial"/>
                <w:i/>
                <w:color w:val="000000"/>
                <w:lang w:val="es-MX"/>
                <w:rPrChange w:id="18" w:author="Miguel" w:date="2016-01-19T11:05:00Z">
                  <w:rPr>
                    <w:rFonts w:ascii="Arial" w:hAnsi="Arial" w:cs="Arial"/>
                    <w:color w:val="000000"/>
                    <w:lang w:val="es-MX"/>
                  </w:rPr>
                </w:rPrChange>
              </w:rPr>
              <w:t>protista</w:t>
            </w:r>
          </w:p>
        </w:tc>
      </w:tr>
    </w:tbl>
    <w:p w14:paraId="509434FF" w14:textId="77777777" w:rsidR="009B747D" w:rsidRPr="001C643E" w:rsidRDefault="009B747D" w:rsidP="001C643E">
      <w:pPr>
        <w:spacing w:line="360" w:lineRule="auto"/>
        <w:rPr>
          <w:rFonts w:ascii="Arial" w:hAnsi="Arial" w:cs="Arial"/>
        </w:rPr>
      </w:pPr>
    </w:p>
    <w:p w14:paraId="31090F51" w14:textId="674A56B0" w:rsidR="00F461D7" w:rsidRPr="001C643E" w:rsidRDefault="00AE28E7" w:rsidP="001C643E">
      <w:pPr>
        <w:spacing w:line="360" w:lineRule="auto"/>
        <w:rPr>
          <w:rFonts w:ascii="Arial" w:hAnsi="Arial" w:cs="Arial"/>
          <w:b/>
        </w:rPr>
      </w:pPr>
      <w:r w:rsidRPr="001C643E">
        <w:rPr>
          <w:rFonts w:ascii="Arial" w:hAnsi="Arial" w:cs="Arial"/>
          <w:highlight w:val="yellow"/>
        </w:rPr>
        <w:t xml:space="preserve"> </w:t>
      </w:r>
      <w:r w:rsidR="00F461D7" w:rsidRPr="001C643E">
        <w:rPr>
          <w:rFonts w:ascii="Arial" w:hAnsi="Arial" w:cs="Arial"/>
          <w:highlight w:val="yellow"/>
        </w:rPr>
        <w:t xml:space="preserve">[SECCIÓN </w:t>
      </w:r>
      <w:r w:rsidRPr="001C643E">
        <w:rPr>
          <w:rFonts w:ascii="Arial" w:hAnsi="Arial" w:cs="Arial"/>
          <w:highlight w:val="yellow"/>
        </w:rPr>
        <w:t>2</w:t>
      </w:r>
      <w:r w:rsidR="00F461D7" w:rsidRPr="001C643E">
        <w:rPr>
          <w:rFonts w:ascii="Arial" w:hAnsi="Arial" w:cs="Arial"/>
          <w:highlight w:val="yellow"/>
        </w:rPr>
        <w:t>]</w:t>
      </w:r>
      <w:r w:rsidR="00F461D7" w:rsidRPr="001C643E">
        <w:rPr>
          <w:rFonts w:ascii="Arial" w:hAnsi="Arial" w:cs="Arial"/>
        </w:rPr>
        <w:t xml:space="preserve"> </w:t>
      </w:r>
      <w:r w:rsidR="00FE0833" w:rsidRPr="001C643E">
        <w:rPr>
          <w:rFonts w:ascii="Arial" w:hAnsi="Arial" w:cs="Arial"/>
          <w:b/>
        </w:rPr>
        <w:t>4</w:t>
      </w:r>
      <w:r w:rsidRPr="001C643E">
        <w:rPr>
          <w:rFonts w:ascii="Arial" w:hAnsi="Arial" w:cs="Arial"/>
          <w:b/>
        </w:rPr>
        <w:t>.1</w:t>
      </w:r>
      <w:r w:rsidR="00F461D7" w:rsidRPr="001C643E">
        <w:rPr>
          <w:rFonts w:ascii="Arial" w:hAnsi="Arial" w:cs="Arial"/>
          <w:b/>
        </w:rPr>
        <w:t xml:space="preserve"> </w:t>
      </w:r>
      <w:r w:rsidR="00A02F9F">
        <w:rPr>
          <w:rFonts w:ascii="Arial" w:hAnsi="Arial" w:cs="Arial"/>
          <w:b/>
        </w:rPr>
        <w:t>Las b</w:t>
      </w:r>
      <w:r w:rsidR="00A02F9F" w:rsidRPr="001C643E">
        <w:rPr>
          <w:rFonts w:ascii="Arial" w:hAnsi="Arial" w:cs="Arial"/>
          <w:b/>
        </w:rPr>
        <w:t>acterias</w:t>
      </w:r>
      <w:r w:rsidRPr="001C643E">
        <w:rPr>
          <w:rFonts w:ascii="Arial" w:hAnsi="Arial" w:cs="Arial"/>
          <w:b/>
        </w:rPr>
        <w:t>: el reino eubacteria</w:t>
      </w:r>
    </w:p>
    <w:p w14:paraId="121DD405" w14:textId="42EEFCA5" w:rsidR="00156ACA" w:rsidRPr="001C643E" w:rsidRDefault="00156ACA" w:rsidP="001C643E">
      <w:pPr>
        <w:spacing w:line="360" w:lineRule="auto"/>
        <w:rPr>
          <w:rFonts w:ascii="Arial" w:hAnsi="Arial" w:cs="Arial"/>
        </w:rPr>
      </w:pPr>
      <w:r w:rsidRPr="001C643E">
        <w:rPr>
          <w:rFonts w:ascii="Arial" w:hAnsi="Arial" w:cs="Arial"/>
        </w:rPr>
        <w:t xml:space="preserve">En el reino </w:t>
      </w:r>
      <w:r w:rsidRPr="001C643E">
        <w:rPr>
          <w:rFonts w:ascii="Arial" w:hAnsi="Arial" w:cs="Arial"/>
          <w:b/>
        </w:rPr>
        <w:t>eubacteria</w:t>
      </w:r>
      <w:r w:rsidRPr="001C643E">
        <w:rPr>
          <w:rFonts w:ascii="Arial" w:hAnsi="Arial" w:cs="Arial"/>
        </w:rPr>
        <w:t xml:space="preserve"> se incluyen todas las bacterias conocidas; sin embargo, </w:t>
      </w:r>
      <w:r w:rsidR="00A4321A" w:rsidRPr="001C643E">
        <w:rPr>
          <w:rFonts w:ascii="Arial" w:hAnsi="Arial" w:cs="Arial"/>
        </w:rPr>
        <w:t>se estima que el 90</w:t>
      </w:r>
      <w:r w:rsidR="00A02F9F">
        <w:rPr>
          <w:rFonts w:ascii="Arial" w:hAnsi="Arial" w:cs="Arial"/>
        </w:rPr>
        <w:t> </w:t>
      </w:r>
      <w:r w:rsidR="00A4321A" w:rsidRPr="001C643E">
        <w:rPr>
          <w:rFonts w:ascii="Arial" w:hAnsi="Arial" w:cs="Arial"/>
        </w:rPr>
        <w:t xml:space="preserve">% de las bacterias que habitan en el planeta </w:t>
      </w:r>
      <w:r w:rsidR="00962743" w:rsidRPr="001C643E">
        <w:rPr>
          <w:rFonts w:ascii="Arial" w:hAnsi="Arial" w:cs="Arial"/>
        </w:rPr>
        <w:t xml:space="preserve">aún </w:t>
      </w:r>
      <w:r w:rsidR="00A4321A" w:rsidRPr="001C643E">
        <w:rPr>
          <w:rFonts w:ascii="Arial" w:hAnsi="Arial" w:cs="Arial"/>
        </w:rPr>
        <w:t xml:space="preserve">no han sido estudiadas. </w:t>
      </w:r>
      <w:r w:rsidR="00962743" w:rsidRPr="001C643E">
        <w:rPr>
          <w:rFonts w:ascii="Arial" w:hAnsi="Arial" w:cs="Arial"/>
        </w:rPr>
        <w:t>Esto se debe</w:t>
      </w:r>
      <w:r w:rsidR="00A02F9F">
        <w:rPr>
          <w:rFonts w:ascii="Arial" w:hAnsi="Arial" w:cs="Arial"/>
        </w:rPr>
        <w:t>,</w:t>
      </w:r>
      <w:r w:rsidR="00962743" w:rsidRPr="001C643E">
        <w:rPr>
          <w:rFonts w:ascii="Arial" w:hAnsi="Arial" w:cs="Arial"/>
        </w:rPr>
        <w:t xml:space="preserve"> en parte</w:t>
      </w:r>
      <w:r w:rsidR="00A02F9F">
        <w:rPr>
          <w:rFonts w:ascii="Arial" w:hAnsi="Arial" w:cs="Arial"/>
        </w:rPr>
        <w:t>,</w:t>
      </w:r>
      <w:r w:rsidR="00962743" w:rsidRPr="001C643E">
        <w:rPr>
          <w:rFonts w:ascii="Arial" w:hAnsi="Arial" w:cs="Arial"/>
        </w:rPr>
        <w:t xml:space="preserve"> a que muchas bacterias no se pueden </w:t>
      </w:r>
      <w:r w:rsidR="00962743" w:rsidRPr="001C643E">
        <w:rPr>
          <w:rFonts w:ascii="Arial" w:hAnsi="Arial" w:cs="Arial"/>
          <w:b/>
        </w:rPr>
        <w:t>cultivar</w:t>
      </w:r>
      <w:r w:rsidR="00962743" w:rsidRPr="001C643E">
        <w:rPr>
          <w:rFonts w:ascii="Arial" w:hAnsi="Arial" w:cs="Arial"/>
        </w:rPr>
        <w:t xml:space="preserve"> en un laboratorio (</w:t>
      </w:r>
      <w:r w:rsidR="00383A15" w:rsidRPr="001C643E">
        <w:rPr>
          <w:rFonts w:ascii="Arial" w:hAnsi="Arial" w:cs="Arial"/>
        </w:rPr>
        <w:t xml:space="preserve">es decir, </w:t>
      </w:r>
      <w:r w:rsidR="00962743" w:rsidRPr="001C643E">
        <w:rPr>
          <w:rFonts w:ascii="Arial" w:hAnsi="Arial" w:cs="Arial"/>
        </w:rPr>
        <w:t xml:space="preserve">no sobreviven en las cajas en las que se ponen), y el estudio de seres tan pequeños no se puede hacer sin ciertos </w:t>
      </w:r>
      <w:r w:rsidR="00962743" w:rsidRPr="001C643E">
        <w:rPr>
          <w:rFonts w:ascii="Arial" w:hAnsi="Arial" w:cs="Arial"/>
          <w:b/>
        </w:rPr>
        <w:t>instrumentos</w:t>
      </w:r>
      <w:r w:rsidR="00962743" w:rsidRPr="001C643E">
        <w:rPr>
          <w:rFonts w:ascii="Arial" w:hAnsi="Arial" w:cs="Arial"/>
        </w:rPr>
        <w:t xml:space="preserve"> y </w:t>
      </w:r>
      <w:r w:rsidR="00962743" w:rsidRPr="001C643E">
        <w:rPr>
          <w:rFonts w:ascii="Arial" w:hAnsi="Arial" w:cs="Arial"/>
          <w:b/>
        </w:rPr>
        <w:t>condiciones</w:t>
      </w:r>
      <w:r w:rsidR="00962743" w:rsidRPr="001C643E">
        <w:rPr>
          <w:rFonts w:ascii="Arial" w:hAnsi="Arial" w:cs="Arial"/>
        </w:rPr>
        <w:t xml:space="preserve"> que no se encuentran al aire libre.</w:t>
      </w:r>
    </w:p>
    <w:p w14:paraId="186DC9DA" w14:textId="7592E34D" w:rsidR="00383A15" w:rsidRPr="001C643E" w:rsidRDefault="00383A15" w:rsidP="001C643E">
      <w:pPr>
        <w:spacing w:line="360" w:lineRule="auto"/>
        <w:rPr>
          <w:rFonts w:ascii="Arial" w:hAnsi="Arial" w:cs="Arial"/>
        </w:rPr>
      </w:pPr>
      <w:r w:rsidRPr="001C643E">
        <w:rPr>
          <w:rFonts w:ascii="Arial" w:hAnsi="Arial" w:cs="Arial"/>
        </w:rPr>
        <w:t xml:space="preserve">Es común dividir a las bacterias en dos grupos según si se tiñen o no después de un proceso denominado </w:t>
      </w:r>
      <w:r w:rsidRPr="001C643E">
        <w:rPr>
          <w:rFonts w:ascii="Arial" w:hAnsi="Arial" w:cs="Arial"/>
          <w:b/>
        </w:rPr>
        <w:t>tinción de Gram</w:t>
      </w:r>
      <w:r w:rsidRPr="001C643E">
        <w:rPr>
          <w:rFonts w:ascii="Arial" w:hAnsi="Arial" w:cs="Arial"/>
        </w:rPr>
        <w:t>. Este proceso, inventado por el bacteri</w:t>
      </w:r>
      <w:r w:rsidR="00B95FE4" w:rsidRPr="001C643E">
        <w:rPr>
          <w:rFonts w:ascii="Arial" w:hAnsi="Arial" w:cs="Arial"/>
        </w:rPr>
        <w:t>ólogo d</w:t>
      </w:r>
      <w:r w:rsidRPr="001C643E">
        <w:rPr>
          <w:rFonts w:ascii="Arial" w:hAnsi="Arial" w:cs="Arial"/>
        </w:rPr>
        <w:t xml:space="preserve">anés </w:t>
      </w:r>
      <w:proofErr w:type="spellStart"/>
      <w:r w:rsidRPr="001C643E">
        <w:rPr>
          <w:rFonts w:ascii="Arial" w:hAnsi="Arial" w:cs="Arial"/>
        </w:rPr>
        <w:t>Christiam</w:t>
      </w:r>
      <w:proofErr w:type="spellEnd"/>
      <w:r w:rsidRPr="001C643E">
        <w:rPr>
          <w:rFonts w:ascii="Arial" w:hAnsi="Arial" w:cs="Arial"/>
        </w:rPr>
        <w:t xml:space="preserve"> Gram,</w:t>
      </w:r>
      <w:r w:rsidR="00B95FE4" w:rsidRPr="001C643E">
        <w:rPr>
          <w:rFonts w:ascii="Arial" w:hAnsi="Arial" w:cs="Arial"/>
        </w:rPr>
        <w:t xml:space="preserve"> consiste en aplicar cierta mezcla de sustancias químicas</w:t>
      </w:r>
      <w:r w:rsidRPr="001C643E">
        <w:rPr>
          <w:rFonts w:ascii="Arial" w:hAnsi="Arial" w:cs="Arial"/>
        </w:rPr>
        <w:t xml:space="preserve"> </w:t>
      </w:r>
      <w:r w:rsidR="00B95FE4" w:rsidRPr="001C643E">
        <w:rPr>
          <w:rFonts w:ascii="Arial" w:hAnsi="Arial" w:cs="Arial"/>
        </w:rPr>
        <w:t xml:space="preserve">a las bacterias, tras lo cual algunas quedan de color morado y otras de color rosa o rojo. Las bacterias que se </w:t>
      </w:r>
      <w:r w:rsidR="00A02F9F" w:rsidRPr="001C643E">
        <w:rPr>
          <w:rFonts w:ascii="Arial" w:hAnsi="Arial" w:cs="Arial"/>
        </w:rPr>
        <w:t>tiñ</w:t>
      </w:r>
      <w:r w:rsidR="00A02F9F">
        <w:rPr>
          <w:rFonts w:ascii="Arial" w:hAnsi="Arial" w:cs="Arial"/>
        </w:rPr>
        <w:t>en</w:t>
      </w:r>
      <w:r w:rsidR="00A02F9F" w:rsidRPr="001C643E">
        <w:rPr>
          <w:rFonts w:ascii="Arial" w:hAnsi="Arial" w:cs="Arial"/>
        </w:rPr>
        <w:t xml:space="preserve"> </w:t>
      </w:r>
      <w:r w:rsidR="00B95FE4" w:rsidRPr="001C643E">
        <w:rPr>
          <w:rFonts w:ascii="Arial" w:hAnsi="Arial" w:cs="Arial"/>
        </w:rPr>
        <w:t xml:space="preserve">de color morado se conocen como bacterias </w:t>
      </w:r>
      <w:r w:rsidR="00B95FE4" w:rsidRPr="001C643E">
        <w:rPr>
          <w:rFonts w:ascii="Arial" w:hAnsi="Arial" w:cs="Arial"/>
          <w:b/>
        </w:rPr>
        <w:t>Gram</w:t>
      </w:r>
      <w:r w:rsidR="00B95FE4" w:rsidRPr="001C643E">
        <w:rPr>
          <w:rFonts w:ascii="Arial" w:hAnsi="Arial" w:cs="Arial"/>
        </w:rPr>
        <w:t xml:space="preserve"> </w:t>
      </w:r>
      <w:r w:rsidR="00B95FE4" w:rsidRPr="001C643E">
        <w:rPr>
          <w:rFonts w:ascii="Arial" w:hAnsi="Arial" w:cs="Arial"/>
          <w:b/>
        </w:rPr>
        <w:t>positivas</w:t>
      </w:r>
      <w:r w:rsidR="00B95FE4" w:rsidRPr="001C643E">
        <w:rPr>
          <w:rFonts w:ascii="Arial" w:hAnsi="Arial" w:cs="Arial"/>
        </w:rPr>
        <w:t xml:space="preserve">, y las que quedan rojas o rosadas son las bacterias </w:t>
      </w:r>
      <w:r w:rsidR="00B95FE4" w:rsidRPr="001C643E">
        <w:rPr>
          <w:rFonts w:ascii="Arial" w:hAnsi="Arial" w:cs="Arial"/>
          <w:b/>
        </w:rPr>
        <w:t>Gram</w:t>
      </w:r>
      <w:r w:rsidR="00B95FE4" w:rsidRPr="001C643E">
        <w:rPr>
          <w:rFonts w:ascii="Arial" w:hAnsi="Arial" w:cs="Arial"/>
        </w:rPr>
        <w:t xml:space="preserve"> </w:t>
      </w:r>
      <w:r w:rsidR="00B95FE4" w:rsidRPr="001C643E">
        <w:rPr>
          <w:rFonts w:ascii="Arial" w:hAnsi="Arial" w:cs="Arial"/>
          <w:b/>
        </w:rPr>
        <w:t>negativas</w:t>
      </w:r>
      <w:r w:rsidR="00B95FE4" w:rsidRPr="001C643E">
        <w:rPr>
          <w:rFonts w:ascii="Arial" w:hAnsi="Arial" w:cs="Arial"/>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47"/>
        <w:gridCol w:w="6281"/>
      </w:tblGrid>
      <w:tr w:rsidR="00DF4F1D" w:rsidRPr="001C643E" w14:paraId="68429934" w14:textId="77777777" w:rsidTr="00DE4A10">
        <w:tc>
          <w:tcPr>
            <w:tcW w:w="8828" w:type="dxa"/>
            <w:gridSpan w:val="2"/>
            <w:shd w:val="clear" w:color="auto" w:fill="0D0D0D"/>
          </w:tcPr>
          <w:p w14:paraId="2613FFA1" w14:textId="77777777" w:rsidR="00DF4F1D" w:rsidRPr="001C643E" w:rsidRDefault="00DF4F1D" w:rsidP="001C643E">
            <w:pPr>
              <w:spacing w:after="0" w:line="360" w:lineRule="auto"/>
              <w:jc w:val="center"/>
              <w:rPr>
                <w:rFonts w:ascii="Arial" w:hAnsi="Arial" w:cs="Arial"/>
                <w:b/>
                <w:color w:val="FFFFFF"/>
                <w:lang w:val="es-MX"/>
              </w:rPr>
            </w:pPr>
            <w:r w:rsidRPr="001C643E">
              <w:rPr>
                <w:rFonts w:ascii="Arial" w:hAnsi="Arial" w:cs="Arial"/>
                <w:b/>
                <w:color w:val="FFFFFF"/>
                <w:lang w:val="es-MX"/>
              </w:rPr>
              <w:t>Imagen (fotografía, gráfica o ilustración)</w:t>
            </w:r>
          </w:p>
        </w:tc>
      </w:tr>
      <w:tr w:rsidR="00DF4F1D" w:rsidRPr="001C643E" w14:paraId="513AB316" w14:textId="77777777" w:rsidTr="00DE4A10">
        <w:tc>
          <w:tcPr>
            <w:tcW w:w="2547" w:type="dxa"/>
            <w:shd w:val="clear" w:color="auto" w:fill="auto"/>
          </w:tcPr>
          <w:p w14:paraId="5DFC584D" w14:textId="77777777" w:rsidR="00DF4F1D" w:rsidRPr="001C643E" w:rsidRDefault="00DF4F1D"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281" w:type="dxa"/>
            <w:shd w:val="clear" w:color="auto" w:fill="auto"/>
          </w:tcPr>
          <w:p w14:paraId="34D457D7" w14:textId="61E12674" w:rsidR="00DF4F1D" w:rsidRPr="001C643E" w:rsidRDefault="00DF4F1D" w:rsidP="001C643E">
            <w:pPr>
              <w:spacing w:after="0" w:line="360" w:lineRule="auto"/>
              <w:rPr>
                <w:rFonts w:ascii="Arial" w:hAnsi="Arial" w:cs="Arial"/>
                <w:b/>
                <w:color w:val="000000"/>
                <w:lang w:val="es-MX"/>
              </w:rPr>
            </w:pPr>
            <w:r w:rsidRPr="001C643E">
              <w:rPr>
                <w:rFonts w:ascii="Arial" w:hAnsi="Arial" w:cs="Arial"/>
                <w:color w:val="000000"/>
                <w:lang w:val="es-MX"/>
              </w:rPr>
              <w:t>CN_09_04_CO_IMG1</w:t>
            </w:r>
            <w:r w:rsidR="00407D96" w:rsidRPr="001C643E">
              <w:rPr>
                <w:rFonts w:ascii="Arial" w:hAnsi="Arial" w:cs="Arial"/>
                <w:color w:val="000000"/>
                <w:lang w:val="es-MX"/>
              </w:rPr>
              <w:t>0</w:t>
            </w:r>
          </w:p>
        </w:tc>
      </w:tr>
      <w:tr w:rsidR="00DF4F1D" w:rsidRPr="001C643E" w14:paraId="35575CF4" w14:textId="77777777" w:rsidTr="00DE4A10">
        <w:tc>
          <w:tcPr>
            <w:tcW w:w="2547" w:type="dxa"/>
            <w:shd w:val="clear" w:color="auto" w:fill="auto"/>
          </w:tcPr>
          <w:p w14:paraId="53F546FB" w14:textId="77777777" w:rsidR="00DF4F1D" w:rsidRPr="001C643E" w:rsidRDefault="00DF4F1D" w:rsidP="001C643E">
            <w:pPr>
              <w:spacing w:after="0" w:line="360" w:lineRule="auto"/>
              <w:rPr>
                <w:rFonts w:ascii="Arial" w:hAnsi="Arial" w:cs="Arial"/>
                <w:color w:val="000000"/>
                <w:lang w:val="es-MX"/>
              </w:rPr>
            </w:pPr>
            <w:r w:rsidRPr="001C643E">
              <w:rPr>
                <w:rFonts w:ascii="Arial" w:hAnsi="Arial" w:cs="Arial"/>
                <w:b/>
                <w:color w:val="000000"/>
                <w:lang w:val="es-MX"/>
              </w:rPr>
              <w:lastRenderedPageBreak/>
              <w:t>Descripción</w:t>
            </w:r>
          </w:p>
        </w:tc>
        <w:tc>
          <w:tcPr>
            <w:tcW w:w="6281" w:type="dxa"/>
            <w:shd w:val="clear" w:color="auto" w:fill="auto"/>
          </w:tcPr>
          <w:p w14:paraId="03B0EBEC" w14:textId="15EA9353" w:rsidR="00DF4F1D" w:rsidRPr="001C643E" w:rsidRDefault="00DF4F1D" w:rsidP="001C643E">
            <w:pPr>
              <w:spacing w:after="0" w:line="360" w:lineRule="auto"/>
              <w:rPr>
                <w:rFonts w:ascii="Arial" w:hAnsi="Arial" w:cs="Arial"/>
                <w:color w:val="000000"/>
                <w:lang w:val="es-MX"/>
              </w:rPr>
            </w:pPr>
            <w:r w:rsidRPr="001C643E">
              <w:rPr>
                <w:rFonts w:ascii="Arial" w:hAnsi="Arial" w:cs="Arial"/>
                <w:color w:val="000000"/>
                <w:lang w:val="es-MX"/>
              </w:rPr>
              <w:t>Bacterias Gram positivas y Gram negativas</w:t>
            </w:r>
          </w:p>
        </w:tc>
      </w:tr>
      <w:tr w:rsidR="00DF4F1D" w:rsidRPr="001C643E" w14:paraId="2E44E745" w14:textId="77777777" w:rsidTr="00DE4A10">
        <w:tc>
          <w:tcPr>
            <w:tcW w:w="2547" w:type="dxa"/>
            <w:shd w:val="clear" w:color="auto" w:fill="auto"/>
          </w:tcPr>
          <w:p w14:paraId="7395DA86" w14:textId="77777777" w:rsidR="00DF4F1D" w:rsidRPr="001C643E" w:rsidRDefault="00DF4F1D" w:rsidP="001C643E">
            <w:pPr>
              <w:spacing w:after="0" w:line="360" w:lineRule="auto"/>
              <w:rPr>
                <w:rFonts w:ascii="Arial" w:hAnsi="Arial" w:cs="Arial"/>
                <w:color w:val="000000"/>
                <w:lang w:val="es-MX"/>
              </w:rPr>
            </w:pPr>
            <w:r w:rsidRPr="001C643E">
              <w:rPr>
                <w:rFonts w:ascii="Arial" w:hAnsi="Arial" w:cs="Arial"/>
                <w:b/>
                <w:color w:val="000000"/>
                <w:lang w:val="es-MX"/>
              </w:rPr>
              <w:t xml:space="preserve">Código </w:t>
            </w:r>
            <w:proofErr w:type="spellStart"/>
            <w:r w:rsidRPr="001C643E">
              <w:rPr>
                <w:rFonts w:ascii="Arial" w:hAnsi="Arial" w:cs="Arial"/>
                <w:b/>
                <w:color w:val="000000"/>
                <w:lang w:val="es-MX"/>
              </w:rPr>
              <w:t>Shutterstock</w:t>
            </w:r>
            <w:proofErr w:type="spellEnd"/>
            <w:r w:rsidRPr="001C643E">
              <w:rPr>
                <w:rFonts w:ascii="Arial" w:hAnsi="Arial" w:cs="Arial"/>
                <w:b/>
                <w:color w:val="000000"/>
                <w:lang w:val="es-MX"/>
              </w:rPr>
              <w:t xml:space="preserve"> (o URL o la ruta en </w:t>
            </w:r>
            <w:proofErr w:type="spellStart"/>
            <w:r w:rsidRPr="001C643E">
              <w:rPr>
                <w:rFonts w:ascii="Arial" w:hAnsi="Arial" w:cs="Arial"/>
                <w:b/>
                <w:color w:val="000000"/>
                <w:lang w:val="es-MX"/>
              </w:rPr>
              <w:t>AulaPlaneta</w:t>
            </w:r>
            <w:proofErr w:type="spellEnd"/>
            <w:r w:rsidRPr="001C643E">
              <w:rPr>
                <w:rFonts w:ascii="Arial" w:hAnsi="Arial" w:cs="Arial"/>
                <w:b/>
                <w:color w:val="000000"/>
                <w:lang w:val="es-MX"/>
              </w:rPr>
              <w:t>)</w:t>
            </w:r>
          </w:p>
        </w:tc>
        <w:tc>
          <w:tcPr>
            <w:tcW w:w="6281" w:type="dxa"/>
            <w:shd w:val="clear" w:color="auto" w:fill="auto"/>
          </w:tcPr>
          <w:p w14:paraId="3ED5E1D1" w14:textId="124C3564" w:rsidR="00DF4F1D" w:rsidRPr="001C643E" w:rsidRDefault="00DF4F1D" w:rsidP="001C643E">
            <w:pPr>
              <w:spacing w:after="0" w:line="360" w:lineRule="auto"/>
              <w:rPr>
                <w:rFonts w:ascii="Arial" w:hAnsi="Arial" w:cs="Arial"/>
                <w:color w:val="000000"/>
                <w:lang w:val="es-MX"/>
              </w:rPr>
            </w:pPr>
            <w:r w:rsidRPr="001C643E">
              <w:rPr>
                <w:rFonts w:ascii="Arial" w:hAnsi="Arial" w:cs="Arial"/>
                <w:color w:val="333333"/>
                <w:shd w:val="clear" w:color="auto" w:fill="FFFFFF"/>
              </w:rPr>
              <w:t>287276999</w:t>
            </w:r>
          </w:p>
        </w:tc>
      </w:tr>
      <w:tr w:rsidR="00DF4F1D" w:rsidRPr="001C643E" w14:paraId="5AF4A35F" w14:textId="77777777" w:rsidTr="00DE4A10">
        <w:tc>
          <w:tcPr>
            <w:tcW w:w="2547" w:type="dxa"/>
            <w:shd w:val="clear" w:color="auto" w:fill="auto"/>
          </w:tcPr>
          <w:p w14:paraId="2468FB77" w14:textId="77777777" w:rsidR="00DF4F1D" w:rsidRPr="001C643E" w:rsidRDefault="00DF4F1D" w:rsidP="001C643E">
            <w:pPr>
              <w:spacing w:after="0" w:line="360" w:lineRule="auto"/>
              <w:rPr>
                <w:rFonts w:ascii="Arial" w:hAnsi="Arial" w:cs="Arial"/>
                <w:color w:val="000000"/>
                <w:lang w:val="es-MX"/>
              </w:rPr>
            </w:pPr>
            <w:r w:rsidRPr="001C643E">
              <w:rPr>
                <w:rFonts w:ascii="Arial" w:hAnsi="Arial" w:cs="Arial"/>
                <w:b/>
                <w:color w:val="000000"/>
                <w:lang w:val="es-MX"/>
              </w:rPr>
              <w:t>Pie de imagen</w:t>
            </w:r>
          </w:p>
        </w:tc>
        <w:tc>
          <w:tcPr>
            <w:tcW w:w="6281" w:type="dxa"/>
            <w:shd w:val="clear" w:color="auto" w:fill="auto"/>
          </w:tcPr>
          <w:p w14:paraId="6A83BCF3" w14:textId="59B7E5E3" w:rsidR="00DF4F1D" w:rsidRPr="001C643E" w:rsidRDefault="00DF4F1D" w:rsidP="001C643E">
            <w:pPr>
              <w:spacing w:after="0" w:line="360" w:lineRule="auto"/>
              <w:rPr>
                <w:rFonts w:ascii="Arial" w:hAnsi="Arial" w:cs="Arial"/>
                <w:color w:val="000000"/>
                <w:lang w:val="es-MX"/>
              </w:rPr>
            </w:pPr>
            <w:r w:rsidRPr="001C643E">
              <w:rPr>
                <w:rFonts w:ascii="Arial" w:hAnsi="Arial" w:cs="Arial"/>
                <w:color w:val="000000"/>
                <w:lang w:val="es-MX"/>
              </w:rPr>
              <w:t>La tinción de Gram es un método para clasificar especies de bacterias en dos grandes grupos: bacterias Gram positivas (de color morado) y bacterias Gram negativas (de color rojo o rosado).</w:t>
            </w:r>
          </w:p>
        </w:tc>
      </w:tr>
    </w:tbl>
    <w:p w14:paraId="2FCA5D58" w14:textId="10AF359C" w:rsidR="00674167" w:rsidRPr="001C643E" w:rsidRDefault="00674167" w:rsidP="001C643E">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674167" w:rsidRPr="001C643E" w14:paraId="1C90AF3E" w14:textId="77777777" w:rsidTr="00AE6F07">
        <w:tc>
          <w:tcPr>
            <w:tcW w:w="8828" w:type="dxa"/>
            <w:gridSpan w:val="2"/>
            <w:shd w:val="clear" w:color="auto" w:fill="000000"/>
          </w:tcPr>
          <w:p w14:paraId="0E6D9242" w14:textId="77777777" w:rsidR="00674167" w:rsidRPr="001C643E" w:rsidRDefault="00674167"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674167" w:rsidRPr="001C643E" w14:paraId="4498A840" w14:textId="77777777" w:rsidTr="00AE6F07">
        <w:tc>
          <w:tcPr>
            <w:tcW w:w="2480" w:type="dxa"/>
            <w:shd w:val="clear" w:color="auto" w:fill="auto"/>
          </w:tcPr>
          <w:p w14:paraId="759F9903" w14:textId="77777777" w:rsidR="00674167" w:rsidRPr="001C643E" w:rsidRDefault="00674167"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8" w:type="dxa"/>
            <w:shd w:val="clear" w:color="auto" w:fill="auto"/>
          </w:tcPr>
          <w:p w14:paraId="06BE10D6" w14:textId="7C34C82E" w:rsidR="00674167" w:rsidRPr="001C643E" w:rsidRDefault="00674167" w:rsidP="001C643E">
            <w:pPr>
              <w:spacing w:after="0" w:line="360" w:lineRule="auto"/>
              <w:rPr>
                <w:rFonts w:ascii="Arial" w:hAnsi="Arial" w:cs="Arial"/>
                <w:b/>
                <w:color w:val="000000"/>
                <w:lang w:val="es-MX"/>
              </w:rPr>
            </w:pPr>
            <w:r w:rsidRPr="001C643E">
              <w:rPr>
                <w:rFonts w:ascii="Arial" w:hAnsi="Arial" w:cs="Arial"/>
                <w:color w:val="000000"/>
                <w:lang w:val="es-MX"/>
              </w:rPr>
              <w:t>CN_09_04_CO_REC200</w:t>
            </w:r>
          </w:p>
        </w:tc>
      </w:tr>
      <w:tr w:rsidR="00674167" w:rsidRPr="001C643E" w14:paraId="449B7932" w14:textId="77777777" w:rsidTr="00AE6F07">
        <w:tc>
          <w:tcPr>
            <w:tcW w:w="2480" w:type="dxa"/>
            <w:shd w:val="clear" w:color="auto" w:fill="auto"/>
          </w:tcPr>
          <w:p w14:paraId="2F7B762B" w14:textId="77777777" w:rsidR="00674167" w:rsidRPr="001C643E" w:rsidRDefault="00674167"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8" w:type="dxa"/>
            <w:shd w:val="clear" w:color="auto" w:fill="auto"/>
          </w:tcPr>
          <w:p w14:paraId="2E711E13" w14:textId="73EEBB70" w:rsidR="00674167" w:rsidRPr="001C643E" w:rsidRDefault="00674167" w:rsidP="001C643E">
            <w:pPr>
              <w:spacing w:after="0" w:line="360" w:lineRule="auto"/>
              <w:rPr>
                <w:rFonts w:ascii="Arial" w:hAnsi="Arial" w:cs="Arial"/>
                <w:color w:val="000000"/>
                <w:lang w:val="es-MX"/>
              </w:rPr>
            </w:pPr>
            <w:r w:rsidRPr="001C643E">
              <w:rPr>
                <w:rFonts w:ascii="Arial" w:hAnsi="Arial" w:cs="Arial"/>
                <w:color w:val="000000"/>
                <w:lang w:val="es-MX"/>
              </w:rPr>
              <w:t xml:space="preserve">¿Qué sabes sobre el reino </w:t>
            </w:r>
            <w:r w:rsidRPr="00BF4CF8">
              <w:rPr>
                <w:rFonts w:ascii="Arial" w:hAnsi="Arial" w:cs="Arial"/>
                <w:i/>
                <w:color w:val="000000"/>
                <w:lang w:val="es-MX"/>
                <w:rPrChange w:id="19" w:author="Miguel" w:date="2016-01-19T11:07:00Z">
                  <w:rPr>
                    <w:rFonts w:ascii="Arial" w:hAnsi="Arial" w:cs="Arial"/>
                    <w:color w:val="000000"/>
                    <w:lang w:val="es-MX"/>
                  </w:rPr>
                </w:rPrChange>
              </w:rPr>
              <w:t>eubacteria</w:t>
            </w:r>
            <w:r w:rsidRPr="001C643E">
              <w:rPr>
                <w:rFonts w:ascii="Arial" w:hAnsi="Arial" w:cs="Arial"/>
                <w:color w:val="000000"/>
                <w:lang w:val="es-MX"/>
              </w:rPr>
              <w:t>?</w:t>
            </w:r>
          </w:p>
        </w:tc>
      </w:tr>
      <w:tr w:rsidR="00674167" w:rsidRPr="001C643E" w14:paraId="1CA5C1F3" w14:textId="77777777" w:rsidTr="00AE6F07">
        <w:tc>
          <w:tcPr>
            <w:tcW w:w="2480" w:type="dxa"/>
            <w:shd w:val="clear" w:color="auto" w:fill="auto"/>
          </w:tcPr>
          <w:p w14:paraId="1B855925" w14:textId="77777777" w:rsidR="00674167" w:rsidRPr="001C643E" w:rsidRDefault="00674167"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8" w:type="dxa"/>
            <w:shd w:val="clear" w:color="auto" w:fill="auto"/>
          </w:tcPr>
          <w:p w14:paraId="65B99C15" w14:textId="744BDEBA" w:rsidR="00674167" w:rsidRPr="001C643E" w:rsidRDefault="00674167" w:rsidP="001C643E">
            <w:pPr>
              <w:spacing w:after="0" w:line="360" w:lineRule="auto"/>
              <w:rPr>
                <w:rFonts w:ascii="Arial" w:hAnsi="Arial" w:cs="Arial"/>
                <w:color w:val="000000"/>
                <w:lang w:val="es-MX"/>
              </w:rPr>
            </w:pPr>
            <w:r w:rsidRPr="001C643E">
              <w:rPr>
                <w:rFonts w:ascii="Arial" w:hAnsi="Arial" w:cs="Arial"/>
                <w:color w:val="000000"/>
                <w:lang w:val="es-MX"/>
              </w:rPr>
              <w:t>Actividad para reforzar lo aprendido sobre el reino eubacteria</w:t>
            </w:r>
          </w:p>
        </w:tc>
      </w:tr>
    </w:tbl>
    <w:p w14:paraId="21FCAB34" w14:textId="77777777" w:rsidR="00674167" w:rsidRPr="001C643E" w:rsidRDefault="00674167" w:rsidP="001C643E">
      <w:pPr>
        <w:spacing w:line="360" w:lineRule="auto"/>
        <w:rPr>
          <w:rFonts w:ascii="Arial" w:hAnsi="Arial" w:cs="Arial"/>
        </w:rPr>
      </w:pPr>
    </w:p>
    <w:p w14:paraId="2C4F8B87" w14:textId="1F26FA49" w:rsidR="00F461D7" w:rsidRPr="001C643E" w:rsidRDefault="00F461D7" w:rsidP="001C643E">
      <w:pPr>
        <w:spacing w:line="360" w:lineRule="auto"/>
        <w:rPr>
          <w:rFonts w:ascii="Arial" w:eastAsia="Times New Roman" w:hAnsi="Arial" w:cs="Arial"/>
          <w:color w:val="000000"/>
          <w:lang w:val="es-CO" w:eastAsia="es-CO"/>
        </w:rPr>
      </w:pPr>
      <w:r w:rsidRPr="001C643E">
        <w:rPr>
          <w:rFonts w:ascii="Arial" w:hAnsi="Arial" w:cs="Arial"/>
          <w:highlight w:val="yellow"/>
        </w:rPr>
        <w:t xml:space="preserve">[SECCIÓN </w:t>
      </w:r>
      <w:r w:rsidR="00AE28E7" w:rsidRPr="001C643E">
        <w:rPr>
          <w:rFonts w:ascii="Arial" w:hAnsi="Arial" w:cs="Arial"/>
          <w:highlight w:val="yellow"/>
        </w:rPr>
        <w:t>2</w:t>
      </w:r>
      <w:r w:rsidRPr="001C643E">
        <w:rPr>
          <w:rFonts w:ascii="Arial" w:hAnsi="Arial" w:cs="Arial"/>
          <w:highlight w:val="yellow"/>
        </w:rPr>
        <w:t>]</w:t>
      </w:r>
      <w:r w:rsidRPr="001C643E">
        <w:rPr>
          <w:rFonts w:ascii="Arial" w:hAnsi="Arial" w:cs="Arial"/>
        </w:rPr>
        <w:t xml:space="preserve"> </w:t>
      </w:r>
      <w:r w:rsidR="00FE0833" w:rsidRPr="001C643E">
        <w:rPr>
          <w:rFonts w:ascii="Arial" w:hAnsi="Arial" w:cs="Arial"/>
          <w:b/>
        </w:rPr>
        <w:t>4</w:t>
      </w:r>
      <w:r w:rsidR="00AE28E7" w:rsidRPr="001C643E">
        <w:rPr>
          <w:rFonts w:ascii="Arial" w:hAnsi="Arial" w:cs="Arial"/>
          <w:b/>
        </w:rPr>
        <w:t xml:space="preserve">.2 </w:t>
      </w:r>
      <w:r w:rsidR="00A02F9F">
        <w:rPr>
          <w:rFonts w:ascii="Arial" w:hAnsi="Arial" w:cs="Arial"/>
          <w:b/>
        </w:rPr>
        <w:t>Las a</w:t>
      </w:r>
      <w:r w:rsidR="00A02F9F" w:rsidRPr="001C643E">
        <w:rPr>
          <w:rFonts w:ascii="Arial" w:hAnsi="Arial" w:cs="Arial"/>
          <w:b/>
        </w:rPr>
        <w:t>rqueas</w:t>
      </w:r>
      <w:r w:rsidR="00674167" w:rsidRPr="001C643E">
        <w:rPr>
          <w:rFonts w:ascii="Arial" w:hAnsi="Arial" w:cs="Arial"/>
          <w:b/>
        </w:rPr>
        <w:t>: el reino arqueobacteria</w:t>
      </w:r>
    </w:p>
    <w:p w14:paraId="6D032B1A" w14:textId="355C78FE" w:rsidR="005B591B" w:rsidRPr="001C643E" w:rsidRDefault="00CC6291" w:rsidP="001C643E">
      <w:pPr>
        <w:spacing w:line="360" w:lineRule="auto"/>
        <w:rPr>
          <w:rFonts w:ascii="Arial" w:hAnsi="Arial" w:cs="Arial"/>
          <w:lang w:val="es-CO"/>
        </w:rPr>
      </w:pPr>
      <w:r w:rsidRPr="001C643E">
        <w:rPr>
          <w:rFonts w:ascii="Arial" w:hAnsi="Arial" w:cs="Arial"/>
          <w:lang w:val="es-CO"/>
        </w:rPr>
        <w:t xml:space="preserve">El reino arqueobacteria es el único reino del dominio </w:t>
      </w:r>
      <w:r w:rsidRPr="001C643E">
        <w:rPr>
          <w:rFonts w:ascii="Arial" w:hAnsi="Arial" w:cs="Arial"/>
          <w:b/>
          <w:lang w:val="es-CO"/>
        </w:rPr>
        <w:t>Archaea</w:t>
      </w:r>
      <w:r w:rsidRPr="001C643E">
        <w:rPr>
          <w:rFonts w:ascii="Arial" w:hAnsi="Arial" w:cs="Arial"/>
          <w:lang w:val="es-CO"/>
        </w:rPr>
        <w:t xml:space="preserve">, y a su vez se divide en al menos otros cinco filos, pero se </w:t>
      </w:r>
      <w:r w:rsidR="00A02F9F">
        <w:rPr>
          <w:rFonts w:ascii="Arial" w:hAnsi="Arial" w:cs="Arial"/>
          <w:lang w:val="es-CO"/>
        </w:rPr>
        <w:t>siguen</w:t>
      </w:r>
      <w:r w:rsidR="00A02F9F" w:rsidRPr="001C643E">
        <w:rPr>
          <w:rFonts w:ascii="Arial" w:hAnsi="Arial" w:cs="Arial"/>
          <w:lang w:val="es-CO"/>
        </w:rPr>
        <w:t xml:space="preserve"> </w:t>
      </w:r>
      <w:r w:rsidRPr="001C643E">
        <w:rPr>
          <w:rFonts w:ascii="Arial" w:hAnsi="Arial" w:cs="Arial"/>
          <w:lang w:val="es-CO"/>
        </w:rPr>
        <w:t xml:space="preserve">identificando más. </w:t>
      </w:r>
      <w:r w:rsidR="00466BC9" w:rsidRPr="001C643E">
        <w:rPr>
          <w:rFonts w:ascii="Arial" w:hAnsi="Arial" w:cs="Arial"/>
          <w:lang w:val="es-CO"/>
        </w:rPr>
        <w:t>La clasificación de las arqueas aún es incierta debido a que estos organismos se han estudiado poco</w:t>
      </w:r>
      <w:r w:rsidR="00640DD4" w:rsidRPr="001C643E">
        <w:rPr>
          <w:rFonts w:ascii="Arial" w:hAnsi="Arial" w:cs="Arial"/>
          <w:lang w:val="es-CO"/>
        </w:rPr>
        <w:t>, por lo que hablar de un solo reino es algo provisional y seguramente incorrecto.</w:t>
      </w:r>
    </w:p>
    <w:p w14:paraId="45F7C748" w14:textId="379A8423" w:rsidR="00C876E2" w:rsidRPr="001C643E" w:rsidRDefault="00B71C0E" w:rsidP="001C643E">
      <w:pPr>
        <w:spacing w:line="360" w:lineRule="auto"/>
        <w:rPr>
          <w:rFonts w:ascii="Arial" w:hAnsi="Arial" w:cs="Arial"/>
          <w:lang w:val="es-CO"/>
        </w:rPr>
      </w:pPr>
      <w:r w:rsidRPr="001C643E">
        <w:rPr>
          <w:rFonts w:ascii="Arial" w:hAnsi="Arial" w:cs="Arial"/>
        </w:rPr>
        <w:t xml:space="preserve">Entre las arqueas hay muchas especies que habitan en ambientes extremos, y aunque también hay bacterias </w:t>
      </w:r>
      <w:r w:rsidR="00165541">
        <w:rPr>
          <w:rFonts w:ascii="Arial" w:hAnsi="Arial" w:cs="Arial"/>
        </w:rPr>
        <w:t>con</w:t>
      </w:r>
      <w:r w:rsidRPr="001C643E">
        <w:rPr>
          <w:rFonts w:ascii="Arial" w:hAnsi="Arial" w:cs="Arial"/>
        </w:rPr>
        <w:t xml:space="preserve"> esta caracter</w:t>
      </w:r>
      <w:r w:rsidR="00F91146" w:rsidRPr="001C643E">
        <w:rPr>
          <w:rFonts w:ascii="Arial" w:hAnsi="Arial" w:cs="Arial"/>
        </w:rPr>
        <w:t>ística</w:t>
      </w:r>
      <w:r w:rsidR="00165541">
        <w:rPr>
          <w:rFonts w:ascii="Arial" w:hAnsi="Arial" w:cs="Arial"/>
        </w:rPr>
        <w:t>,</w:t>
      </w:r>
      <w:r w:rsidR="00F91146" w:rsidRPr="001C643E">
        <w:rPr>
          <w:rFonts w:ascii="Arial" w:hAnsi="Arial" w:cs="Arial"/>
        </w:rPr>
        <w:t xml:space="preserve"> es mucho</w:t>
      </w:r>
      <w:r w:rsidRPr="001C643E">
        <w:rPr>
          <w:rFonts w:ascii="Arial" w:hAnsi="Arial" w:cs="Arial"/>
        </w:rPr>
        <w:t xml:space="preserve"> más común en</w:t>
      </w:r>
      <w:r w:rsidR="00F91146" w:rsidRPr="001C643E">
        <w:rPr>
          <w:rFonts w:ascii="Arial" w:hAnsi="Arial" w:cs="Arial"/>
        </w:rPr>
        <w:t>tre</w:t>
      </w:r>
      <w:r w:rsidRPr="001C643E">
        <w:rPr>
          <w:rFonts w:ascii="Arial" w:hAnsi="Arial" w:cs="Arial"/>
        </w:rPr>
        <w:t xml:space="preserve"> las arqueas. Los organismos que habitan ambientes extremos son</w:t>
      </w:r>
      <w:r w:rsidR="00466BC9" w:rsidRPr="001C643E">
        <w:rPr>
          <w:rFonts w:ascii="Arial" w:hAnsi="Arial" w:cs="Arial"/>
        </w:rPr>
        <w:t xml:space="preserve"> conocidos </w:t>
      </w:r>
      <w:r w:rsidR="00C876E2" w:rsidRPr="001C643E">
        <w:rPr>
          <w:rFonts w:ascii="Arial" w:hAnsi="Arial" w:cs="Arial"/>
        </w:rPr>
        <w:t xml:space="preserve">como </w:t>
      </w:r>
      <w:proofErr w:type="spellStart"/>
      <w:r w:rsidRPr="001C643E">
        <w:rPr>
          <w:rFonts w:ascii="Arial" w:hAnsi="Arial" w:cs="Arial"/>
          <w:b/>
        </w:rPr>
        <w:t>extremófilo</w:t>
      </w:r>
      <w:r w:rsidR="00C876E2" w:rsidRPr="001C643E">
        <w:rPr>
          <w:rFonts w:ascii="Arial" w:hAnsi="Arial" w:cs="Arial"/>
          <w:b/>
        </w:rPr>
        <w:t>s</w:t>
      </w:r>
      <w:proofErr w:type="spellEnd"/>
      <w:r w:rsidR="00466BC9" w:rsidRPr="001C643E">
        <w:rPr>
          <w:rFonts w:ascii="Arial" w:hAnsi="Arial" w:cs="Arial"/>
        </w:rPr>
        <w:t>,</w:t>
      </w:r>
      <w:r w:rsidRPr="001C643E">
        <w:rPr>
          <w:rFonts w:ascii="Arial" w:hAnsi="Arial" w:cs="Arial"/>
        </w:rPr>
        <w:t xml:space="preserve"> y</w:t>
      </w:r>
      <w:r w:rsidR="00087493" w:rsidRPr="001C643E">
        <w:rPr>
          <w:rFonts w:ascii="Arial" w:hAnsi="Arial" w:cs="Arial"/>
        </w:rPr>
        <w:t xml:space="preserve"> </w:t>
      </w:r>
      <w:r w:rsidR="00C876E2" w:rsidRPr="001C643E">
        <w:rPr>
          <w:rFonts w:ascii="Arial" w:hAnsi="Arial" w:cs="Arial"/>
        </w:rPr>
        <w:t>pueden ser:</w:t>
      </w:r>
    </w:p>
    <w:p w14:paraId="08A0F4A2" w14:textId="1726F3AC" w:rsidR="00C876E2" w:rsidRPr="001C643E" w:rsidRDefault="00C876E2" w:rsidP="001C643E">
      <w:pPr>
        <w:pStyle w:val="Prrafodelista"/>
        <w:numPr>
          <w:ilvl w:val="0"/>
          <w:numId w:val="36"/>
        </w:numPr>
        <w:spacing w:after="0" w:line="360" w:lineRule="auto"/>
        <w:rPr>
          <w:rFonts w:ascii="Arial" w:hAnsi="Arial" w:cs="Arial"/>
        </w:rPr>
      </w:pPr>
      <w:r w:rsidRPr="001C643E">
        <w:rPr>
          <w:rFonts w:ascii="Arial" w:hAnsi="Arial" w:cs="Arial"/>
          <w:b/>
        </w:rPr>
        <w:t>Halófil</w:t>
      </w:r>
      <w:r w:rsidR="00B71C0E" w:rsidRPr="001C643E">
        <w:rPr>
          <w:rFonts w:ascii="Arial" w:hAnsi="Arial" w:cs="Arial"/>
          <w:b/>
        </w:rPr>
        <w:t>o</w:t>
      </w:r>
      <w:r w:rsidRPr="001C643E">
        <w:rPr>
          <w:rFonts w:ascii="Arial" w:hAnsi="Arial" w:cs="Arial"/>
          <w:b/>
        </w:rPr>
        <w:t>s</w:t>
      </w:r>
      <w:r w:rsidRPr="001C643E">
        <w:rPr>
          <w:rFonts w:ascii="Arial" w:hAnsi="Arial" w:cs="Arial"/>
        </w:rPr>
        <w:t>: presentes en zonas con elevadas concentraciones de sal.</w:t>
      </w:r>
    </w:p>
    <w:p w14:paraId="57571B5D" w14:textId="69629771" w:rsidR="00C876E2" w:rsidRPr="001C643E" w:rsidRDefault="00C876E2" w:rsidP="001C643E">
      <w:pPr>
        <w:pStyle w:val="Prrafodelista"/>
        <w:numPr>
          <w:ilvl w:val="0"/>
          <w:numId w:val="36"/>
        </w:numPr>
        <w:spacing w:after="0" w:line="360" w:lineRule="auto"/>
        <w:rPr>
          <w:rFonts w:ascii="Arial" w:hAnsi="Arial" w:cs="Arial"/>
        </w:rPr>
      </w:pPr>
      <w:r w:rsidRPr="001C643E">
        <w:rPr>
          <w:rFonts w:ascii="Arial" w:hAnsi="Arial" w:cs="Arial"/>
          <w:b/>
        </w:rPr>
        <w:t>Termófil</w:t>
      </w:r>
      <w:r w:rsidR="00B71C0E" w:rsidRPr="001C643E">
        <w:rPr>
          <w:rFonts w:ascii="Arial" w:hAnsi="Arial" w:cs="Arial"/>
          <w:b/>
        </w:rPr>
        <w:t>o</w:t>
      </w:r>
      <w:r w:rsidRPr="001C643E">
        <w:rPr>
          <w:rFonts w:ascii="Arial" w:hAnsi="Arial" w:cs="Arial"/>
          <w:b/>
        </w:rPr>
        <w:t>s</w:t>
      </w:r>
      <w:r w:rsidRPr="001C643E">
        <w:rPr>
          <w:rFonts w:ascii="Arial" w:hAnsi="Arial" w:cs="Arial"/>
        </w:rPr>
        <w:t>: viven en temperaturas elevadas.</w:t>
      </w:r>
    </w:p>
    <w:p w14:paraId="02AFE4A3" w14:textId="77777777" w:rsidR="00AD1802" w:rsidRPr="001C643E" w:rsidRDefault="00C876E2" w:rsidP="001C643E">
      <w:pPr>
        <w:pStyle w:val="Prrafodelista"/>
        <w:numPr>
          <w:ilvl w:val="0"/>
          <w:numId w:val="36"/>
        </w:numPr>
        <w:spacing w:after="0" w:line="360" w:lineRule="auto"/>
        <w:rPr>
          <w:rFonts w:ascii="Arial" w:hAnsi="Arial" w:cs="Arial"/>
        </w:rPr>
      </w:pPr>
      <w:proofErr w:type="spellStart"/>
      <w:r w:rsidRPr="001C643E">
        <w:rPr>
          <w:rFonts w:ascii="Arial" w:hAnsi="Arial" w:cs="Arial"/>
          <w:b/>
        </w:rPr>
        <w:t>Acidófil</w:t>
      </w:r>
      <w:r w:rsidR="00B71C0E" w:rsidRPr="001C643E">
        <w:rPr>
          <w:rFonts w:ascii="Arial" w:hAnsi="Arial" w:cs="Arial"/>
          <w:b/>
        </w:rPr>
        <w:t>o</w:t>
      </w:r>
      <w:r w:rsidRPr="001C643E">
        <w:rPr>
          <w:rFonts w:ascii="Arial" w:hAnsi="Arial" w:cs="Arial"/>
          <w:b/>
        </w:rPr>
        <w:t>s</w:t>
      </w:r>
      <w:proofErr w:type="spellEnd"/>
      <w:r w:rsidRPr="001C643E">
        <w:rPr>
          <w:rFonts w:ascii="Arial" w:hAnsi="Arial" w:cs="Arial"/>
        </w:rPr>
        <w:t>: habitan zonas con valores de acidez altos.</w:t>
      </w:r>
    </w:p>
    <w:p w14:paraId="317E4EF1" w14:textId="77777777" w:rsidR="00E7165B" w:rsidRPr="001C643E" w:rsidRDefault="00E7165B" w:rsidP="001C643E">
      <w:pPr>
        <w:spacing w:after="0" w:line="360" w:lineRule="auto"/>
        <w:rPr>
          <w:rFonts w:ascii="Arial" w:hAnsi="Arial" w:cs="Arial"/>
        </w:rPr>
      </w:pPr>
    </w:p>
    <w:p w14:paraId="77AA3E4B" w14:textId="3DCC00B7" w:rsidR="00E7165B" w:rsidRPr="001C643E" w:rsidRDefault="00E7165B" w:rsidP="001C643E">
      <w:pPr>
        <w:spacing w:line="360" w:lineRule="auto"/>
        <w:rPr>
          <w:rFonts w:ascii="Arial" w:hAnsi="Arial" w:cs="Arial"/>
        </w:rPr>
      </w:pPr>
      <w:r w:rsidRPr="001C643E">
        <w:rPr>
          <w:rFonts w:ascii="Arial" w:hAnsi="Arial" w:cs="Arial"/>
        </w:rPr>
        <w:lastRenderedPageBreak/>
        <w:t>Una de las razones que hace que entre las arqueas haya</w:t>
      </w:r>
      <w:r w:rsidR="00085076">
        <w:rPr>
          <w:rFonts w:ascii="Arial" w:hAnsi="Arial" w:cs="Arial"/>
        </w:rPr>
        <w:t xml:space="preserve"> </w:t>
      </w:r>
      <w:r w:rsidRPr="001C643E">
        <w:rPr>
          <w:rFonts w:ascii="Arial" w:hAnsi="Arial" w:cs="Arial"/>
        </w:rPr>
        <w:t>más especies extremófilas que entre las bacterias</w:t>
      </w:r>
      <w:r w:rsidR="00085076">
        <w:rPr>
          <w:rFonts w:ascii="Arial" w:hAnsi="Arial" w:cs="Arial"/>
        </w:rPr>
        <w:t>,</w:t>
      </w:r>
      <w:r w:rsidRPr="001C643E">
        <w:rPr>
          <w:rFonts w:ascii="Arial" w:hAnsi="Arial" w:cs="Arial"/>
        </w:rPr>
        <w:t xml:space="preserve"> es la composición de la </w:t>
      </w:r>
      <w:r w:rsidRPr="001C643E">
        <w:rPr>
          <w:rFonts w:ascii="Arial" w:hAnsi="Arial" w:cs="Arial"/>
          <w:b/>
        </w:rPr>
        <w:t>pared celular</w:t>
      </w:r>
      <w:r w:rsidRPr="001C643E">
        <w:rPr>
          <w:rFonts w:ascii="Arial" w:hAnsi="Arial" w:cs="Arial"/>
        </w:rPr>
        <w:t xml:space="preserve">; la pared de las arqueas suele tener </w:t>
      </w:r>
      <w:proofErr w:type="spellStart"/>
      <w:r w:rsidRPr="001C643E">
        <w:rPr>
          <w:rFonts w:ascii="Arial" w:hAnsi="Arial" w:cs="Arial"/>
          <w:b/>
        </w:rPr>
        <w:t>glucoproteínas</w:t>
      </w:r>
      <w:proofErr w:type="spellEnd"/>
      <w:r w:rsidRPr="001C643E">
        <w:rPr>
          <w:rFonts w:ascii="Arial" w:hAnsi="Arial" w:cs="Arial"/>
        </w:rPr>
        <w:t xml:space="preserve"> y otros componentes distintos a los que presentan las bacterias, y que se relacionan con la resistencia a las condiciones ambientales extremas en las que pueden vivir.</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0"/>
        <w:gridCol w:w="6338"/>
      </w:tblGrid>
      <w:tr w:rsidR="00216318" w:rsidRPr="001C643E" w14:paraId="367E59E8" w14:textId="77777777" w:rsidTr="00B64432">
        <w:tc>
          <w:tcPr>
            <w:tcW w:w="8828" w:type="dxa"/>
            <w:gridSpan w:val="2"/>
            <w:shd w:val="clear" w:color="auto" w:fill="000000"/>
          </w:tcPr>
          <w:p w14:paraId="46188A4C" w14:textId="77777777" w:rsidR="00216318" w:rsidRPr="001C643E" w:rsidRDefault="00216318" w:rsidP="001C643E">
            <w:pPr>
              <w:spacing w:after="0" w:line="360" w:lineRule="auto"/>
              <w:jc w:val="center"/>
              <w:rPr>
                <w:rFonts w:ascii="Arial" w:hAnsi="Arial" w:cs="Arial"/>
                <w:b/>
                <w:color w:val="FFFFFF"/>
                <w:lang w:val="es-MX"/>
              </w:rPr>
            </w:pPr>
            <w:r w:rsidRPr="001C643E">
              <w:rPr>
                <w:rFonts w:ascii="Arial" w:hAnsi="Arial" w:cs="Arial"/>
                <w:b/>
                <w:color w:val="FFFFFF"/>
                <w:lang w:val="es-MX"/>
              </w:rPr>
              <w:t>Destacado</w:t>
            </w:r>
          </w:p>
        </w:tc>
      </w:tr>
      <w:tr w:rsidR="00216318" w:rsidRPr="001C643E" w14:paraId="3CF0C1D8" w14:textId="77777777" w:rsidTr="00B64432">
        <w:tc>
          <w:tcPr>
            <w:tcW w:w="2490" w:type="dxa"/>
            <w:shd w:val="clear" w:color="auto" w:fill="auto"/>
          </w:tcPr>
          <w:p w14:paraId="284BDA05" w14:textId="77777777" w:rsidR="00216318" w:rsidRPr="001C643E" w:rsidRDefault="00216318" w:rsidP="001C643E">
            <w:pPr>
              <w:spacing w:after="0" w:line="360" w:lineRule="auto"/>
              <w:rPr>
                <w:rFonts w:ascii="Arial" w:hAnsi="Arial" w:cs="Arial"/>
                <w:b/>
                <w:lang w:val="es-MX"/>
              </w:rPr>
            </w:pPr>
            <w:r w:rsidRPr="001C643E">
              <w:rPr>
                <w:rFonts w:ascii="Arial" w:hAnsi="Arial" w:cs="Arial"/>
                <w:b/>
                <w:lang w:val="es-MX"/>
              </w:rPr>
              <w:t>Título</w:t>
            </w:r>
          </w:p>
        </w:tc>
        <w:tc>
          <w:tcPr>
            <w:tcW w:w="6338" w:type="dxa"/>
            <w:shd w:val="clear" w:color="auto" w:fill="auto"/>
          </w:tcPr>
          <w:p w14:paraId="00F7C943" w14:textId="7C4E23AF" w:rsidR="00216318" w:rsidRPr="001C643E" w:rsidRDefault="004F668B" w:rsidP="001C643E">
            <w:pPr>
              <w:spacing w:after="0" w:line="360" w:lineRule="auto"/>
              <w:jc w:val="center"/>
              <w:rPr>
                <w:rFonts w:ascii="Arial" w:hAnsi="Arial" w:cs="Arial"/>
                <w:b/>
                <w:lang w:val="es-MX"/>
              </w:rPr>
            </w:pPr>
            <w:r w:rsidRPr="001C643E">
              <w:rPr>
                <w:rFonts w:ascii="Arial" w:hAnsi="Arial" w:cs="Arial"/>
                <w:b/>
                <w:lang w:val="es-MX"/>
              </w:rPr>
              <w:t>Las arqueas y el ciclo del carbono</w:t>
            </w:r>
          </w:p>
        </w:tc>
      </w:tr>
      <w:tr w:rsidR="00216318" w:rsidRPr="001C643E" w14:paraId="0341B39C" w14:textId="77777777" w:rsidTr="00B64432">
        <w:tc>
          <w:tcPr>
            <w:tcW w:w="2490" w:type="dxa"/>
            <w:shd w:val="clear" w:color="auto" w:fill="auto"/>
          </w:tcPr>
          <w:p w14:paraId="7B493F47" w14:textId="77777777" w:rsidR="00216318" w:rsidRPr="001C643E" w:rsidRDefault="00216318" w:rsidP="001C643E">
            <w:pPr>
              <w:spacing w:after="0" w:line="360" w:lineRule="auto"/>
              <w:rPr>
                <w:rFonts w:ascii="Arial" w:hAnsi="Arial" w:cs="Arial"/>
                <w:lang w:val="es-MX"/>
              </w:rPr>
            </w:pPr>
            <w:r w:rsidRPr="001C643E">
              <w:rPr>
                <w:rFonts w:ascii="Arial" w:hAnsi="Arial" w:cs="Arial"/>
                <w:b/>
                <w:lang w:val="es-MX"/>
              </w:rPr>
              <w:t>Contenido</w:t>
            </w:r>
          </w:p>
        </w:tc>
        <w:tc>
          <w:tcPr>
            <w:tcW w:w="6338" w:type="dxa"/>
            <w:shd w:val="clear" w:color="auto" w:fill="auto"/>
          </w:tcPr>
          <w:p w14:paraId="6C813B63" w14:textId="365DC5B6" w:rsidR="00C837F3" w:rsidRPr="001C643E" w:rsidRDefault="00C837F3" w:rsidP="001C643E">
            <w:pPr>
              <w:spacing w:line="360" w:lineRule="auto"/>
              <w:rPr>
                <w:rFonts w:ascii="Arial" w:hAnsi="Arial" w:cs="Arial"/>
              </w:rPr>
            </w:pPr>
            <w:r w:rsidRPr="001C643E">
              <w:rPr>
                <w:rFonts w:ascii="Arial" w:hAnsi="Arial" w:cs="Arial"/>
                <w:lang w:val="es-MX"/>
              </w:rPr>
              <w:t xml:space="preserve">Ciertas </w:t>
            </w:r>
            <w:r w:rsidRPr="001C643E">
              <w:rPr>
                <w:rFonts w:ascii="Arial" w:hAnsi="Arial" w:cs="Arial"/>
              </w:rPr>
              <w:t>arqueas</w:t>
            </w:r>
            <w:r w:rsidR="0024388D">
              <w:rPr>
                <w:rFonts w:ascii="Arial" w:hAnsi="Arial" w:cs="Arial"/>
              </w:rPr>
              <w:t>,</w:t>
            </w:r>
            <w:r w:rsidRPr="001C643E">
              <w:rPr>
                <w:rFonts w:ascii="Arial" w:hAnsi="Arial" w:cs="Arial"/>
              </w:rPr>
              <w:t xml:space="preserve"> llamadas</w:t>
            </w:r>
            <w:r w:rsidR="00E51234" w:rsidRPr="001C643E">
              <w:rPr>
                <w:rFonts w:ascii="Arial" w:hAnsi="Arial" w:cs="Arial"/>
              </w:rPr>
              <w:t xml:space="preserve"> </w:t>
            </w:r>
            <w:r w:rsidR="004F668B" w:rsidRPr="001C643E">
              <w:rPr>
                <w:rFonts w:ascii="Arial" w:hAnsi="Arial" w:cs="Arial"/>
                <w:b/>
              </w:rPr>
              <w:t>metanógenas</w:t>
            </w:r>
            <w:r w:rsidR="0024388D" w:rsidRPr="00CF6BCB">
              <w:rPr>
                <w:rFonts w:ascii="Arial" w:hAnsi="Arial" w:cs="Arial"/>
              </w:rPr>
              <w:t>,</w:t>
            </w:r>
            <w:r w:rsidR="00E51234" w:rsidRPr="001C643E">
              <w:rPr>
                <w:rFonts w:ascii="Arial" w:hAnsi="Arial" w:cs="Arial"/>
              </w:rPr>
              <w:t xml:space="preserve"> </w:t>
            </w:r>
            <w:r w:rsidR="004F668B" w:rsidRPr="001C643E">
              <w:rPr>
                <w:rFonts w:ascii="Arial" w:hAnsi="Arial" w:cs="Arial"/>
              </w:rPr>
              <w:t>descompone</w:t>
            </w:r>
            <w:r w:rsidR="00E51234" w:rsidRPr="001C643E">
              <w:rPr>
                <w:rFonts w:ascii="Arial" w:hAnsi="Arial" w:cs="Arial"/>
              </w:rPr>
              <w:t>n</w:t>
            </w:r>
            <w:r w:rsidR="004F668B" w:rsidRPr="001C643E">
              <w:rPr>
                <w:rFonts w:ascii="Arial" w:hAnsi="Arial" w:cs="Arial"/>
              </w:rPr>
              <w:t xml:space="preserve"> materia orgánica y </w:t>
            </w:r>
            <w:r w:rsidR="00B64432" w:rsidRPr="001C643E">
              <w:rPr>
                <w:rFonts w:ascii="Arial" w:hAnsi="Arial" w:cs="Arial"/>
              </w:rPr>
              <w:t>libera</w:t>
            </w:r>
            <w:r w:rsidR="00E51234" w:rsidRPr="001C643E">
              <w:rPr>
                <w:rFonts w:ascii="Arial" w:hAnsi="Arial" w:cs="Arial"/>
              </w:rPr>
              <w:t>n</w:t>
            </w:r>
            <w:r w:rsidR="00B64432" w:rsidRPr="001C643E">
              <w:rPr>
                <w:rFonts w:ascii="Arial" w:hAnsi="Arial" w:cs="Arial"/>
              </w:rPr>
              <w:t xml:space="preserve"> </w:t>
            </w:r>
            <w:r w:rsidR="00B64432" w:rsidRPr="001C643E">
              <w:rPr>
                <w:rFonts w:ascii="Arial" w:hAnsi="Arial" w:cs="Arial"/>
                <w:b/>
              </w:rPr>
              <w:t>metano</w:t>
            </w:r>
            <w:r w:rsidR="00E51234" w:rsidRPr="001C643E">
              <w:rPr>
                <w:rFonts w:ascii="Arial" w:hAnsi="Arial" w:cs="Arial"/>
              </w:rPr>
              <w:t xml:space="preserve">, un gas natural </w:t>
            </w:r>
            <w:r w:rsidR="00216318" w:rsidRPr="001C643E">
              <w:rPr>
                <w:rFonts w:ascii="Arial" w:hAnsi="Arial" w:cs="Arial"/>
              </w:rPr>
              <w:t>compuest</w:t>
            </w:r>
            <w:r w:rsidR="00E51234" w:rsidRPr="001C643E">
              <w:rPr>
                <w:rFonts w:ascii="Arial" w:hAnsi="Arial" w:cs="Arial"/>
              </w:rPr>
              <w:t>o</w:t>
            </w:r>
            <w:r w:rsidR="00216318" w:rsidRPr="001C643E">
              <w:rPr>
                <w:rFonts w:ascii="Arial" w:hAnsi="Arial" w:cs="Arial"/>
              </w:rPr>
              <w:t xml:space="preserve"> por carbono.</w:t>
            </w:r>
          </w:p>
          <w:p w14:paraId="3994244F" w14:textId="564449B1" w:rsidR="00B64432" w:rsidRPr="001C643E" w:rsidRDefault="00C837F3" w:rsidP="0024388D">
            <w:pPr>
              <w:spacing w:line="360" w:lineRule="auto"/>
              <w:rPr>
                <w:rFonts w:ascii="Arial" w:hAnsi="Arial" w:cs="Arial"/>
              </w:rPr>
            </w:pPr>
            <w:r w:rsidRPr="001C643E">
              <w:rPr>
                <w:rFonts w:ascii="Arial" w:hAnsi="Arial" w:cs="Arial"/>
              </w:rPr>
              <w:t xml:space="preserve">Las arqueas metanógenas se </w:t>
            </w:r>
            <w:r w:rsidR="00E51234" w:rsidRPr="001C643E">
              <w:rPr>
                <w:rFonts w:ascii="Arial" w:hAnsi="Arial" w:cs="Arial"/>
              </w:rPr>
              <w:t>consideran importantes en el ciclo del carbono</w:t>
            </w:r>
            <w:r w:rsidR="00B64432" w:rsidRPr="001C643E">
              <w:rPr>
                <w:rFonts w:ascii="Arial" w:hAnsi="Arial" w:cs="Arial"/>
              </w:rPr>
              <w:t xml:space="preserve">, </w:t>
            </w:r>
            <w:r w:rsidR="00ED179E" w:rsidRPr="001C643E">
              <w:rPr>
                <w:rFonts w:ascii="Arial" w:hAnsi="Arial" w:cs="Arial"/>
              </w:rPr>
              <w:t>ya que al utiliza</w:t>
            </w:r>
            <w:r w:rsidRPr="001C643E">
              <w:rPr>
                <w:rFonts w:ascii="Arial" w:hAnsi="Arial" w:cs="Arial"/>
              </w:rPr>
              <w:t>r</w:t>
            </w:r>
            <w:r w:rsidR="00ED179E" w:rsidRPr="001C643E">
              <w:rPr>
                <w:rFonts w:ascii="Arial" w:hAnsi="Arial" w:cs="Arial"/>
              </w:rPr>
              <w:t xml:space="preserve"> el CO</w:t>
            </w:r>
            <w:r w:rsidR="00ED179E" w:rsidRPr="001C643E">
              <w:rPr>
                <w:rFonts w:ascii="Arial" w:hAnsi="Arial" w:cs="Arial"/>
                <w:vertAlign w:val="subscript"/>
              </w:rPr>
              <w:t>2</w:t>
            </w:r>
            <w:r w:rsidR="00E51234" w:rsidRPr="001C643E">
              <w:rPr>
                <w:rFonts w:ascii="Arial" w:hAnsi="Arial" w:cs="Arial"/>
              </w:rPr>
              <w:t xml:space="preserve"> para producir metano</w:t>
            </w:r>
            <w:r w:rsidR="0024388D">
              <w:rPr>
                <w:rFonts w:ascii="Arial" w:hAnsi="Arial" w:cs="Arial"/>
              </w:rPr>
              <w:t>,</w:t>
            </w:r>
            <w:r w:rsidRPr="001C643E">
              <w:rPr>
                <w:rFonts w:ascii="Arial" w:hAnsi="Arial" w:cs="Arial"/>
              </w:rPr>
              <w:t xml:space="preserve"> </w:t>
            </w:r>
            <w:r w:rsidR="0024388D">
              <w:rPr>
                <w:rFonts w:ascii="Arial" w:hAnsi="Arial" w:cs="Arial"/>
              </w:rPr>
              <w:t>el cual</w:t>
            </w:r>
            <w:r w:rsidR="0024388D" w:rsidRPr="001C643E">
              <w:rPr>
                <w:rFonts w:ascii="Arial" w:hAnsi="Arial" w:cs="Arial"/>
              </w:rPr>
              <w:t xml:space="preserve"> </w:t>
            </w:r>
            <w:r w:rsidRPr="001C643E">
              <w:rPr>
                <w:rFonts w:ascii="Arial" w:hAnsi="Arial" w:cs="Arial"/>
              </w:rPr>
              <w:t>retornan a la atmósfera</w:t>
            </w:r>
            <w:r w:rsidR="00E51234" w:rsidRPr="001C643E">
              <w:rPr>
                <w:rFonts w:ascii="Arial" w:hAnsi="Arial" w:cs="Arial"/>
              </w:rPr>
              <w:t>, evita</w:t>
            </w:r>
            <w:r w:rsidRPr="001C643E">
              <w:rPr>
                <w:rFonts w:ascii="Arial" w:hAnsi="Arial" w:cs="Arial"/>
              </w:rPr>
              <w:t xml:space="preserve">n que el dióxido de carbono quede atrapado en los sedimentos y el ciclo se detenga. </w:t>
            </w:r>
          </w:p>
        </w:tc>
      </w:tr>
    </w:tbl>
    <w:p w14:paraId="61AA0111" w14:textId="77777777" w:rsidR="009306DA" w:rsidRPr="001C643E" w:rsidRDefault="009306DA" w:rsidP="001C643E">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9306DA" w:rsidRPr="001C643E" w14:paraId="2C9638DF" w14:textId="77777777" w:rsidTr="00AE6F07">
        <w:tc>
          <w:tcPr>
            <w:tcW w:w="8828" w:type="dxa"/>
            <w:gridSpan w:val="2"/>
            <w:shd w:val="clear" w:color="auto" w:fill="000000"/>
          </w:tcPr>
          <w:p w14:paraId="51F7DAEB" w14:textId="77777777" w:rsidR="009306DA" w:rsidRPr="001C643E" w:rsidRDefault="009306DA"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9306DA" w:rsidRPr="001C643E" w14:paraId="3FFD7FAC" w14:textId="77777777" w:rsidTr="00AE6F07">
        <w:tc>
          <w:tcPr>
            <w:tcW w:w="2480" w:type="dxa"/>
            <w:shd w:val="clear" w:color="auto" w:fill="auto"/>
          </w:tcPr>
          <w:p w14:paraId="1A109223" w14:textId="77777777" w:rsidR="009306DA" w:rsidRPr="001C643E" w:rsidRDefault="009306DA"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8" w:type="dxa"/>
            <w:shd w:val="clear" w:color="auto" w:fill="auto"/>
          </w:tcPr>
          <w:p w14:paraId="08C31B5D" w14:textId="530EE642" w:rsidR="009306DA" w:rsidRPr="001C643E" w:rsidRDefault="009306DA" w:rsidP="001C643E">
            <w:pPr>
              <w:spacing w:after="0" w:line="360" w:lineRule="auto"/>
              <w:rPr>
                <w:rFonts w:ascii="Arial" w:hAnsi="Arial" w:cs="Arial"/>
                <w:b/>
                <w:color w:val="000000"/>
                <w:lang w:val="es-MX"/>
              </w:rPr>
            </w:pPr>
            <w:r w:rsidRPr="001C643E">
              <w:rPr>
                <w:rFonts w:ascii="Arial" w:hAnsi="Arial" w:cs="Arial"/>
                <w:color w:val="000000"/>
                <w:lang w:val="es-MX"/>
              </w:rPr>
              <w:t>CN_09_0</w:t>
            </w:r>
            <w:r w:rsidR="003A08A9" w:rsidRPr="001C643E">
              <w:rPr>
                <w:rFonts w:ascii="Arial" w:hAnsi="Arial" w:cs="Arial"/>
                <w:color w:val="000000"/>
                <w:lang w:val="es-MX"/>
              </w:rPr>
              <w:t>4_CO_REC21</w:t>
            </w:r>
            <w:r w:rsidRPr="001C643E">
              <w:rPr>
                <w:rFonts w:ascii="Arial" w:hAnsi="Arial" w:cs="Arial"/>
                <w:color w:val="000000"/>
                <w:lang w:val="es-MX"/>
              </w:rPr>
              <w:t>0</w:t>
            </w:r>
          </w:p>
        </w:tc>
      </w:tr>
      <w:tr w:rsidR="009306DA" w:rsidRPr="001C643E" w14:paraId="36F9E334" w14:textId="77777777" w:rsidTr="00AE6F07">
        <w:tc>
          <w:tcPr>
            <w:tcW w:w="2480" w:type="dxa"/>
            <w:shd w:val="clear" w:color="auto" w:fill="auto"/>
          </w:tcPr>
          <w:p w14:paraId="7B17CEDC" w14:textId="77777777" w:rsidR="009306DA" w:rsidRPr="001C643E" w:rsidRDefault="009306DA"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8" w:type="dxa"/>
            <w:shd w:val="clear" w:color="auto" w:fill="auto"/>
          </w:tcPr>
          <w:p w14:paraId="5B67C4E8" w14:textId="7633D365" w:rsidR="009306DA" w:rsidRPr="001C643E" w:rsidRDefault="00D41296" w:rsidP="001C643E">
            <w:pPr>
              <w:spacing w:after="0" w:line="360" w:lineRule="auto"/>
              <w:rPr>
                <w:rFonts w:ascii="Arial" w:hAnsi="Arial" w:cs="Arial"/>
                <w:color w:val="000000"/>
                <w:lang w:val="es-MX"/>
              </w:rPr>
            </w:pPr>
            <w:r w:rsidRPr="001C643E">
              <w:rPr>
                <w:rFonts w:ascii="Arial" w:hAnsi="Arial" w:cs="Arial"/>
                <w:color w:val="000000"/>
                <w:lang w:val="es-MX"/>
              </w:rPr>
              <w:t xml:space="preserve">¿Qué sabes sobre el reino </w:t>
            </w:r>
            <w:r w:rsidRPr="00CF6BCB">
              <w:rPr>
                <w:rFonts w:ascii="Arial" w:hAnsi="Arial" w:cs="Arial"/>
                <w:i/>
                <w:color w:val="000000"/>
                <w:lang w:val="es-MX"/>
              </w:rPr>
              <w:t>archeobacteria</w:t>
            </w:r>
            <w:r w:rsidRPr="001C643E">
              <w:rPr>
                <w:rFonts w:ascii="Arial" w:hAnsi="Arial" w:cs="Arial"/>
                <w:color w:val="000000"/>
                <w:lang w:val="es-MX"/>
              </w:rPr>
              <w:t>?</w:t>
            </w:r>
          </w:p>
        </w:tc>
      </w:tr>
      <w:tr w:rsidR="009306DA" w:rsidRPr="001C643E" w14:paraId="28BAFC70" w14:textId="77777777" w:rsidTr="00AE6F07">
        <w:tc>
          <w:tcPr>
            <w:tcW w:w="2480" w:type="dxa"/>
            <w:shd w:val="clear" w:color="auto" w:fill="auto"/>
          </w:tcPr>
          <w:p w14:paraId="2B8E2373" w14:textId="77777777" w:rsidR="009306DA" w:rsidRPr="001C643E" w:rsidRDefault="009306DA"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8" w:type="dxa"/>
            <w:shd w:val="clear" w:color="auto" w:fill="auto"/>
          </w:tcPr>
          <w:p w14:paraId="06F2B94A" w14:textId="0C4D0082" w:rsidR="009306DA" w:rsidRPr="001C643E" w:rsidRDefault="00D41296" w:rsidP="001C643E">
            <w:pPr>
              <w:spacing w:after="0" w:line="360" w:lineRule="auto"/>
              <w:rPr>
                <w:rFonts w:ascii="Arial" w:hAnsi="Arial" w:cs="Arial"/>
                <w:color w:val="000000"/>
                <w:lang w:val="es-MX"/>
              </w:rPr>
            </w:pPr>
            <w:r w:rsidRPr="001C643E">
              <w:rPr>
                <w:rFonts w:ascii="Arial" w:hAnsi="Arial" w:cs="Arial"/>
                <w:color w:val="000000"/>
                <w:lang w:val="es-MX"/>
              </w:rPr>
              <w:t xml:space="preserve">Actividad para reforzar lo aprendido sobre el reino </w:t>
            </w:r>
            <w:r w:rsidRPr="00CF6BCB">
              <w:rPr>
                <w:rFonts w:ascii="Arial" w:hAnsi="Arial" w:cs="Arial"/>
                <w:i/>
                <w:color w:val="000000"/>
                <w:lang w:val="es-MX"/>
              </w:rPr>
              <w:t>archeobacteria</w:t>
            </w:r>
          </w:p>
        </w:tc>
      </w:tr>
    </w:tbl>
    <w:p w14:paraId="681A8448" w14:textId="77777777" w:rsidR="009306DA" w:rsidRPr="001C643E" w:rsidRDefault="009306DA" w:rsidP="001C643E">
      <w:pPr>
        <w:spacing w:line="360" w:lineRule="auto"/>
        <w:rPr>
          <w:rFonts w:ascii="Arial" w:hAnsi="Arial" w:cs="Arial"/>
          <w:highlight w:val="yellow"/>
        </w:rPr>
      </w:pPr>
    </w:p>
    <w:p w14:paraId="40A862AC" w14:textId="0D685B01" w:rsidR="00423A15" w:rsidRPr="001C643E" w:rsidRDefault="00423A15" w:rsidP="001C643E">
      <w:pPr>
        <w:spacing w:line="360" w:lineRule="auto"/>
        <w:rPr>
          <w:rFonts w:ascii="Arial" w:hAnsi="Arial" w:cs="Arial"/>
          <w:b/>
        </w:rPr>
      </w:pPr>
      <w:r w:rsidRPr="001C643E">
        <w:rPr>
          <w:rFonts w:ascii="Arial" w:hAnsi="Arial" w:cs="Arial"/>
          <w:highlight w:val="yellow"/>
        </w:rPr>
        <w:t>[SECCIÓN 2]</w:t>
      </w:r>
      <w:r w:rsidRPr="001C643E">
        <w:rPr>
          <w:rFonts w:ascii="Arial" w:hAnsi="Arial" w:cs="Arial"/>
        </w:rPr>
        <w:t xml:space="preserve"> </w:t>
      </w:r>
      <w:r w:rsidR="00FE0833" w:rsidRPr="001C643E">
        <w:rPr>
          <w:rFonts w:ascii="Arial" w:hAnsi="Arial" w:cs="Arial"/>
          <w:b/>
        </w:rPr>
        <w:t>4</w:t>
      </w:r>
      <w:r w:rsidR="00AE28E7" w:rsidRPr="001C643E">
        <w:rPr>
          <w:rFonts w:ascii="Arial" w:hAnsi="Arial" w:cs="Arial"/>
          <w:b/>
        </w:rPr>
        <w:t>.3</w:t>
      </w:r>
      <w:r w:rsidRPr="001C643E">
        <w:rPr>
          <w:rFonts w:ascii="Arial" w:hAnsi="Arial" w:cs="Arial"/>
          <w:b/>
        </w:rPr>
        <w:t xml:space="preserve"> Los reinos eucariotas</w:t>
      </w:r>
    </w:p>
    <w:p w14:paraId="16DE45F1" w14:textId="77777777" w:rsidR="00EB2E73" w:rsidRPr="001C643E" w:rsidRDefault="00EB2E73" w:rsidP="001C643E">
      <w:pPr>
        <w:spacing w:line="360" w:lineRule="auto"/>
        <w:rPr>
          <w:rFonts w:ascii="Arial" w:hAnsi="Arial" w:cs="Arial"/>
        </w:rPr>
      </w:pPr>
      <w:r w:rsidRPr="001C643E">
        <w:rPr>
          <w:rFonts w:ascii="Arial" w:hAnsi="Arial" w:cs="Arial"/>
        </w:rPr>
        <w:t xml:space="preserve">El dominio </w:t>
      </w:r>
      <w:r w:rsidRPr="00CF6BCB">
        <w:rPr>
          <w:rFonts w:ascii="Arial" w:hAnsi="Arial" w:cs="Arial"/>
          <w:b/>
          <w:i/>
        </w:rPr>
        <w:t>Eukarya</w:t>
      </w:r>
      <w:r w:rsidRPr="001C643E">
        <w:rPr>
          <w:rFonts w:ascii="Arial" w:hAnsi="Arial" w:cs="Arial"/>
        </w:rPr>
        <w:t xml:space="preserve"> incluye cuatro reinos claramente diferenciados</w:t>
      </w:r>
      <w:r w:rsidR="008940FB" w:rsidRPr="001C643E">
        <w:rPr>
          <w:rFonts w:ascii="Arial" w:hAnsi="Arial" w:cs="Arial"/>
        </w:rPr>
        <w:t>, estos son</w:t>
      </w:r>
      <w:r w:rsidRPr="001C643E">
        <w:rPr>
          <w:rFonts w:ascii="Arial" w:hAnsi="Arial" w:cs="Arial"/>
        </w:rPr>
        <w:t xml:space="preserve">: </w:t>
      </w:r>
      <w:r w:rsidRPr="00CF6BCB">
        <w:rPr>
          <w:rFonts w:ascii="Arial" w:hAnsi="Arial" w:cs="Arial"/>
          <w:b/>
          <w:i/>
        </w:rPr>
        <w:t>Protista</w:t>
      </w:r>
      <w:r w:rsidRPr="00CF6BCB">
        <w:rPr>
          <w:rFonts w:ascii="Arial" w:hAnsi="Arial" w:cs="Arial"/>
          <w:i/>
        </w:rPr>
        <w:t xml:space="preserve">, </w:t>
      </w:r>
      <w:proofErr w:type="spellStart"/>
      <w:r w:rsidRPr="00CF6BCB">
        <w:rPr>
          <w:rFonts w:ascii="Arial" w:hAnsi="Arial" w:cs="Arial"/>
          <w:b/>
          <w:i/>
        </w:rPr>
        <w:t>Fungi</w:t>
      </w:r>
      <w:proofErr w:type="spellEnd"/>
      <w:r w:rsidRPr="00CF6BCB">
        <w:rPr>
          <w:rFonts w:ascii="Arial" w:hAnsi="Arial" w:cs="Arial"/>
          <w:i/>
        </w:rPr>
        <w:t xml:space="preserve">, </w:t>
      </w:r>
      <w:proofErr w:type="spellStart"/>
      <w:r w:rsidRPr="00CF6BCB">
        <w:rPr>
          <w:rFonts w:ascii="Arial" w:hAnsi="Arial" w:cs="Arial"/>
          <w:b/>
          <w:i/>
        </w:rPr>
        <w:t>Plantae</w:t>
      </w:r>
      <w:proofErr w:type="spellEnd"/>
      <w:r w:rsidRPr="001C643E">
        <w:rPr>
          <w:rFonts w:ascii="Arial" w:hAnsi="Arial" w:cs="Arial"/>
        </w:rPr>
        <w:t xml:space="preserve"> y </w:t>
      </w:r>
      <w:r w:rsidRPr="00CF6BCB">
        <w:rPr>
          <w:rFonts w:ascii="Arial" w:hAnsi="Arial" w:cs="Arial"/>
          <w:b/>
          <w:i/>
        </w:rPr>
        <w:t>Animalia</w:t>
      </w:r>
      <w:r w:rsidRPr="001C643E">
        <w:rPr>
          <w:rFonts w:ascii="Arial" w:hAnsi="Arial" w:cs="Arial"/>
        </w:rPr>
        <w:t xml:space="preserve">. En la siguiente tabla, </w:t>
      </w:r>
      <w:r w:rsidR="006908B3" w:rsidRPr="001C643E">
        <w:rPr>
          <w:rFonts w:ascii="Arial" w:hAnsi="Arial" w:cs="Arial"/>
        </w:rPr>
        <w:t xml:space="preserve">se resumen las </w:t>
      </w:r>
      <w:r w:rsidRPr="001C643E">
        <w:rPr>
          <w:rFonts w:ascii="Arial" w:hAnsi="Arial" w:cs="Arial"/>
        </w:rPr>
        <w:t>características de cada uno de ellos.</w:t>
      </w:r>
    </w:p>
    <w:tbl>
      <w:tblPr>
        <w:tblStyle w:val="Tabladelista4-nfasis31"/>
        <w:tblW w:w="8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7103"/>
      </w:tblGrid>
      <w:tr w:rsidR="00F23502" w:rsidRPr="001C643E" w14:paraId="5BB2C6A6" w14:textId="77777777" w:rsidTr="00F235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682DDFC7" w14:textId="77777777" w:rsidR="00F23502" w:rsidRPr="001C643E" w:rsidRDefault="00F23502" w:rsidP="001C643E">
            <w:pPr>
              <w:spacing w:after="0" w:line="360" w:lineRule="auto"/>
              <w:jc w:val="center"/>
              <w:rPr>
                <w:rFonts w:ascii="Arial" w:hAnsi="Arial" w:cs="Arial"/>
              </w:rPr>
            </w:pPr>
            <w:r w:rsidRPr="001C643E">
              <w:rPr>
                <w:rFonts w:ascii="Arial" w:hAnsi="Arial" w:cs="Arial"/>
              </w:rPr>
              <w:t>Reino</w:t>
            </w:r>
          </w:p>
        </w:tc>
        <w:tc>
          <w:tcPr>
            <w:tcW w:w="7103" w:type="dxa"/>
          </w:tcPr>
          <w:p w14:paraId="42EEBC18" w14:textId="77777777" w:rsidR="00F23502" w:rsidRPr="001C643E" w:rsidRDefault="00F23502" w:rsidP="001C643E">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Características</w:t>
            </w:r>
          </w:p>
        </w:tc>
      </w:tr>
      <w:tr w:rsidR="00F23502" w:rsidRPr="001C643E" w14:paraId="56766A13" w14:textId="77777777" w:rsidTr="00F235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747BB7A7" w14:textId="77777777" w:rsidR="00F23502" w:rsidRPr="001C643E" w:rsidRDefault="00F23502" w:rsidP="001C643E">
            <w:pPr>
              <w:spacing w:after="0" w:line="360" w:lineRule="auto"/>
              <w:rPr>
                <w:rFonts w:ascii="Arial" w:hAnsi="Arial" w:cs="Arial"/>
                <w:b w:val="0"/>
              </w:rPr>
            </w:pPr>
            <w:r w:rsidRPr="001C643E">
              <w:rPr>
                <w:rFonts w:ascii="Arial" w:hAnsi="Arial" w:cs="Arial"/>
                <w:b w:val="0"/>
              </w:rPr>
              <w:lastRenderedPageBreak/>
              <w:t>Protista</w:t>
            </w:r>
            <w:r w:rsidR="00077750" w:rsidRPr="001C643E">
              <w:rPr>
                <w:rFonts w:ascii="Arial" w:hAnsi="Arial" w:cs="Arial"/>
                <w:b w:val="0"/>
              </w:rPr>
              <w:t xml:space="preserve"> o protoctista</w:t>
            </w:r>
          </w:p>
        </w:tc>
        <w:tc>
          <w:tcPr>
            <w:tcW w:w="7103" w:type="dxa"/>
          </w:tcPr>
          <w:p w14:paraId="49416A58" w14:textId="14CBE3A5" w:rsidR="00D9267C" w:rsidRPr="001C643E" w:rsidRDefault="0024388D" w:rsidP="001C643E">
            <w:pPr>
              <w:pStyle w:val="Prrafodelista"/>
              <w:numPr>
                <w:ilvl w:val="0"/>
                <w:numId w:val="32"/>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Son e</w:t>
            </w:r>
            <w:r w:rsidRPr="001C643E">
              <w:rPr>
                <w:rFonts w:ascii="Arial" w:hAnsi="Arial" w:cs="Arial"/>
              </w:rPr>
              <w:t xml:space="preserve">n </w:t>
            </w:r>
            <w:r w:rsidR="001A43DC" w:rsidRPr="001C643E">
              <w:rPr>
                <w:rFonts w:ascii="Arial" w:hAnsi="Arial" w:cs="Arial"/>
              </w:rPr>
              <w:t>su mayoría unicelulares</w:t>
            </w:r>
            <w:r>
              <w:rPr>
                <w:rFonts w:ascii="Arial" w:hAnsi="Arial" w:cs="Arial"/>
              </w:rPr>
              <w:t>.</w:t>
            </w:r>
            <w:r w:rsidR="001A43DC" w:rsidRPr="001C643E">
              <w:rPr>
                <w:rFonts w:ascii="Arial" w:hAnsi="Arial" w:cs="Arial"/>
              </w:rPr>
              <w:t xml:space="preserve"> </w:t>
            </w:r>
          </w:p>
          <w:p w14:paraId="352B262B" w14:textId="24539B58" w:rsidR="00A9572F" w:rsidRPr="001C643E" w:rsidRDefault="00D9267C" w:rsidP="001C643E">
            <w:pPr>
              <w:pStyle w:val="Prrafodelista"/>
              <w:numPr>
                <w:ilvl w:val="0"/>
                <w:numId w:val="32"/>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A</w:t>
            </w:r>
            <w:r w:rsidR="001A43DC" w:rsidRPr="001C643E">
              <w:rPr>
                <w:rFonts w:ascii="Arial" w:hAnsi="Arial" w:cs="Arial"/>
              </w:rPr>
              <w:t xml:space="preserve"> menudo </w:t>
            </w:r>
            <w:r w:rsidR="0024388D">
              <w:rPr>
                <w:rFonts w:ascii="Arial" w:hAnsi="Arial" w:cs="Arial"/>
              </w:rPr>
              <w:t xml:space="preserve">son </w:t>
            </w:r>
            <w:r w:rsidR="001A43DC" w:rsidRPr="001C643E">
              <w:rPr>
                <w:rFonts w:ascii="Arial" w:hAnsi="Arial" w:cs="Arial"/>
              </w:rPr>
              <w:t>móviles</w:t>
            </w:r>
            <w:r w:rsidR="0024388D">
              <w:rPr>
                <w:rFonts w:ascii="Arial" w:hAnsi="Arial" w:cs="Arial"/>
              </w:rPr>
              <w:t>.</w:t>
            </w:r>
          </w:p>
          <w:p w14:paraId="5364072D" w14:textId="367B4960" w:rsidR="00D9267C" w:rsidRPr="001C643E" w:rsidRDefault="00A9572F" w:rsidP="001C643E">
            <w:pPr>
              <w:pStyle w:val="Prrafodelista"/>
              <w:numPr>
                <w:ilvl w:val="0"/>
                <w:numId w:val="32"/>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 xml:space="preserve">Es habitual que </w:t>
            </w:r>
            <w:r w:rsidR="00D9267C" w:rsidRPr="001C643E">
              <w:rPr>
                <w:rFonts w:ascii="Arial" w:hAnsi="Arial" w:cs="Arial"/>
              </w:rPr>
              <w:t>pose</w:t>
            </w:r>
            <w:r w:rsidRPr="001C643E">
              <w:rPr>
                <w:rFonts w:ascii="Arial" w:hAnsi="Arial" w:cs="Arial"/>
              </w:rPr>
              <w:t>a</w:t>
            </w:r>
            <w:r w:rsidR="00D9267C" w:rsidRPr="001C643E">
              <w:rPr>
                <w:rFonts w:ascii="Arial" w:hAnsi="Arial" w:cs="Arial"/>
              </w:rPr>
              <w:t>n cilios o flagelos</w:t>
            </w:r>
            <w:r w:rsidR="0024388D">
              <w:rPr>
                <w:rFonts w:ascii="Arial" w:hAnsi="Arial" w:cs="Arial"/>
              </w:rPr>
              <w:t>.</w:t>
            </w:r>
          </w:p>
          <w:p w14:paraId="3F743518" w14:textId="32BAA983" w:rsidR="006E2EDE" w:rsidRPr="001C643E" w:rsidRDefault="001A43DC" w:rsidP="001C643E">
            <w:pPr>
              <w:pStyle w:val="Prrafodelista"/>
              <w:numPr>
                <w:ilvl w:val="0"/>
                <w:numId w:val="32"/>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Carecen de pared celular</w:t>
            </w:r>
            <w:r w:rsidR="0024388D">
              <w:rPr>
                <w:rFonts w:ascii="Arial" w:hAnsi="Arial" w:cs="Arial"/>
              </w:rPr>
              <w:t>.</w:t>
            </w:r>
          </w:p>
          <w:p w14:paraId="6825BB33" w14:textId="699A2E27" w:rsidR="00D9267C" w:rsidRPr="001C643E" w:rsidRDefault="00EF0901" w:rsidP="001C643E">
            <w:pPr>
              <w:pStyle w:val="Prrafodelista"/>
              <w:numPr>
                <w:ilvl w:val="0"/>
                <w:numId w:val="32"/>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 xml:space="preserve">Algunos tienen </w:t>
            </w:r>
            <w:r w:rsidR="00EA6854" w:rsidRPr="001C643E">
              <w:rPr>
                <w:rFonts w:ascii="Arial" w:hAnsi="Arial" w:cs="Arial"/>
              </w:rPr>
              <w:t>cloroplasto</w:t>
            </w:r>
            <w:r w:rsidR="00CF6BCB">
              <w:rPr>
                <w:rFonts w:ascii="Arial" w:hAnsi="Arial" w:cs="Arial"/>
              </w:rPr>
              <w:t>s.</w:t>
            </w:r>
          </w:p>
          <w:p w14:paraId="0A8B796F" w14:textId="21DE3E11" w:rsidR="00F23502" w:rsidRPr="001C643E" w:rsidRDefault="00C4169F" w:rsidP="001C643E">
            <w:pPr>
              <w:pStyle w:val="Prrafodelista"/>
              <w:numPr>
                <w:ilvl w:val="0"/>
                <w:numId w:val="32"/>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Algunos realizan fotosíntesis otros no</w:t>
            </w:r>
            <w:r w:rsidR="0024388D">
              <w:rPr>
                <w:rFonts w:ascii="Arial" w:hAnsi="Arial" w:cs="Arial"/>
              </w:rPr>
              <w:t>.</w:t>
            </w:r>
          </w:p>
          <w:p w14:paraId="23BE4C00" w14:textId="77777777" w:rsidR="00C65F4E" w:rsidRPr="001C643E" w:rsidRDefault="00C65F4E" w:rsidP="001C643E">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Este reino incluye los protozoos y las algas</w:t>
            </w:r>
            <w:r w:rsidR="007B48FA" w:rsidRPr="001C643E">
              <w:rPr>
                <w:rFonts w:ascii="Arial" w:hAnsi="Arial" w:cs="Arial"/>
              </w:rPr>
              <w:t>.</w:t>
            </w:r>
          </w:p>
        </w:tc>
      </w:tr>
      <w:tr w:rsidR="00F23502" w:rsidRPr="001C643E" w14:paraId="51BE5A74" w14:textId="77777777" w:rsidTr="00F23502">
        <w:trPr>
          <w:jc w:val="center"/>
        </w:trPr>
        <w:tc>
          <w:tcPr>
            <w:cnfStyle w:val="001000000000" w:firstRow="0" w:lastRow="0" w:firstColumn="1" w:lastColumn="0" w:oddVBand="0" w:evenVBand="0" w:oddHBand="0" w:evenHBand="0" w:firstRowFirstColumn="0" w:firstRowLastColumn="0" w:lastRowFirstColumn="0" w:lastRowLastColumn="0"/>
            <w:tcW w:w="1838" w:type="dxa"/>
          </w:tcPr>
          <w:p w14:paraId="17D03F16" w14:textId="77777777" w:rsidR="00F23502" w:rsidRPr="001C643E" w:rsidRDefault="00F23502" w:rsidP="001C643E">
            <w:pPr>
              <w:spacing w:after="0" w:line="360" w:lineRule="auto"/>
              <w:rPr>
                <w:rFonts w:ascii="Arial" w:hAnsi="Arial" w:cs="Arial"/>
                <w:b w:val="0"/>
              </w:rPr>
            </w:pPr>
            <w:proofErr w:type="spellStart"/>
            <w:r w:rsidRPr="00CF6BCB">
              <w:rPr>
                <w:rFonts w:ascii="Arial" w:hAnsi="Arial" w:cs="Arial"/>
                <w:i/>
              </w:rPr>
              <w:t>Fungi</w:t>
            </w:r>
            <w:proofErr w:type="spellEnd"/>
            <w:r w:rsidR="002001FB" w:rsidRPr="001C643E">
              <w:rPr>
                <w:rFonts w:ascii="Arial" w:hAnsi="Arial" w:cs="Arial"/>
                <w:b w:val="0"/>
              </w:rPr>
              <w:t xml:space="preserve"> (hongos)</w:t>
            </w:r>
          </w:p>
        </w:tc>
        <w:tc>
          <w:tcPr>
            <w:tcW w:w="7103" w:type="dxa"/>
          </w:tcPr>
          <w:p w14:paraId="2B10DCDA" w14:textId="65FFDBC1" w:rsidR="00D9267C" w:rsidRPr="001C643E" w:rsidRDefault="00EA6854" w:rsidP="001C643E">
            <w:pPr>
              <w:pStyle w:val="Prrafodelista"/>
              <w:numPr>
                <w:ilvl w:val="0"/>
                <w:numId w:val="33"/>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Los hay unicelulares y pluricelulares</w:t>
            </w:r>
            <w:r w:rsidR="0024388D">
              <w:rPr>
                <w:rFonts w:ascii="Arial" w:hAnsi="Arial" w:cs="Arial"/>
              </w:rPr>
              <w:t>.</w:t>
            </w:r>
          </w:p>
          <w:p w14:paraId="40F550F7" w14:textId="239E6331" w:rsidR="00D9267C" w:rsidRPr="001C643E" w:rsidRDefault="00D9267C" w:rsidP="001C643E">
            <w:pPr>
              <w:pStyle w:val="Prrafodelista"/>
              <w:numPr>
                <w:ilvl w:val="0"/>
                <w:numId w:val="33"/>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 xml:space="preserve">Todos son </w:t>
            </w:r>
            <w:r w:rsidR="00EA6854" w:rsidRPr="001C643E">
              <w:rPr>
                <w:rFonts w:ascii="Arial" w:hAnsi="Arial" w:cs="Arial"/>
              </w:rPr>
              <w:t>heterótrofos</w:t>
            </w:r>
            <w:r w:rsidR="0024388D">
              <w:rPr>
                <w:rFonts w:ascii="Arial" w:hAnsi="Arial" w:cs="Arial"/>
              </w:rPr>
              <w:t>.</w:t>
            </w:r>
          </w:p>
          <w:p w14:paraId="1E2FEF4C" w14:textId="0E500DBE" w:rsidR="006F4EC7" w:rsidRPr="001C643E" w:rsidRDefault="00EA6854" w:rsidP="001C643E">
            <w:pPr>
              <w:pStyle w:val="Prrafodelista"/>
              <w:numPr>
                <w:ilvl w:val="0"/>
                <w:numId w:val="33"/>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 xml:space="preserve">Poseen pared celular de </w:t>
            </w:r>
            <w:r w:rsidR="006908B3" w:rsidRPr="001C643E">
              <w:rPr>
                <w:rFonts w:ascii="Arial" w:hAnsi="Arial" w:cs="Arial"/>
                <w:b/>
              </w:rPr>
              <w:t>q</w:t>
            </w:r>
            <w:r w:rsidRPr="001C643E">
              <w:rPr>
                <w:rFonts w:ascii="Arial" w:hAnsi="Arial" w:cs="Arial"/>
                <w:b/>
              </w:rPr>
              <w:t>uitina</w:t>
            </w:r>
            <w:r w:rsidRPr="001C643E">
              <w:rPr>
                <w:rFonts w:ascii="Arial" w:hAnsi="Arial" w:cs="Arial"/>
              </w:rPr>
              <w:t xml:space="preserve"> u otros com</w:t>
            </w:r>
            <w:r w:rsidR="00185544" w:rsidRPr="001C643E">
              <w:rPr>
                <w:rFonts w:ascii="Arial" w:hAnsi="Arial" w:cs="Arial"/>
              </w:rPr>
              <w:t>ponentes diferentes a celulosa</w:t>
            </w:r>
            <w:r w:rsidR="0024388D">
              <w:rPr>
                <w:rFonts w:ascii="Arial" w:hAnsi="Arial" w:cs="Arial"/>
              </w:rPr>
              <w:t>.</w:t>
            </w:r>
            <w:r w:rsidR="00185544" w:rsidRPr="001C643E">
              <w:rPr>
                <w:rFonts w:ascii="Arial" w:hAnsi="Arial" w:cs="Arial"/>
              </w:rPr>
              <w:t xml:space="preserve"> </w:t>
            </w:r>
          </w:p>
          <w:p w14:paraId="6E1C61FD" w14:textId="302BFBAE" w:rsidR="00EA6854" w:rsidRPr="001C643E" w:rsidRDefault="00185544" w:rsidP="001C643E">
            <w:pPr>
              <w:pStyle w:val="Prrafodelista"/>
              <w:numPr>
                <w:ilvl w:val="0"/>
                <w:numId w:val="33"/>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Carecen de cloroplastos,</w:t>
            </w:r>
            <w:r w:rsidR="006F4EC7" w:rsidRPr="001C643E">
              <w:rPr>
                <w:rFonts w:ascii="Arial" w:hAnsi="Arial" w:cs="Arial"/>
              </w:rPr>
              <w:t xml:space="preserve"> cilios y flagelos</w:t>
            </w:r>
            <w:r w:rsidR="0024388D">
              <w:rPr>
                <w:rFonts w:ascii="Arial" w:hAnsi="Arial" w:cs="Arial"/>
              </w:rPr>
              <w:t>.</w:t>
            </w:r>
          </w:p>
          <w:p w14:paraId="51E8241D" w14:textId="77777777" w:rsidR="00F23502" w:rsidRPr="001C643E" w:rsidRDefault="00EA6854" w:rsidP="001C643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Este reino incluye los mohos, las setas y los hongos filamentosos</w:t>
            </w:r>
            <w:r w:rsidR="007B48FA" w:rsidRPr="001C643E">
              <w:rPr>
                <w:rFonts w:ascii="Arial" w:hAnsi="Arial" w:cs="Arial"/>
              </w:rPr>
              <w:t>.</w:t>
            </w:r>
          </w:p>
        </w:tc>
      </w:tr>
      <w:tr w:rsidR="00F23502" w:rsidRPr="001C643E" w14:paraId="7AB6989D" w14:textId="77777777" w:rsidTr="00F235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0EA0FFE4" w14:textId="77777777" w:rsidR="00F23502" w:rsidRPr="001C643E" w:rsidRDefault="00F23502" w:rsidP="001C643E">
            <w:pPr>
              <w:spacing w:after="0" w:line="360" w:lineRule="auto"/>
              <w:rPr>
                <w:rFonts w:ascii="Arial" w:hAnsi="Arial" w:cs="Arial"/>
                <w:b w:val="0"/>
              </w:rPr>
            </w:pPr>
            <w:proofErr w:type="spellStart"/>
            <w:r w:rsidRPr="00CF6BCB">
              <w:rPr>
                <w:rFonts w:ascii="Arial" w:hAnsi="Arial" w:cs="Arial"/>
                <w:i/>
              </w:rPr>
              <w:t>Plantae</w:t>
            </w:r>
            <w:proofErr w:type="spellEnd"/>
            <w:r w:rsidR="002001FB" w:rsidRPr="001C643E">
              <w:rPr>
                <w:rFonts w:ascii="Arial" w:hAnsi="Arial" w:cs="Arial"/>
                <w:b w:val="0"/>
              </w:rPr>
              <w:t xml:space="preserve"> (plantas)</w:t>
            </w:r>
          </w:p>
        </w:tc>
        <w:tc>
          <w:tcPr>
            <w:tcW w:w="7103" w:type="dxa"/>
          </w:tcPr>
          <w:p w14:paraId="518588F2" w14:textId="22630AE5" w:rsidR="006F4EC7" w:rsidRPr="001C643E" w:rsidRDefault="006908B3" w:rsidP="001C643E">
            <w:pPr>
              <w:pStyle w:val="Prrafodelista"/>
              <w:numPr>
                <w:ilvl w:val="0"/>
                <w:numId w:val="34"/>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Incluye organismos</w:t>
            </w:r>
            <w:r w:rsidR="00231492" w:rsidRPr="001C643E">
              <w:rPr>
                <w:rFonts w:ascii="Arial" w:hAnsi="Arial" w:cs="Arial"/>
              </w:rPr>
              <w:t xml:space="preserve"> unicelulares y</w:t>
            </w:r>
            <w:r w:rsidRPr="001C643E">
              <w:rPr>
                <w:rFonts w:ascii="Arial" w:hAnsi="Arial" w:cs="Arial"/>
              </w:rPr>
              <w:t xml:space="preserve"> pluricelulares</w:t>
            </w:r>
            <w:r w:rsidR="0024388D">
              <w:rPr>
                <w:rFonts w:ascii="Arial" w:hAnsi="Arial" w:cs="Arial"/>
              </w:rPr>
              <w:t>.</w:t>
            </w:r>
          </w:p>
          <w:p w14:paraId="0AE391D2" w14:textId="4CA5AE02" w:rsidR="006F4EC7" w:rsidRPr="001C643E" w:rsidRDefault="006F4EC7" w:rsidP="001C643E">
            <w:pPr>
              <w:pStyle w:val="Prrafodelista"/>
              <w:numPr>
                <w:ilvl w:val="0"/>
                <w:numId w:val="34"/>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 xml:space="preserve">Son </w:t>
            </w:r>
            <w:r w:rsidR="002001FB" w:rsidRPr="001C643E">
              <w:rPr>
                <w:rFonts w:ascii="Arial" w:hAnsi="Arial" w:cs="Arial"/>
              </w:rPr>
              <w:t>foto</w:t>
            </w:r>
            <w:r w:rsidR="006908B3" w:rsidRPr="001C643E">
              <w:rPr>
                <w:rFonts w:ascii="Arial" w:hAnsi="Arial" w:cs="Arial"/>
              </w:rPr>
              <w:t>autótrofos</w:t>
            </w:r>
            <w:r w:rsidR="0024388D">
              <w:rPr>
                <w:rFonts w:ascii="Arial" w:hAnsi="Arial" w:cs="Arial"/>
              </w:rPr>
              <w:t>.</w:t>
            </w:r>
          </w:p>
          <w:p w14:paraId="575DD9F6" w14:textId="0B11731F" w:rsidR="006F4EC7" w:rsidRPr="001C643E" w:rsidRDefault="006908B3" w:rsidP="001C643E">
            <w:pPr>
              <w:pStyle w:val="Prrafodelista"/>
              <w:numPr>
                <w:ilvl w:val="0"/>
                <w:numId w:val="34"/>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 xml:space="preserve">Poseen pared celular </w:t>
            </w:r>
            <w:r w:rsidR="00185544" w:rsidRPr="001C643E">
              <w:rPr>
                <w:rFonts w:ascii="Arial" w:hAnsi="Arial" w:cs="Arial"/>
              </w:rPr>
              <w:t xml:space="preserve">usualmente de </w:t>
            </w:r>
            <w:r w:rsidRPr="001C643E">
              <w:rPr>
                <w:rFonts w:ascii="Arial" w:hAnsi="Arial" w:cs="Arial"/>
              </w:rPr>
              <w:t>celulosa</w:t>
            </w:r>
            <w:r w:rsidR="0024388D">
              <w:rPr>
                <w:rFonts w:ascii="Arial" w:hAnsi="Arial" w:cs="Arial"/>
              </w:rPr>
              <w:t>.</w:t>
            </w:r>
          </w:p>
          <w:p w14:paraId="467FA6CE" w14:textId="377A316C" w:rsidR="006F4EC7" w:rsidRPr="001C643E" w:rsidRDefault="00185544" w:rsidP="001C643E">
            <w:pPr>
              <w:pStyle w:val="Prrafodelista"/>
              <w:numPr>
                <w:ilvl w:val="0"/>
                <w:numId w:val="34"/>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Contienen cloroplastos</w:t>
            </w:r>
            <w:r w:rsidR="0024388D">
              <w:rPr>
                <w:rFonts w:ascii="Arial" w:hAnsi="Arial" w:cs="Arial"/>
              </w:rPr>
              <w:t>.</w:t>
            </w:r>
          </w:p>
          <w:p w14:paraId="2A2F1104" w14:textId="65C6C8CF" w:rsidR="00F23502" w:rsidRPr="001C643E" w:rsidRDefault="006F4EC7" w:rsidP="001C643E">
            <w:pPr>
              <w:pStyle w:val="Prrafodelista"/>
              <w:numPr>
                <w:ilvl w:val="0"/>
                <w:numId w:val="34"/>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Carecen de ci</w:t>
            </w:r>
            <w:r w:rsidR="005546BD" w:rsidRPr="001C643E">
              <w:rPr>
                <w:rFonts w:ascii="Arial" w:hAnsi="Arial" w:cs="Arial"/>
              </w:rPr>
              <w:t>lios o flagelos</w:t>
            </w:r>
            <w:r w:rsidR="00E53244" w:rsidRPr="001C643E">
              <w:rPr>
                <w:rFonts w:ascii="Arial" w:hAnsi="Arial" w:cs="Arial"/>
              </w:rPr>
              <w:t>, a excepción de las plantas con flores que tienen gametos flagelados</w:t>
            </w:r>
            <w:r w:rsidR="0024388D">
              <w:rPr>
                <w:rFonts w:ascii="Arial" w:hAnsi="Arial" w:cs="Arial"/>
              </w:rPr>
              <w:t>.</w:t>
            </w:r>
          </w:p>
          <w:p w14:paraId="6AAC9AAC" w14:textId="77777777" w:rsidR="005546BD" w:rsidRPr="001C643E" w:rsidRDefault="005546BD" w:rsidP="001C643E">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Este reino incluye l</w:t>
            </w:r>
            <w:r w:rsidR="00B00123" w:rsidRPr="001C643E">
              <w:rPr>
                <w:rFonts w:ascii="Arial" w:hAnsi="Arial" w:cs="Arial"/>
              </w:rPr>
              <w:t>as gimnospermas (plantas sin flores) y las angiospermas (plantas con flores).</w:t>
            </w:r>
          </w:p>
        </w:tc>
      </w:tr>
      <w:tr w:rsidR="00F23502" w:rsidRPr="001C643E" w14:paraId="5D6218DD" w14:textId="77777777" w:rsidTr="00F23502">
        <w:trPr>
          <w:jc w:val="center"/>
        </w:trPr>
        <w:tc>
          <w:tcPr>
            <w:cnfStyle w:val="001000000000" w:firstRow="0" w:lastRow="0" w:firstColumn="1" w:lastColumn="0" w:oddVBand="0" w:evenVBand="0" w:oddHBand="0" w:evenHBand="0" w:firstRowFirstColumn="0" w:firstRowLastColumn="0" w:lastRowFirstColumn="0" w:lastRowLastColumn="0"/>
            <w:tcW w:w="1838" w:type="dxa"/>
          </w:tcPr>
          <w:p w14:paraId="4A09C0F6" w14:textId="77777777" w:rsidR="00F23502" w:rsidRPr="001C643E" w:rsidRDefault="00F23502" w:rsidP="001C643E">
            <w:pPr>
              <w:spacing w:after="0" w:line="360" w:lineRule="auto"/>
              <w:rPr>
                <w:rFonts w:ascii="Arial" w:hAnsi="Arial" w:cs="Arial"/>
                <w:b w:val="0"/>
              </w:rPr>
            </w:pPr>
            <w:r w:rsidRPr="00CF6BCB">
              <w:rPr>
                <w:rFonts w:ascii="Arial" w:hAnsi="Arial" w:cs="Arial"/>
                <w:i/>
              </w:rPr>
              <w:t>Animalia</w:t>
            </w:r>
            <w:r w:rsidR="002001FB" w:rsidRPr="001C643E">
              <w:rPr>
                <w:rFonts w:ascii="Arial" w:hAnsi="Arial" w:cs="Arial"/>
                <w:b w:val="0"/>
              </w:rPr>
              <w:t xml:space="preserve"> (animales)</w:t>
            </w:r>
          </w:p>
        </w:tc>
        <w:tc>
          <w:tcPr>
            <w:tcW w:w="7103" w:type="dxa"/>
          </w:tcPr>
          <w:p w14:paraId="733C7601" w14:textId="16129F78" w:rsidR="006F4EC7" w:rsidRPr="001C643E" w:rsidRDefault="00A772CA" w:rsidP="001C643E">
            <w:pPr>
              <w:pStyle w:val="Prrafodelista"/>
              <w:numPr>
                <w:ilvl w:val="0"/>
                <w:numId w:val="35"/>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 xml:space="preserve">Son </w:t>
            </w:r>
            <w:r w:rsidR="006F4EC7" w:rsidRPr="001C643E">
              <w:rPr>
                <w:rFonts w:ascii="Arial" w:hAnsi="Arial" w:cs="Arial"/>
              </w:rPr>
              <w:t>organismos pluricelulares</w:t>
            </w:r>
            <w:r w:rsidR="0024388D">
              <w:rPr>
                <w:rFonts w:ascii="Arial" w:hAnsi="Arial" w:cs="Arial"/>
              </w:rPr>
              <w:t>.</w:t>
            </w:r>
          </w:p>
          <w:p w14:paraId="7187FFFE" w14:textId="637C7225" w:rsidR="006F4EC7" w:rsidRPr="001C643E" w:rsidRDefault="002001FB" w:rsidP="001C643E">
            <w:pPr>
              <w:pStyle w:val="Prrafodelista"/>
              <w:numPr>
                <w:ilvl w:val="0"/>
                <w:numId w:val="35"/>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S</w:t>
            </w:r>
            <w:r w:rsidR="006F4EC7" w:rsidRPr="001C643E">
              <w:rPr>
                <w:rFonts w:ascii="Arial" w:hAnsi="Arial" w:cs="Arial"/>
              </w:rPr>
              <w:t>on heterótrofos</w:t>
            </w:r>
            <w:r w:rsidR="0024388D">
              <w:rPr>
                <w:rFonts w:ascii="Arial" w:hAnsi="Arial" w:cs="Arial"/>
              </w:rPr>
              <w:t>.</w:t>
            </w:r>
          </w:p>
          <w:p w14:paraId="0974A864" w14:textId="3833CE15" w:rsidR="006F4EC7" w:rsidRPr="001C643E" w:rsidRDefault="006F4EC7" w:rsidP="001C643E">
            <w:pPr>
              <w:pStyle w:val="Prrafodelista"/>
              <w:numPr>
                <w:ilvl w:val="0"/>
                <w:numId w:val="35"/>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Carecen de pared celular y cloroplastos</w:t>
            </w:r>
            <w:r w:rsidR="0024388D">
              <w:rPr>
                <w:rFonts w:ascii="Arial" w:hAnsi="Arial" w:cs="Arial"/>
              </w:rPr>
              <w:t>.</w:t>
            </w:r>
          </w:p>
          <w:p w14:paraId="5B6CB435" w14:textId="3675D0E6" w:rsidR="00F23502" w:rsidRPr="001C643E" w:rsidRDefault="00A772CA" w:rsidP="001C643E">
            <w:pPr>
              <w:pStyle w:val="Prrafodelista"/>
              <w:numPr>
                <w:ilvl w:val="0"/>
                <w:numId w:val="35"/>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 xml:space="preserve">Algunas células del organismo </w:t>
            </w:r>
            <w:r w:rsidR="006F4EC7" w:rsidRPr="001C643E">
              <w:rPr>
                <w:rFonts w:ascii="Arial" w:hAnsi="Arial" w:cs="Arial"/>
              </w:rPr>
              <w:t>tienen cilios y flagelos</w:t>
            </w:r>
            <w:r w:rsidR="0024388D">
              <w:rPr>
                <w:rFonts w:ascii="Arial" w:hAnsi="Arial" w:cs="Arial"/>
              </w:rPr>
              <w:t>.</w:t>
            </w:r>
          </w:p>
          <w:p w14:paraId="744A31B6" w14:textId="77777777" w:rsidR="005546BD" w:rsidRPr="001C643E" w:rsidRDefault="005546BD" w:rsidP="001C643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 xml:space="preserve">Este reino incluye los </w:t>
            </w:r>
            <w:r w:rsidR="007B48FA" w:rsidRPr="001C643E">
              <w:rPr>
                <w:rFonts w:ascii="Arial" w:hAnsi="Arial" w:cs="Arial"/>
              </w:rPr>
              <w:t>mamíferos, las aves, los reptiles, los anfibios, los insectos y los arácnidos, entre otros.</w:t>
            </w:r>
          </w:p>
        </w:tc>
      </w:tr>
    </w:tbl>
    <w:p w14:paraId="7E447D43" w14:textId="77777777" w:rsidR="00D41296" w:rsidRPr="001C643E" w:rsidRDefault="00D41296" w:rsidP="001C643E">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D41296" w:rsidRPr="001C643E" w14:paraId="5613E158" w14:textId="77777777" w:rsidTr="00AE6F07">
        <w:tc>
          <w:tcPr>
            <w:tcW w:w="8828" w:type="dxa"/>
            <w:gridSpan w:val="2"/>
            <w:shd w:val="clear" w:color="auto" w:fill="000000"/>
          </w:tcPr>
          <w:p w14:paraId="24867A70" w14:textId="77777777" w:rsidR="00D41296" w:rsidRPr="001C643E" w:rsidRDefault="00D41296"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D41296" w:rsidRPr="001C643E" w14:paraId="2E8F4654" w14:textId="77777777" w:rsidTr="00AE6F07">
        <w:tc>
          <w:tcPr>
            <w:tcW w:w="2480" w:type="dxa"/>
            <w:shd w:val="clear" w:color="auto" w:fill="auto"/>
          </w:tcPr>
          <w:p w14:paraId="53B8D1D2" w14:textId="77777777" w:rsidR="00D41296" w:rsidRPr="001C643E" w:rsidRDefault="00D41296" w:rsidP="001C643E">
            <w:pPr>
              <w:spacing w:after="0" w:line="360" w:lineRule="auto"/>
              <w:rPr>
                <w:rFonts w:ascii="Arial" w:hAnsi="Arial" w:cs="Arial"/>
                <w:b/>
                <w:color w:val="000000"/>
                <w:lang w:val="es-MX"/>
              </w:rPr>
            </w:pPr>
            <w:r w:rsidRPr="001C643E">
              <w:rPr>
                <w:rFonts w:ascii="Arial" w:hAnsi="Arial" w:cs="Arial"/>
                <w:b/>
                <w:color w:val="000000"/>
                <w:lang w:val="es-MX"/>
              </w:rPr>
              <w:lastRenderedPageBreak/>
              <w:t>Código</w:t>
            </w:r>
          </w:p>
        </w:tc>
        <w:tc>
          <w:tcPr>
            <w:tcW w:w="6348" w:type="dxa"/>
            <w:shd w:val="clear" w:color="auto" w:fill="auto"/>
          </w:tcPr>
          <w:p w14:paraId="745651DB" w14:textId="362C463A" w:rsidR="00D41296" w:rsidRPr="001C643E" w:rsidRDefault="00D41296" w:rsidP="001C643E">
            <w:pPr>
              <w:spacing w:after="0" w:line="360" w:lineRule="auto"/>
              <w:rPr>
                <w:rFonts w:ascii="Arial" w:hAnsi="Arial" w:cs="Arial"/>
                <w:b/>
                <w:color w:val="000000"/>
                <w:lang w:val="es-MX"/>
              </w:rPr>
            </w:pPr>
            <w:r w:rsidRPr="001C643E">
              <w:rPr>
                <w:rFonts w:ascii="Arial" w:hAnsi="Arial" w:cs="Arial"/>
                <w:color w:val="000000"/>
                <w:lang w:val="es-MX"/>
              </w:rPr>
              <w:t>CN_09_0</w:t>
            </w:r>
            <w:r w:rsidR="003A08A9" w:rsidRPr="001C643E">
              <w:rPr>
                <w:rFonts w:ascii="Arial" w:hAnsi="Arial" w:cs="Arial"/>
                <w:color w:val="000000"/>
                <w:lang w:val="es-MX"/>
              </w:rPr>
              <w:t>4_CO_REC22</w:t>
            </w:r>
            <w:r w:rsidRPr="001C643E">
              <w:rPr>
                <w:rFonts w:ascii="Arial" w:hAnsi="Arial" w:cs="Arial"/>
                <w:color w:val="000000"/>
                <w:lang w:val="es-MX"/>
              </w:rPr>
              <w:t>0</w:t>
            </w:r>
          </w:p>
        </w:tc>
      </w:tr>
      <w:tr w:rsidR="00D41296" w:rsidRPr="001C643E" w14:paraId="53D671E3" w14:textId="77777777" w:rsidTr="00AE6F07">
        <w:tc>
          <w:tcPr>
            <w:tcW w:w="2480" w:type="dxa"/>
            <w:shd w:val="clear" w:color="auto" w:fill="auto"/>
          </w:tcPr>
          <w:p w14:paraId="4989E373" w14:textId="77777777" w:rsidR="00D41296" w:rsidRPr="001C643E" w:rsidRDefault="00D41296"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8" w:type="dxa"/>
            <w:shd w:val="clear" w:color="auto" w:fill="auto"/>
          </w:tcPr>
          <w:p w14:paraId="49E791F0" w14:textId="3B841C70" w:rsidR="00D41296" w:rsidRPr="001C643E" w:rsidRDefault="00D41296" w:rsidP="001C643E">
            <w:pPr>
              <w:spacing w:after="0" w:line="360" w:lineRule="auto"/>
              <w:rPr>
                <w:rFonts w:ascii="Arial" w:hAnsi="Arial" w:cs="Arial"/>
                <w:color w:val="000000"/>
                <w:lang w:val="es-MX"/>
              </w:rPr>
            </w:pPr>
            <w:r w:rsidRPr="001C643E">
              <w:rPr>
                <w:rFonts w:ascii="Arial" w:hAnsi="Arial" w:cs="Arial"/>
                <w:color w:val="000000"/>
                <w:lang w:val="es-MX"/>
              </w:rPr>
              <w:t>¿Qué sabes sobre los reinos eucariotas?</w:t>
            </w:r>
          </w:p>
        </w:tc>
      </w:tr>
      <w:tr w:rsidR="00D41296" w:rsidRPr="001C643E" w14:paraId="294D68E4" w14:textId="77777777" w:rsidTr="00AE6F07">
        <w:tc>
          <w:tcPr>
            <w:tcW w:w="2480" w:type="dxa"/>
            <w:shd w:val="clear" w:color="auto" w:fill="auto"/>
          </w:tcPr>
          <w:p w14:paraId="64DBF92A" w14:textId="77777777" w:rsidR="00D41296" w:rsidRPr="001C643E" w:rsidRDefault="00D41296"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8" w:type="dxa"/>
            <w:shd w:val="clear" w:color="auto" w:fill="auto"/>
          </w:tcPr>
          <w:p w14:paraId="65F2A915" w14:textId="2F9B0AA3" w:rsidR="00D41296" w:rsidRPr="001C643E" w:rsidRDefault="00D41296" w:rsidP="001C643E">
            <w:pPr>
              <w:spacing w:after="0" w:line="360" w:lineRule="auto"/>
              <w:rPr>
                <w:rFonts w:ascii="Arial" w:hAnsi="Arial" w:cs="Arial"/>
                <w:color w:val="000000"/>
                <w:lang w:val="es-MX"/>
              </w:rPr>
            </w:pPr>
            <w:r w:rsidRPr="001C643E">
              <w:rPr>
                <w:rFonts w:ascii="Arial" w:hAnsi="Arial" w:cs="Arial"/>
                <w:color w:val="000000"/>
                <w:lang w:val="es-MX"/>
              </w:rPr>
              <w:t>Actividad para reforzar lo aprendido sobre los reinos eucariotas</w:t>
            </w:r>
          </w:p>
        </w:tc>
      </w:tr>
    </w:tbl>
    <w:p w14:paraId="0C5F9980" w14:textId="77777777" w:rsidR="00895F25" w:rsidRPr="001C643E" w:rsidRDefault="00895F25" w:rsidP="001C643E">
      <w:pPr>
        <w:spacing w:line="360" w:lineRule="auto"/>
        <w:rPr>
          <w:rFonts w:ascii="Arial" w:hAnsi="Arial" w:cs="Arial"/>
          <w:highlight w:val="yellow"/>
        </w:rPr>
      </w:pPr>
    </w:p>
    <w:p w14:paraId="4A906AE9" w14:textId="42663F85" w:rsidR="00330107" w:rsidRPr="001C643E" w:rsidRDefault="00330107" w:rsidP="001C643E">
      <w:pPr>
        <w:spacing w:line="360" w:lineRule="auto"/>
        <w:rPr>
          <w:rFonts w:ascii="Arial" w:hAnsi="Arial" w:cs="Arial"/>
        </w:rPr>
      </w:pPr>
      <w:r w:rsidRPr="001C643E">
        <w:rPr>
          <w:rFonts w:ascii="Arial" w:hAnsi="Arial" w:cs="Arial"/>
          <w:highlight w:val="yellow"/>
        </w:rPr>
        <w:t>[SECCIÓN 2]</w:t>
      </w:r>
      <w:r w:rsidR="00FE0833" w:rsidRPr="001C643E">
        <w:rPr>
          <w:rFonts w:ascii="Arial" w:hAnsi="Arial" w:cs="Arial"/>
          <w:b/>
        </w:rPr>
        <w:t>4</w:t>
      </w:r>
      <w:r w:rsidRPr="001C643E">
        <w:rPr>
          <w:rFonts w:ascii="Arial" w:hAnsi="Arial" w:cs="Arial"/>
          <w:b/>
        </w:rPr>
        <w:t>.</w:t>
      </w:r>
      <w:r w:rsidR="0099285A" w:rsidRPr="001C643E">
        <w:rPr>
          <w:rFonts w:ascii="Arial" w:hAnsi="Arial" w:cs="Arial"/>
          <w:b/>
        </w:rPr>
        <w:t>5</w:t>
      </w:r>
      <w:r w:rsidRPr="001C643E">
        <w:rPr>
          <w:rFonts w:ascii="Arial" w:hAnsi="Arial" w:cs="Arial"/>
          <w:b/>
        </w:rPr>
        <w:t xml:space="preserve"> Consolidación</w:t>
      </w:r>
    </w:p>
    <w:p w14:paraId="21625B51" w14:textId="77777777" w:rsidR="00CF73C3" w:rsidRPr="001C643E" w:rsidRDefault="00CF73C3" w:rsidP="001C643E">
      <w:pPr>
        <w:spacing w:before="100" w:beforeAutospacing="1" w:after="100" w:afterAutospacing="1" w:line="360" w:lineRule="auto"/>
        <w:rPr>
          <w:rFonts w:ascii="Arial" w:eastAsia="Times New Roman" w:hAnsi="Arial" w:cs="Arial"/>
          <w:lang w:val="es-CO"/>
        </w:rPr>
      </w:pPr>
      <w:r w:rsidRPr="001C643E">
        <w:rPr>
          <w:rFonts w:ascii="Arial" w:eastAsia="Times New Roman" w:hAnsi="Arial" w:cs="Arial"/>
          <w:lang w:val="es-CO"/>
        </w:rPr>
        <w:t>Realiza la siguiente actividad para consolidar lo que has aprendido en esta sección.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115A44" w:rsidRPr="001C643E" w14:paraId="5D026DD6" w14:textId="77777777" w:rsidTr="00CF73C3">
        <w:tc>
          <w:tcPr>
            <w:tcW w:w="8828" w:type="dxa"/>
            <w:gridSpan w:val="2"/>
            <w:shd w:val="clear" w:color="auto" w:fill="000000"/>
          </w:tcPr>
          <w:p w14:paraId="5555F0C4" w14:textId="77777777" w:rsidR="00115A44" w:rsidRPr="001C643E" w:rsidRDefault="00115A44"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115A44" w:rsidRPr="001C643E" w14:paraId="746EEDCA" w14:textId="77777777" w:rsidTr="00CF73C3">
        <w:tc>
          <w:tcPr>
            <w:tcW w:w="2480" w:type="dxa"/>
            <w:shd w:val="clear" w:color="auto" w:fill="auto"/>
          </w:tcPr>
          <w:p w14:paraId="413C9464" w14:textId="77777777" w:rsidR="00115A44" w:rsidRPr="001C643E" w:rsidRDefault="00115A44"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8" w:type="dxa"/>
            <w:shd w:val="clear" w:color="auto" w:fill="auto"/>
          </w:tcPr>
          <w:p w14:paraId="4C159E83" w14:textId="252B4576" w:rsidR="00115A44" w:rsidRPr="001C643E" w:rsidRDefault="001A657B" w:rsidP="001C643E">
            <w:pPr>
              <w:spacing w:after="0" w:line="360" w:lineRule="auto"/>
              <w:rPr>
                <w:rFonts w:ascii="Arial" w:hAnsi="Arial" w:cs="Arial"/>
                <w:b/>
                <w:color w:val="000000"/>
                <w:lang w:val="es-MX"/>
              </w:rPr>
            </w:pPr>
            <w:r w:rsidRPr="001C643E">
              <w:rPr>
                <w:rFonts w:ascii="Arial" w:hAnsi="Arial" w:cs="Arial"/>
                <w:color w:val="000000"/>
                <w:lang w:val="es-MX"/>
              </w:rPr>
              <w:t>CN_0</w:t>
            </w:r>
            <w:r w:rsidR="005C2D96" w:rsidRPr="001C643E">
              <w:rPr>
                <w:rFonts w:ascii="Arial" w:hAnsi="Arial" w:cs="Arial"/>
                <w:color w:val="000000"/>
                <w:lang w:val="es-MX"/>
              </w:rPr>
              <w:t>9</w:t>
            </w:r>
            <w:r w:rsidRPr="001C643E">
              <w:rPr>
                <w:rFonts w:ascii="Arial" w:hAnsi="Arial" w:cs="Arial"/>
                <w:color w:val="000000"/>
                <w:lang w:val="es-MX"/>
              </w:rPr>
              <w:t>_</w:t>
            </w:r>
            <w:r w:rsidR="00895F25" w:rsidRPr="001C643E">
              <w:rPr>
                <w:rFonts w:ascii="Arial" w:hAnsi="Arial" w:cs="Arial"/>
                <w:color w:val="000000"/>
                <w:lang w:val="es-MX"/>
              </w:rPr>
              <w:t>04_CO_</w:t>
            </w:r>
            <w:r w:rsidR="003A08A9" w:rsidRPr="001C643E">
              <w:rPr>
                <w:rFonts w:ascii="Arial" w:hAnsi="Arial" w:cs="Arial"/>
                <w:color w:val="000000"/>
                <w:lang w:val="es-MX"/>
              </w:rPr>
              <w:t>REC23</w:t>
            </w:r>
            <w:r w:rsidRPr="001C643E">
              <w:rPr>
                <w:rFonts w:ascii="Arial" w:hAnsi="Arial" w:cs="Arial"/>
                <w:color w:val="000000"/>
                <w:lang w:val="es-MX"/>
              </w:rPr>
              <w:t>0</w:t>
            </w:r>
          </w:p>
        </w:tc>
      </w:tr>
      <w:tr w:rsidR="001F10BC" w:rsidRPr="001C643E" w14:paraId="52522413" w14:textId="77777777" w:rsidTr="00CF73C3">
        <w:tc>
          <w:tcPr>
            <w:tcW w:w="2480" w:type="dxa"/>
            <w:shd w:val="clear" w:color="auto" w:fill="auto"/>
          </w:tcPr>
          <w:p w14:paraId="5EA5554B" w14:textId="77777777" w:rsidR="001F10BC" w:rsidRPr="001C643E" w:rsidRDefault="001F10BC"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8" w:type="dxa"/>
            <w:shd w:val="clear" w:color="auto" w:fill="auto"/>
          </w:tcPr>
          <w:p w14:paraId="07C60247" w14:textId="5D4ACDE9" w:rsidR="001F10BC" w:rsidRPr="001C643E" w:rsidRDefault="0004725A" w:rsidP="0024388D">
            <w:pPr>
              <w:spacing w:after="0" w:line="360" w:lineRule="auto"/>
              <w:rPr>
                <w:rFonts w:ascii="Arial" w:hAnsi="Arial" w:cs="Arial"/>
                <w:color w:val="000000"/>
                <w:lang w:val="es-MX"/>
              </w:rPr>
            </w:pPr>
            <w:r w:rsidRPr="001C643E">
              <w:rPr>
                <w:rFonts w:ascii="Arial" w:hAnsi="Arial" w:cs="Arial"/>
              </w:rPr>
              <w:t>Refuerza tu aprendizaje: L</w:t>
            </w:r>
            <w:r w:rsidR="00355B79" w:rsidRPr="001C643E">
              <w:rPr>
                <w:rFonts w:ascii="Arial" w:hAnsi="Arial" w:cs="Arial"/>
              </w:rPr>
              <w:t>os reinos de la naturaleza</w:t>
            </w:r>
          </w:p>
        </w:tc>
      </w:tr>
      <w:tr w:rsidR="001F10BC" w:rsidRPr="001C643E" w14:paraId="1D1A54A6" w14:textId="77777777" w:rsidTr="00CF73C3">
        <w:tc>
          <w:tcPr>
            <w:tcW w:w="2480" w:type="dxa"/>
            <w:shd w:val="clear" w:color="auto" w:fill="auto"/>
          </w:tcPr>
          <w:p w14:paraId="343ED547" w14:textId="77777777" w:rsidR="001F10BC" w:rsidRPr="001C643E" w:rsidRDefault="001F10BC"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8" w:type="dxa"/>
            <w:shd w:val="clear" w:color="auto" w:fill="auto"/>
          </w:tcPr>
          <w:p w14:paraId="42F71CD8" w14:textId="38EEB63D" w:rsidR="00215B9D" w:rsidRPr="001C643E" w:rsidRDefault="007E1730" w:rsidP="001C643E">
            <w:pPr>
              <w:spacing w:after="0" w:line="360" w:lineRule="auto"/>
              <w:rPr>
                <w:rFonts w:ascii="Arial" w:hAnsi="Arial" w:cs="Arial"/>
              </w:rPr>
            </w:pPr>
            <w:r w:rsidRPr="001C643E">
              <w:rPr>
                <w:rFonts w:ascii="Arial" w:hAnsi="Arial" w:cs="Arial"/>
              </w:rPr>
              <w:t>Actividad para reforzar lo aprendido sobre los reinos de la naturaleza</w:t>
            </w:r>
          </w:p>
        </w:tc>
      </w:tr>
    </w:tbl>
    <w:p w14:paraId="162E3767" w14:textId="77777777" w:rsidR="00330107" w:rsidRPr="001C643E" w:rsidRDefault="00330107" w:rsidP="001C643E">
      <w:pPr>
        <w:tabs>
          <w:tab w:val="right" w:pos="8498"/>
        </w:tabs>
        <w:spacing w:line="360" w:lineRule="auto"/>
        <w:rPr>
          <w:rFonts w:ascii="Arial" w:hAnsi="Arial" w:cs="Arial"/>
          <w:highlight w:val="yellow"/>
        </w:rPr>
      </w:pPr>
    </w:p>
    <w:p w14:paraId="06102EC2" w14:textId="7C7C7CDC" w:rsidR="00330107" w:rsidRPr="001C643E" w:rsidRDefault="00330107" w:rsidP="001C643E">
      <w:pPr>
        <w:tabs>
          <w:tab w:val="right" w:pos="8498"/>
        </w:tabs>
        <w:spacing w:line="360" w:lineRule="auto"/>
        <w:rPr>
          <w:rFonts w:ascii="Arial" w:hAnsi="Arial" w:cs="Arial"/>
        </w:rPr>
      </w:pPr>
      <w:r w:rsidRPr="001C643E">
        <w:rPr>
          <w:rFonts w:ascii="Arial" w:hAnsi="Arial" w:cs="Arial"/>
          <w:highlight w:val="yellow"/>
        </w:rPr>
        <w:t>[SECCIÓN 1]</w:t>
      </w:r>
      <w:r w:rsidR="00FE0833" w:rsidRPr="001C643E">
        <w:rPr>
          <w:rFonts w:ascii="Arial" w:hAnsi="Arial" w:cs="Arial"/>
          <w:b/>
        </w:rPr>
        <w:t>5</w:t>
      </w:r>
      <w:r w:rsidRPr="001C643E">
        <w:rPr>
          <w:rFonts w:ascii="Arial" w:hAnsi="Arial" w:cs="Arial"/>
          <w:b/>
        </w:rPr>
        <w:t xml:space="preserve"> Competencias</w:t>
      </w:r>
      <w:r w:rsidRPr="001C643E">
        <w:rPr>
          <w:rFonts w:ascii="Arial" w:hAnsi="Arial" w:cs="Arial"/>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1365C2" w:rsidRPr="001C643E" w14:paraId="314C2813" w14:textId="77777777" w:rsidTr="00AA10C1">
        <w:tc>
          <w:tcPr>
            <w:tcW w:w="9033" w:type="dxa"/>
            <w:gridSpan w:val="2"/>
            <w:shd w:val="clear" w:color="auto" w:fill="000000"/>
          </w:tcPr>
          <w:p w14:paraId="35DE6EC4" w14:textId="77777777" w:rsidR="001365C2" w:rsidRPr="001C643E" w:rsidRDefault="001365C2"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1365C2" w:rsidRPr="001C643E" w14:paraId="68C29BF5" w14:textId="77777777" w:rsidTr="00AA10C1">
        <w:tc>
          <w:tcPr>
            <w:tcW w:w="2518" w:type="dxa"/>
            <w:shd w:val="clear" w:color="auto" w:fill="auto"/>
          </w:tcPr>
          <w:p w14:paraId="51AA36B2" w14:textId="77777777" w:rsidR="001365C2" w:rsidRPr="001C643E" w:rsidRDefault="001365C2"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515" w:type="dxa"/>
            <w:shd w:val="clear" w:color="auto" w:fill="auto"/>
          </w:tcPr>
          <w:p w14:paraId="0A0123AF" w14:textId="52744F20" w:rsidR="001365C2" w:rsidRPr="001C643E" w:rsidRDefault="001365C2" w:rsidP="001C643E">
            <w:pPr>
              <w:spacing w:after="0" w:line="360" w:lineRule="auto"/>
              <w:rPr>
                <w:rFonts w:ascii="Arial" w:hAnsi="Arial" w:cs="Arial"/>
                <w:b/>
                <w:color w:val="000000"/>
                <w:lang w:val="es-MX"/>
              </w:rPr>
            </w:pPr>
            <w:r w:rsidRPr="001C643E">
              <w:rPr>
                <w:rFonts w:ascii="Arial" w:hAnsi="Arial" w:cs="Arial"/>
                <w:color w:val="000000"/>
                <w:lang w:val="es-MX"/>
              </w:rPr>
              <w:t>CN_09_04_CO_RE</w:t>
            </w:r>
            <w:r w:rsidR="003A08A9" w:rsidRPr="001C643E">
              <w:rPr>
                <w:rFonts w:ascii="Arial" w:hAnsi="Arial" w:cs="Arial"/>
                <w:color w:val="000000"/>
                <w:lang w:val="es-MX"/>
              </w:rPr>
              <w:t>C24</w:t>
            </w:r>
            <w:r w:rsidRPr="001C643E">
              <w:rPr>
                <w:rFonts w:ascii="Arial" w:hAnsi="Arial" w:cs="Arial"/>
                <w:color w:val="000000"/>
                <w:lang w:val="es-MX"/>
              </w:rPr>
              <w:t>0</w:t>
            </w:r>
          </w:p>
        </w:tc>
      </w:tr>
      <w:tr w:rsidR="001365C2" w:rsidRPr="001C643E" w14:paraId="60A9C1F4" w14:textId="77777777" w:rsidTr="00AA10C1">
        <w:tc>
          <w:tcPr>
            <w:tcW w:w="2518" w:type="dxa"/>
            <w:shd w:val="clear" w:color="auto" w:fill="auto"/>
          </w:tcPr>
          <w:p w14:paraId="0CE5E65D" w14:textId="77777777" w:rsidR="001365C2" w:rsidRPr="001C643E" w:rsidRDefault="001365C2"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515" w:type="dxa"/>
            <w:shd w:val="clear" w:color="auto" w:fill="auto"/>
          </w:tcPr>
          <w:p w14:paraId="6AC347E3" w14:textId="2FD55863" w:rsidR="001365C2" w:rsidRPr="001C643E" w:rsidRDefault="00A753FC" w:rsidP="001C643E">
            <w:pPr>
              <w:spacing w:after="0" w:line="360" w:lineRule="auto"/>
              <w:rPr>
                <w:rFonts w:ascii="Arial" w:hAnsi="Arial" w:cs="Arial"/>
                <w:color w:val="000000"/>
                <w:lang w:val="es-MX"/>
              </w:rPr>
            </w:pPr>
            <w:r w:rsidRPr="001C643E">
              <w:rPr>
                <w:rFonts w:ascii="Arial" w:hAnsi="Arial" w:cs="Arial"/>
                <w:color w:val="000000"/>
                <w:lang w:val="es-MX"/>
              </w:rPr>
              <w:t>Competencias: clasifica diferentes seres vivos</w:t>
            </w:r>
          </w:p>
        </w:tc>
      </w:tr>
      <w:tr w:rsidR="001365C2" w:rsidRPr="001C643E" w14:paraId="3BBFCA37" w14:textId="77777777" w:rsidTr="00AA10C1">
        <w:tc>
          <w:tcPr>
            <w:tcW w:w="2518" w:type="dxa"/>
            <w:shd w:val="clear" w:color="auto" w:fill="auto"/>
          </w:tcPr>
          <w:p w14:paraId="6B829C75" w14:textId="77777777" w:rsidR="001365C2" w:rsidRPr="001C643E" w:rsidRDefault="001365C2"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515" w:type="dxa"/>
            <w:shd w:val="clear" w:color="auto" w:fill="auto"/>
          </w:tcPr>
          <w:p w14:paraId="0CB92726" w14:textId="77777777" w:rsidR="001365C2" w:rsidRPr="001C643E" w:rsidRDefault="00E4004A" w:rsidP="001C643E">
            <w:pPr>
              <w:spacing w:after="0" w:line="360" w:lineRule="auto"/>
              <w:rPr>
                <w:rFonts w:ascii="Arial" w:hAnsi="Arial" w:cs="Arial"/>
                <w:color w:val="000000"/>
                <w:lang w:val="es-MX"/>
              </w:rPr>
            </w:pPr>
            <w:r w:rsidRPr="001C643E">
              <w:rPr>
                <w:rFonts w:ascii="Arial" w:hAnsi="Arial" w:cs="Arial"/>
                <w:color w:val="000000"/>
                <w:lang w:val="es-MX"/>
              </w:rPr>
              <w:t>Actividad que propone realizar un procedimiento de identificación de la taxonomía de algunas especies de interés industrial</w:t>
            </w:r>
          </w:p>
          <w:p w14:paraId="361F8CFC" w14:textId="77777777" w:rsidR="00325201" w:rsidRPr="001C643E" w:rsidRDefault="00325201" w:rsidP="001C643E">
            <w:pPr>
              <w:spacing w:after="0" w:line="360" w:lineRule="auto"/>
              <w:rPr>
                <w:rFonts w:ascii="Arial" w:hAnsi="Arial" w:cs="Arial"/>
                <w:color w:val="000000"/>
                <w:lang w:val="es-MX"/>
              </w:rPr>
            </w:pPr>
          </w:p>
          <w:p w14:paraId="73707184" w14:textId="022C271D" w:rsidR="00325201" w:rsidRPr="001C643E" w:rsidRDefault="00325201" w:rsidP="0024388D">
            <w:pPr>
              <w:spacing w:after="0" w:line="360" w:lineRule="auto"/>
              <w:rPr>
                <w:rFonts w:ascii="Arial" w:hAnsi="Arial" w:cs="Arial"/>
                <w:color w:val="FF0000"/>
                <w:lang w:val="es-MX"/>
              </w:rPr>
            </w:pPr>
            <w:r w:rsidRPr="001C643E">
              <w:rPr>
                <w:rFonts w:ascii="Arial" w:hAnsi="Arial" w:cs="Arial"/>
                <w:color w:val="FF0000"/>
                <w:lang w:val="es-MX"/>
              </w:rPr>
              <w:t>Los</w:t>
            </w:r>
            <w:r w:rsidR="004A446C" w:rsidRPr="001C643E">
              <w:rPr>
                <w:rFonts w:ascii="Arial" w:hAnsi="Arial" w:cs="Arial"/>
                <w:color w:val="FF0000"/>
                <w:lang w:val="es-MX"/>
              </w:rPr>
              <w:t xml:space="preserve"> estudiantes diligencia</w:t>
            </w:r>
            <w:r w:rsidRPr="001C643E">
              <w:rPr>
                <w:rFonts w:ascii="Arial" w:hAnsi="Arial" w:cs="Arial"/>
                <w:color w:val="FF0000"/>
                <w:lang w:val="es-MX"/>
              </w:rPr>
              <w:t xml:space="preserve">n fichas con </w:t>
            </w:r>
            <w:r w:rsidR="004B55BD" w:rsidRPr="001C643E">
              <w:rPr>
                <w:rFonts w:ascii="Arial" w:hAnsi="Arial" w:cs="Arial"/>
                <w:color w:val="FF0000"/>
                <w:lang w:val="es-MX"/>
              </w:rPr>
              <w:t xml:space="preserve">la </w:t>
            </w:r>
            <w:r w:rsidRPr="001C643E">
              <w:rPr>
                <w:rFonts w:ascii="Arial" w:hAnsi="Arial" w:cs="Arial"/>
                <w:color w:val="FF0000"/>
                <w:lang w:val="es-MX"/>
              </w:rPr>
              <w:t xml:space="preserve">clasificación taxonómica de diferentes organismos de </w:t>
            </w:r>
            <w:r w:rsidR="000B1682" w:rsidRPr="001C643E">
              <w:rPr>
                <w:rFonts w:ascii="Arial" w:hAnsi="Arial" w:cs="Arial"/>
                <w:color w:val="FF0000"/>
                <w:lang w:val="es-MX"/>
              </w:rPr>
              <w:t>interés industrial. A</w:t>
            </w:r>
            <w:r w:rsidRPr="001C643E">
              <w:rPr>
                <w:rFonts w:ascii="Arial" w:hAnsi="Arial" w:cs="Arial"/>
                <w:color w:val="FF0000"/>
                <w:lang w:val="es-MX"/>
              </w:rPr>
              <w:t>demás</w:t>
            </w:r>
            <w:r w:rsidR="000B1682" w:rsidRPr="001C643E">
              <w:rPr>
                <w:rFonts w:ascii="Arial" w:hAnsi="Arial" w:cs="Arial"/>
                <w:color w:val="FF0000"/>
                <w:lang w:val="es-MX"/>
              </w:rPr>
              <w:t xml:space="preserve">, describen </w:t>
            </w:r>
            <w:r w:rsidR="004B55BD" w:rsidRPr="001C643E">
              <w:rPr>
                <w:rFonts w:ascii="Arial" w:hAnsi="Arial" w:cs="Arial"/>
                <w:color w:val="FF0000"/>
                <w:lang w:val="es-MX"/>
              </w:rPr>
              <w:t xml:space="preserve">el </w:t>
            </w:r>
            <w:r w:rsidRPr="001C643E">
              <w:rPr>
                <w:rFonts w:ascii="Arial" w:hAnsi="Arial" w:cs="Arial"/>
                <w:color w:val="FF0000"/>
                <w:lang w:val="es-MX"/>
              </w:rPr>
              <w:t>uso</w:t>
            </w:r>
            <w:r w:rsidR="004B55BD" w:rsidRPr="001C643E">
              <w:rPr>
                <w:rFonts w:ascii="Arial" w:hAnsi="Arial" w:cs="Arial"/>
                <w:color w:val="FF0000"/>
                <w:lang w:val="es-MX"/>
              </w:rPr>
              <w:t xml:space="preserve"> industrial que se le</w:t>
            </w:r>
            <w:r w:rsidR="000B1682" w:rsidRPr="001C643E">
              <w:rPr>
                <w:rFonts w:ascii="Arial" w:hAnsi="Arial" w:cs="Arial"/>
                <w:color w:val="FF0000"/>
                <w:lang w:val="es-MX"/>
              </w:rPr>
              <w:t>s</w:t>
            </w:r>
            <w:r w:rsidR="004B55BD" w:rsidRPr="001C643E">
              <w:rPr>
                <w:rFonts w:ascii="Arial" w:hAnsi="Arial" w:cs="Arial"/>
                <w:color w:val="FF0000"/>
                <w:lang w:val="es-MX"/>
              </w:rPr>
              <w:t xml:space="preserve"> da a dichos organismos</w:t>
            </w:r>
            <w:r w:rsidR="000B1682" w:rsidRPr="001C643E">
              <w:rPr>
                <w:rFonts w:ascii="Arial" w:hAnsi="Arial" w:cs="Arial"/>
                <w:color w:val="FF0000"/>
                <w:lang w:val="es-MX"/>
              </w:rPr>
              <w:t>.</w:t>
            </w:r>
          </w:p>
        </w:tc>
      </w:tr>
    </w:tbl>
    <w:p w14:paraId="47BD8429" w14:textId="77777777" w:rsidR="00BA1196" w:rsidRPr="001C643E" w:rsidRDefault="00BA1196" w:rsidP="001C643E">
      <w:pPr>
        <w:tabs>
          <w:tab w:val="right" w:pos="8498"/>
        </w:tabs>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A1196" w:rsidRPr="001C643E" w14:paraId="7C2C51AA" w14:textId="77777777" w:rsidTr="005779C6">
        <w:tc>
          <w:tcPr>
            <w:tcW w:w="8828" w:type="dxa"/>
            <w:gridSpan w:val="2"/>
            <w:shd w:val="clear" w:color="auto" w:fill="000000"/>
          </w:tcPr>
          <w:p w14:paraId="4C83ED1D" w14:textId="77777777" w:rsidR="00BA1196" w:rsidRPr="001C643E" w:rsidRDefault="00BA1196" w:rsidP="001C643E">
            <w:pPr>
              <w:spacing w:after="0" w:line="360" w:lineRule="auto"/>
              <w:jc w:val="center"/>
              <w:rPr>
                <w:rFonts w:ascii="Arial" w:hAnsi="Arial" w:cs="Arial"/>
                <w:b/>
                <w:color w:val="FFFFFF"/>
                <w:lang w:val="es-MX"/>
              </w:rPr>
            </w:pPr>
            <w:r w:rsidRPr="001C643E">
              <w:rPr>
                <w:rFonts w:ascii="Arial" w:hAnsi="Arial" w:cs="Arial"/>
                <w:b/>
                <w:color w:val="FFFFFF"/>
                <w:lang w:val="es-MX"/>
              </w:rPr>
              <w:lastRenderedPageBreak/>
              <w:t>Practica: recurso nuevo</w:t>
            </w:r>
          </w:p>
        </w:tc>
      </w:tr>
      <w:tr w:rsidR="00BA1196" w:rsidRPr="001C643E" w14:paraId="131DC540" w14:textId="77777777" w:rsidTr="00535C02">
        <w:tc>
          <w:tcPr>
            <w:tcW w:w="2518" w:type="dxa"/>
            <w:shd w:val="clear" w:color="auto" w:fill="auto"/>
          </w:tcPr>
          <w:p w14:paraId="4B45E8AF" w14:textId="77777777" w:rsidR="00BA1196" w:rsidRPr="001C643E" w:rsidRDefault="00BA1196"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515" w:type="dxa"/>
            <w:shd w:val="clear" w:color="auto" w:fill="auto"/>
          </w:tcPr>
          <w:p w14:paraId="53FC5A37" w14:textId="0EC2E30E" w:rsidR="00BA1196" w:rsidRPr="001C643E" w:rsidRDefault="001A657B" w:rsidP="001C643E">
            <w:pPr>
              <w:spacing w:after="0" w:line="360" w:lineRule="auto"/>
              <w:rPr>
                <w:rFonts w:ascii="Arial" w:hAnsi="Arial" w:cs="Arial"/>
                <w:b/>
                <w:color w:val="000000"/>
                <w:lang w:val="es-MX"/>
              </w:rPr>
            </w:pPr>
            <w:r w:rsidRPr="001C643E">
              <w:rPr>
                <w:rFonts w:ascii="Arial" w:hAnsi="Arial" w:cs="Arial"/>
                <w:color w:val="000000"/>
                <w:lang w:val="es-MX"/>
              </w:rPr>
              <w:t>CN_0</w:t>
            </w:r>
            <w:r w:rsidR="00895F25" w:rsidRPr="001C643E">
              <w:rPr>
                <w:rFonts w:ascii="Arial" w:hAnsi="Arial" w:cs="Arial"/>
                <w:color w:val="000000"/>
                <w:lang w:val="es-MX"/>
              </w:rPr>
              <w:t>9</w:t>
            </w:r>
            <w:r w:rsidRPr="001C643E">
              <w:rPr>
                <w:rFonts w:ascii="Arial" w:hAnsi="Arial" w:cs="Arial"/>
                <w:color w:val="000000"/>
                <w:lang w:val="es-MX"/>
              </w:rPr>
              <w:t>_</w:t>
            </w:r>
            <w:r w:rsidR="00895F25" w:rsidRPr="001C643E">
              <w:rPr>
                <w:rFonts w:ascii="Arial" w:hAnsi="Arial" w:cs="Arial"/>
                <w:color w:val="000000"/>
                <w:lang w:val="es-MX"/>
              </w:rPr>
              <w:t>04_CO_</w:t>
            </w:r>
            <w:r w:rsidR="003A08A9" w:rsidRPr="001C643E">
              <w:rPr>
                <w:rFonts w:ascii="Arial" w:hAnsi="Arial" w:cs="Arial"/>
                <w:color w:val="000000"/>
                <w:lang w:val="es-MX"/>
              </w:rPr>
              <w:t>REC25</w:t>
            </w:r>
            <w:r w:rsidRPr="001C643E">
              <w:rPr>
                <w:rFonts w:ascii="Arial" w:hAnsi="Arial" w:cs="Arial"/>
                <w:color w:val="000000"/>
                <w:lang w:val="es-MX"/>
              </w:rPr>
              <w:t>0</w:t>
            </w:r>
          </w:p>
        </w:tc>
      </w:tr>
      <w:tr w:rsidR="005779C6" w:rsidRPr="001C643E" w14:paraId="62552055" w14:textId="77777777" w:rsidTr="00535C02">
        <w:tc>
          <w:tcPr>
            <w:tcW w:w="2518" w:type="dxa"/>
            <w:shd w:val="clear" w:color="auto" w:fill="auto"/>
          </w:tcPr>
          <w:p w14:paraId="7824F6D9" w14:textId="77777777" w:rsidR="005779C6" w:rsidRPr="001C643E" w:rsidRDefault="005779C6"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515" w:type="dxa"/>
            <w:shd w:val="clear" w:color="auto" w:fill="auto"/>
          </w:tcPr>
          <w:p w14:paraId="3D1ED16D" w14:textId="44392EDA" w:rsidR="005779C6" w:rsidRPr="001C643E" w:rsidRDefault="005779C6" w:rsidP="001C643E">
            <w:pPr>
              <w:spacing w:after="0" w:line="360" w:lineRule="auto"/>
              <w:rPr>
                <w:rFonts w:ascii="Arial" w:hAnsi="Arial" w:cs="Arial"/>
                <w:color w:val="000000"/>
                <w:lang w:val="es-MX"/>
              </w:rPr>
            </w:pPr>
            <w:r w:rsidRPr="001C643E">
              <w:rPr>
                <w:rFonts w:ascii="Arial" w:hAnsi="Arial" w:cs="Arial"/>
                <w:color w:val="000000"/>
                <w:lang w:val="es-MX"/>
              </w:rPr>
              <w:t xml:space="preserve">Competencias: </w:t>
            </w:r>
            <w:r w:rsidR="00A753FC" w:rsidRPr="001C643E">
              <w:rPr>
                <w:rFonts w:ascii="Arial" w:hAnsi="Arial" w:cs="Arial"/>
                <w:color w:val="000000"/>
                <w:lang w:val="es-MX"/>
              </w:rPr>
              <w:t>p</w:t>
            </w:r>
            <w:r w:rsidR="00103E95" w:rsidRPr="001C643E">
              <w:rPr>
                <w:rFonts w:ascii="Arial" w:hAnsi="Arial" w:cs="Arial"/>
                <w:color w:val="000000"/>
                <w:lang w:val="es-MX"/>
              </w:rPr>
              <w:t>ropón una clasificación taxonómica</w:t>
            </w:r>
          </w:p>
        </w:tc>
      </w:tr>
      <w:tr w:rsidR="005779C6" w:rsidRPr="001C643E" w14:paraId="4E3589B8" w14:textId="77777777" w:rsidTr="005779C6">
        <w:tc>
          <w:tcPr>
            <w:tcW w:w="2476" w:type="dxa"/>
            <w:shd w:val="clear" w:color="auto" w:fill="auto"/>
          </w:tcPr>
          <w:p w14:paraId="76C63FA2" w14:textId="77777777" w:rsidR="005779C6" w:rsidRPr="001C643E" w:rsidRDefault="005779C6"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52" w:type="dxa"/>
            <w:shd w:val="clear" w:color="auto" w:fill="auto"/>
          </w:tcPr>
          <w:p w14:paraId="2E841321" w14:textId="77777777" w:rsidR="005779C6" w:rsidRPr="001C643E" w:rsidRDefault="005779C6" w:rsidP="001C643E">
            <w:pPr>
              <w:spacing w:after="0" w:line="360" w:lineRule="auto"/>
              <w:rPr>
                <w:rFonts w:ascii="Arial" w:hAnsi="Arial" w:cs="Arial"/>
                <w:color w:val="000000"/>
                <w:lang w:val="es-MX"/>
              </w:rPr>
            </w:pPr>
            <w:r w:rsidRPr="001C643E">
              <w:rPr>
                <w:rFonts w:ascii="Arial" w:hAnsi="Arial" w:cs="Arial"/>
                <w:color w:val="000000"/>
                <w:lang w:val="es-MX"/>
              </w:rPr>
              <w:t xml:space="preserve">Actividad </w:t>
            </w:r>
            <w:r w:rsidR="00103E95" w:rsidRPr="001C643E">
              <w:rPr>
                <w:rFonts w:ascii="Arial" w:hAnsi="Arial" w:cs="Arial"/>
                <w:color w:val="000000"/>
                <w:lang w:val="es-MX"/>
              </w:rPr>
              <w:t xml:space="preserve">para proponer una clasificación taxonómica </w:t>
            </w:r>
          </w:p>
          <w:p w14:paraId="1BDE9469" w14:textId="77777777" w:rsidR="005779C6" w:rsidRPr="001C643E" w:rsidRDefault="005779C6" w:rsidP="001C643E">
            <w:pPr>
              <w:spacing w:after="0" w:line="360" w:lineRule="auto"/>
              <w:rPr>
                <w:rFonts w:ascii="Arial" w:hAnsi="Arial" w:cs="Arial"/>
                <w:color w:val="000000"/>
                <w:lang w:val="es-MX"/>
              </w:rPr>
            </w:pPr>
          </w:p>
          <w:p w14:paraId="44F03532" w14:textId="77777777" w:rsidR="005779C6" w:rsidRPr="001C643E" w:rsidRDefault="008E659C" w:rsidP="001C643E">
            <w:pPr>
              <w:spacing w:after="0" w:line="360" w:lineRule="auto"/>
              <w:rPr>
                <w:rFonts w:ascii="Arial" w:hAnsi="Arial" w:cs="Arial"/>
                <w:color w:val="FF0000"/>
                <w:lang w:val="es-MX"/>
              </w:rPr>
            </w:pPr>
            <w:r w:rsidRPr="001C643E">
              <w:rPr>
                <w:rFonts w:ascii="Arial" w:hAnsi="Arial" w:cs="Arial"/>
                <w:color w:val="FF0000"/>
                <w:lang w:val="es-MX"/>
              </w:rPr>
              <w:t>Se presentan esquemas de organismos hipotéticos, con los cuales los estudiantes proponen una clasificación taxonómica y la argumentan.</w:t>
            </w:r>
          </w:p>
        </w:tc>
      </w:tr>
    </w:tbl>
    <w:p w14:paraId="76F1276A" w14:textId="77777777" w:rsidR="00BA1196" w:rsidRPr="001C643E" w:rsidRDefault="00BA1196" w:rsidP="001C643E">
      <w:pPr>
        <w:tabs>
          <w:tab w:val="right" w:pos="8498"/>
        </w:tabs>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81273E" w:rsidRPr="001C643E" w14:paraId="43C51755" w14:textId="77777777" w:rsidTr="00417202">
        <w:tc>
          <w:tcPr>
            <w:tcW w:w="8828" w:type="dxa"/>
            <w:gridSpan w:val="2"/>
            <w:shd w:val="clear" w:color="auto" w:fill="000000"/>
          </w:tcPr>
          <w:p w14:paraId="1C8209F7" w14:textId="77777777" w:rsidR="0081273E" w:rsidRPr="001C643E" w:rsidRDefault="0081273E"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6F1F07" w:rsidRPr="001C643E" w14:paraId="13A7FA1D" w14:textId="77777777" w:rsidTr="00535C02">
        <w:tc>
          <w:tcPr>
            <w:tcW w:w="2518" w:type="dxa"/>
            <w:shd w:val="clear" w:color="auto" w:fill="auto"/>
          </w:tcPr>
          <w:p w14:paraId="7B1CE01B" w14:textId="77777777" w:rsidR="0081273E" w:rsidRPr="001C643E" w:rsidRDefault="0081273E"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515" w:type="dxa"/>
            <w:shd w:val="clear" w:color="auto" w:fill="auto"/>
          </w:tcPr>
          <w:p w14:paraId="1DCE6FE9" w14:textId="167A5893" w:rsidR="0081273E" w:rsidRPr="001C643E" w:rsidRDefault="001A657B" w:rsidP="001C643E">
            <w:pPr>
              <w:spacing w:after="0" w:line="360" w:lineRule="auto"/>
              <w:rPr>
                <w:rFonts w:ascii="Arial" w:hAnsi="Arial" w:cs="Arial"/>
                <w:b/>
                <w:color w:val="000000"/>
                <w:lang w:val="es-MX"/>
              </w:rPr>
            </w:pPr>
            <w:r w:rsidRPr="001C643E">
              <w:rPr>
                <w:rFonts w:ascii="Arial" w:hAnsi="Arial" w:cs="Arial"/>
                <w:color w:val="000000"/>
                <w:lang w:val="es-MX"/>
              </w:rPr>
              <w:t>CN_0</w:t>
            </w:r>
            <w:r w:rsidR="00895F25" w:rsidRPr="001C643E">
              <w:rPr>
                <w:rFonts w:ascii="Arial" w:hAnsi="Arial" w:cs="Arial"/>
                <w:color w:val="000000"/>
                <w:lang w:val="es-MX"/>
              </w:rPr>
              <w:t>9</w:t>
            </w:r>
            <w:r w:rsidRPr="001C643E">
              <w:rPr>
                <w:rFonts w:ascii="Arial" w:hAnsi="Arial" w:cs="Arial"/>
                <w:color w:val="000000"/>
                <w:lang w:val="es-MX"/>
              </w:rPr>
              <w:t>_</w:t>
            </w:r>
            <w:r w:rsidR="00895F25" w:rsidRPr="001C643E">
              <w:rPr>
                <w:rFonts w:ascii="Arial" w:hAnsi="Arial" w:cs="Arial"/>
                <w:color w:val="000000"/>
                <w:lang w:val="es-MX"/>
              </w:rPr>
              <w:t>04_CO_</w:t>
            </w:r>
            <w:r w:rsidRPr="001C643E">
              <w:rPr>
                <w:rFonts w:ascii="Arial" w:hAnsi="Arial" w:cs="Arial"/>
                <w:color w:val="000000"/>
                <w:lang w:val="es-MX"/>
              </w:rPr>
              <w:t>REC</w:t>
            </w:r>
            <w:r w:rsidR="003A08A9" w:rsidRPr="001C643E">
              <w:rPr>
                <w:rFonts w:ascii="Arial" w:hAnsi="Arial" w:cs="Arial"/>
                <w:color w:val="000000"/>
                <w:lang w:val="es-MX"/>
              </w:rPr>
              <w:t>26</w:t>
            </w:r>
            <w:r w:rsidRPr="001C643E">
              <w:rPr>
                <w:rFonts w:ascii="Arial" w:hAnsi="Arial" w:cs="Arial"/>
                <w:color w:val="000000"/>
                <w:lang w:val="es-MX"/>
              </w:rPr>
              <w:t>0</w:t>
            </w:r>
          </w:p>
        </w:tc>
      </w:tr>
      <w:tr w:rsidR="006F1F07" w:rsidRPr="001C643E" w14:paraId="2927C18A" w14:textId="77777777" w:rsidTr="00535C02">
        <w:tc>
          <w:tcPr>
            <w:tcW w:w="2518" w:type="dxa"/>
            <w:shd w:val="clear" w:color="auto" w:fill="auto"/>
          </w:tcPr>
          <w:p w14:paraId="2E32F46A" w14:textId="77777777" w:rsidR="00417202" w:rsidRPr="001C643E" w:rsidRDefault="00417202"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515" w:type="dxa"/>
            <w:shd w:val="clear" w:color="auto" w:fill="auto"/>
          </w:tcPr>
          <w:p w14:paraId="73D76417" w14:textId="141F3264" w:rsidR="00417202" w:rsidRPr="001C643E" w:rsidRDefault="00417202" w:rsidP="001C643E">
            <w:pPr>
              <w:spacing w:after="0" w:line="360" w:lineRule="auto"/>
              <w:rPr>
                <w:rFonts w:ascii="Arial" w:hAnsi="Arial" w:cs="Arial"/>
                <w:color w:val="000000"/>
                <w:lang w:val="es-MX"/>
              </w:rPr>
            </w:pPr>
            <w:r w:rsidRPr="001C643E">
              <w:rPr>
                <w:rFonts w:ascii="Arial" w:hAnsi="Arial" w:cs="Arial"/>
                <w:color w:val="000000"/>
                <w:lang w:val="es-MX"/>
              </w:rPr>
              <w:t>Comp</w:t>
            </w:r>
            <w:r w:rsidR="00A753FC" w:rsidRPr="001C643E">
              <w:rPr>
                <w:rFonts w:ascii="Arial" w:hAnsi="Arial" w:cs="Arial"/>
                <w:color w:val="000000"/>
                <w:lang w:val="es-MX"/>
              </w:rPr>
              <w:t>etencias: j</w:t>
            </w:r>
            <w:r w:rsidRPr="001C643E">
              <w:rPr>
                <w:rFonts w:ascii="Arial" w:hAnsi="Arial" w:cs="Arial"/>
                <w:color w:val="000000"/>
                <w:lang w:val="es-MX"/>
              </w:rPr>
              <w:t xml:space="preserve">uega a reconocer las características de los dominios y los reinos de la naturaleza </w:t>
            </w:r>
          </w:p>
        </w:tc>
      </w:tr>
      <w:tr w:rsidR="006F1F07" w:rsidRPr="001C643E" w14:paraId="52C7D8D2" w14:textId="77777777" w:rsidTr="00417202">
        <w:tc>
          <w:tcPr>
            <w:tcW w:w="2476" w:type="dxa"/>
            <w:shd w:val="clear" w:color="auto" w:fill="auto"/>
          </w:tcPr>
          <w:p w14:paraId="75389648" w14:textId="77777777" w:rsidR="00417202" w:rsidRPr="001C643E" w:rsidRDefault="00417202"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52" w:type="dxa"/>
            <w:shd w:val="clear" w:color="auto" w:fill="auto"/>
          </w:tcPr>
          <w:p w14:paraId="16EA4F7B" w14:textId="600A0234" w:rsidR="006F5929" w:rsidRPr="001C643E" w:rsidRDefault="00417202" w:rsidP="001C643E">
            <w:pPr>
              <w:spacing w:after="0" w:line="360" w:lineRule="auto"/>
              <w:rPr>
                <w:rFonts w:ascii="Arial" w:hAnsi="Arial" w:cs="Arial"/>
                <w:color w:val="000000"/>
                <w:lang w:val="es-MX"/>
              </w:rPr>
            </w:pPr>
            <w:r w:rsidRPr="001C643E">
              <w:rPr>
                <w:rFonts w:ascii="Arial" w:hAnsi="Arial" w:cs="Arial"/>
                <w:color w:val="000000"/>
                <w:lang w:val="es-MX"/>
              </w:rPr>
              <w:t xml:space="preserve">Actividad que propone realizar un </w:t>
            </w:r>
            <w:r w:rsidR="006F5929" w:rsidRPr="001C643E">
              <w:rPr>
                <w:rFonts w:ascii="Arial" w:hAnsi="Arial" w:cs="Arial"/>
                <w:color w:val="000000"/>
                <w:lang w:val="es-MX"/>
              </w:rPr>
              <w:t>jue</w:t>
            </w:r>
            <w:r w:rsidR="00A753FC" w:rsidRPr="001C643E">
              <w:rPr>
                <w:rFonts w:ascii="Arial" w:hAnsi="Arial" w:cs="Arial"/>
                <w:color w:val="000000"/>
                <w:lang w:val="es-MX"/>
              </w:rPr>
              <w:t>go en el que</w:t>
            </w:r>
            <w:r w:rsidR="0024388D">
              <w:rPr>
                <w:rFonts w:ascii="Arial" w:hAnsi="Arial" w:cs="Arial"/>
                <w:color w:val="000000"/>
                <w:lang w:val="es-MX"/>
              </w:rPr>
              <w:t>,</w:t>
            </w:r>
            <w:r w:rsidR="00A753FC" w:rsidRPr="001C643E">
              <w:rPr>
                <w:rFonts w:ascii="Arial" w:hAnsi="Arial" w:cs="Arial"/>
                <w:color w:val="000000"/>
                <w:lang w:val="es-MX"/>
              </w:rPr>
              <w:t xml:space="preserve"> a partir de pistas</w:t>
            </w:r>
            <w:r w:rsidR="0024388D">
              <w:rPr>
                <w:rFonts w:ascii="Arial" w:hAnsi="Arial" w:cs="Arial"/>
                <w:color w:val="000000"/>
                <w:lang w:val="es-MX"/>
              </w:rPr>
              <w:t>,</w:t>
            </w:r>
            <w:r w:rsidR="006F5929" w:rsidRPr="001C643E">
              <w:rPr>
                <w:rFonts w:ascii="Arial" w:hAnsi="Arial" w:cs="Arial"/>
                <w:color w:val="000000"/>
                <w:lang w:val="es-MX"/>
              </w:rPr>
              <w:t xml:space="preserve"> se reconocen organismos d</w:t>
            </w:r>
            <w:r w:rsidR="00A753FC" w:rsidRPr="001C643E">
              <w:rPr>
                <w:rFonts w:ascii="Arial" w:hAnsi="Arial" w:cs="Arial"/>
                <w:color w:val="000000"/>
                <w:lang w:val="es-MX"/>
              </w:rPr>
              <w:t>e diferentes dominios y reinos</w:t>
            </w:r>
          </w:p>
          <w:p w14:paraId="35F7D6F5" w14:textId="77777777" w:rsidR="006F5929" w:rsidRPr="001C643E" w:rsidRDefault="006F5929" w:rsidP="001C643E">
            <w:pPr>
              <w:spacing w:after="0" w:line="360" w:lineRule="auto"/>
              <w:rPr>
                <w:rFonts w:ascii="Arial" w:hAnsi="Arial" w:cs="Arial"/>
                <w:color w:val="000000"/>
                <w:lang w:val="es-MX"/>
              </w:rPr>
            </w:pPr>
          </w:p>
          <w:p w14:paraId="3B58A53D" w14:textId="3BF5A5E0" w:rsidR="006B2F4E" w:rsidRPr="001C643E" w:rsidRDefault="000B1682" w:rsidP="00197792">
            <w:pPr>
              <w:spacing w:after="0" w:line="360" w:lineRule="auto"/>
              <w:rPr>
                <w:rFonts w:ascii="Arial" w:hAnsi="Arial" w:cs="Arial"/>
                <w:color w:val="FF0000"/>
                <w:lang w:val="es-MX"/>
              </w:rPr>
            </w:pPr>
            <w:r w:rsidRPr="001C643E">
              <w:rPr>
                <w:rFonts w:ascii="Arial" w:hAnsi="Arial" w:cs="Arial"/>
                <w:color w:val="FF0000"/>
                <w:lang w:val="es-MX"/>
              </w:rPr>
              <w:t>Los estudiantes trabajan por parejas. U</w:t>
            </w:r>
            <w:r w:rsidR="006B2F4E" w:rsidRPr="001C643E">
              <w:rPr>
                <w:rFonts w:ascii="Arial" w:hAnsi="Arial" w:cs="Arial"/>
                <w:color w:val="FF0000"/>
                <w:lang w:val="es-MX"/>
              </w:rPr>
              <w:t xml:space="preserve">n </w:t>
            </w:r>
            <w:r w:rsidR="000B5032" w:rsidRPr="001C643E">
              <w:rPr>
                <w:rFonts w:ascii="Arial" w:hAnsi="Arial" w:cs="Arial"/>
                <w:color w:val="FF0000"/>
                <w:lang w:val="es-MX"/>
              </w:rPr>
              <w:t>estudiante</w:t>
            </w:r>
            <w:r w:rsidR="006B2F4E" w:rsidRPr="001C643E">
              <w:rPr>
                <w:rFonts w:ascii="Arial" w:hAnsi="Arial" w:cs="Arial"/>
                <w:color w:val="FF0000"/>
                <w:lang w:val="es-MX"/>
              </w:rPr>
              <w:t xml:space="preserve"> de la pareja</w:t>
            </w:r>
            <w:r w:rsidR="000B5032" w:rsidRPr="001C643E">
              <w:rPr>
                <w:rFonts w:ascii="Arial" w:hAnsi="Arial" w:cs="Arial"/>
                <w:color w:val="FF0000"/>
                <w:lang w:val="es-MX"/>
              </w:rPr>
              <w:t xml:space="preserve"> elige al azar</w:t>
            </w:r>
            <w:r w:rsidR="0024388D">
              <w:rPr>
                <w:rFonts w:ascii="Arial" w:hAnsi="Arial" w:cs="Arial"/>
                <w:color w:val="FF0000"/>
                <w:lang w:val="es-MX"/>
              </w:rPr>
              <w:t>,</w:t>
            </w:r>
            <w:r w:rsidR="000B5032" w:rsidRPr="001C643E">
              <w:rPr>
                <w:rFonts w:ascii="Arial" w:hAnsi="Arial" w:cs="Arial"/>
                <w:color w:val="FF0000"/>
                <w:lang w:val="es-MX"/>
              </w:rPr>
              <w:t xml:space="preserve"> </w:t>
            </w:r>
            <w:r w:rsidRPr="001C643E">
              <w:rPr>
                <w:rFonts w:ascii="Arial" w:hAnsi="Arial" w:cs="Arial"/>
                <w:color w:val="FF0000"/>
                <w:lang w:val="es-MX"/>
              </w:rPr>
              <w:t>y sin que su compañero vea</w:t>
            </w:r>
            <w:r w:rsidR="006B2F4E" w:rsidRPr="001C643E">
              <w:rPr>
                <w:rFonts w:ascii="Arial" w:hAnsi="Arial" w:cs="Arial"/>
                <w:color w:val="FF0000"/>
                <w:lang w:val="es-MX"/>
              </w:rPr>
              <w:t xml:space="preserve">, </w:t>
            </w:r>
            <w:r w:rsidR="000B5032" w:rsidRPr="001C643E">
              <w:rPr>
                <w:rFonts w:ascii="Arial" w:hAnsi="Arial" w:cs="Arial"/>
                <w:color w:val="FF0000"/>
                <w:lang w:val="es-MX"/>
              </w:rPr>
              <w:t xml:space="preserve">una de </w:t>
            </w:r>
            <w:r w:rsidRPr="001C643E">
              <w:rPr>
                <w:rFonts w:ascii="Arial" w:hAnsi="Arial" w:cs="Arial"/>
                <w:color w:val="FF0000"/>
                <w:lang w:val="es-MX"/>
              </w:rPr>
              <w:t>siete</w:t>
            </w:r>
            <w:r w:rsidR="000B5032" w:rsidRPr="001C643E">
              <w:rPr>
                <w:rFonts w:ascii="Arial" w:hAnsi="Arial" w:cs="Arial"/>
                <w:color w:val="FF0000"/>
                <w:lang w:val="es-MX"/>
              </w:rPr>
              <w:t xml:space="preserve"> fichas</w:t>
            </w:r>
            <w:r w:rsidR="006B2F4E" w:rsidRPr="001C643E">
              <w:rPr>
                <w:rFonts w:ascii="Arial" w:hAnsi="Arial" w:cs="Arial"/>
                <w:color w:val="FF0000"/>
                <w:lang w:val="es-MX"/>
              </w:rPr>
              <w:t xml:space="preserve"> que contiene la ilustración de un organismo representante de determinado reino</w:t>
            </w:r>
            <w:r w:rsidR="0024388D">
              <w:rPr>
                <w:rFonts w:ascii="Arial" w:hAnsi="Arial" w:cs="Arial"/>
                <w:color w:val="FF0000"/>
                <w:lang w:val="es-MX"/>
              </w:rPr>
              <w:t>.</w:t>
            </w:r>
            <w:r w:rsidR="0024388D" w:rsidRPr="001C643E">
              <w:rPr>
                <w:rFonts w:ascii="Arial" w:hAnsi="Arial" w:cs="Arial"/>
                <w:color w:val="FF0000"/>
                <w:lang w:val="es-MX"/>
              </w:rPr>
              <w:t xml:space="preserve"> </w:t>
            </w:r>
            <w:r w:rsidR="006B2F4E" w:rsidRPr="001C643E">
              <w:rPr>
                <w:rFonts w:ascii="Arial" w:hAnsi="Arial" w:cs="Arial"/>
                <w:color w:val="FF0000"/>
                <w:lang w:val="es-MX"/>
              </w:rPr>
              <w:t xml:space="preserve">El compañero realiza preguntas acerca de sus características, cuya respuesta debe ser </w:t>
            </w:r>
            <w:r w:rsidR="0024388D" w:rsidRPr="001C643E">
              <w:rPr>
                <w:rFonts w:ascii="Arial" w:hAnsi="Arial" w:cs="Arial"/>
                <w:color w:val="FF0000"/>
                <w:lang w:val="es-MX"/>
              </w:rPr>
              <w:t>S</w:t>
            </w:r>
            <w:r w:rsidR="0024388D">
              <w:rPr>
                <w:rFonts w:ascii="Arial" w:hAnsi="Arial" w:cs="Arial"/>
                <w:color w:val="FF0000"/>
                <w:lang w:val="es-MX"/>
              </w:rPr>
              <w:t>Í</w:t>
            </w:r>
            <w:r w:rsidR="0024388D" w:rsidRPr="001C643E">
              <w:rPr>
                <w:rFonts w:ascii="Arial" w:hAnsi="Arial" w:cs="Arial"/>
                <w:color w:val="FF0000"/>
                <w:lang w:val="es-MX"/>
              </w:rPr>
              <w:t xml:space="preserve"> </w:t>
            </w:r>
            <w:r w:rsidR="006B2F4E" w:rsidRPr="001C643E">
              <w:rPr>
                <w:rFonts w:ascii="Arial" w:hAnsi="Arial" w:cs="Arial"/>
                <w:color w:val="FF0000"/>
                <w:lang w:val="es-MX"/>
              </w:rPr>
              <w:t>o NO; por ejemplo</w:t>
            </w:r>
            <w:r w:rsidR="0024388D">
              <w:rPr>
                <w:rFonts w:ascii="Arial" w:hAnsi="Arial" w:cs="Arial"/>
                <w:color w:val="FF0000"/>
                <w:lang w:val="es-MX"/>
              </w:rPr>
              <w:t>:</w:t>
            </w:r>
            <w:r w:rsidR="006B2F4E" w:rsidRPr="001C643E">
              <w:rPr>
                <w:rFonts w:ascii="Arial" w:hAnsi="Arial" w:cs="Arial"/>
                <w:color w:val="FF0000"/>
                <w:lang w:val="es-MX"/>
              </w:rPr>
              <w:t xml:space="preserve"> ¿es eucariota? Mientras lo hace, </w:t>
            </w:r>
            <w:r w:rsidR="00197792" w:rsidRPr="001C643E">
              <w:rPr>
                <w:rFonts w:ascii="Arial" w:hAnsi="Arial" w:cs="Arial"/>
                <w:color w:val="FF0000"/>
                <w:lang w:val="es-MX"/>
              </w:rPr>
              <w:t xml:space="preserve">en una tabla </w:t>
            </w:r>
            <w:r w:rsidR="006B2F4E" w:rsidRPr="001C643E">
              <w:rPr>
                <w:rFonts w:ascii="Arial" w:hAnsi="Arial" w:cs="Arial"/>
                <w:color w:val="FF0000"/>
                <w:lang w:val="es-MX"/>
              </w:rPr>
              <w:t>diligencia las características correspo</w:t>
            </w:r>
            <w:r w:rsidRPr="001C643E">
              <w:rPr>
                <w:rFonts w:ascii="Arial" w:hAnsi="Arial" w:cs="Arial"/>
                <w:color w:val="FF0000"/>
                <w:lang w:val="es-MX"/>
              </w:rPr>
              <w:t xml:space="preserve">ndientes. </w:t>
            </w:r>
            <w:r w:rsidR="006B2F4E" w:rsidRPr="001C643E">
              <w:rPr>
                <w:rFonts w:ascii="Arial" w:hAnsi="Arial" w:cs="Arial"/>
                <w:color w:val="FF0000"/>
                <w:lang w:val="es-MX"/>
              </w:rPr>
              <w:t>Una vez sienta que tiene la información suficiente, puede proponer el dominio y el reino al cual pertenece dicho organismo. De acertar, se queda con la ficha y continúan los roles de la misma manera</w:t>
            </w:r>
            <w:r w:rsidR="006F1F07" w:rsidRPr="001C643E">
              <w:rPr>
                <w:rFonts w:ascii="Arial" w:hAnsi="Arial" w:cs="Arial"/>
                <w:color w:val="FF0000"/>
                <w:lang w:val="es-MX"/>
              </w:rPr>
              <w:t>; de equivocarse, los roles se invierten.</w:t>
            </w:r>
            <w:r w:rsidR="006B2F4E" w:rsidRPr="001C643E">
              <w:rPr>
                <w:rFonts w:ascii="Arial" w:hAnsi="Arial" w:cs="Arial"/>
                <w:color w:val="FF0000"/>
                <w:lang w:val="es-MX"/>
              </w:rPr>
              <w:t xml:space="preserve"> Gana el estudiante que más fichas recopile.</w:t>
            </w:r>
          </w:p>
        </w:tc>
      </w:tr>
    </w:tbl>
    <w:p w14:paraId="57D5CAF3" w14:textId="77777777" w:rsidR="00D01FD9" w:rsidRPr="001C643E" w:rsidRDefault="00D01FD9" w:rsidP="001C643E">
      <w:pPr>
        <w:spacing w:after="0" w:line="360" w:lineRule="auto"/>
        <w:rPr>
          <w:rFonts w:ascii="Arial" w:hAnsi="Arial" w:cs="Arial"/>
        </w:rPr>
      </w:pPr>
    </w:p>
    <w:p w14:paraId="3FD7C43D" w14:textId="77777777" w:rsidR="00E93C04" w:rsidRPr="001C643E" w:rsidRDefault="00E93C04" w:rsidP="001C643E">
      <w:pPr>
        <w:spacing w:after="0" w:line="360" w:lineRule="auto"/>
        <w:rPr>
          <w:rFonts w:ascii="Arial" w:hAnsi="Arial" w:cs="Arial"/>
        </w:rPr>
      </w:pPr>
    </w:p>
    <w:p w14:paraId="53902A95" w14:textId="77777777" w:rsidR="00054A93" w:rsidRPr="001C643E" w:rsidRDefault="00054A93" w:rsidP="001C643E">
      <w:pPr>
        <w:spacing w:line="360" w:lineRule="auto"/>
        <w:rPr>
          <w:rFonts w:ascii="Arial" w:hAnsi="Arial" w:cs="Arial"/>
          <w:highlight w:val="yellow"/>
        </w:rPr>
      </w:pPr>
      <w:r w:rsidRPr="001C643E">
        <w:rPr>
          <w:rFonts w:ascii="Arial" w:hAnsi="Arial" w:cs="Arial"/>
          <w:highlight w:val="yellow"/>
        </w:rPr>
        <w:t>[SECCIÓN 1]</w:t>
      </w:r>
      <w:r w:rsidRPr="001C643E">
        <w:rPr>
          <w:rFonts w:ascii="Arial" w:hAnsi="Arial" w:cs="Arial"/>
          <w:b/>
        </w:rPr>
        <w:t>Fin de unidad</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134A9E" w:rsidRPr="001C643E" w14:paraId="0FBADBB4" w14:textId="77777777" w:rsidTr="00097327">
        <w:tc>
          <w:tcPr>
            <w:tcW w:w="9033" w:type="dxa"/>
            <w:gridSpan w:val="2"/>
            <w:shd w:val="clear" w:color="auto" w:fill="000000"/>
          </w:tcPr>
          <w:p w14:paraId="5CBE6879" w14:textId="77777777" w:rsidR="00134A9E" w:rsidRPr="001C643E" w:rsidRDefault="00134A9E" w:rsidP="001C643E">
            <w:pPr>
              <w:spacing w:after="0" w:line="360" w:lineRule="auto"/>
              <w:jc w:val="center"/>
              <w:rPr>
                <w:rFonts w:ascii="Arial" w:hAnsi="Arial" w:cs="Arial"/>
                <w:b/>
                <w:color w:val="FFFFFF"/>
                <w:lang w:val="es-MX"/>
              </w:rPr>
            </w:pPr>
            <w:r w:rsidRPr="001C643E">
              <w:rPr>
                <w:rFonts w:ascii="Arial" w:hAnsi="Arial" w:cs="Arial"/>
                <w:b/>
                <w:color w:val="FFFFFF"/>
                <w:lang w:val="es-MX"/>
              </w:rPr>
              <w:t>Mapa conceptual</w:t>
            </w:r>
          </w:p>
        </w:tc>
      </w:tr>
      <w:tr w:rsidR="00134A9E" w:rsidRPr="001C643E" w14:paraId="1B065F45" w14:textId="77777777" w:rsidTr="00097327">
        <w:tc>
          <w:tcPr>
            <w:tcW w:w="2518" w:type="dxa"/>
            <w:shd w:val="clear" w:color="auto" w:fill="auto"/>
          </w:tcPr>
          <w:p w14:paraId="0E8B3188" w14:textId="77777777" w:rsidR="00134A9E" w:rsidRPr="001C643E" w:rsidRDefault="00134A9E"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515" w:type="dxa"/>
            <w:shd w:val="clear" w:color="auto" w:fill="auto"/>
          </w:tcPr>
          <w:p w14:paraId="0CF7D72C" w14:textId="3F250784" w:rsidR="00134A9E" w:rsidRPr="001C643E" w:rsidRDefault="001A657B" w:rsidP="001C643E">
            <w:pPr>
              <w:spacing w:after="0" w:line="360" w:lineRule="auto"/>
              <w:rPr>
                <w:rFonts w:ascii="Arial" w:hAnsi="Arial" w:cs="Arial"/>
                <w:b/>
                <w:color w:val="000000"/>
                <w:lang w:val="es-MX"/>
              </w:rPr>
            </w:pPr>
            <w:r w:rsidRPr="001C643E">
              <w:rPr>
                <w:rFonts w:ascii="Arial" w:hAnsi="Arial" w:cs="Arial"/>
                <w:color w:val="000000"/>
                <w:lang w:val="es-MX"/>
              </w:rPr>
              <w:t>CN_0</w:t>
            </w:r>
            <w:r w:rsidR="00895F25" w:rsidRPr="001C643E">
              <w:rPr>
                <w:rFonts w:ascii="Arial" w:hAnsi="Arial" w:cs="Arial"/>
                <w:color w:val="000000"/>
                <w:lang w:val="es-MX"/>
              </w:rPr>
              <w:t>9</w:t>
            </w:r>
            <w:r w:rsidRPr="001C643E">
              <w:rPr>
                <w:rFonts w:ascii="Arial" w:hAnsi="Arial" w:cs="Arial"/>
                <w:color w:val="000000"/>
                <w:lang w:val="es-MX"/>
              </w:rPr>
              <w:t>_</w:t>
            </w:r>
            <w:r w:rsidR="00895F25" w:rsidRPr="001C643E">
              <w:rPr>
                <w:rFonts w:ascii="Arial" w:hAnsi="Arial" w:cs="Arial"/>
                <w:color w:val="000000"/>
                <w:lang w:val="es-MX"/>
              </w:rPr>
              <w:t>04_CO_</w:t>
            </w:r>
            <w:r w:rsidR="003A08A9" w:rsidRPr="001C643E">
              <w:rPr>
                <w:rFonts w:ascii="Arial" w:hAnsi="Arial" w:cs="Arial"/>
                <w:color w:val="000000"/>
                <w:lang w:val="es-MX"/>
              </w:rPr>
              <w:t>REC27</w:t>
            </w:r>
            <w:r w:rsidRPr="001C643E">
              <w:rPr>
                <w:rFonts w:ascii="Arial" w:hAnsi="Arial" w:cs="Arial"/>
                <w:color w:val="000000"/>
                <w:lang w:val="es-MX"/>
              </w:rPr>
              <w:t>0</w:t>
            </w:r>
          </w:p>
        </w:tc>
      </w:tr>
      <w:tr w:rsidR="00134A9E" w:rsidRPr="001C643E" w14:paraId="1BFD5871" w14:textId="77777777" w:rsidTr="00097327">
        <w:tc>
          <w:tcPr>
            <w:tcW w:w="2518" w:type="dxa"/>
            <w:shd w:val="clear" w:color="auto" w:fill="auto"/>
          </w:tcPr>
          <w:p w14:paraId="5E819AF4" w14:textId="77777777" w:rsidR="00134A9E" w:rsidRPr="001C643E" w:rsidRDefault="00134A9E"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515" w:type="dxa"/>
            <w:shd w:val="clear" w:color="auto" w:fill="auto"/>
          </w:tcPr>
          <w:p w14:paraId="2D226805" w14:textId="1EAD9795" w:rsidR="00134A9E" w:rsidRPr="001C643E" w:rsidRDefault="005132DB" w:rsidP="001C643E">
            <w:pPr>
              <w:spacing w:after="0" w:line="360" w:lineRule="auto"/>
              <w:rPr>
                <w:rFonts w:ascii="Arial" w:hAnsi="Arial" w:cs="Arial"/>
                <w:color w:val="000000"/>
                <w:lang w:val="es-MX"/>
              </w:rPr>
            </w:pPr>
            <w:r w:rsidRPr="001C643E">
              <w:rPr>
                <w:rFonts w:ascii="Arial" w:hAnsi="Arial" w:cs="Arial"/>
                <w:color w:val="000000"/>
                <w:lang w:val="es-MX"/>
              </w:rPr>
              <w:t>Mapa conceptual</w:t>
            </w:r>
          </w:p>
        </w:tc>
      </w:tr>
      <w:tr w:rsidR="00134A9E" w:rsidRPr="001C643E" w14:paraId="1E38DAF2" w14:textId="77777777" w:rsidTr="00097327">
        <w:tc>
          <w:tcPr>
            <w:tcW w:w="2518" w:type="dxa"/>
            <w:shd w:val="clear" w:color="auto" w:fill="auto"/>
          </w:tcPr>
          <w:p w14:paraId="6136AB9C" w14:textId="77777777" w:rsidR="00134A9E" w:rsidRPr="001C643E" w:rsidRDefault="00134A9E"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515" w:type="dxa"/>
            <w:shd w:val="clear" w:color="auto" w:fill="auto"/>
          </w:tcPr>
          <w:p w14:paraId="0962613B" w14:textId="77777777" w:rsidR="00134A9E" w:rsidRPr="001C643E" w:rsidRDefault="00AF6C3F" w:rsidP="001C643E">
            <w:pPr>
              <w:spacing w:after="0" w:line="360" w:lineRule="auto"/>
              <w:rPr>
                <w:rFonts w:ascii="Arial" w:hAnsi="Arial" w:cs="Arial"/>
                <w:color w:val="000000"/>
                <w:lang w:val="es-MX"/>
              </w:rPr>
            </w:pPr>
            <w:r w:rsidRPr="001C643E">
              <w:rPr>
                <w:rFonts w:ascii="Arial" w:hAnsi="Arial" w:cs="Arial"/>
                <w:color w:val="000000"/>
                <w:lang w:val="es-MX"/>
              </w:rPr>
              <w:t xml:space="preserve">Mapa conceptual del tema </w:t>
            </w:r>
            <w:r w:rsidR="004C0D8D" w:rsidRPr="001C643E">
              <w:rPr>
                <w:rFonts w:ascii="Arial" w:hAnsi="Arial" w:cs="Arial"/>
                <w:color w:val="000000"/>
                <w:lang w:val="es-MX"/>
              </w:rPr>
              <w:t>La clasificación biológica</w:t>
            </w:r>
          </w:p>
        </w:tc>
      </w:tr>
    </w:tbl>
    <w:p w14:paraId="06342679" w14:textId="77777777" w:rsidR="00054A93" w:rsidRPr="001C643E" w:rsidRDefault="00054A93" w:rsidP="001C643E">
      <w:pPr>
        <w:spacing w:after="0" w:line="360" w:lineRule="auto"/>
        <w:rPr>
          <w:rFonts w:ascii="Arial" w:hAnsi="Arial" w:cs="Arial"/>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134A9E" w:rsidRPr="001C643E" w14:paraId="4039BEA7" w14:textId="77777777" w:rsidTr="00097327">
        <w:tc>
          <w:tcPr>
            <w:tcW w:w="9033" w:type="dxa"/>
            <w:gridSpan w:val="2"/>
            <w:shd w:val="clear" w:color="auto" w:fill="000000"/>
          </w:tcPr>
          <w:p w14:paraId="19B4980C" w14:textId="77777777" w:rsidR="00134A9E" w:rsidRPr="001C643E" w:rsidRDefault="00134A9E" w:rsidP="001C643E">
            <w:pPr>
              <w:spacing w:after="0" w:line="360" w:lineRule="auto"/>
              <w:jc w:val="center"/>
              <w:rPr>
                <w:rFonts w:ascii="Arial" w:hAnsi="Arial" w:cs="Arial"/>
                <w:b/>
                <w:color w:val="FFFFFF"/>
                <w:lang w:val="es-MX"/>
              </w:rPr>
            </w:pPr>
            <w:r w:rsidRPr="001C643E">
              <w:rPr>
                <w:rFonts w:ascii="Arial" w:hAnsi="Arial" w:cs="Arial"/>
                <w:b/>
                <w:color w:val="FFFFFF"/>
                <w:lang w:val="es-MX"/>
              </w:rPr>
              <w:t>Evaluación: recurso nuevo</w:t>
            </w:r>
          </w:p>
        </w:tc>
      </w:tr>
      <w:tr w:rsidR="00134A9E" w:rsidRPr="001C643E" w14:paraId="686F853B" w14:textId="77777777" w:rsidTr="00097327">
        <w:tc>
          <w:tcPr>
            <w:tcW w:w="2518" w:type="dxa"/>
            <w:shd w:val="clear" w:color="auto" w:fill="auto"/>
          </w:tcPr>
          <w:p w14:paraId="0253F2A6" w14:textId="77777777" w:rsidR="00134A9E" w:rsidRPr="001C643E" w:rsidRDefault="00134A9E"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515" w:type="dxa"/>
            <w:shd w:val="clear" w:color="auto" w:fill="auto"/>
          </w:tcPr>
          <w:p w14:paraId="699085F2" w14:textId="46A447A4" w:rsidR="00134A9E" w:rsidRPr="001C643E" w:rsidRDefault="001A657B" w:rsidP="001C643E">
            <w:pPr>
              <w:spacing w:after="0" w:line="360" w:lineRule="auto"/>
              <w:rPr>
                <w:rFonts w:ascii="Arial" w:hAnsi="Arial" w:cs="Arial"/>
                <w:b/>
                <w:color w:val="000000"/>
                <w:lang w:val="es-MX"/>
              </w:rPr>
            </w:pPr>
            <w:r w:rsidRPr="001C643E">
              <w:rPr>
                <w:rFonts w:ascii="Arial" w:hAnsi="Arial" w:cs="Arial"/>
                <w:color w:val="000000"/>
                <w:lang w:val="es-MX"/>
              </w:rPr>
              <w:t>CN_0</w:t>
            </w:r>
            <w:r w:rsidR="00895F25" w:rsidRPr="001C643E">
              <w:rPr>
                <w:rFonts w:ascii="Arial" w:hAnsi="Arial" w:cs="Arial"/>
                <w:color w:val="000000"/>
                <w:lang w:val="es-MX"/>
              </w:rPr>
              <w:t>9</w:t>
            </w:r>
            <w:r w:rsidRPr="001C643E">
              <w:rPr>
                <w:rFonts w:ascii="Arial" w:hAnsi="Arial" w:cs="Arial"/>
                <w:color w:val="000000"/>
                <w:lang w:val="es-MX"/>
              </w:rPr>
              <w:t>_</w:t>
            </w:r>
            <w:r w:rsidR="00895F25" w:rsidRPr="001C643E">
              <w:rPr>
                <w:rFonts w:ascii="Arial" w:hAnsi="Arial" w:cs="Arial"/>
                <w:color w:val="000000"/>
                <w:lang w:val="es-MX"/>
              </w:rPr>
              <w:t>04_CO_</w:t>
            </w:r>
            <w:r w:rsidR="003A08A9" w:rsidRPr="001C643E">
              <w:rPr>
                <w:rFonts w:ascii="Arial" w:hAnsi="Arial" w:cs="Arial"/>
                <w:color w:val="000000"/>
                <w:lang w:val="es-MX"/>
              </w:rPr>
              <w:t>REC28</w:t>
            </w:r>
            <w:r w:rsidRPr="001C643E">
              <w:rPr>
                <w:rFonts w:ascii="Arial" w:hAnsi="Arial" w:cs="Arial"/>
                <w:color w:val="000000"/>
                <w:lang w:val="es-MX"/>
              </w:rPr>
              <w:t>0</w:t>
            </w:r>
          </w:p>
        </w:tc>
      </w:tr>
      <w:tr w:rsidR="00134A9E" w:rsidRPr="001C643E" w14:paraId="5FD326A2" w14:textId="77777777" w:rsidTr="00097327">
        <w:tc>
          <w:tcPr>
            <w:tcW w:w="2518" w:type="dxa"/>
            <w:shd w:val="clear" w:color="auto" w:fill="auto"/>
          </w:tcPr>
          <w:p w14:paraId="195723FE" w14:textId="77777777" w:rsidR="00134A9E" w:rsidRPr="001C643E" w:rsidRDefault="00134A9E"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515" w:type="dxa"/>
            <w:shd w:val="clear" w:color="auto" w:fill="auto"/>
          </w:tcPr>
          <w:p w14:paraId="3F0C8EE8" w14:textId="77777777" w:rsidR="00134A9E" w:rsidRPr="001C643E" w:rsidRDefault="00AF6C3F" w:rsidP="001C643E">
            <w:pPr>
              <w:spacing w:after="0" w:line="360" w:lineRule="auto"/>
              <w:rPr>
                <w:rFonts w:ascii="Arial" w:hAnsi="Arial" w:cs="Arial"/>
                <w:color w:val="000000"/>
                <w:lang w:val="es-MX"/>
              </w:rPr>
            </w:pPr>
            <w:r w:rsidRPr="001C643E">
              <w:rPr>
                <w:rFonts w:ascii="Arial" w:hAnsi="Arial" w:cs="Arial"/>
                <w:color w:val="000000"/>
                <w:lang w:val="es-MX"/>
              </w:rPr>
              <w:t>Evaluación</w:t>
            </w:r>
          </w:p>
        </w:tc>
      </w:tr>
      <w:tr w:rsidR="00134A9E" w:rsidRPr="001C643E" w14:paraId="4DEA13B5" w14:textId="77777777" w:rsidTr="00097327">
        <w:tc>
          <w:tcPr>
            <w:tcW w:w="2518" w:type="dxa"/>
            <w:shd w:val="clear" w:color="auto" w:fill="auto"/>
          </w:tcPr>
          <w:p w14:paraId="427DF236" w14:textId="77777777" w:rsidR="00134A9E" w:rsidRPr="001C643E" w:rsidRDefault="00134A9E"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515" w:type="dxa"/>
            <w:shd w:val="clear" w:color="auto" w:fill="auto"/>
          </w:tcPr>
          <w:p w14:paraId="74C1E7E4" w14:textId="6A71D446" w:rsidR="00134A9E" w:rsidRPr="001C643E" w:rsidRDefault="00276619" w:rsidP="001C643E">
            <w:pPr>
              <w:spacing w:after="0" w:line="360" w:lineRule="auto"/>
              <w:rPr>
                <w:rFonts w:ascii="Arial" w:hAnsi="Arial" w:cs="Arial"/>
                <w:color w:val="000000"/>
                <w:lang w:val="es-MX"/>
              </w:rPr>
            </w:pPr>
            <w:r w:rsidRPr="001C643E">
              <w:rPr>
                <w:rFonts w:ascii="Arial" w:hAnsi="Arial" w:cs="Arial"/>
              </w:rPr>
              <w:t>Evalúa tus conocim</w:t>
            </w:r>
            <w:r w:rsidR="00EF0901" w:rsidRPr="001C643E">
              <w:rPr>
                <w:rFonts w:ascii="Arial" w:hAnsi="Arial" w:cs="Arial"/>
              </w:rPr>
              <w:t xml:space="preserve">ientos acerca del tema La </w:t>
            </w:r>
            <w:r w:rsidR="004C0D8D" w:rsidRPr="001C643E">
              <w:rPr>
                <w:rFonts w:ascii="Arial" w:hAnsi="Arial" w:cs="Arial"/>
                <w:color w:val="000000"/>
                <w:lang w:val="es-MX"/>
              </w:rPr>
              <w:t>clasificación biológica</w:t>
            </w:r>
          </w:p>
        </w:tc>
      </w:tr>
    </w:tbl>
    <w:p w14:paraId="2802E697" w14:textId="77777777" w:rsidR="00134A9E" w:rsidRPr="001C643E" w:rsidRDefault="00134A9E" w:rsidP="001C643E">
      <w:pPr>
        <w:spacing w:after="0" w:line="360" w:lineRule="auto"/>
        <w:rPr>
          <w:rFonts w:ascii="Arial" w:hAnsi="Arial" w:cs="Arial"/>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2977"/>
        <w:gridCol w:w="3446"/>
      </w:tblGrid>
      <w:tr w:rsidR="00134A9E" w:rsidRPr="001C643E" w14:paraId="5F503378" w14:textId="77777777" w:rsidTr="00D05525">
        <w:tc>
          <w:tcPr>
            <w:tcW w:w="8828" w:type="dxa"/>
            <w:gridSpan w:val="3"/>
            <w:shd w:val="clear" w:color="auto" w:fill="000000"/>
          </w:tcPr>
          <w:p w14:paraId="1254EE8C" w14:textId="77777777" w:rsidR="00134A9E" w:rsidRPr="001C643E" w:rsidRDefault="00134A9E" w:rsidP="001C643E">
            <w:pPr>
              <w:spacing w:after="0" w:line="360" w:lineRule="auto"/>
              <w:jc w:val="center"/>
              <w:rPr>
                <w:rFonts w:ascii="Arial" w:hAnsi="Arial" w:cs="Arial"/>
                <w:b/>
                <w:color w:val="FFFFFF"/>
                <w:lang w:val="es-MX"/>
              </w:rPr>
            </w:pPr>
            <w:r w:rsidRPr="001C643E">
              <w:rPr>
                <w:rFonts w:ascii="Arial" w:hAnsi="Arial" w:cs="Arial"/>
                <w:b/>
                <w:color w:val="FFFFFF"/>
                <w:lang w:val="es-MX"/>
              </w:rPr>
              <w:t>Webs de referencia</w:t>
            </w:r>
          </w:p>
        </w:tc>
      </w:tr>
      <w:tr w:rsidR="00134A9E" w:rsidRPr="001C643E" w14:paraId="643A6A3D" w14:textId="77777777" w:rsidTr="000963FD">
        <w:tc>
          <w:tcPr>
            <w:tcW w:w="2405" w:type="dxa"/>
            <w:shd w:val="clear" w:color="auto" w:fill="auto"/>
          </w:tcPr>
          <w:p w14:paraId="22D36ECB" w14:textId="77777777" w:rsidR="00134A9E" w:rsidRPr="001C643E" w:rsidRDefault="00134A9E"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423" w:type="dxa"/>
            <w:gridSpan w:val="2"/>
            <w:shd w:val="clear" w:color="auto" w:fill="auto"/>
          </w:tcPr>
          <w:p w14:paraId="244E2050" w14:textId="5F273BFA" w:rsidR="00134A9E" w:rsidRPr="001C643E" w:rsidRDefault="001A657B" w:rsidP="001C643E">
            <w:pPr>
              <w:spacing w:after="0" w:line="360" w:lineRule="auto"/>
              <w:rPr>
                <w:rFonts w:ascii="Arial" w:hAnsi="Arial" w:cs="Arial"/>
                <w:b/>
                <w:color w:val="000000"/>
                <w:lang w:val="es-MX"/>
              </w:rPr>
            </w:pPr>
            <w:r w:rsidRPr="001C643E">
              <w:rPr>
                <w:rFonts w:ascii="Arial" w:hAnsi="Arial" w:cs="Arial"/>
                <w:color w:val="000000"/>
                <w:lang w:val="es-MX"/>
              </w:rPr>
              <w:t>CN_0</w:t>
            </w:r>
            <w:r w:rsidR="00895F25" w:rsidRPr="001C643E">
              <w:rPr>
                <w:rFonts w:ascii="Arial" w:hAnsi="Arial" w:cs="Arial"/>
                <w:color w:val="000000"/>
                <w:lang w:val="es-MX"/>
              </w:rPr>
              <w:t>9</w:t>
            </w:r>
            <w:r w:rsidRPr="001C643E">
              <w:rPr>
                <w:rFonts w:ascii="Arial" w:hAnsi="Arial" w:cs="Arial"/>
                <w:color w:val="000000"/>
                <w:lang w:val="es-MX"/>
              </w:rPr>
              <w:t>_</w:t>
            </w:r>
            <w:r w:rsidR="00895F25" w:rsidRPr="001C643E">
              <w:rPr>
                <w:rFonts w:ascii="Arial" w:hAnsi="Arial" w:cs="Arial"/>
                <w:color w:val="000000"/>
                <w:lang w:val="es-MX"/>
              </w:rPr>
              <w:t>04_CO_</w:t>
            </w:r>
            <w:r w:rsidR="00A753FC" w:rsidRPr="001C643E">
              <w:rPr>
                <w:rFonts w:ascii="Arial" w:hAnsi="Arial" w:cs="Arial"/>
                <w:color w:val="000000"/>
                <w:lang w:val="es-MX"/>
              </w:rPr>
              <w:t>REC</w:t>
            </w:r>
            <w:r w:rsidR="003A08A9" w:rsidRPr="001C643E">
              <w:rPr>
                <w:rFonts w:ascii="Arial" w:hAnsi="Arial" w:cs="Arial"/>
                <w:color w:val="000000"/>
                <w:lang w:val="es-MX"/>
              </w:rPr>
              <w:t>29</w:t>
            </w:r>
            <w:r w:rsidRPr="001C643E">
              <w:rPr>
                <w:rFonts w:ascii="Arial" w:hAnsi="Arial" w:cs="Arial"/>
                <w:color w:val="000000"/>
                <w:lang w:val="es-MX"/>
              </w:rPr>
              <w:t>0</w:t>
            </w:r>
          </w:p>
        </w:tc>
      </w:tr>
      <w:tr w:rsidR="00330107" w:rsidRPr="001C643E" w14:paraId="121824EE" w14:textId="77777777" w:rsidTr="000963FD">
        <w:tc>
          <w:tcPr>
            <w:tcW w:w="2405" w:type="dxa"/>
            <w:shd w:val="clear" w:color="auto" w:fill="auto"/>
          </w:tcPr>
          <w:p w14:paraId="300A8372" w14:textId="77777777" w:rsidR="00134A9E" w:rsidRPr="001C643E" w:rsidRDefault="00134A9E" w:rsidP="001C643E">
            <w:pPr>
              <w:spacing w:after="0" w:line="360" w:lineRule="auto"/>
              <w:rPr>
                <w:rFonts w:ascii="Arial" w:hAnsi="Arial" w:cs="Arial"/>
                <w:color w:val="000000"/>
                <w:lang w:val="es-MX"/>
              </w:rPr>
            </w:pPr>
            <w:r w:rsidRPr="001C643E">
              <w:rPr>
                <w:rFonts w:ascii="Arial" w:hAnsi="Arial" w:cs="Arial"/>
                <w:b/>
                <w:color w:val="000000"/>
                <w:lang w:val="es-MX"/>
              </w:rPr>
              <w:t>Web 01</w:t>
            </w:r>
          </w:p>
        </w:tc>
        <w:tc>
          <w:tcPr>
            <w:tcW w:w="2977" w:type="dxa"/>
            <w:shd w:val="clear" w:color="auto" w:fill="auto"/>
          </w:tcPr>
          <w:p w14:paraId="1E618BBA" w14:textId="77777777" w:rsidR="00134A9E" w:rsidRPr="001C643E" w:rsidRDefault="00147F8A" w:rsidP="001C643E">
            <w:pPr>
              <w:spacing w:after="0" w:line="360" w:lineRule="auto"/>
              <w:jc w:val="center"/>
              <w:rPr>
                <w:rFonts w:ascii="Arial" w:hAnsi="Arial" w:cs="Arial"/>
                <w:i/>
                <w:lang w:val="es-MX"/>
              </w:rPr>
            </w:pPr>
            <w:r w:rsidRPr="001C643E">
              <w:rPr>
                <w:rFonts w:ascii="Arial" w:hAnsi="Arial" w:cs="Arial"/>
                <w:i/>
                <w:lang w:val="es-MX"/>
              </w:rPr>
              <w:t>Actividades interactivas acerca de la clasificación biológica</w:t>
            </w:r>
          </w:p>
        </w:tc>
        <w:tc>
          <w:tcPr>
            <w:tcW w:w="3446" w:type="dxa"/>
            <w:shd w:val="clear" w:color="auto" w:fill="auto"/>
          </w:tcPr>
          <w:p w14:paraId="1F3A13D9" w14:textId="77777777" w:rsidR="00134A9E" w:rsidRPr="001C643E" w:rsidRDefault="00147F8A" w:rsidP="001C643E">
            <w:pPr>
              <w:spacing w:after="0" w:line="360" w:lineRule="auto"/>
              <w:jc w:val="center"/>
              <w:rPr>
                <w:rFonts w:ascii="Arial" w:hAnsi="Arial" w:cs="Arial"/>
                <w:i/>
                <w:lang w:val="es-MX"/>
              </w:rPr>
            </w:pPr>
            <w:r w:rsidRPr="001C643E">
              <w:rPr>
                <w:rFonts w:ascii="Arial" w:hAnsi="Arial" w:cs="Arial"/>
                <w:i/>
                <w:lang w:val="es-MX"/>
              </w:rPr>
              <w:t>http://www.educaplay.com/es/recursoseducativos/12666/taxonomia_bilogica.htm</w:t>
            </w:r>
          </w:p>
        </w:tc>
      </w:tr>
      <w:tr w:rsidR="00330107" w:rsidRPr="001C643E" w14:paraId="051DBFDF" w14:textId="77777777" w:rsidTr="000963FD">
        <w:tc>
          <w:tcPr>
            <w:tcW w:w="2405" w:type="dxa"/>
            <w:shd w:val="clear" w:color="auto" w:fill="auto"/>
          </w:tcPr>
          <w:p w14:paraId="434D81AC" w14:textId="77777777" w:rsidR="00134A9E" w:rsidRPr="001C643E" w:rsidRDefault="00134A9E" w:rsidP="001C643E">
            <w:pPr>
              <w:spacing w:after="0" w:line="360" w:lineRule="auto"/>
              <w:rPr>
                <w:rFonts w:ascii="Arial" w:hAnsi="Arial" w:cs="Arial"/>
                <w:color w:val="000000"/>
                <w:lang w:val="es-MX"/>
              </w:rPr>
            </w:pPr>
            <w:r w:rsidRPr="001C643E">
              <w:rPr>
                <w:rFonts w:ascii="Arial" w:hAnsi="Arial" w:cs="Arial"/>
                <w:b/>
                <w:color w:val="000000"/>
                <w:lang w:val="es-MX"/>
              </w:rPr>
              <w:t>Web 02</w:t>
            </w:r>
          </w:p>
        </w:tc>
        <w:tc>
          <w:tcPr>
            <w:tcW w:w="2977" w:type="dxa"/>
            <w:shd w:val="clear" w:color="auto" w:fill="auto"/>
          </w:tcPr>
          <w:p w14:paraId="0F747AB4" w14:textId="77777777" w:rsidR="00134A9E" w:rsidRPr="001C643E" w:rsidRDefault="004A7984" w:rsidP="001C643E">
            <w:pPr>
              <w:spacing w:after="0" w:line="360" w:lineRule="auto"/>
              <w:jc w:val="center"/>
              <w:rPr>
                <w:rFonts w:ascii="Arial" w:hAnsi="Arial" w:cs="Arial"/>
                <w:i/>
                <w:lang w:val="es-MX"/>
              </w:rPr>
            </w:pPr>
            <w:r w:rsidRPr="001C643E">
              <w:rPr>
                <w:rFonts w:ascii="Arial" w:hAnsi="Arial" w:cs="Arial"/>
                <w:i/>
                <w:lang w:val="es-MX"/>
              </w:rPr>
              <w:t>Video acerca de los seis reinos</w:t>
            </w:r>
          </w:p>
        </w:tc>
        <w:tc>
          <w:tcPr>
            <w:tcW w:w="3446" w:type="dxa"/>
            <w:shd w:val="clear" w:color="auto" w:fill="auto"/>
          </w:tcPr>
          <w:p w14:paraId="02940F5B" w14:textId="77777777" w:rsidR="00134A9E" w:rsidRPr="001C643E" w:rsidRDefault="004A7984" w:rsidP="001C643E">
            <w:pPr>
              <w:spacing w:after="0" w:line="360" w:lineRule="auto"/>
              <w:jc w:val="center"/>
              <w:rPr>
                <w:rFonts w:ascii="Arial" w:hAnsi="Arial" w:cs="Arial"/>
                <w:i/>
                <w:lang w:val="es-MX"/>
              </w:rPr>
            </w:pPr>
            <w:r w:rsidRPr="001C643E">
              <w:rPr>
                <w:rFonts w:ascii="Arial" w:hAnsi="Arial" w:cs="Arial"/>
                <w:i/>
                <w:lang w:val="es-MX"/>
              </w:rPr>
              <w:t>https://www.youtube.com/watch?v=1_o_P_FfDw4</w:t>
            </w:r>
          </w:p>
        </w:tc>
      </w:tr>
    </w:tbl>
    <w:p w14:paraId="61568F20" w14:textId="77777777" w:rsidR="00134A9E" w:rsidRPr="001C643E" w:rsidRDefault="00134A9E" w:rsidP="001C643E">
      <w:pPr>
        <w:spacing w:after="0" w:line="360" w:lineRule="auto"/>
        <w:rPr>
          <w:rFonts w:ascii="Arial" w:hAnsi="Arial" w:cs="Arial"/>
          <w:highlight w:val="yellow"/>
        </w:rPr>
      </w:pPr>
    </w:p>
    <w:sectPr w:rsidR="00134A9E" w:rsidRPr="001C643E" w:rsidSect="00FC30C2">
      <w:headerReference w:type="even" r:id="rId26"/>
      <w:headerReference w:type="default" r:id="rId27"/>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323297" w14:textId="77777777" w:rsidR="0081194A" w:rsidRDefault="0081194A">
      <w:pPr>
        <w:spacing w:after="0"/>
      </w:pPr>
      <w:r>
        <w:separator/>
      </w:r>
    </w:p>
  </w:endnote>
  <w:endnote w:type="continuationSeparator" w:id="0">
    <w:p w14:paraId="2234BE6C" w14:textId="77777777" w:rsidR="0081194A" w:rsidRDefault="0081194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Grande">
    <w:altName w:val="Arial"/>
    <w:charset w:val="00"/>
    <w:family w:val="auto"/>
    <w:pitch w:val="variable"/>
    <w:sig w:usb0="E1000AEF" w:usb1="5000A1FF" w:usb2="00000000" w:usb3="00000000" w:csb0="000001B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EAF33D" w14:textId="77777777" w:rsidR="0081194A" w:rsidRDefault="0081194A">
      <w:pPr>
        <w:spacing w:after="0"/>
      </w:pPr>
      <w:r>
        <w:separator/>
      </w:r>
    </w:p>
  </w:footnote>
  <w:footnote w:type="continuationSeparator" w:id="0">
    <w:p w14:paraId="596439BF" w14:textId="77777777" w:rsidR="0081194A" w:rsidRDefault="0081194A">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9C0DA7" w14:textId="77777777" w:rsidR="00E8770E" w:rsidRDefault="00E8770E"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74C49D40" w14:textId="77777777" w:rsidR="00E8770E" w:rsidRDefault="00E8770E"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44BC7A" w14:textId="77777777" w:rsidR="00E8770E" w:rsidRDefault="00E8770E"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D26852">
      <w:rPr>
        <w:rStyle w:val="Nmerodepgina"/>
        <w:noProof/>
      </w:rPr>
      <w:t>21</w:t>
    </w:r>
    <w:r>
      <w:rPr>
        <w:rStyle w:val="Nmerodepgina"/>
      </w:rPr>
      <w:fldChar w:fldCharType="end"/>
    </w:r>
  </w:p>
  <w:p w14:paraId="78FF7546" w14:textId="77777777" w:rsidR="00E8770E" w:rsidRPr="00F16D37" w:rsidRDefault="00E8770E" w:rsidP="0004489C">
    <w:pPr>
      <w:pStyle w:val="Encabezado"/>
      <w:ind w:right="360"/>
      <w:rPr>
        <w:sz w:val="20"/>
        <w:szCs w:val="20"/>
      </w:rPr>
    </w:pPr>
    <w:r w:rsidRPr="00620BA4">
      <w:rPr>
        <w:rFonts w:ascii="Times" w:hAnsi="Times"/>
        <w:sz w:val="20"/>
        <w:szCs w:val="20"/>
        <w:highlight w:val="yellow"/>
        <w:lang w:val="es-MX"/>
      </w:rPr>
      <w:t>[GUION CN_</w:t>
    </w:r>
    <w:r w:rsidRPr="00330107">
      <w:rPr>
        <w:rFonts w:ascii="Times" w:hAnsi="Times"/>
        <w:sz w:val="20"/>
        <w:szCs w:val="20"/>
        <w:highlight w:val="yellow"/>
      </w:rPr>
      <w:t xml:space="preserve"> </w:t>
    </w:r>
    <w:r w:rsidRPr="00EC11FD">
      <w:rPr>
        <w:rFonts w:ascii="Times" w:hAnsi="Times"/>
        <w:sz w:val="20"/>
        <w:szCs w:val="20"/>
        <w:highlight w:val="yellow"/>
      </w:rPr>
      <w:t>0</w:t>
    </w:r>
    <w:r>
      <w:rPr>
        <w:rFonts w:ascii="Times" w:hAnsi="Times"/>
        <w:sz w:val="20"/>
        <w:szCs w:val="20"/>
        <w:highlight w:val="yellow"/>
      </w:rPr>
      <w:t>9</w:t>
    </w:r>
    <w:r w:rsidRPr="00EC11FD">
      <w:rPr>
        <w:rFonts w:ascii="Times" w:hAnsi="Times"/>
        <w:sz w:val="20"/>
        <w:szCs w:val="20"/>
        <w:highlight w:val="yellow"/>
      </w:rPr>
      <w:t>_</w:t>
    </w:r>
    <w:r w:rsidRPr="00330107">
      <w:rPr>
        <w:rFonts w:ascii="Times" w:hAnsi="Times"/>
        <w:sz w:val="20"/>
        <w:szCs w:val="20"/>
        <w:highlight w:val="yellow"/>
      </w:rPr>
      <w:t>0</w:t>
    </w:r>
    <w:r>
      <w:rPr>
        <w:rFonts w:ascii="Times" w:hAnsi="Times"/>
        <w:sz w:val="20"/>
        <w:szCs w:val="20"/>
        <w:highlight w:val="yellow"/>
      </w:rPr>
      <w:t>4</w:t>
    </w:r>
    <w:r w:rsidRPr="00EC11FD">
      <w:rPr>
        <w:rFonts w:ascii="Times" w:hAnsi="Times"/>
        <w:sz w:val="20"/>
        <w:szCs w:val="20"/>
        <w:highlight w:val="yellow"/>
      </w:rPr>
      <w:t>_CO</w:t>
    </w:r>
    <w:r w:rsidRPr="00620BA4">
      <w:rPr>
        <w:rFonts w:ascii="Times" w:hAnsi="Times"/>
        <w:sz w:val="20"/>
        <w:szCs w:val="20"/>
        <w:highlight w:val="yellow"/>
        <w:lang w:val="es-MX"/>
      </w:rPr>
      <w:t>]</w:t>
    </w:r>
    <w:r w:rsidRPr="00620BA4">
      <w:rPr>
        <w:rFonts w:ascii="Times" w:hAnsi="Times"/>
        <w:sz w:val="20"/>
        <w:szCs w:val="20"/>
        <w:lang w:val="es-MX"/>
      </w:rPr>
      <w:t xml:space="preserve"> Guion 04. </w:t>
    </w:r>
    <w:r>
      <w:rPr>
        <w:b/>
      </w:rPr>
      <w:t>La clasificación biológica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065BC"/>
    <w:multiLevelType w:val="hybridMultilevel"/>
    <w:tmpl w:val="7916CD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78C32F9"/>
    <w:multiLevelType w:val="hybridMultilevel"/>
    <w:tmpl w:val="8C54F8E2"/>
    <w:lvl w:ilvl="0" w:tplc="7582929A">
      <w:numFmt w:val="bullet"/>
      <w:lvlText w:val="-"/>
      <w:lvlJc w:val="left"/>
      <w:pPr>
        <w:ind w:left="360" w:hanging="360"/>
      </w:pPr>
      <w:rPr>
        <w:rFonts w:ascii="Arial" w:eastAsia="Cambria"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nsid w:val="0A5F0721"/>
    <w:multiLevelType w:val="hybridMultilevel"/>
    <w:tmpl w:val="524A4D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D5E00E7"/>
    <w:multiLevelType w:val="hybridMultilevel"/>
    <w:tmpl w:val="B98E00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F6427FE"/>
    <w:multiLevelType w:val="hybridMultilevel"/>
    <w:tmpl w:val="FF7260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F931FA6"/>
    <w:multiLevelType w:val="hybridMultilevel"/>
    <w:tmpl w:val="BB42846E"/>
    <w:lvl w:ilvl="0" w:tplc="7582929A">
      <w:numFmt w:val="bullet"/>
      <w:lvlText w:val="-"/>
      <w:lvlJc w:val="left"/>
      <w:pPr>
        <w:ind w:left="360" w:hanging="360"/>
      </w:pPr>
      <w:rPr>
        <w:rFonts w:ascii="Arial" w:eastAsia="Cambria"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6">
    <w:nsid w:val="13F01693"/>
    <w:multiLevelType w:val="hybridMultilevel"/>
    <w:tmpl w:val="0C6A94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19D820C8"/>
    <w:multiLevelType w:val="hybridMultilevel"/>
    <w:tmpl w:val="99664AA6"/>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8">
    <w:nsid w:val="20075C72"/>
    <w:multiLevelType w:val="hybridMultilevel"/>
    <w:tmpl w:val="7B0E68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21050079"/>
    <w:multiLevelType w:val="multilevel"/>
    <w:tmpl w:val="B98490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701112E"/>
    <w:multiLevelType w:val="hybridMultilevel"/>
    <w:tmpl w:val="7198574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1">
    <w:nsid w:val="28B141FB"/>
    <w:multiLevelType w:val="hybridMultilevel"/>
    <w:tmpl w:val="E9200116"/>
    <w:lvl w:ilvl="0" w:tplc="08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2AA95F65"/>
    <w:multiLevelType w:val="hybridMultilevel"/>
    <w:tmpl w:val="FEF210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361D353A"/>
    <w:multiLevelType w:val="hybridMultilevel"/>
    <w:tmpl w:val="72C803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3ADD79CA"/>
    <w:multiLevelType w:val="hybridMultilevel"/>
    <w:tmpl w:val="05329246"/>
    <w:lvl w:ilvl="0" w:tplc="7582929A">
      <w:numFmt w:val="bullet"/>
      <w:lvlText w:val="-"/>
      <w:lvlJc w:val="left"/>
      <w:pPr>
        <w:ind w:left="360" w:hanging="360"/>
      </w:pPr>
      <w:rPr>
        <w:rFonts w:ascii="Arial" w:eastAsia="Cambria"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5">
    <w:nsid w:val="3D15215A"/>
    <w:multiLevelType w:val="hybridMultilevel"/>
    <w:tmpl w:val="5E181E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3D3D03B0"/>
    <w:multiLevelType w:val="hybridMultilevel"/>
    <w:tmpl w:val="5EBCD6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3DFC22FE"/>
    <w:multiLevelType w:val="hybridMultilevel"/>
    <w:tmpl w:val="2F1A55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3FF72E35"/>
    <w:multiLevelType w:val="hybridMultilevel"/>
    <w:tmpl w:val="A5FE8D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41436156"/>
    <w:multiLevelType w:val="hybridMultilevel"/>
    <w:tmpl w:val="EE36486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0">
    <w:nsid w:val="46DD4D74"/>
    <w:multiLevelType w:val="hybridMultilevel"/>
    <w:tmpl w:val="4CD6316A"/>
    <w:lvl w:ilvl="0" w:tplc="035069C8">
      <w:start w:val="1"/>
      <w:numFmt w:val="decimal"/>
      <w:lvlText w:val="%1."/>
      <w:lvlJc w:val="left"/>
      <w:pPr>
        <w:ind w:left="720" w:hanging="360"/>
      </w:pPr>
      <w:rPr>
        <w:rFonts w:hint="default"/>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nsid w:val="4B5F4259"/>
    <w:multiLevelType w:val="hybridMultilevel"/>
    <w:tmpl w:val="3A5E801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4C052011"/>
    <w:multiLevelType w:val="hybridMultilevel"/>
    <w:tmpl w:val="ED2EC646"/>
    <w:lvl w:ilvl="0" w:tplc="7582929A">
      <w:numFmt w:val="bullet"/>
      <w:lvlText w:val="-"/>
      <w:lvlJc w:val="left"/>
      <w:pPr>
        <w:ind w:left="360" w:hanging="360"/>
      </w:pPr>
      <w:rPr>
        <w:rFonts w:ascii="Arial" w:eastAsia="Cambria"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3">
    <w:nsid w:val="4C080E5B"/>
    <w:multiLevelType w:val="hybridMultilevel"/>
    <w:tmpl w:val="BA4EEFC0"/>
    <w:lvl w:ilvl="0" w:tplc="E15C30DC">
      <w:numFmt w:val="bullet"/>
      <w:lvlText w:val="-"/>
      <w:lvlJc w:val="left"/>
      <w:pPr>
        <w:ind w:left="720" w:hanging="360"/>
      </w:pPr>
      <w:rPr>
        <w:rFonts w:ascii="Arial" w:eastAsia="Cambr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nsid w:val="508A7827"/>
    <w:multiLevelType w:val="hybridMultilevel"/>
    <w:tmpl w:val="14B02A22"/>
    <w:lvl w:ilvl="0" w:tplc="B0DEDC42">
      <w:start w:val="1"/>
      <w:numFmt w:val="decimal"/>
      <w:lvlText w:val="%1."/>
      <w:lvlJc w:val="left"/>
      <w:pPr>
        <w:ind w:left="360" w:hanging="360"/>
      </w:pPr>
      <w:rPr>
        <w:rFonts w:hint="default"/>
        <w:color w:val="FF0000"/>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5">
    <w:nsid w:val="51DF1E8D"/>
    <w:multiLevelType w:val="hybridMultilevel"/>
    <w:tmpl w:val="4CD6316A"/>
    <w:lvl w:ilvl="0" w:tplc="035069C8">
      <w:start w:val="1"/>
      <w:numFmt w:val="decimal"/>
      <w:lvlText w:val="%1."/>
      <w:lvlJc w:val="left"/>
      <w:pPr>
        <w:ind w:left="720" w:hanging="360"/>
      </w:pPr>
      <w:rPr>
        <w:rFonts w:hint="default"/>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nsid w:val="532202D8"/>
    <w:multiLevelType w:val="hybridMultilevel"/>
    <w:tmpl w:val="92CC1FC4"/>
    <w:lvl w:ilvl="0" w:tplc="7582929A">
      <w:numFmt w:val="bullet"/>
      <w:lvlText w:val="-"/>
      <w:lvlJc w:val="left"/>
      <w:pPr>
        <w:ind w:left="360" w:hanging="360"/>
      </w:pPr>
      <w:rPr>
        <w:rFonts w:ascii="Arial" w:eastAsia="Cambria"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7">
    <w:nsid w:val="59C108A6"/>
    <w:multiLevelType w:val="hybridMultilevel"/>
    <w:tmpl w:val="CFB4CD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5AE43191"/>
    <w:multiLevelType w:val="hybridMultilevel"/>
    <w:tmpl w:val="AC84D3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nsid w:val="5AFD5AA7"/>
    <w:multiLevelType w:val="hybridMultilevel"/>
    <w:tmpl w:val="F544F3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5C870387"/>
    <w:multiLevelType w:val="hybridMultilevel"/>
    <w:tmpl w:val="1102CB38"/>
    <w:lvl w:ilvl="0" w:tplc="08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621C27D4"/>
    <w:multiLevelType w:val="hybridMultilevel"/>
    <w:tmpl w:val="32AEBE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663A0096"/>
    <w:multiLevelType w:val="hybridMultilevel"/>
    <w:tmpl w:val="768EBE96"/>
    <w:lvl w:ilvl="0" w:tplc="7582929A">
      <w:numFmt w:val="bullet"/>
      <w:lvlText w:val="-"/>
      <w:lvlJc w:val="left"/>
      <w:pPr>
        <w:ind w:left="360" w:hanging="360"/>
      </w:pPr>
      <w:rPr>
        <w:rFonts w:ascii="Arial" w:eastAsia="Cambria"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3">
    <w:nsid w:val="68D61783"/>
    <w:multiLevelType w:val="hybridMultilevel"/>
    <w:tmpl w:val="7D70D7A8"/>
    <w:lvl w:ilvl="0" w:tplc="08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4">
    <w:nsid w:val="73AA7EA6"/>
    <w:multiLevelType w:val="hybridMultilevel"/>
    <w:tmpl w:val="84F8A2A6"/>
    <w:lvl w:ilvl="0" w:tplc="7582929A">
      <w:numFmt w:val="bullet"/>
      <w:lvlText w:val="-"/>
      <w:lvlJc w:val="left"/>
      <w:pPr>
        <w:ind w:left="720" w:hanging="360"/>
      </w:pPr>
      <w:rPr>
        <w:rFonts w:ascii="Arial" w:eastAsia="Cambria"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776127EF"/>
    <w:multiLevelType w:val="hybridMultilevel"/>
    <w:tmpl w:val="747C23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7A0865F3"/>
    <w:multiLevelType w:val="hybridMultilevel"/>
    <w:tmpl w:val="D522FC7A"/>
    <w:lvl w:ilvl="0" w:tplc="080A0001">
      <w:start w:val="1"/>
      <w:numFmt w:val="bullet"/>
      <w:lvlText w:val=""/>
      <w:lvlJc w:val="left"/>
      <w:pPr>
        <w:ind w:left="780" w:hanging="360"/>
      </w:pPr>
      <w:rPr>
        <w:rFonts w:ascii="Symbol" w:hAnsi="Symbo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37">
    <w:nsid w:val="7D742AF4"/>
    <w:multiLevelType w:val="hybridMultilevel"/>
    <w:tmpl w:val="0D9C79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0"/>
  </w:num>
  <w:num w:numId="2">
    <w:abstractNumId w:val="25"/>
  </w:num>
  <w:num w:numId="3">
    <w:abstractNumId w:val="23"/>
  </w:num>
  <w:num w:numId="4">
    <w:abstractNumId w:val="6"/>
  </w:num>
  <w:num w:numId="5">
    <w:abstractNumId w:val="17"/>
  </w:num>
  <w:num w:numId="6">
    <w:abstractNumId w:val="7"/>
  </w:num>
  <w:num w:numId="7">
    <w:abstractNumId w:val="0"/>
  </w:num>
  <w:num w:numId="8">
    <w:abstractNumId w:val="13"/>
  </w:num>
  <w:num w:numId="9">
    <w:abstractNumId w:val="18"/>
  </w:num>
  <w:num w:numId="10">
    <w:abstractNumId w:val="21"/>
  </w:num>
  <w:num w:numId="11">
    <w:abstractNumId w:val="33"/>
  </w:num>
  <w:num w:numId="12">
    <w:abstractNumId w:val="30"/>
  </w:num>
  <w:num w:numId="13">
    <w:abstractNumId w:val="3"/>
  </w:num>
  <w:num w:numId="14">
    <w:abstractNumId w:val="16"/>
  </w:num>
  <w:num w:numId="15">
    <w:abstractNumId w:val="27"/>
  </w:num>
  <w:num w:numId="16">
    <w:abstractNumId w:val="4"/>
  </w:num>
  <w:num w:numId="17">
    <w:abstractNumId w:val="37"/>
  </w:num>
  <w:num w:numId="18">
    <w:abstractNumId w:val="2"/>
  </w:num>
  <w:num w:numId="19">
    <w:abstractNumId w:val="35"/>
  </w:num>
  <w:num w:numId="20">
    <w:abstractNumId w:val="8"/>
  </w:num>
  <w:num w:numId="21">
    <w:abstractNumId w:val="26"/>
  </w:num>
  <w:num w:numId="22">
    <w:abstractNumId w:val="12"/>
  </w:num>
  <w:num w:numId="23">
    <w:abstractNumId w:val="31"/>
  </w:num>
  <w:num w:numId="24">
    <w:abstractNumId w:val="9"/>
  </w:num>
  <w:num w:numId="25">
    <w:abstractNumId w:val="29"/>
  </w:num>
  <w:num w:numId="26">
    <w:abstractNumId w:val="19"/>
  </w:num>
  <w:num w:numId="27">
    <w:abstractNumId w:val="34"/>
  </w:num>
  <w:num w:numId="28">
    <w:abstractNumId w:val="24"/>
  </w:num>
  <w:num w:numId="29">
    <w:abstractNumId w:val="10"/>
  </w:num>
  <w:num w:numId="30">
    <w:abstractNumId w:val="11"/>
  </w:num>
  <w:num w:numId="31">
    <w:abstractNumId w:val="32"/>
  </w:num>
  <w:num w:numId="32">
    <w:abstractNumId w:val="14"/>
  </w:num>
  <w:num w:numId="33">
    <w:abstractNumId w:val="1"/>
  </w:num>
  <w:num w:numId="34">
    <w:abstractNumId w:val="5"/>
  </w:num>
  <w:num w:numId="35">
    <w:abstractNumId w:val="22"/>
  </w:num>
  <w:num w:numId="36">
    <w:abstractNumId w:val="15"/>
  </w:num>
  <w:num w:numId="37">
    <w:abstractNumId w:val="36"/>
  </w:num>
  <w:num w:numId="38">
    <w:abstractNumId w:val="28"/>
  </w:num>
  <w:numIdMacAtCleanup w:val="1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guel">
    <w15:presenceInfo w15:providerId="None" w15:userId="Migue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trackRevisions/>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24C6"/>
    <w:rsid w:val="00003A91"/>
    <w:rsid w:val="000040E5"/>
    <w:rsid w:val="000045EE"/>
    <w:rsid w:val="0000612C"/>
    <w:rsid w:val="000063E9"/>
    <w:rsid w:val="000064E2"/>
    <w:rsid w:val="00007408"/>
    <w:rsid w:val="0001013A"/>
    <w:rsid w:val="00012056"/>
    <w:rsid w:val="00012E1E"/>
    <w:rsid w:val="00016723"/>
    <w:rsid w:val="000170D6"/>
    <w:rsid w:val="00017754"/>
    <w:rsid w:val="000177F1"/>
    <w:rsid w:val="00022678"/>
    <w:rsid w:val="000238A0"/>
    <w:rsid w:val="00027621"/>
    <w:rsid w:val="00027637"/>
    <w:rsid w:val="000277F7"/>
    <w:rsid w:val="000278CC"/>
    <w:rsid w:val="00030E2D"/>
    <w:rsid w:val="00032055"/>
    <w:rsid w:val="00033394"/>
    <w:rsid w:val="00033A3A"/>
    <w:rsid w:val="000347E7"/>
    <w:rsid w:val="0003581C"/>
    <w:rsid w:val="00035DDC"/>
    <w:rsid w:val="0003611E"/>
    <w:rsid w:val="000365D7"/>
    <w:rsid w:val="00036F85"/>
    <w:rsid w:val="00037FDF"/>
    <w:rsid w:val="00040B51"/>
    <w:rsid w:val="00042033"/>
    <w:rsid w:val="0004273E"/>
    <w:rsid w:val="00042A94"/>
    <w:rsid w:val="0004489C"/>
    <w:rsid w:val="000452B7"/>
    <w:rsid w:val="000452F6"/>
    <w:rsid w:val="000468AD"/>
    <w:rsid w:val="00046EB5"/>
    <w:rsid w:val="00046F41"/>
    <w:rsid w:val="0004725A"/>
    <w:rsid w:val="00047627"/>
    <w:rsid w:val="00052AC4"/>
    <w:rsid w:val="00053744"/>
    <w:rsid w:val="00054A93"/>
    <w:rsid w:val="00055826"/>
    <w:rsid w:val="0005679F"/>
    <w:rsid w:val="00056BFD"/>
    <w:rsid w:val="00056FCF"/>
    <w:rsid w:val="000573A2"/>
    <w:rsid w:val="00057679"/>
    <w:rsid w:val="000629EA"/>
    <w:rsid w:val="00064EC9"/>
    <w:rsid w:val="00064F7F"/>
    <w:rsid w:val="00065B7B"/>
    <w:rsid w:val="00070E59"/>
    <w:rsid w:val="000716B5"/>
    <w:rsid w:val="000730F6"/>
    <w:rsid w:val="0007415B"/>
    <w:rsid w:val="0007585A"/>
    <w:rsid w:val="00076003"/>
    <w:rsid w:val="0007752C"/>
    <w:rsid w:val="00077750"/>
    <w:rsid w:val="0008162A"/>
    <w:rsid w:val="00081745"/>
    <w:rsid w:val="00081E63"/>
    <w:rsid w:val="0008475A"/>
    <w:rsid w:val="00085076"/>
    <w:rsid w:val="0008577F"/>
    <w:rsid w:val="000857A7"/>
    <w:rsid w:val="0008584A"/>
    <w:rsid w:val="00085D52"/>
    <w:rsid w:val="0008630C"/>
    <w:rsid w:val="000865B9"/>
    <w:rsid w:val="00086775"/>
    <w:rsid w:val="0008711D"/>
    <w:rsid w:val="000871E0"/>
    <w:rsid w:val="00087493"/>
    <w:rsid w:val="000874F7"/>
    <w:rsid w:val="00090A8F"/>
    <w:rsid w:val="00091A69"/>
    <w:rsid w:val="000924E5"/>
    <w:rsid w:val="0009314C"/>
    <w:rsid w:val="0009379A"/>
    <w:rsid w:val="00093F9F"/>
    <w:rsid w:val="000963FD"/>
    <w:rsid w:val="00096510"/>
    <w:rsid w:val="00097196"/>
    <w:rsid w:val="00097327"/>
    <w:rsid w:val="00097ACE"/>
    <w:rsid w:val="00097F50"/>
    <w:rsid w:val="000A070F"/>
    <w:rsid w:val="000A089B"/>
    <w:rsid w:val="000A22E3"/>
    <w:rsid w:val="000A3959"/>
    <w:rsid w:val="000A3C47"/>
    <w:rsid w:val="000A3DA9"/>
    <w:rsid w:val="000A3DE8"/>
    <w:rsid w:val="000A40A7"/>
    <w:rsid w:val="000A4D90"/>
    <w:rsid w:val="000A6399"/>
    <w:rsid w:val="000A7E1A"/>
    <w:rsid w:val="000B1682"/>
    <w:rsid w:val="000B2DD2"/>
    <w:rsid w:val="000B5032"/>
    <w:rsid w:val="000B53EC"/>
    <w:rsid w:val="000B5A8D"/>
    <w:rsid w:val="000B745D"/>
    <w:rsid w:val="000B7865"/>
    <w:rsid w:val="000C0B3F"/>
    <w:rsid w:val="000C2A32"/>
    <w:rsid w:val="000C4BAB"/>
    <w:rsid w:val="000C5F63"/>
    <w:rsid w:val="000C602F"/>
    <w:rsid w:val="000C60B2"/>
    <w:rsid w:val="000C7287"/>
    <w:rsid w:val="000C77E6"/>
    <w:rsid w:val="000C7829"/>
    <w:rsid w:val="000D0525"/>
    <w:rsid w:val="000D0E70"/>
    <w:rsid w:val="000D22B7"/>
    <w:rsid w:val="000D2878"/>
    <w:rsid w:val="000D3304"/>
    <w:rsid w:val="000D3AAA"/>
    <w:rsid w:val="000D76CE"/>
    <w:rsid w:val="000D7C8C"/>
    <w:rsid w:val="000E099E"/>
    <w:rsid w:val="000E1629"/>
    <w:rsid w:val="000E1E66"/>
    <w:rsid w:val="000E475A"/>
    <w:rsid w:val="000E50F5"/>
    <w:rsid w:val="000E56BF"/>
    <w:rsid w:val="000E7362"/>
    <w:rsid w:val="000F0750"/>
    <w:rsid w:val="000F0B2C"/>
    <w:rsid w:val="000F0C7A"/>
    <w:rsid w:val="000F3118"/>
    <w:rsid w:val="000F50B4"/>
    <w:rsid w:val="000F7B46"/>
    <w:rsid w:val="00100B34"/>
    <w:rsid w:val="00100B37"/>
    <w:rsid w:val="001012D3"/>
    <w:rsid w:val="001018BE"/>
    <w:rsid w:val="00101D89"/>
    <w:rsid w:val="00103E95"/>
    <w:rsid w:val="001061FD"/>
    <w:rsid w:val="001066BC"/>
    <w:rsid w:val="00106C60"/>
    <w:rsid w:val="001103F1"/>
    <w:rsid w:val="001113E5"/>
    <w:rsid w:val="0011245D"/>
    <w:rsid w:val="00112EDC"/>
    <w:rsid w:val="00115A44"/>
    <w:rsid w:val="001165C7"/>
    <w:rsid w:val="00116BC7"/>
    <w:rsid w:val="00121317"/>
    <w:rsid w:val="001237A3"/>
    <w:rsid w:val="001239A8"/>
    <w:rsid w:val="00124610"/>
    <w:rsid w:val="001246F9"/>
    <w:rsid w:val="00124ADA"/>
    <w:rsid w:val="0012612D"/>
    <w:rsid w:val="001300C4"/>
    <w:rsid w:val="00131262"/>
    <w:rsid w:val="001316BE"/>
    <w:rsid w:val="0013385F"/>
    <w:rsid w:val="00134A9E"/>
    <w:rsid w:val="001354F3"/>
    <w:rsid w:val="00135E31"/>
    <w:rsid w:val="001365C2"/>
    <w:rsid w:val="00140B08"/>
    <w:rsid w:val="00140D65"/>
    <w:rsid w:val="00141979"/>
    <w:rsid w:val="0014321D"/>
    <w:rsid w:val="001435BE"/>
    <w:rsid w:val="00143647"/>
    <w:rsid w:val="00144F9C"/>
    <w:rsid w:val="00146DA2"/>
    <w:rsid w:val="00147210"/>
    <w:rsid w:val="00147B8E"/>
    <w:rsid w:val="00147D40"/>
    <w:rsid w:val="00147F8A"/>
    <w:rsid w:val="001501A5"/>
    <w:rsid w:val="00150A19"/>
    <w:rsid w:val="00152DB8"/>
    <w:rsid w:val="00155166"/>
    <w:rsid w:val="00155DDA"/>
    <w:rsid w:val="001561C2"/>
    <w:rsid w:val="00156ACA"/>
    <w:rsid w:val="00161D0A"/>
    <w:rsid w:val="00162C55"/>
    <w:rsid w:val="001633C3"/>
    <w:rsid w:val="0016370A"/>
    <w:rsid w:val="00163CAA"/>
    <w:rsid w:val="00163E0E"/>
    <w:rsid w:val="00163ED8"/>
    <w:rsid w:val="00164C58"/>
    <w:rsid w:val="00165541"/>
    <w:rsid w:val="001655E4"/>
    <w:rsid w:val="001667F9"/>
    <w:rsid w:val="0017202F"/>
    <w:rsid w:val="00172D9B"/>
    <w:rsid w:val="001738BE"/>
    <w:rsid w:val="00174E92"/>
    <w:rsid w:val="00175AA8"/>
    <w:rsid w:val="00176E4F"/>
    <w:rsid w:val="00177A1F"/>
    <w:rsid w:val="001812F5"/>
    <w:rsid w:val="001813DE"/>
    <w:rsid w:val="00183EBC"/>
    <w:rsid w:val="0018426E"/>
    <w:rsid w:val="00185544"/>
    <w:rsid w:val="0018784F"/>
    <w:rsid w:val="00187ACF"/>
    <w:rsid w:val="00187B73"/>
    <w:rsid w:val="00191386"/>
    <w:rsid w:val="00193B1C"/>
    <w:rsid w:val="00193D14"/>
    <w:rsid w:val="0019469F"/>
    <w:rsid w:val="00195375"/>
    <w:rsid w:val="00195A44"/>
    <w:rsid w:val="00195E54"/>
    <w:rsid w:val="00195F84"/>
    <w:rsid w:val="00197792"/>
    <w:rsid w:val="001A2B3A"/>
    <w:rsid w:val="001A3DB3"/>
    <w:rsid w:val="001A42BD"/>
    <w:rsid w:val="001A43DC"/>
    <w:rsid w:val="001A4664"/>
    <w:rsid w:val="001A5E30"/>
    <w:rsid w:val="001A657B"/>
    <w:rsid w:val="001A6770"/>
    <w:rsid w:val="001B1998"/>
    <w:rsid w:val="001B1E73"/>
    <w:rsid w:val="001B1F44"/>
    <w:rsid w:val="001B37F8"/>
    <w:rsid w:val="001B3DAF"/>
    <w:rsid w:val="001B4371"/>
    <w:rsid w:val="001B50DE"/>
    <w:rsid w:val="001B7A96"/>
    <w:rsid w:val="001B7AF8"/>
    <w:rsid w:val="001B7EB0"/>
    <w:rsid w:val="001C06D7"/>
    <w:rsid w:val="001C100C"/>
    <w:rsid w:val="001C161B"/>
    <w:rsid w:val="001C239D"/>
    <w:rsid w:val="001C410A"/>
    <w:rsid w:val="001C56B4"/>
    <w:rsid w:val="001C5997"/>
    <w:rsid w:val="001C6229"/>
    <w:rsid w:val="001C643E"/>
    <w:rsid w:val="001D06EE"/>
    <w:rsid w:val="001D42D1"/>
    <w:rsid w:val="001D49CD"/>
    <w:rsid w:val="001D54D1"/>
    <w:rsid w:val="001D661C"/>
    <w:rsid w:val="001D6E31"/>
    <w:rsid w:val="001E5FFA"/>
    <w:rsid w:val="001E6774"/>
    <w:rsid w:val="001E73E4"/>
    <w:rsid w:val="001F10BC"/>
    <w:rsid w:val="001F16AE"/>
    <w:rsid w:val="001F1B83"/>
    <w:rsid w:val="001F1D8F"/>
    <w:rsid w:val="001F265F"/>
    <w:rsid w:val="001F26C5"/>
    <w:rsid w:val="001F2873"/>
    <w:rsid w:val="001F31BE"/>
    <w:rsid w:val="001F391D"/>
    <w:rsid w:val="001F4920"/>
    <w:rsid w:val="001F543C"/>
    <w:rsid w:val="001F5812"/>
    <w:rsid w:val="002001FB"/>
    <w:rsid w:val="002022A7"/>
    <w:rsid w:val="0020303A"/>
    <w:rsid w:val="00205375"/>
    <w:rsid w:val="00205498"/>
    <w:rsid w:val="00205820"/>
    <w:rsid w:val="0020599A"/>
    <w:rsid w:val="00207C06"/>
    <w:rsid w:val="0021072A"/>
    <w:rsid w:val="00210B0A"/>
    <w:rsid w:val="00211BEC"/>
    <w:rsid w:val="00212435"/>
    <w:rsid w:val="00212459"/>
    <w:rsid w:val="00212B5D"/>
    <w:rsid w:val="00214515"/>
    <w:rsid w:val="00215B9D"/>
    <w:rsid w:val="00216318"/>
    <w:rsid w:val="00216401"/>
    <w:rsid w:val="002178DA"/>
    <w:rsid w:val="002209FB"/>
    <w:rsid w:val="00221B35"/>
    <w:rsid w:val="002232FC"/>
    <w:rsid w:val="002238A1"/>
    <w:rsid w:val="00224BE8"/>
    <w:rsid w:val="00226CF9"/>
    <w:rsid w:val="00227C66"/>
    <w:rsid w:val="002300B4"/>
    <w:rsid w:val="0023016E"/>
    <w:rsid w:val="00230B4F"/>
    <w:rsid w:val="00231492"/>
    <w:rsid w:val="00232291"/>
    <w:rsid w:val="00232EB7"/>
    <w:rsid w:val="002341AF"/>
    <w:rsid w:val="0023765B"/>
    <w:rsid w:val="002406F9"/>
    <w:rsid w:val="00240D6D"/>
    <w:rsid w:val="0024148C"/>
    <w:rsid w:val="0024189E"/>
    <w:rsid w:val="0024349E"/>
    <w:rsid w:val="00243875"/>
    <w:rsid w:val="0024388D"/>
    <w:rsid w:val="00244336"/>
    <w:rsid w:val="002452EF"/>
    <w:rsid w:val="00245681"/>
    <w:rsid w:val="00245D73"/>
    <w:rsid w:val="00245E6D"/>
    <w:rsid w:val="002479EC"/>
    <w:rsid w:val="00247E5F"/>
    <w:rsid w:val="002514C9"/>
    <w:rsid w:val="00252A72"/>
    <w:rsid w:val="00254BED"/>
    <w:rsid w:val="002566A2"/>
    <w:rsid w:val="00257D05"/>
    <w:rsid w:val="00257DDB"/>
    <w:rsid w:val="002632B2"/>
    <w:rsid w:val="00264B58"/>
    <w:rsid w:val="00266FDA"/>
    <w:rsid w:val="00271A61"/>
    <w:rsid w:val="00272066"/>
    <w:rsid w:val="0027267A"/>
    <w:rsid w:val="00273007"/>
    <w:rsid w:val="00276619"/>
    <w:rsid w:val="00276C9D"/>
    <w:rsid w:val="00280D45"/>
    <w:rsid w:val="0028398B"/>
    <w:rsid w:val="00283F91"/>
    <w:rsid w:val="00285778"/>
    <w:rsid w:val="00285811"/>
    <w:rsid w:val="0029089A"/>
    <w:rsid w:val="002909F7"/>
    <w:rsid w:val="00290A3E"/>
    <w:rsid w:val="00293A85"/>
    <w:rsid w:val="00294524"/>
    <w:rsid w:val="00295D84"/>
    <w:rsid w:val="002973CB"/>
    <w:rsid w:val="002A07B3"/>
    <w:rsid w:val="002A139F"/>
    <w:rsid w:val="002A1E54"/>
    <w:rsid w:val="002A239D"/>
    <w:rsid w:val="002A239E"/>
    <w:rsid w:val="002A507C"/>
    <w:rsid w:val="002A6B17"/>
    <w:rsid w:val="002A765C"/>
    <w:rsid w:val="002A768B"/>
    <w:rsid w:val="002B04CC"/>
    <w:rsid w:val="002B04D3"/>
    <w:rsid w:val="002B0F59"/>
    <w:rsid w:val="002B253B"/>
    <w:rsid w:val="002B6147"/>
    <w:rsid w:val="002B624E"/>
    <w:rsid w:val="002B6924"/>
    <w:rsid w:val="002B6A82"/>
    <w:rsid w:val="002B77A3"/>
    <w:rsid w:val="002C0AB0"/>
    <w:rsid w:val="002C194D"/>
    <w:rsid w:val="002C2770"/>
    <w:rsid w:val="002C28B3"/>
    <w:rsid w:val="002C3F54"/>
    <w:rsid w:val="002C5ADE"/>
    <w:rsid w:val="002C7D17"/>
    <w:rsid w:val="002D0D60"/>
    <w:rsid w:val="002D1656"/>
    <w:rsid w:val="002D19A5"/>
    <w:rsid w:val="002D2B46"/>
    <w:rsid w:val="002D2FE7"/>
    <w:rsid w:val="002D3062"/>
    <w:rsid w:val="002D522E"/>
    <w:rsid w:val="002D745F"/>
    <w:rsid w:val="002E0A3A"/>
    <w:rsid w:val="002E228A"/>
    <w:rsid w:val="002E34D4"/>
    <w:rsid w:val="002E3BA0"/>
    <w:rsid w:val="002E47FC"/>
    <w:rsid w:val="002E7393"/>
    <w:rsid w:val="002F1583"/>
    <w:rsid w:val="002F3FB5"/>
    <w:rsid w:val="002F548C"/>
    <w:rsid w:val="003030CE"/>
    <w:rsid w:val="003039E4"/>
    <w:rsid w:val="00304F3E"/>
    <w:rsid w:val="00305D82"/>
    <w:rsid w:val="00305F48"/>
    <w:rsid w:val="0030709A"/>
    <w:rsid w:val="00312913"/>
    <w:rsid w:val="00312A3B"/>
    <w:rsid w:val="00312F78"/>
    <w:rsid w:val="003139FA"/>
    <w:rsid w:val="003150E5"/>
    <w:rsid w:val="00317F68"/>
    <w:rsid w:val="00320DA4"/>
    <w:rsid w:val="0032206E"/>
    <w:rsid w:val="0032234E"/>
    <w:rsid w:val="00322D61"/>
    <w:rsid w:val="00323B2C"/>
    <w:rsid w:val="00323D4B"/>
    <w:rsid w:val="00324E6A"/>
    <w:rsid w:val="00325201"/>
    <w:rsid w:val="00325653"/>
    <w:rsid w:val="003258FA"/>
    <w:rsid w:val="00325F95"/>
    <w:rsid w:val="0032691B"/>
    <w:rsid w:val="00326FC9"/>
    <w:rsid w:val="00327549"/>
    <w:rsid w:val="00330107"/>
    <w:rsid w:val="0033015E"/>
    <w:rsid w:val="00330936"/>
    <w:rsid w:val="00331E66"/>
    <w:rsid w:val="00331EF7"/>
    <w:rsid w:val="003320D1"/>
    <w:rsid w:val="00332709"/>
    <w:rsid w:val="00333D4F"/>
    <w:rsid w:val="00334B6B"/>
    <w:rsid w:val="0033743D"/>
    <w:rsid w:val="00340782"/>
    <w:rsid w:val="0034175D"/>
    <w:rsid w:val="00342D31"/>
    <w:rsid w:val="003436F5"/>
    <w:rsid w:val="00346454"/>
    <w:rsid w:val="00346730"/>
    <w:rsid w:val="00347250"/>
    <w:rsid w:val="00347B41"/>
    <w:rsid w:val="00347BA5"/>
    <w:rsid w:val="00350348"/>
    <w:rsid w:val="00350AB9"/>
    <w:rsid w:val="00350C6B"/>
    <w:rsid w:val="00351650"/>
    <w:rsid w:val="00351E46"/>
    <w:rsid w:val="003521B0"/>
    <w:rsid w:val="003524CB"/>
    <w:rsid w:val="00353186"/>
    <w:rsid w:val="003534B8"/>
    <w:rsid w:val="003556F1"/>
    <w:rsid w:val="00355891"/>
    <w:rsid w:val="00355B79"/>
    <w:rsid w:val="00356434"/>
    <w:rsid w:val="00362BCE"/>
    <w:rsid w:val="003632EB"/>
    <w:rsid w:val="003635CA"/>
    <w:rsid w:val="0036393A"/>
    <w:rsid w:val="00365A47"/>
    <w:rsid w:val="0036644C"/>
    <w:rsid w:val="00371007"/>
    <w:rsid w:val="003758EA"/>
    <w:rsid w:val="00376179"/>
    <w:rsid w:val="00376B66"/>
    <w:rsid w:val="003812EB"/>
    <w:rsid w:val="0038315B"/>
    <w:rsid w:val="00383A15"/>
    <w:rsid w:val="0038456F"/>
    <w:rsid w:val="00384F00"/>
    <w:rsid w:val="00385C30"/>
    <w:rsid w:val="00385E3E"/>
    <w:rsid w:val="00390A77"/>
    <w:rsid w:val="00391D6D"/>
    <w:rsid w:val="003926E6"/>
    <w:rsid w:val="0039365B"/>
    <w:rsid w:val="003936D3"/>
    <w:rsid w:val="00394AE7"/>
    <w:rsid w:val="00395751"/>
    <w:rsid w:val="003959E2"/>
    <w:rsid w:val="00395E3C"/>
    <w:rsid w:val="00395F9D"/>
    <w:rsid w:val="00396E33"/>
    <w:rsid w:val="00397288"/>
    <w:rsid w:val="003A0204"/>
    <w:rsid w:val="003A0493"/>
    <w:rsid w:val="003A08A9"/>
    <w:rsid w:val="003A0993"/>
    <w:rsid w:val="003A1387"/>
    <w:rsid w:val="003A205E"/>
    <w:rsid w:val="003A2A39"/>
    <w:rsid w:val="003A3208"/>
    <w:rsid w:val="003A4067"/>
    <w:rsid w:val="003A4383"/>
    <w:rsid w:val="003A5179"/>
    <w:rsid w:val="003A558F"/>
    <w:rsid w:val="003A59D7"/>
    <w:rsid w:val="003A5E7E"/>
    <w:rsid w:val="003A5FBA"/>
    <w:rsid w:val="003A63E0"/>
    <w:rsid w:val="003A784A"/>
    <w:rsid w:val="003B0189"/>
    <w:rsid w:val="003B01B7"/>
    <w:rsid w:val="003B0407"/>
    <w:rsid w:val="003B2140"/>
    <w:rsid w:val="003B21C8"/>
    <w:rsid w:val="003B3732"/>
    <w:rsid w:val="003B5189"/>
    <w:rsid w:val="003B51FD"/>
    <w:rsid w:val="003B66CC"/>
    <w:rsid w:val="003B6BD8"/>
    <w:rsid w:val="003B6E27"/>
    <w:rsid w:val="003B7E6A"/>
    <w:rsid w:val="003C0290"/>
    <w:rsid w:val="003C20B8"/>
    <w:rsid w:val="003C2B9F"/>
    <w:rsid w:val="003C2D6D"/>
    <w:rsid w:val="003C306F"/>
    <w:rsid w:val="003C3E91"/>
    <w:rsid w:val="003C50CE"/>
    <w:rsid w:val="003C5941"/>
    <w:rsid w:val="003C6ADD"/>
    <w:rsid w:val="003C6C1F"/>
    <w:rsid w:val="003C6FE0"/>
    <w:rsid w:val="003C742B"/>
    <w:rsid w:val="003D099A"/>
    <w:rsid w:val="003D0B91"/>
    <w:rsid w:val="003D362C"/>
    <w:rsid w:val="003D4533"/>
    <w:rsid w:val="003E024E"/>
    <w:rsid w:val="003E036B"/>
    <w:rsid w:val="003E0B70"/>
    <w:rsid w:val="003E1256"/>
    <w:rsid w:val="003E162E"/>
    <w:rsid w:val="003E1651"/>
    <w:rsid w:val="003E1BE1"/>
    <w:rsid w:val="003E39C4"/>
    <w:rsid w:val="003E39CA"/>
    <w:rsid w:val="003E4BD1"/>
    <w:rsid w:val="003E5373"/>
    <w:rsid w:val="003E681F"/>
    <w:rsid w:val="003F1B3A"/>
    <w:rsid w:val="003F2984"/>
    <w:rsid w:val="003F2E2B"/>
    <w:rsid w:val="003F2F74"/>
    <w:rsid w:val="003F3EE5"/>
    <w:rsid w:val="003F42C3"/>
    <w:rsid w:val="003F437F"/>
    <w:rsid w:val="003F5E86"/>
    <w:rsid w:val="003F6B7F"/>
    <w:rsid w:val="003F6E14"/>
    <w:rsid w:val="003F7179"/>
    <w:rsid w:val="00401411"/>
    <w:rsid w:val="00404314"/>
    <w:rsid w:val="00404CF7"/>
    <w:rsid w:val="004050D7"/>
    <w:rsid w:val="00407451"/>
    <w:rsid w:val="00407C56"/>
    <w:rsid w:val="00407D96"/>
    <w:rsid w:val="004106D2"/>
    <w:rsid w:val="0041194E"/>
    <w:rsid w:val="00414665"/>
    <w:rsid w:val="00415AF9"/>
    <w:rsid w:val="00415FE5"/>
    <w:rsid w:val="0041656A"/>
    <w:rsid w:val="004166DC"/>
    <w:rsid w:val="00416B09"/>
    <w:rsid w:val="004170B2"/>
    <w:rsid w:val="00417202"/>
    <w:rsid w:val="00423A15"/>
    <w:rsid w:val="0042512A"/>
    <w:rsid w:val="0042585D"/>
    <w:rsid w:val="00425943"/>
    <w:rsid w:val="00426DF2"/>
    <w:rsid w:val="004274ED"/>
    <w:rsid w:val="004274FA"/>
    <w:rsid w:val="00432258"/>
    <w:rsid w:val="00436E0A"/>
    <w:rsid w:val="00437E7C"/>
    <w:rsid w:val="004402F8"/>
    <w:rsid w:val="00440AF7"/>
    <w:rsid w:val="00442118"/>
    <w:rsid w:val="0044314A"/>
    <w:rsid w:val="004434F2"/>
    <w:rsid w:val="00443E21"/>
    <w:rsid w:val="00443F9F"/>
    <w:rsid w:val="00443FA4"/>
    <w:rsid w:val="0044439B"/>
    <w:rsid w:val="00446227"/>
    <w:rsid w:val="00446FBC"/>
    <w:rsid w:val="004506D7"/>
    <w:rsid w:val="00451779"/>
    <w:rsid w:val="00451EE7"/>
    <w:rsid w:val="0045322F"/>
    <w:rsid w:val="004532B8"/>
    <w:rsid w:val="00453D0F"/>
    <w:rsid w:val="00453DA5"/>
    <w:rsid w:val="00454DFE"/>
    <w:rsid w:val="00455E58"/>
    <w:rsid w:val="00456EAE"/>
    <w:rsid w:val="0046182F"/>
    <w:rsid w:val="00461BAB"/>
    <w:rsid w:val="00461BC5"/>
    <w:rsid w:val="00463452"/>
    <w:rsid w:val="00465D5D"/>
    <w:rsid w:val="00466BC9"/>
    <w:rsid w:val="0046708B"/>
    <w:rsid w:val="00467AB3"/>
    <w:rsid w:val="004703D1"/>
    <w:rsid w:val="0047103F"/>
    <w:rsid w:val="004725E5"/>
    <w:rsid w:val="00472683"/>
    <w:rsid w:val="004753B6"/>
    <w:rsid w:val="004756AC"/>
    <w:rsid w:val="00476438"/>
    <w:rsid w:val="0047645C"/>
    <w:rsid w:val="004802CB"/>
    <w:rsid w:val="0048037D"/>
    <w:rsid w:val="0048119B"/>
    <w:rsid w:val="00482535"/>
    <w:rsid w:val="00484016"/>
    <w:rsid w:val="00484A58"/>
    <w:rsid w:val="0048655B"/>
    <w:rsid w:val="0048783D"/>
    <w:rsid w:val="004905D5"/>
    <w:rsid w:val="00490FDB"/>
    <w:rsid w:val="00491E50"/>
    <w:rsid w:val="00492A69"/>
    <w:rsid w:val="00493A29"/>
    <w:rsid w:val="00493EBC"/>
    <w:rsid w:val="00494824"/>
    <w:rsid w:val="004A2D75"/>
    <w:rsid w:val="004A3952"/>
    <w:rsid w:val="004A4334"/>
    <w:rsid w:val="004A446C"/>
    <w:rsid w:val="004A51E6"/>
    <w:rsid w:val="004A588E"/>
    <w:rsid w:val="004A6044"/>
    <w:rsid w:val="004A6375"/>
    <w:rsid w:val="004A6E6E"/>
    <w:rsid w:val="004A7984"/>
    <w:rsid w:val="004B21D1"/>
    <w:rsid w:val="004B28CC"/>
    <w:rsid w:val="004B34CD"/>
    <w:rsid w:val="004B3939"/>
    <w:rsid w:val="004B4327"/>
    <w:rsid w:val="004B47F2"/>
    <w:rsid w:val="004B55BD"/>
    <w:rsid w:val="004B6B94"/>
    <w:rsid w:val="004B7F8D"/>
    <w:rsid w:val="004C0D8D"/>
    <w:rsid w:val="004C1D06"/>
    <w:rsid w:val="004C2881"/>
    <w:rsid w:val="004C46B1"/>
    <w:rsid w:val="004C4869"/>
    <w:rsid w:val="004C5040"/>
    <w:rsid w:val="004C6E5A"/>
    <w:rsid w:val="004C72B7"/>
    <w:rsid w:val="004C75DB"/>
    <w:rsid w:val="004C7C19"/>
    <w:rsid w:val="004C7D0C"/>
    <w:rsid w:val="004D052F"/>
    <w:rsid w:val="004D22B9"/>
    <w:rsid w:val="004D3002"/>
    <w:rsid w:val="004D3647"/>
    <w:rsid w:val="004D370C"/>
    <w:rsid w:val="004D4143"/>
    <w:rsid w:val="004D532C"/>
    <w:rsid w:val="004D65E8"/>
    <w:rsid w:val="004D7C1C"/>
    <w:rsid w:val="004E0C44"/>
    <w:rsid w:val="004E50F2"/>
    <w:rsid w:val="004E5E51"/>
    <w:rsid w:val="004E65F2"/>
    <w:rsid w:val="004E742B"/>
    <w:rsid w:val="004E7D6D"/>
    <w:rsid w:val="004F1136"/>
    <w:rsid w:val="004F3190"/>
    <w:rsid w:val="004F341B"/>
    <w:rsid w:val="004F36C1"/>
    <w:rsid w:val="004F398D"/>
    <w:rsid w:val="004F3A59"/>
    <w:rsid w:val="004F424E"/>
    <w:rsid w:val="004F4AC4"/>
    <w:rsid w:val="004F668B"/>
    <w:rsid w:val="004F6AE7"/>
    <w:rsid w:val="00500804"/>
    <w:rsid w:val="005012EE"/>
    <w:rsid w:val="00501858"/>
    <w:rsid w:val="00501D08"/>
    <w:rsid w:val="00503061"/>
    <w:rsid w:val="00503312"/>
    <w:rsid w:val="00503AB4"/>
    <w:rsid w:val="00506146"/>
    <w:rsid w:val="00506525"/>
    <w:rsid w:val="00506975"/>
    <w:rsid w:val="005113BC"/>
    <w:rsid w:val="00512FAD"/>
    <w:rsid w:val="005132DB"/>
    <w:rsid w:val="005132E7"/>
    <w:rsid w:val="00513D1A"/>
    <w:rsid w:val="005141D9"/>
    <w:rsid w:val="00514FB4"/>
    <w:rsid w:val="00515332"/>
    <w:rsid w:val="005158CD"/>
    <w:rsid w:val="00516188"/>
    <w:rsid w:val="005167CF"/>
    <w:rsid w:val="00517426"/>
    <w:rsid w:val="00520EA8"/>
    <w:rsid w:val="00521220"/>
    <w:rsid w:val="00521FFB"/>
    <w:rsid w:val="00522E49"/>
    <w:rsid w:val="00523EF5"/>
    <w:rsid w:val="00524191"/>
    <w:rsid w:val="00525BD4"/>
    <w:rsid w:val="00526F4E"/>
    <w:rsid w:val="005273B3"/>
    <w:rsid w:val="005315FC"/>
    <w:rsid w:val="005319D0"/>
    <w:rsid w:val="00531CF8"/>
    <w:rsid w:val="005330A9"/>
    <w:rsid w:val="005336C6"/>
    <w:rsid w:val="0053396A"/>
    <w:rsid w:val="00533CDC"/>
    <w:rsid w:val="005348EC"/>
    <w:rsid w:val="00535643"/>
    <w:rsid w:val="00535C02"/>
    <w:rsid w:val="00535FBC"/>
    <w:rsid w:val="0053638A"/>
    <w:rsid w:val="005407D1"/>
    <w:rsid w:val="00541888"/>
    <w:rsid w:val="00541D80"/>
    <w:rsid w:val="00542BB3"/>
    <w:rsid w:val="00542BF6"/>
    <w:rsid w:val="005431BF"/>
    <w:rsid w:val="005454DB"/>
    <w:rsid w:val="00545BE9"/>
    <w:rsid w:val="00546702"/>
    <w:rsid w:val="00547EFB"/>
    <w:rsid w:val="00550059"/>
    <w:rsid w:val="00550CBB"/>
    <w:rsid w:val="00551DB7"/>
    <w:rsid w:val="005525FB"/>
    <w:rsid w:val="00552D56"/>
    <w:rsid w:val="005546BD"/>
    <w:rsid w:val="00555010"/>
    <w:rsid w:val="005556BA"/>
    <w:rsid w:val="0055598D"/>
    <w:rsid w:val="00556554"/>
    <w:rsid w:val="0055687A"/>
    <w:rsid w:val="00556E60"/>
    <w:rsid w:val="00557707"/>
    <w:rsid w:val="00557DB9"/>
    <w:rsid w:val="00561243"/>
    <w:rsid w:val="00561431"/>
    <w:rsid w:val="00561DD8"/>
    <w:rsid w:val="00562D6A"/>
    <w:rsid w:val="0056372C"/>
    <w:rsid w:val="00564275"/>
    <w:rsid w:val="00565164"/>
    <w:rsid w:val="00566E1B"/>
    <w:rsid w:val="0056759D"/>
    <w:rsid w:val="005676AA"/>
    <w:rsid w:val="005700AC"/>
    <w:rsid w:val="00571AE9"/>
    <w:rsid w:val="00572014"/>
    <w:rsid w:val="005726E4"/>
    <w:rsid w:val="00572B35"/>
    <w:rsid w:val="00572D8B"/>
    <w:rsid w:val="00574A97"/>
    <w:rsid w:val="00576218"/>
    <w:rsid w:val="005766E7"/>
    <w:rsid w:val="005779C6"/>
    <w:rsid w:val="00577D57"/>
    <w:rsid w:val="0058024D"/>
    <w:rsid w:val="00580D81"/>
    <w:rsid w:val="00582879"/>
    <w:rsid w:val="00583884"/>
    <w:rsid w:val="00583C3C"/>
    <w:rsid w:val="005844E5"/>
    <w:rsid w:val="005848B0"/>
    <w:rsid w:val="00584EEA"/>
    <w:rsid w:val="005852AD"/>
    <w:rsid w:val="005857CE"/>
    <w:rsid w:val="00585E2B"/>
    <w:rsid w:val="005865D7"/>
    <w:rsid w:val="00587381"/>
    <w:rsid w:val="00587623"/>
    <w:rsid w:val="005919AA"/>
    <w:rsid w:val="005939BA"/>
    <w:rsid w:val="00593DFD"/>
    <w:rsid w:val="00595597"/>
    <w:rsid w:val="005970B1"/>
    <w:rsid w:val="00597AEA"/>
    <w:rsid w:val="005A29B1"/>
    <w:rsid w:val="005A343F"/>
    <w:rsid w:val="005A3B16"/>
    <w:rsid w:val="005A40CA"/>
    <w:rsid w:val="005A4B1D"/>
    <w:rsid w:val="005A4C1A"/>
    <w:rsid w:val="005A61F3"/>
    <w:rsid w:val="005B05FC"/>
    <w:rsid w:val="005B1C45"/>
    <w:rsid w:val="005B24F2"/>
    <w:rsid w:val="005B2FD6"/>
    <w:rsid w:val="005B35C1"/>
    <w:rsid w:val="005B4CDA"/>
    <w:rsid w:val="005B53DC"/>
    <w:rsid w:val="005B5416"/>
    <w:rsid w:val="005B591B"/>
    <w:rsid w:val="005B59AD"/>
    <w:rsid w:val="005B61F4"/>
    <w:rsid w:val="005B648B"/>
    <w:rsid w:val="005B66B3"/>
    <w:rsid w:val="005B6E01"/>
    <w:rsid w:val="005B78F1"/>
    <w:rsid w:val="005C0797"/>
    <w:rsid w:val="005C167B"/>
    <w:rsid w:val="005C2112"/>
    <w:rsid w:val="005C2681"/>
    <w:rsid w:val="005C2D96"/>
    <w:rsid w:val="005C3338"/>
    <w:rsid w:val="005C40A1"/>
    <w:rsid w:val="005C4259"/>
    <w:rsid w:val="005C542F"/>
    <w:rsid w:val="005D1738"/>
    <w:rsid w:val="005D258F"/>
    <w:rsid w:val="005D26DA"/>
    <w:rsid w:val="005D3394"/>
    <w:rsid w:val="005D3558"/>
    <w:rsid w:val="005D3B9E"/>
    <w:rsid w:val="005D3C97"/>
    <w:rsid w:val="005D3FA9"/>
    <w:rsid w:val="005D4161"/>
    <w:rsid w:val="005D4960"/>
    <w:rsid w:val="005D4BD0"/>
    <w:rsid w:val="005D783D"/>
    <w:rsid w:val="005E227B"/>
    <w:rsid w:val="005E2DCE"/>
    <w:rsid w:val="005E40AA"/>
    <w:rsid w:val="005E617B"/>
    <w:rsid w:val="005E635F"/>
    <w:rsid w:val="005E7549"/>
    <w:rsid w:val="005E7C7A"/>
    <w:rsid w:val="005F040A"/>
    <w:rsid w:val="005F118D"/>
    <w:rsid w:val="005F226C"/>
    <w:rsid w:val="005F4DA4"/>
    <w:rsid w:val="005F52A9"/>
    <w:rsid w:val="005F6D04"/>
    <w:rsid w:val="00601256"/>
    <w:rsid w:val="006024A4"/>
    <w:rsid w:val="00602FD0"/>
    <w:rsid w:val="00603B40"/>
    <w:rsid w:val="00604376"/>
    <w:rsid w:val="00605A4C"/>
    <w:rsid w:val="00605DAA"/>
    <w:rsid w:val="0060615A"/>
    <w:rsid w:val="00610EBA"/>
    <w:rsid w:val="00612B7F"/>
    <w:rsid w:val="00612D36"/>
    <w:rsid w:val="006141AB"/>
    <w:rsid w:val="0061524E"/>
    <w:rsid w:val="00616DBC"/>
    <w:rsid w:val="00617093"/>
    <w:rsid w:val="006171E4"/>
    <w:rsid w:val="00617723"/>
    <w:rsid w:val="0061799C"/>
    <w:rsid w:val="00620174"/>
    <w:rsid w:val="00620BA4"/>
    <w:rsid w:val="00620DAE"/>
    <w:rsid w:val="00621979"/>
    <w:rsid w:val="006226BB"/>
    <w:rsid w:val="00622ADD"/>
    <w:rsid w:val="006235DD"/>
    <w:rsid w:val="006242A7"/>
    <w:rsid w:val="0062484A"/>
    <w:rsid w:val="00626C9A"/>
    <w:rsid w:val="00627D84"/>
    <w:rsid w:val="00627ED3"/>
    <w:rsid w:val="00627EE1"/>
    <w:rsid w:val="006321FD"/>
    <w:rsid w:val="00633513"/>
    <w:rsid w:val="00634230"/>
    <w:rsid w:val="006346A2"/>
    <w:rsid w:val="00634F85"/>
    <w:rsid w:val="006363CA"/>
    <w:rsid w:val="00636A1A"/>
    <w:rsid w:val="00637159"/>
    <w:rsid w:val="00637765"/>
    <w:rsid w:val="00637E6E"/>
    <w:rsid w:val="00640DD4"/>
    <w:rsid w:val="00641B6E"/>
    <w:rsid w:val="00642768"/>
    <w:rsid w:val="00645669"/>
    <w:rsid w:val="00645E47"/>
    <w:rsid w:val="00650320"/>
    <w:rsid w:val="0065038E"/>
    <w:rsid w:val="006557D7"/>
    <w:rsid w:val="00657E83"/>
    <w:rsid w:val="006603DE"/>
    <w:rsid w:val="00660C71"/>
    <w:rsid w:val="00662495"/>
    <w:rsid w:val="00663CDD"/>
    <w:rsid w:val="0066671D"/>
    <w:rsid w:val="00666F3A"/>
    <w:rsid w:val="00670091"/>
    <w:rsid w:val="00674167"/>
    <w:rsid w:val="00674DA2"/>
    <w:rsid w:val="006769B2"/>
    <w:rsid w:val="00676AA4"/>
    <w:rsid w:val="00676C0F"/>
    <w:rsid w:val="006770FD"/>
    <w:rsid w:val="00677C6B"/>
    <w:rsid w:val="00681DFD"/>
    <w:rsid w:val="0068378A"/>
    <w:rsid w:val="006861BC"/>
    <w:rsid w:val="0068736B"/>
    <w:rsid w:val="006908B3"/>
    <w:rsid w:val="00690A23"/>
    <w:rsid w:val="0069130B"/>
    <w:rsid w:val="006924A0"/>
    <w:rsid w:val="00692844"/>
    <w:rsid w:val="0069438A"/>
    <w:rsid w:val="006959E5"/>
    <w:rsid w:val="00695B29"/>
    <w:rsid w:val="00695D93"/>
    <w:rsid w:val="006A0494"/>
    <w:rsid w:val="006A0953"/>
    <w:rsid w:val="006A0DEE"/>
    <w:rsid w:val="006A1381"/>
    <w:rsid w:val="006A1705"/>
    <w:rsid w:val="006A2D60"/>
    <w:rsid w:val="006A3C27"/>
    <w:rsid w:val="006A43B2"/>
    <w:rsid w:val="006A449D"/>
    <w:rsid w:val="006A493A"/>
    <w:rsid w:val="006A5363"/>
    <w:rsid w:val="006A5810"/>
    <w:rsid w:val="006B0124"/>
    <w:rsid w:val="006B0FA4"/>
    <w:rsid w:val="006B2A39"/>
    <w:rsid w:val="006B2F4E"/>
    <w:rsid w:val="006B4536"/>
    <w:rsid w:val="006B4CD5"/>
    <w:rsid w:val="006B73C3"/>
    <w:rsid w:val="006C075F"/>
    <w:rsid w:val="006C17DF"/>
    <w:rsid w:val="006C2489"/>
    <w:rsid w:val="006C2978"/>
    <w:rsid w:val="006C46A1"/>
    <w:rsid w:val="006C47A8"/>
    <w:rsid w:val="006C5CDB"/>
    <w:rsid w:val="006C690F"/>
    <w:rsid w:val="006C7C7A"/>
    <w:rsid w:val="006D0161"/>
    <w:rsid w:val="006D1859"/>
    <w:rsid w:val="006D24A3"/>
    <w:rsid w:val="006D3E7D"/>
    <w:rsid w:val="006D3F89"/>
    <w:rsid w:val="006D4074"/>
    <w:rsid w:val="006D421E"/>
    <w:rsid w:val="006D55FD"/>
    <w:rsid w:val="006D68B2"/>
    <w:rsid w:val="006D7378"/>
    <w:rsid w:val="006D7D42"/>
    <w:rsid w:val="006D7DB0"/>
    <w:rsid w:val="006E0331"/>
    <w:rsid w:val="006E04FF"/>
    <w:rsid w:val="006E10E6"/>
    <w:rsid w:val="006E2EDE"/>
    <w:rsid w:val="006E3DFC"/>
    <w:rsid w:val="006E3FCB"/>
    <w:rsid w:val="006E73F7"/>
    <w:rsid w:val="006E7704"/>
    <w:rsid w:val="006E7EB5"/>
    <w:rsid w:val="006F1F07"/>
    <w:rsid w:val="006F2D28"/>
    <w:rsid w:val="006F2E2A"/>
    <w:rsid w:val="006F3B7B"/>
    <w:rsid w:val="006F3F0A"/>
    <w:rsid w:val="006F4EC7"/>
    <w:rsid w:val="006F5142"/>
    <w:rsid w:val="006F5929"/>
    <w:rsid w:val="006F7D3C"/>
    <w:rsid w:val="0070040C"/>
    <w:rsid w:val="0070044D"/>
    <w:rsid w:val="007007D6"/>
    <w:rsid w:val="00701FB8"/>
    <w:rsid w:val="0070221C"/>
    <w:rsid w:val="0070244F"/>
    <w:rsid w:val="00702D33"/>
    <w:rsid w:val="00703455"/>
    <w:rsid w:val="00703A17"/>
    <w:rsid w:val="00703A20"/>
    <w:rsid w:val="00704D28"/>
    <w:rsid w:val="007051B6"/>
    <w:rsid w:val="007067A4"/>
    <w:rsid w:val="00706A0F"/>
    <w:rsid w:val="00706AB7"/>
    <w:rsid w:val="00706FEB"/>
    <w:rsid w:val="007070AC"/>
    <w:rsid w:val="00707D7E"/>
    <w:rsid w:val="007109CF"/>
    <w:rsid w:val="007114E8"/>
    <w:rsid w:val="00711E9D"/>
    <w:rsid w:val="00712061"/>
    <w:rsid w:val="007120A3"/>
    <w:rsid w:val="00713176"/>
    <w:rsid w:val="00714FEA"/>
    <w:rsid w:val="00715D15"/>
    <w:rsid w:val="007165A7"/>
    <w:rsid w:val="00716979"/>
    <w:rsid w:val="00720AB0"/>
    <w:rsid w:val="007216D9"/>
    <w:rsid w:val="00723BB7"/>
    <w:rsid w:val="00723E98"/>
    <w:rsid w:val="00724705"/>
    <w:rsid w:val="00724CA8"/>
    <w:rsid w:val="007255E2"/>
    <w:rsid w:val="00725D66"/>
    <w:rsid w:val="0072616C"/>
    <w:rsid w:val="00726376"/>
    <w:rsid w:val="007311BE"/>
    <w:rsid w:val="00731E5A"/>
    <w:rsid w:val="00732E4C"/>
    <w:rsid w:val="0073495E"/>
    <w:rsid w:val="00735AA1"/>
    <w:rsid w:val="00736490"/>
    <w:rsid w:val="00740E7F"/>
    <w:rsid w:val="007415A9"/>
    <w:rsid w:val="00741C41"/>
    <w:rsid w:val="00742DFC"/>
    <w:rsid w:val="0074462D"/>
    <w:rsid w:val="00744D14"/>
    <w:rsid w:val="007454E3"/>
    <w:rsid w:val="007466A1"/>
    <w:rsid w:val="00747361"/>
    <w:rsid w:val="007515BD"/>
    <w:rsid w:val="007530AF"/>
    <w:rsid w:val="0075378A"/>
    <w:rsid w:val="0075379D"/>
    <w:rsid w:val="00753E7B"/>
    <w:rsid w:val="00756AEE"/>
    <w:rsid w:val="007574BF"/>
    <w:rsid w:val="00760239"/>
    <w:rsid w:val="007603AD"/>
    <w:rsid w:val="007619E5"/>
    <w:rsid w:val="00765FA4"/>
    <w:rsid w:val="00767E91"/>
    <w:rsid w:val="0077084B"/>
    <w:rsid w:val="00770F16"/>
    <w:rsid w:val="0077233C"/>
    <w:rsid w:val="00772B97"/>
    <w:rsid w:val="00773DE0"/>
    <w:rsid w:val="00780218"/>
    <w:rsid w:val="007814A8"/>
    <w:rsid w:val="00782988"/>
    <w:rsid w:val="00782D81"/>
    <w:rsid w:val="0078341F"/>
    <w:rsid w:val="00783621"/>
    <w:rsid w:val="007838F6"/>
    <w:rsid w:val="00783C10"/>
    <w:rsid w:val="00785E93"/>
    <w:rsid w:val="00785EB2"/>
    <w:rsid w:val="00785F84"/>
    <w:rsid w:val="007864B8"/>
    <w:rsid w:val="00787A56"/>
    <w:rsid w:val="00791AD7"/>
    <w:rsid w:val="00793B45"/>
    <w:rsid w:val="00794716"/>
    <w:rsid w:val="00794815"/>
    <w:rsid w:val="00797AF2"/>
    <w:rsid w:val="007A0EDA"/>
    <w:rsid w:val="007A388B"/>
    <w:rsid w:val="007A3CB9"/>
    <w:rsid w:val="007A45A9"/>
    <w:rsid w:val="007A6FAF"/>
    <w:rsid w:val="007A6FCA"/>
    <w:rsid w:val="007A7625"/>
    <w:rsid w:val="007B08A6"/>
    <w:rsid w:val="007B0BEE"/>
    <w:rsid w:val="007B2092"/>
    <w:rsid w:val="007B2236"/>
    <w:rsid w:val="007B341F"/>
    <w:rsid w:val="007B3607"/>
    <w:rsid w:val="007B48FA"/>
    <w:rsid w:val="007B6156"/>
    <w:rsid w:val="007B6C83"/>
    <w:rsid w:val="007B7B95"/>
    <w:rsid w:val="007C0C09"/>
    <w:rsid w:val="007C192C"/>
    <w:rsid w:val="007C5226"/>
    <w:rsid w:val="007C5D98"/>
    <w:rsid w:val="007C66F3"/>
    <w:rsid w:val="007D35DD"/>
    <w:rsid w:val="007D5129"/>
    <w:rsid w:val="007E0DA0"/>
    <w:rsid w:val="007E1730"/>
    <w:rsid w:val="007E19C0"/>
    <w:rsid w:val="007E1A08"/>
    <w:rsid w:val="007E24B0"/>
    <w:rsid w:val="007E2524"/>
    <w:rsid w:val="007E33D7"/>
    <w:rsid w:val="007E475A"/>
    <w:rsid w:val="007E535D"/>
    <w:rsid w:val="007E6B4B"/>
    <w:rsid w:val="007E7CE0"/>
    <w:rsid w:val="007F05E9"/>
    <w:rsid w:val="007F0867"/>
    <w:rsid w:val="007F27B1"/>
    <w:rsid w:val="007F2B3E"/>
    <w:rsid w:val="007F3063"/>
    <w:rsid w:val="007F3446"/>
    <w:rsid w:val="007F4768"/>
    <w:rsid w:val="007F4CA9"/>
    <w:rsid w:val="007F51B3"/>
    <w:rsid w:val="007F57ED"/>
    <w:rsid w:val="007F6A35"/>
    <w:rsid w:val="007F7FA2"/>
    <w:rsid w:val="00800ED8"/>
    <w:rsid w:val="00803C31"/>
    <w:rsid w:val="00804B8D"/>
    <w:rsid w:val="00805149"/>
    <w:rsid w:val="0080544E"/>
    <w:rsid w:val="00806DFA"/>
    <w:rsid w:val="00810518"/>
    <w:rsid w:val="00810A81"/>
    <w:rsid w:val="0081194A"/>
    <w:rsid w:val="008119A3"/>
    <w:rsid w:val="0081273E"/>
    <w:rsid w:val="00812823"/>
    <w:rsid w:val="00812894"/>
    <w:rsid w:val="0081772D"/>
    <w:rsid w:val="00820E89"/>
    <w:rsid w:val="00820E9F"/>
    <w:rsid w:val="00821CEC"/>
    <w:rsid w:val="00822C34"/>
    <w:rsid w:val="00825281"/>
    <w:rsid w:val="00825D07"/>
    <w:rsid w:val="0082620B"/>
    <w:rsid w:val="00826289"/>
    <w:rsid w:val="0082771A"/>
    <w:rsid w:val="008278AE"/>
    <w:rsid w:val="00827F9B"/>
    <w:rsid w:val="008308EF"/>
    <w:rsid w:val="00830978"/>
    <w:rsid w:val="008323E5"/>
    <w:rsid w:val="00832C49"/>
    <w:rsid w:val="00833317"/>
    <w:rsid w:val="00834AF9"/>
    <w:rsid w:val="008354BC"/>
    <w:rsid w:val="00837F44"/>
    <w:rsid w:val="00841B5E"/>
    <w:rsid w:val="008420C8"/>
    <w:rsid w:val="008421CC"/>
    <w:rsid w:val="00842252"/>
    <w:rsid w:val="008428BC"/>
    <w:rsid w:val="00842AEF"/>
    <w:rsid w:val="00843822"/>
    <w:rsid w:val="0084479D"/>
    <w:rsid w:val="00845E19"/>
    <w:rsid w:val="008476F6"/>
    <w:rsid w:val="00847EA7"/>
    <w:rsid w:val="00850A49"/>
    <w:rsid w:val="00851FAE"/>
    <w:rsid w:val="00852E7B"/>
    <w:rsid w:val="00854B41"/>
    <w:rsid w:val="00855E95"/>
    <w:rsid w:val="008569F2"/>
    <w:rsid w:val="00856C46"/>
    <w:rsid w:val="00857EFE"/>
    <w:rsid w:val="00857FAB"/>
    <w:rsid w:val="008601F5"/>
    <w:rsid w:val="00863FD7"/>
    <w:rsid w:val="008648CE"/>
    <w:rsid w:val="00864B03"/>
    <w:rsid w:val="00864FE2"/>
    <w:rsid w:val="008653FF"/>
    <w:rsid w:val="0086569F"/>
    <w:rsid w:val="00865A19"/>
    <w:rsid w:val="008711CB"/>
    <w:rsid w:val="00871D79"/>
    <w:rsid w:val="0087270D"/>
    <w:rsid w:val="00872A93"/>
    <w:rsid w:val="00873880"/>
    <w:rsid w:val="00875612"/>
    <w:rsid w:val="00880F96"/>
    <w:rsid w:val="008819B4"/>
    <w:rsid w:val="00881B06"/>
    <w:rsid w:val="0088229F"/>
    <w:rsid w:val="008825B3"/>
    <w:rsid w:val="0088291C"/>
    <w:rsid w:val="008843F6"/>
    <w:rsid w:val="00887359"/>
    <w:rsid w:val="008902DC"/>
    <w:rsid w:val="00890634"/>
    <w:rsid w:val="0089152E"/>
    <w:rsid w:val="00891A33"/>
    <w:rsid w:val="0089249E"/>
    <w:rsid w:val="0089265D"/>
    <w:rsid w:val="00893017"/>
    <w:rsid w:val="00893068"/>
    <w:rsid w:val="008940FB"/>
    <w:rsid w:val="008941E9"/>
    <w:rsid w:val="0089550F"/>
    <w:rsid w:val="008958CE"/>
    <w:rsid w:val="00895F25"/>
    <w:rsid w:val="00896365"/>
    <w:rsid w:val="008969D0"/>
    <w:rsid w:val="00896BD5"/>
    <w:rsid w:val="008A00D9"/>
    <w:rsid w:val="008A04BF"/>
    <w:rsid w:val="008A0B74"/>
    <w:rsid w:val="008A0D4A"/>
    <w:rsid w:val="008A1BD7"/>
    <w:rsid w:val="008A41DB"/>
    <w:rsid w:val="008A467F"/>
    <w:rsid w:val="008A47E4"/>
    <w:rsid w:val="008A4D14"/>
    <w:rsid w:val="008A51E7"/>
    <w:rsid w:val="008A663D"/>
    <w:rsid w:val="008A78FC"/>
    <w:rsid w:val="008B01BA"/>
    <w:rsid w:val="008B03F7"/>
    <w:rsid w:val="008B271E"/>
    <w:rsid w:val="008B4C96"/>
    <w:rsid w:val="008B6F21"/>
    <w:rsid w:val="008B71C4"/>
    <w:rsid w:val="008B77D9"/>
    <w:rsid w:val="008B78B3"/>
    <w:rsid w:val="008B7BB8"/>
    <w:rsid w:val="008C1280"/>
    <w:rsid w:val="008C1628"/>
    <w:rsid w:val="008C184A"/>
    <w:rsid w:val="008C1B5B"/>
    <w:rsid w:val="008C24C5"/>
    <w:rsid w:val="008C2F46"/>
    <w:rsid w:val="008C3C24"/>
    <w:rsid w:val="008C4647"/>
    <w:rsid w:val="008C6D7A"/>
    <w:rsid w:val="008C78E1"/>
    <w:rsid w:val="008D0D20"/>
    <w:rsid w:val="008D0E6F"/>
    <w:rsid w:val="008D27E4"/>
    <w:rsid w:val="008D33F3"/>
    <w:rsid w:val="008D3B8A"/>
    <w:rsid w:val="008D3BA4"/>
    <w:rsid w:val="008D3EFF"/>
    <w:rsid w:val="008D4A75"/>
    <w:rsid w:val="008D4E2E"/>
    <w:rsid w:val="008D5541"/>
    <w:rsid w:val="008D6275"/>
    <w:rsid w:val="008D6FD5"/>
    <w:rsid w:val="008E3837"/>
    <w:rsid w:val="008E43FD"/>
    <w:rsid w:val="008E5A55"/>
    <w:rsid w:val="008E659C"/>
    <w:rsid w:val="008F04B5"/>
    <w:rsid w:val="008F0509"/>
    <w:rsid w:val="008F09C0"/>
    <w:rsid w:val="008F29E4"/>
    <w:rsid w:val="008F3316"/>
    <w:rsid w:val="008F3EDA"/>
    <w:rsid w:val="008F4B10"/>
    <w:rsid w:val="008F7C0C"/>
    <w:rsid w:val="008F7C39"/>
    <w:rsid w:val="009037BD"/>
    <w:rsid w:val="0090471A"/>
    <w:rsid w:val="00904A13"/>
    <w:rsid w:val="00905621"/>
    <w:rsid w:val="00905F4B"/>
    <w:rsid w:val="00906CE6"/>
    <w:rsid w:val="009074D5"/>
    <w:rsid w:val="00907EBB"/>
    <w:rsid w:val="00907EC6"/>
    <w:rsid w:val="0091044A"/>
    <w:rsid w:val="00912EB2"/>
    <w:rsid w:val="009153F5"/>
    <w:rsid w:val="00922672"/>
    <w:rsid w:val="00923BC0"/>
    <w:rsid w:val="00924254"/>
    <w:rsid w:val="00927026"/>
    <w:rsid w:val="00927CC1"/>
    <w:rsid w:val="009306DA"/>
    <w:rsid w:val="009312D0"/>
    <w:rsid w:val="009316FA"/>
    <w:rsid w:val="00931B82"/>
    <w:rsid w:val="00932347"/>
    <w:rsid w:val="00932B6E"/>
    <w:rsid w:val="00933305"/>
    <w:rsid w:val="00933631"/>
    <w:rsid w:val="00935CCF"/>
    <w:rsid w:val="0093732D"/>
    <w:rsid w:val="00937DA9"/>
    <w:rsid w:val="00942382"/>
    <w:rsid w:val="00942AF2"/>
    <w:rsid w:val="009440EF"/>
    <w:rsid w:val="00945604"/>
    <w:rsid w:val="00947B7A"/>
    <w:rsid w:val="00952817"/>
    <w:rsid w:val="00952A91"/>
    <w:rsid w:val="0095345F"/>
    <w:rsid w:val="0095355B"/>
    <w:rsid w:val="00955009"/>
    <w:rsid w:val="009604C5"/>
    <w:rsid w:val="0096165D"/>
    <w:rsid w:val="00961A93"/>
    <w:rsid w:val="00962743"/>
    <w:rsid w:val="00963775"/>
    <w:rsid w:val="00963B92"/>
    <w:rsid w:val="00963CC3"/>
    <w:rsid w:val="00965258"/>
    <w:rsid w:val="009655BE"/>
    <w:rsid w:val="009661D3"/>
    <w:rsid w:val="00971E52"/>
    <w:rsid w:val="00973878"/>
    <w:rsid w:val="00975745"/>
    <w:rsid w:val="00975DE6"/>
    <w:rsid w:val="00976A1A"/>
    <w:rsid w:val="00976A29"/>
    <w:rsid w:val="00976FDC"/>
    <w:rsid w:val="009778B2"/>
    <w:rsid w:val="0098031F"/>
    <w:rsid w:val="009835A8"/>
    <w:rsid w:val="00984C03"/>
    <w:rsid w:val="00985C2B"/>
    <w:rsid w:val="009873E2"/>
    <w:rsid w:val="0099027B"/>
    <w:rsid w:val="009903AA"/>
    <w:rsid w:val="00991B61"/>
    <w:rsid w:val="0099285A"/>
    <w:rsid w:val="00994885"/>
    <w:rsid w:val="0099559A"/>
    <w:rsid w:val="009962B3"/>
    <w:rsid w:val="009962E8"/>
    <w:rsid w:val="009963B3"/>
    <w:rsid w:val="00996EC0"/>
    <w:rsid w:val="009973FA"/>
    <w:rsid w:val="009A0496"/>
    <w:rsid w:val="009A071F"/>
    <w:rsid w:val="009A078B"/>
    <w:rsid w:val="009A22DC"/>
    <w:rsid w:val="009A285F"/>
    <w:rsid w:val="009A29B1"/>
    <w:rsid w:val="009A3819"/>
    <w:rsid w:val="009A5751"/>
    <w:rsid w:val="009A5916"/>
    <w:rsid w:val="009A67C8"/>
    <w:rsid w:val="009A7C21"/>
    <w:rsid w:val="009B12F9"/>
    <w:rsid w:val="009B2287"/>
    <w:rsid w:val="009B3163"/>
    <w:rsid w:val="009B3AB4"/>
    <w:rsid w:val="009B5195"/>
    <w:rsid w:val="009B747D"/>
    <w:rsid w:val="009B79A0"/>
    <w:rsid w:val="009B7FDD"/>
    <w:rsid w:val="009C0433"/>
    <w:rsid w:val="009C04CA"/>
    <w:rsid w:val="009C0D65"/>
    <w:rsid w:val="009C17CF"/>
    <w:rsid w:val="009C17E7"/>
    <w:rsid w:val="009C1A2F"/>
    <w:rsid w:val="009C1EAD"/>
    <w:rsid w:val="009C3F8A"/>
    <w:rsid w:val="009C4CCD"/>
    <w:rsid w:val="009C5A72"/>
    <w:rsid w:val="009C6466"/>
    <w:rsid w:val="009D0CB2"/>
    <w:rsid w:val="009D158C"/>
    <w:rsid w:val="009D1C5D"/>
    <w:rsid w:val="009D1EF2"/>
    <w:rsid w:val="009D25B6"/>
    <w:rsid w:val="009D2A02"/>
    <w:rsid w:val="009D2D26"/>
    <w:rsid w:val="009D31DB"/>
    <w:rsid w:val="009D3B9A"/>
    <w:rsid w:val="009D3CA7"/>
    <w:rsid w:val="009D5A2C"/>
    <w:rsid w:val="009D5E68"/>
    <w:rsid w:val="009D61BE"/>
    <w:rsid w:val="009D6B19"/>
    <w:rsid w:val="009D7E43"/>
    <w:rsid w:val="009E03F5"/>
    <w:rsid w:val="009E16C0"/>
    <w:rsid w:val="009E25A9"/>
    <w:rsid w:val="009E2A07"/>
    <w:rsid w:val="009E3B06"/>
    <w:rsid w:val="009E58FB"/>
    <w:rsid w:val="009E5B27"/>
    <w:rsid w:val="009E601B"/>
    <w:rsid w:val="009E6161"/>
    <w:rsid w:val="009E6B46"/>
    <w:rsid w:val="009E7692"/>
    <w:rsid w:val="009F02B2"/>
    <w:rsid w:val="009F03B0"/>
    <w:rsid w:val="009F1010"/>
    <w:rsid w:val="009F182E"/>
    <w:rsid w:val="009F205C"/>
    <w:rsid w:val="009F25C1"/>
    <w:rsid w:val="009F3C90"/>
    <w:rsid w:val="009F3E7C"/>
    <w:rsid w:val="00A00B50"/>
    <w:rsid w:val="00A00F12"/>
    <w:rsid w:val="00A02F9F"/>
    <w:rsid w:val="00A03F95"/>
    <w:rsid w:val="00A055BC"/>
    <w:rsid w:val="00A05739"/>
    <w:rsid w:val="00A06372"/>
    <w:rsid w:val="00A1083C"/>
    <w:rsid w:val="00A1099A"/>
    <w:rsid w:val="00A1133D"/>
    <w:rsid w:val="00A12324"/>
    <w:rsid w:val="00A1377B"/>
    <w:rsid w:val="00A15964"/>
    <w:rsid w:val="00A15D9D"/>
    <w:rsid w:val="00A161C1"/>
    <w:rsid w:val="00A1663A"/>
    <w:rsid w:val="00A16E62"/>
    <w:rsid w:val="00A20FB6"/>
    <w:rsid w:val="00A2138F"/>
    <w:rsid w:val="00A21C89"/>
    <w:rsid w:val="00A220AF"/>
    <w:rsid w:val="00A22D7E"/>
    <w:rsid w:val="00A23AE8"/>
    <w:rsid w:val="00A243F7"/>
    <w:rsid w:val="00A24600"/>
    <w:rsid w:val="00A24649"/>
    <w:rsid w:val="00A25035"/>
    <w:rsid w:val="00A25740"/>
    <w:rsid w:val="00A25ED0"/>
    <w:rsid w:val="00A273DE"/>
    <w:rsid w:val="00A31F94"/>
    <w:rsid w:val="00A33897"/>
    <w:rsid w:val="00A33B28"/>
    <w:rsid w:val="00A34F0F"/>
    <w:rsid w:val="00A35590"/>
    <w:rsid w:val="00A3663B"/>
    <w:rsid w:val="00A36D41"/>
    <w:rsid w:val="00A37EAF"/>
    <w:rsid w:val="00A411F8"/>
    <w:rsid w:val="00A4321A"/>
    <w:rsid w:val="00A43806"/>
    <w:rsid w:val="00A45523"/>
    <w:rsid w:val="00A45D50"/>
    <w:rsid w:val="00A46B4A"/>
    <w:rsid w:val="00A47C12"/>
    <w:rsid w:val="00A47D5C"/>
    <w:rsid w:val="00A50291"/>
    <w:rsid w:val="00A51BE5"/>
    <w:rsid w:val="00A52066"/>
    <w:rsid w:val="00A52639"/>
    <w:rsid w:val="00A538C1"/>
    <w:rsid w:val="00A54A55"/>
    <w:rsid w:val="00A55196"/>
    <w:rsid w:val="00A55F33"/>
    <w:rsid w:val="00A56F58"/>
    <w:rsid w:val="00A57502"/>
    <w:rsid w:val="00A60199"/>
    <w:rsid w:val="00A6198D"/>
    <w:rsid w:val="00A63338"/>
    <w:rsid w:val="00A63C60"/>
    <w:rsid w:val="00A63D3D"/>
    <w:rsid w:val="00A65139"/>
    <w:rsid w:val="00A653DB"/>
    <w:rsid w:val="00A65923"/>
    <w:rsid w:val="00A65D5D"/>
    <w:rsid w:val="00A70637"/>
    <w:rsid w:val="00A72100"/>
    <w:rsid w:val="00A7297E"/>
    <w:rsid w:val="00A730DC"/>
    <w:rsid w:val="00A7402E"/>
    <w:rsid w:val="00A74868"/>
    <w:rsid w:val="00A7498E"/>
    <w:rsid w:val="00A74A1C"/>
    <w:rsid w:val="00A753FC"/>
    <w:rsid w:val="00A76494"/>
    <w:rsid w:val="00A764C8"/>
    <w:rsid w:val="00A76EAC"/>
    <w:rsid w:val="00A772CA"/>
    <w:rsid w:val="00A778C5"/>
    <w:rsid w:val="00A80E9B"/>
    <w:rsid w:val="00A81304"/>
    <w:rsid w:val="00A82C4B"/>
    <w:rsid w:val="00A83867"/>
    <w:rsid w:val="00A841D2"/>
    <w:rsid w:val="00A8477F"/>
    <w:rsid w:val="00A847AA"/>
    <w:rsid w:val="00A85F2A"/>
    <w:rsid w:val="00A8601E"/>
    <w:rsid w:val="00A86657"/>
    <w:rsid w:val="00A8732C"/>
    <w:rsid w:val="00A87CEE"/>
    <w:rsid w:val="00A9249E"/>
    <w:rsid w:val="00A94C7C"/>
    <w:rsid w:val="00A95103"/>
    <w:rsid w:val="00A9572F"/>
    <w:rsid w:val="00A95F56"/>
    <w:rsid w:val="00A9711C"/>
    <w:rsid w:val="00A97238"/>
    <w:rsid w:val="00AA10C1"/>
    <w:rsid w:val="00AA1254"/>
    <w:rsid w:val="00AA3FD7"/>
    <w:rsid w:val="00AA4B6B"/>
    <w:rsid w:val="00AA4D27"/>
    <w:rsid w:val="00AA58F3"/>
    <w:rsid w:val="00AA5CE7"/>
    <w:rsid w:val="00AA6F28"/>
    <w:rsid w:val="00AA718D"/>
    <w:rsid w:val="00AA7EA9"/>
    <w:rsid w:val="00AB01C0"/>
    <w:rsid w:val="00AB1343"/>
    <w:rsid w:val="00AB1EE6"/>
    <w:rsid w:val="00AB2165"/>
    <w:rsid w:val="00AB264F"/>
    <w:rsid w:val="00AB3579"/>
    <w:rsid w:val="00AB40FB"/>
    <w:rsid w:val="00AB5C6C"/>
    <w:rsid w:val="00AB605B"/>
    <w:rsid w:val="00AC1D2D"/>
    <w:rsid w:val="00AC1DB8"/>
    <w:rsid w:val="00AC34AD"/>
    <w:rsid w:val="00AC3685"/>
    <w:rsid w:val="00AC3DE2"/>
    <w:rsid w:val="00AC43BB"/>
    <w:rsid w:val="00AC4DB6"/>
    <w:rsid w:val="00AC5290"/>
    <w:rsid w:val="00AC575F"/>
    <w:rsid w:val="00AC58BD"/>
    <w:rsid w:val="00AD0488"/>
    <w:rsid w:val="00AD0589"/>
    <w:rsid w:val="00AD1802"/>
    <w:rsid w:val="00AD220B"/>
    <w:rsid w:val="00AD271C"/>
    <w:rsid w:val="00AD414A"/>
    <w:rsid w:val="00AD5555"/>
    <w:rsid w:val="00AD61DD"/>
    <w:rsid w:val="00AD640B"/>
    <w:rsid w:val="00AD7350"/>
    <w:rsid w:val="00AD7B2A"/>
    <w:rsid w:val="00AE0BBF"/>
    <w:rsid w:val="00AE101A"/>
    <w:rsid w:val="00AE1282"/>
    <w:rsid w:val="00AE1FC1"/>
    <w:rsid w:val="00AE28E7"/>
    <w:rsid w:val="00AE4988"/>
    <w:rsid w:val="00AE6CCF"/>
    <w:rsid w:val="00AE6F07"/>
    <w:rsid w:val="00AE78D1"/>
    <w:rsid w:val="00AE7C66"/>
    <w:rsid w:val="00AF11C0"/>
    <w:rsid w:val="00AF3310"/>
    <w:rsid w:val="00AF3314"/>
    <w:rsid w:val="00AF4302"/>
    <w:rsid w:val="00AF55ED"/>
    <w:rsid w:val="00AF6C3F"/>
    <w:rsid w:val="00AF71D4"/>
    <w:rsid w:val="00AF73F1"/>
    <w:rsid w:val="00AF78AB"/>
    <w:rsid w:val="00AF7D74"/>
    <w:rsid w:val="00AF7F27"/>
    <w:rsid w:val="00AF7F33"/>
    <w:rsid w:val="00B00123"/>
    <w:rsid w:val="00B008B3"/>
    <w:rsid w:val="00B00A82"/>
    <w:rsid w:val="00B01716"/>
    <w:rsid w:val="00B0290B"/>
    <w:rsid w:val="00B0294C"/>
    <w:rsid w:val="00B0368D"/>
    <w:rsid w:val="00B036D8"/>
    <w:rsid w:val="00B04198"/>
    <w:rsid w:val="00B06769"/>
    <w:rsid w:val="00B0770B"/>
    <w:rsid w:val="00B0784D"/>
    <w:rsid w:val="00B1008F"/>
    <w:rsid w:val="00B10182"/>
    <w:rsid w:val="00B10D84"/>
    <w:rsid w:val="00B11370"/>
    <w:rsid w:val="00B118EE"/>
    <w:rsid w:val="00B11A7A"/>
    <w:rsid w:val="00B12990"/>
    <w:rsid w:val="00B13241"/>
    <w:rsid w:val="00B16252"/>
    <w:rsid w:val="00B209BA"/>
    <w:rsid w:val="00B216AF"/>
    <w:rsid w:val="00B22015"/>
    <w:rsid w:val="00B2218B"/>
    <w:rsid w:val="00B22B6E"/>
    <w:rsid w:val="00B2307B"/>
    <w:rsid w:val="00B2419E"/>
    <w:rsid w:val="00B25962"/>
    <w:rsid w:val="00B26B28"/>
    <w:rsid w:val="00B3006B"/>
    <w:rsid w:val="00B300F7"/>
    <w:rsid w:val="00B324CE"/>
    <w:rsid w:val="00B32575"/>
    <w:rsid w:val="00B32A55"/>
    <w:rsid w:val="00B32A99"/>
    <w:rsid w:val="00B3643D"/>
    <w:rsid w:val="00B36897"/>
    <w:rsid w:val="00B373C1"/>
    <w:rsid w:val="00B4048F"/>
    <w:rsid w:val="00B40A77"/>
    <w:rsid w:val="00B40EDB"/>
    <w:rsid w:val="00B4268A"/>
    <w:rsid w:val="00B42B92"/>
    <w:rsid w:val="00B42BD1"/>
    <w:rsid w:val="00B42C5C"/>
    <w:rsid w:val="00B46BA2"/>
    <w:rsid w:val="00B46EF2"/>
    <w:rsid w:val="00B474E5"/>
    <w:rsid w:val="00B511A3"/>
    <w:rsid w:val="00B51576"/>
    <w:rsid w:val="00B52B58"/>
    <w:rsid w:val="00B533AA"/>
    <w:rsid w:val="00B533C4"/>
    <w:rsid w:val="00B540D4"/>
    <w:rsid w:val="00B544B8"/>
    <w:rsid w:val="00B551FD"/>
    <w:rsid w:val="00B5537F"/>
    <w:rsid w:val="00B559C2"/>
    <w:rsid w:val="00B55DDA"/>
    <w:rsid w:val="00B566F0"/>
    <w:rsid w:val="00B575BE"/>
    <w:rsid w:val="00B57D9B"/>
    <w:rsid w:val="00B60128"/>
    <w:rsid w:val="00B60E0C"/>
    <w:rsid w:val="00B628BD"/>
    <w:rsid w:val="00B62FB0"/>
    <w:rsid w:val="00B6365A"/>
    <w:rsid w:val="00B6416D"/>
    <w:rsid w:val="00B64432"/>
    <w:rsid w:val="00B644B3"/>
    <w:rsid w:val="00B6530E"/>
    <w:rsid w:val="00B65452"/>
    <w:rsid w:val="00B65B43"/>
    <w:rsid w:val="00B70F20"/>
    <w:rsid w:val="00B71C0E"/>
    <w:rsid w:val="00B7395C"/>
    <w:rsid w:val="00B761C7"/>
    <w:rsid w:val="00B763B6"/>
    <w:rsid w:val="00B77B84"/>
    <w:rsid w:val="00B77DB3"/>
    <w:rsid w:val="00B77F43"/>
    <w:rsid w:val="00B80829"/>
    <w:rsid w:val="00B80CF0"/>
    <w:rsid w:val="00B81238"/>
    <w:rsid w:val="00B82A98"/>
    <w:rsid w:val="00B86549"/>
    <w:rsid w:val="00B877E1"/>
    <w:rsid w:val="00B879A3"/>
    <w:rsid w:val="00B87FDF"/>
    <w:rsid w:val="00B902E5"/>
    <w:rsid w:val="00B90C86"/>
    <w:rsid w:val="00B90ED9"/>
    <w:rsid w:val="00B9292E"/>
    <w:rsid w:val="00B932A2"/>
    <w:rsid w:val="00B9448B"/>
    <w:rsid w:val="00B95566"/>
    <w:rsid w:val="00B95C47"/>
    <w:rsid w:val="00B95FDC"/>
    <w:rsid w:val="00B95FE4"/>
    <w:rsid w:val="00B961C9"/>
    <w:rsid w:val="00BA05B7"/>
    <w:rsid w:val="00BA1128"/>
    <w:rsid w:val="00BA1196"/>
    <w:rsid w:val="00BA2352"/>
    <w:rsid w:val="00BA245F"/>
    <w:rsid w:val="00BA4332"/>
    <w:rsid w:val="00BA4928"/>
    <w:rsid w:val="00BB065C"/>
    <w:rsid w:val="00BB0E5A"/>
    <w:rsid w:val="00BB149A"/>
    <w:rsid w:val="00BB3660"/>
    <w:rsid w:val="00BB48F9"/>
    <w:rsid w:val="00BB4A4B"/>
    <w:rsid w:val="00BB5AF3"/>
    <w:rsid w:val="00BB70A9"/>
    <w:rsid w:val="00BB7659"/>
    <w:rsid w:val="00BC0277"/>
    <w:rsid w:val="00BC1CBD"/>
    <w:rsid w:val="00BC1FD5"/>
    <w:rsid w:val="00BC2B5B"/>
    <w:rsid w:val="00BC3023"/>
    <w:rsid w:val="00BC4D24"/>
    <w:rsid w:val="00BC5330"/>
    <w:rsid w:val="00BC59DC"/>
    <w:rsid w:val="00BD118D"/>
    <w:rsid w:val="00BD1F81"/>
    <w:rsid w:val="00BD2487"/>
    <w:rsid w:val="00BD281F"/>
    <w:rsid w:val="00BD4892"/>
    <w:rsid w:val="00BD4A6E"/>
    <w:rsid w:val="00BD4B59"/>
    <w:rsid w:val="00BD5F6C"/>
    <w:rsid w:val="00BD6624"/>
    <w:rsid w:val="00BE0E7B"/>
    <w:rsid w:val="00BE0F08"/>
    <w:rsid w:val="00BE1884"/>
    <w:rsid w:val="00BE2A3D"/>
    <w:rsid w:val="00BE3022"/>
    <w:rsid w:val="00BE43A5"/>
    <w:rsid w:val="00BE5195"/>
    <w:rsid w:val="00BE59C3"/>
    <w:rsid w:val="00BE5EA1"/>
    <w:rsid w:val="00BE5F09"/>
    <w:rsid w:val="00BE606E"/>
    <w:rsid w:val="00BE60E6"/>
    <w:rsid w:val="00BE611E"/>
    <w:rsid w:val="00BE7621"/>
    <w:rsid w:val="00BF12B2"/>
    <w:rsid w:val="00BF18D7"/>
    <w:rsid w:val="00BF45A2"/>
    <w:rsid w:val="00BF4CF8"/>
    <w:rsid w:val="00BF5A05"/>
    <w:rsid w:val="00BF6186"/>
    <w:rsid w:val="00BF7C30"/>
    <w:rsid w:val="00C0121C"/>
    <w:rsid w:val="00C01594"/>
    <w:rsid w:val="00C01DF0"/>
    <w:rsid w:val="00C01ED9"/>
    <w:rsid w:val="00C0613E"/>
    <w:rsid w:val="00C06F31"/>
    <w:rsid w:val="00C073CF"/>
    <w:rsid w:val="00C10146"/>
    <w:rsid w:val="00C10363"/>
    <w:rsid w:val="00C126F9"/>
    <w:rsid w:val="00C14EE0"/>
    <w:rsid w:val="00C153C8"/>
    <w:rsid w:val="00C16028"/>
    <w:rsid w:val="00C164CA"/>
    <w:rsid w:val="00C164CC"/>
    <w:rsid w:val="00C16D63"/>
    <w:rsid w:val="00C208F0"/>
    <w:rsid w:val="00C21467"/>
    <w:rsid w:val="00C21F46"/>
    <w:rsid w:val="00C229C9"/>
    <w:rsid w:val="00C23789"/>
    <w:rsid w:val="00C25727"/>
    <w:rsid w:val="00C25B8D"/>
    <w:rsid w:val="00C27058"/>
    <w:rsid w:val="00C273A7"/>
    <w:rsid w:val="00C2780D"/>
    <w:rsid w:val="00C321AA"/>
    <w:rsid w:val="00C321B7"/>
    <w:rsid w:val="00C32570"/>
    <w:rsid w:val="00C32A95"/>
    <w:rsid w:val="00C33136"/>
    <w:rsid w:val="00C33E76"/>
    <w:rsid w:val="00C33FDD"/>
    <w:rsid w:val="00C34892"/>
    <w:rsid w:val="00C357CB"/>
    <w:rsid w:val="00C36B3D"/>
    <w:rsid w:val="00C36EC0"/>
    <w:rsid w:val="00C374E4"/>
    <w:rsid w:val="00C37B61"/>
    <w:rsid w:val="00C4169F"/>
    <w:rsid w:val="00C41840"/>
    <w:rsid w:val="00C41E05"/>
    <w:rsid w:val="00C42F71"/>
    <w:rsid w:val="00C4307E"/>
    <w:rsid w:val="00C44F3B"/>
    <w:rsid w:val="00C453B1"/>
    <w:rsid w:val="00C4597F"/>
    <w:rsid w:val="00C459BD"/>
    <w:rsid w:val="00C45E72"/>
    <w:rsid w:val="00C501B9"/>
    <w:rsid w:val="00C505D4"/>
    <w:rsid w:val="00C51292"/>
    <w:rsid w:val="00C512E6"/>
    <w:rsid w:val="00C517CD"/>
    <w:rsid w:val="00C52101"/>
    <w:rsid w:val="00C52324"/>
    <w:rsid w:val="00C52423"/>
    <w:rsid w:val="00C53C43"/>
    <w:rsid w:val="00C53DBD"/>
    <w:rsid w:val="00C54D7C"/>
    <w:rsid w:val="00C55466"/>
    <w:rsid w:val="00C55BAE"/>
    <w:rsid w:val="00C5698A"/>
    <w:rsid w:val="00C60546"/>
    <w:rsid w:val="00C614B2"/>
    <w:rsid w:val="00C6465D"/>
    <w:rsid w:val="00C649D5"/>
    <w:rsid w:val="00C64B48"/>
    <w:rsid w:val="00C65F4E"/>
    <w:rsid w:val="00C66273"/>
    <w:rsid w:val="00C66B92"/>
    <w:rsid w:val="00C70112"/>
    <w:rsid w:val="00C702F2"/>
    <w:rsid w:val="00C7074A"/>
    <w:rsid w:val="00C70FC7"/>
    <w:rsid w:val="00C719A5"/>
    <w:rsid w:val="00C72372"/>
    <w:rsid w:val="00C73DCA"/>
    <w:rsid w:val="00C74E6C"/>
    <w:rsid w:val="00C74FF6"/>
    <w:rsid w:val="00C75637"/>
    <w:rsid w:val="00C7646B"/>
    <w:rsid w:val="00C76EE8"/>
    <w:rsid w:val="00C77554"/>
    <w:rsid w:val="00C775AC"/>
    <w:rsid w:val="00C801E1"/>
    <w:rsid w:val="00C8101D"/>
    <w:rsid w:val="00C818CE"/>
    <w:rsid w:val="00C81A90"/>
    <w:rsid w:val="00C8328A"/>
    <w:rsid w:val="00C837F3"/>
    <w:rsid w:val="00C844A8"/>
    <w:rsid w:val="00C8567B"/>
    <w:rsid w:val="00C859F4"/>
    <w:rsid w:val="00C87205"/>
    <w:rsid w:val="00C876E2"/>
    <w:rsid w:val="00C90045"/>
    <w:rsid w:val="00C903D6"/>
    <w:rsid w:val="00C92743"/>
    <w:rsid w:val="00C93247"/>
    <w:rsid w:val="00C9381A"/>
    <w:rsid w:val="00C9467B"/>
    <w:rsid w:val="00C96130"/>
    <w:rsid w:val="00C9659D"/>
    <w:rsid w:val="00CA0D8B"/>
    <w:rsid w:val="00CA1224"/>
    <w:rsid w:val="00CA26D2"/>
    <w:rsid w:val="00CA3AD8"/>
    <w:rsid w:val="00CA4D75"/>
    <w:rsid w:val="00CA5055"/>
    <w:rsid w:val="00CA5183"/>
    <w:rsid w:val="00CA5431"/>
    <w:rsid w:val="00CA54CC"/>
    <w:rsid w:val="00CA65CC"/>
    <w:rsid w:val="00CB0642"/>
    <w:rsid w:val="00CB187B"/>
    <w:rsid w:val="00CB1917"/>
    <w:rsid w:val="00CB206B"/>
    <w:rsid w:val="00CB3857"/>
    <w:rsid w:val="00CB47B1"/>
    <w:rsid w:val="00CB5895"/>
    <w:rsid w:val="00CB59F9"/>
    <w:rsid w:val="00CC0A87"/>
    <w:rsid w:val="00CC18D3"/>
    <w:rsid w:val="00CC1C9C"/>
    <w:rsid w:val="00CC271A"/>
    <w:rsid w:val="00CC3AE9"/>
    <w:rsid w:val="00CC5C2E"/>
    <w:rsid w:val="00CC5D5A"/>
    <w:rsid w:val="00CC6291"/>
    <w:rsid w:val="00CC658D"/>
    <w:rsid w:val="00CD027F"/>
    <w:rsid w:val="00CD0E40"/>
    <w:rsid w:val="00CD1130"/>
    <w:rsid w:val="00CD39D7"/>
    <w:rsid w:val="00CD4260"/>
    <w:rsid w:val="00CD42E1"/>
    <w:rsid w:val="00CD5C85"/>
    <w:rsid w:val="00CD701F"/>
    <w:rsid w:val="00CD751A"/>
    <w:rsid w:val="00CE18B4"/>
    <w:rsid w:val="00CE19BB"/>
    <w:rsid w:val="00CE4015"/>
    <w:rsid w:val="00CE477F"/>
    <w:rsid w:val="00CE5880"/>
    <w:rsid w:val="00CE5DBD"/>
    <w:rsid w:val="00CE78E2"/>
    <w:rsid w:val="00CE78F0"/>
    <w:rsid w:val="00CE79F2"/>
    <w:rsid w:val="00CF2751"/>
    <w:rsid w:val="00CF29BE"/>
    <w:rsid w:val="00CF2CCF"/>
    <w:rsid w:val="00CF347E"/>
    <w:rsid w:val="00CF3CD3"/>
    <w:rsid w:val="00CF5068"/>
    <w:rsid w:val="00CF5E08"/>
    <w:rsid w:val="00CF6BCB"/>
    <w:rsid w:val="00CF6C7D"/>
    <w:rsid w:val="00CF6C80"/>
    <w:rsid w:val="00CF73C3"/>
    <w:rsid w:val="00D000EC"/>
    <w:rsid w:val="00D0058B"/>
    <w:rsid w:val="00D00C13"/>
    <w:rsid w:val="00D01039"/>
    <w:rsid w:val="00D0155D"/>
    <w:rsid w:val="00D018E9"/>
    <w:rsid w:val="00D01B35"/>
    <w:rsid w:val="00D01BB9"/>
    <w:rsid w:val="00D01FD9"/>
    <w:rsid w:val="00D021D9"/>
    <w:rsid w:val="00D05525"/>
    <w:rsid w:val="00D057E2"/>
    <w:rsid w:val="00D0687F"/>
    <w:rsid w:val="00D102E2"/>
    <w:rsid w:val="00D1156B"/>
    <w:rsid w:val="00D11616"/>
    <w:rsid w:val="00D137BF"/>
    <w:rsid w:val="00D1522A"/>
    <w:rsid w:val="00D15622"/>
    <w:rsid w:val="00D1587E"/>
    <w:rsid w:val="00D16157"/>
    <w:rsid w:val="00D162A1"/>
    <w:rsid w:val="00D16677"/>
    <w:rsid w:val="00D17A68"/>
    <w:rsid w:val="00D21FB9"/>
    <w:rsid w:val="00D24A37"/>
    <w:rsid w:val="00D251AF"/>
    <w:rsid w:val="00D26852"/>
    <w:rsid w:val="00D273EA"/>
    <w:rsid w:val="00D27DAC"/>
    <w:rsid w:val="00D3042C"/>
    <w:rsid w:val="00D311A0"/>
    <w:rsid w:val="00D31358"/>
    <w:rsid w:val="00D32640"/>
    <w:rsid w:val="00D33806"/>
    <w:rsid w:val="00D33B2F"/>
    <w:rsid w:val="00D33E95"/>
    <w:rsid w:val="00D34D57"/>
    <w:rsid w:val="00D3601D"/>
    <w:rsid w:val="00D360C0"/>
    <w:rsid w:val="00D367FB"/>
    <w:rsid w:val="00D36D42"/>
    <w:rsid w:val="00D40603"/>
    <w:rsid w:val="00D4072C"/>
    <w:rsid w:val="00D408F4"/>
    <w:rsid w:val="00D41121"/>
    <w:rsid w:val="00D41296"/>
    <w:rsid w:val="00D4141B"/>
    <w:rsid w:val="00D43A78"/>
    <w:rsid w:val="00D4487E"/>
    <w:rsid w:val="00D45539"/>
    <w:rsid w:val="00D459F5"/>
    <w:rsid w:val="00D45BB9"/>
    <w:rsid w:val="00D46E40"/>
    <w:rsid w:val="00D478FB"/>
    <w:rsid w:val="00D47B06"/>
    <w:rsid w:val="00D47D1F"/>
    <w:rsid w:val="00D50696"/>
    <w:rsid w:val="00D50C59"/>
    <w:rsid w:val="00D51F9C"/>
    <w:rsid w:val="00D537ED"/>
    <w:rsid w:val="00D542F6"/>
    <w:rsid w:val="00D5465C"/>
    <w:rsid w:val="00D54843"/>
    <w:rsid w:val="00D567E4"/>
    <w:rsid w:val="00D56EDD"/>
    <w:rsid w:val="00D57078"/>
    <w:rsid w:val="00D573AA"/>
    <w:rsid w:val="00D600A8"/>
    <w:rsid w:val="00D607A3"/>
    <w:rsid w:val="00D60A89"/>
    <w:rsid w:val="00D60DF6"/>
    <w:rsid w:val="00D62F38"/>
    <w:rsid w:val="00D65A57"/>
    <w:rsid w:val="00D6710F"/>
    <w:rsid w:val="00D7012D"/>
    <w:rsid w:val="00D707C1"/>
    <w:rsid w:val="00D719BB"/>
    <w:rsid w:val="00D72969"/>
    <w:rsid w:val="00D73498"/>
    <w:rsid w:val="00D73B7B"/>
    <w:rsid w:val="00D8008B"/>
    <w:rsid w:val="00D80AC4"/>
    <w:rsid w:val="00D821FA"/>
    <w:rsid w:val="00D8357B"/>
    <w:rsid w:val="00D8413A"/>
    <w:rsid w:val="00D844E0"/>
    <w:rsid w:val="00D879CA"/>
    <w:rsid w:val="00D906DB"/>
    <w:rsid w:val="00D90DC5"/>
    <w:rsid w:val="00D918DB"/>
    <w:rsid w:val="00D918E3"/>
    <w:rsid w:val="00D9267C"/>
    <w:rsid w:val="00D92ABD"/>
    <w:rsid w:val="00D9480E"/>
    <w:rsid w:val="00D9491C"/>
    <w:rsid w:val="00DA013D"/>
    <w:rsid w:val="00DA35C8"/>
    <w:rsid w:val="00DA4C60"/>
    <w:rsid w:val="00DA4DD9"/>
    <w:rsid w:val="00DA57A8"/>
    <w:rsid w:val="00DA5BD8"/>
    <w:rsid w:val="00DA7CC1"/>
    <w:rsid w:val="00DB17C0"/>
    <w:rsid w:val="00DB2ECE"/>
    <w:rsid w:val="00DB41AE"/>
    <w:rsid w:val="00DB4387"/>
    <w:rsid w:val="00DB43B4"/>
    <w:rsid w:val="00DB6FDC"/>
    <w:rsid w:val="00DB7168"/>
    <w:rsid w:val="00DC242D"/>
    <w:rsid w:val="00DC3F3C"/>
    <w:rsid w:val="00DC45E5"/>
    <w:rsid w:val="00DC4F03"/>
    <w:rsid w:val="00DC51B3"/>
    <w:rsid w:val="00DC638C"/>
    <w:rsid w:val="00DD09E0"/>
    <w:rsid w:val="00DD1346"/>
    <w:rsid w:val="00DD2490"/>
    <w:rsid w:val="00DD2604"/>
    <w:rsid w:val="00DD2AEA"/>
    <w:rsid w:val="00DD3764"/>
    <w:rsid w:val="00DD45E2"/>
    <w:rsid w:val="00DD4A2D"/>
    <w:rsid w:val="00DD4B41"/>
    <w:rsid w:val="00DD534A"/>
    <w:rsid w:val="00DD708E"/>
    <w:rsid w:val="00DD740E"/>
    <w:rsid w:val="00DD7FCB"/>
    <w:rsid w:val="00DE1CEE"/>
    <w:rsid w:val="00DE3AAE"/>
    <w:rsid w:val="00DE43B9"/>
    <w:rsid w:val="00DE4A10"/>
    <w:rsid w:val="00DE513E"/>
    <w:rsid w:val="00DE69EE"/>
    <w:rsid w:val="00DE6BEA"/>
    <w:rsid w:val="00DE6F1E"/>
    <w:rsid w:val="00DF08D4"/>
    <w:rsid w:val="00DF10C5"/>
    <w:rsid w:val="00DF1AEC"/>
    <w:rsid w:val="00DF251E"/>
    <w:rsid w:val="00DF25AE"/>
    <w:rsid w:val="00DF28B1"/>
    <w:rsid w:val="00DF322D"/>
    <w:rsid w:val="00DF44F5"/>
    <w:rsid w:val="00DF4C0C"/>
    <w:rsid w:val="00DF4F1D"/>
    <w:rsid w:val="00DF5662"/>
    <w:rsid w:val="00DF73B0"/>
    <w:rsid w:val="00DF7895"/>
    <w:rsid w:val="00DF7E62"/>
    <w:rsid w:val="00E00357"/>
    <w:rsid w:val="00E00AA3"/>
    <w:rsid w:val="00E00B89"/>
    <w:rsid w:val="00E00D9B"/>
    <w:rsid w:val="00E01400"/>
    <w:rsid w:val="00E01589"/>
    <w:rsid w:val="00E020E0"/>
    <w:rsid w:val="00E029F5"/>
    <w:rsid w:val="00E03BA9"/>
    <w:rsid w:val="00E04646"/>
    <w:rsid w:val="00E04F12"/>
    <w:rsid w:val="00E05039"/>
    <w:rsid w:val="00E05785"/>
    <w:rsid w:val="00E05DCC"/>
    <w:rsid w:val="00E0635A"/>
    <w:rsid w:val="00E06458"/>
    <w:rsid w:val="00E06BCD"/>
    <w:rsid w:val="00E10F1D"/>
    <w:rsid w:val="00E11CA2"/>
    <w:rsid w:val="00E1295C"/>
    <w:rsid w:val="00E135BE"/>
    <w:rsid w:val="00E13EFB"/>
    <w:rsid w:val="00E14223"/>
    <w:rsid w:val="00E148F6"/>
    <w:rsid w:val="00E15655"/>
    <w:rsid w:val="00E15CA3"/>
    <w:rsid w:val="00E176B4"/>
    <w:rsid w:val="00E17B3F"/>
    <w:rsid w:val="00E208B2"/>
    <w:rsid w:val="00E209F3"/>
    <w:rsid w:val="00E218E2"/>
    <w:rsid w:val="00E230A4"/>
    <w:rsid w:val="00E2355C"/>
    <w:rsid w:val="00E2397E"/>
    <w:rsid w:val="00E23F96"/>
    <w:rsid w:val="00E24FDD"/>
    <w:rsid w:val="00E26B0C"/>
    <w:rsid w:val="00E30598"/>
    <w:rsid w:val="00E319F1"/>
    <w:rsid w:val="00E31D60"/>
    <w:rsid w:val="00E31DEB"/>
    <w:rsid w:val="00E328E7"/>
    <w:rsid w:val="00E33AEB"/>
    <w:rsid w:val="00E33FC6"/>
    <w:rsid w:val="00E34619"/>
    <w:rsid w:val="00E34BF6"/>
    <w:rsid w:val="00E34FD5"/>
    <w:rsid w:val="00E36232"/>
    <w:rsid w:val="00E3697A"/>
    <w:rsid w:val="00E3728B"/>
    <w:rsid w:val="00E373B5"/>
    <w:rsid w:val="00E37D10"/>
    <w:rsid w:val="00E4004A"/>
    <w:rsid w:val="00E436F0"/>
    <w:rsid w:val="00E437F5"/>
    <w:rsid w:val="00E44ED2"/>
    <w:rsid w:val="00E45564"/>
    <w:rsid w:val="00E45B8B"/>
    <w:rsid w:val="00E45FD0"/>
    <w:rsid w:val="00E46857"/>
    <w:rsid w:val="00E50595"/>
    <w:rsid w:val="00E51234"/>
    <w:rsid w:val="00E51625"/>
    <w:rsid w:val="00E53244"/>
    <w:rsid w:val="00E538CC"/>
    <w:rsid w:val="00E55A53"/>
    <w:rsid w:val="00E55D75"/>
    <w:rsid w:val="00E56ED2"/>
    <w:rsid w:val="00E57760"/>
    <w:rsid w:val="00E607B7"/>
    <w:rsid w:val="00E62337"/>
    <w:rsid w:val="00E623D5"/>
    <w:rsid w:val="00E623F0"/>
    <w:rsid w:val="00E62A91"/>
    <w:rsid w:val="00E644DD"/>
    <w:rsid w:val="00E658D7"/>
    <w:rsid w:val="00E6631B"/>
    <w:rsid w:val="00E6703F"/>
    <w:rsid w:val="00E67395"/>
    <w:rsid w:val="00E67616"/>
    <w:rsid w:val="00E679E2"/>
    <w:rsid w:val="00E67C09"/>
    <w:rsid w:val="00E7165B"/>
    <w:rsid w:val="00E718D7"/>
    <w:rsid w:val="00E71DB0"/>
    <w:rsid w:val="00E71F27"/>
    <w:rsid w:val="00E72CB9"/>
    <w:rsid w:val="00E7313F"/>
    <w:rsid w:val="00E73BCB"/>
    <w:rsid w:val="00E73D7C"/>
    <w:rsid w:val="00E74559"/>
    <w:rsid w:val="00E74924"/>
    <w:rsid w:val="00E75ACB"/>
    <w:rsid w:val="00E803C6"/>
    <w:rsid w:val="00E80876"/>
    <w:rsid w:val="00E828DA"/>
    <w:rsid w:val="00E851D6"/>
    <w:rsid w:val="00E85C68"/>
    <w:rsid w:val="00E86953"/>
    <w:rsid w:val="00E870F7"/>
    <w:rsid w:val="00E87428"/>
    <w:rsid w:val="00E8770E"/>
    <w:rsid w:val="00E90F5C"/>
    <w:rsid w:val="00E9108F"/>
    <w:rsid w:val="00E914FB"/>
    <w:rsid w:val="00E91EEC"/>
    <w:rsid w:val="00E93C04"/>
    <w:rsid w:val="00E96050"/>
    <w:rsid w:val="00E974C3"/>
    <w:rsid w:val="00EA046C"/>
    <w:rsid w:val="00EA09F8"/>
    <w:rsid w:val="00EA1E98"/>
    <w:rsid w:val="00EA247D"/>
    <w:rsid w:val="00EA3149"/>
    <w:rsid w:val="00EA37C6"/>
    <w:rsid w:val="00EA4959"/>
    <w:rsid w:val="00EA534D"/>
    <w:rsid w:val="00EA56FC"/>
    <w:rsid w:val="00EA5E3D"/>
    <w:rsid w:val="00EA617C"/>
    <w:rsid w:val="00EA6854"/>
    <w:rsid w:val="00EA73AA"/>
    <w:rsid w:val="00EB0502"/>
    <w:rsid w:val="00EB1CFD"/>
    <w:rsid w:val="00EB2472"/>
    <w:rsid w:val="00EB2E73"/>
    <w:rsid w:val="00EB3348"/>
    <w:rsid w:val="00EB4DBA"/>
    <w:rsid w:val="00EB66D6"/>
    <w:rsid w:val="00EB68B5"/>
    <w:rsid w:val="00EB6C2C"/>
    <w:rsid w:val="00EB6F81"/>
    <w:rsid w:val="00EC1411"/>
    <w:rsid w:val="00EC17C3"/>
    <w:rsid w:val="00EC2846"/>
    <w:rsid w:val="00EC3560"/>
    <w:rsid w:val="00EC4690"/>
    <w:rsid w:val="00EC4A54"/>
    <w:rsid w:val="00EC4D18"/>
    <w:rsid w:val="00EC5847"/>
    <w:rsid w:val="00EC6E2C"/>
    <w:rsid w:val="00EC6EF3"/>
    <w:rsid w:val="00EC776A"/>
    <w:rsid w:val="00ED0B81"/>
    <w:rsid w:val="00ED0EC8"/>
    <w:rsid w:val="00ED0FC0"/>
    <w:rsid w:val="00ED179E"/>
    <w:rsid w:val="00ED22D9"/>
    <w:rsid w:val="00ED3937"/>
    <w:rsid w:val="00ED3C09"/>
    <w:rsid w:val="00ED49D1"/>
    <w:rsid w:val="00ED5D70"/>
    <w:rsid w:val="00ED6B53"/>
    <w:rsid w:val="00EE0715"/>
    <w:rsid w:val="00EE3B24"/>
    <w:rsid w:val="00EE503C"/>
    <w:rsid w:val="00EE6960"/>
    <w:rsid w:val="00EE750D"/>
    <w:rsid w:val="00EF0901"/>
    <w:rsid w:val="00EF15BF"/>
    <w:rsid w:val="00EF43EB"/>
    <w:rsid w:val="00EF5161"/>
    <w:rsid w:val="00F00896"/>
    <w:rsid w:val="00F01EFC"/>
    <w:rsid w:val="00F02F71"/>
    <w:rsid w:val="00F03F69"/>
    <w:rsid w:val="00F04148"/>
    <w:rsid w:val="00F041DE"/>
    <w:rsid w:val="00F05B4E"/>
    <w:rsid w:val="00F0694F"/>
    <w:rsid w:val="00F07E7C"/>
    <w:rsid w:val="00F11351"/>
    <w:rsid w:val="00F1336F"/>
    <w:rsid w:val="00F14431"/>
    <w:rsid w:val="00F1586C"/>
    <w:rsid w:val="00F1615F"/>
    <w:rsid w:val="00F16D37"/>
    <w:rsid w:val="00F17783"/>
    <w:rsid w:val="00F17BD9"/>
    <w:rsid w:val="00F21895"/>
    <w:rsid w:val="00F21DA8"/>
    <w:rsid w:val="00F2230F"/>
    <w:rsid w:val="00F22A71"/>
    <w:rsid w:val="00F22BA4"/>
    <w:rsid w:val="00F2332E"/>
    <w:rsid w:val="00F23502"/>
    <w:rsid w:val="00F23646"/>
    <w:rsid w:val="00F23DBC"/>
    <w:rsid w:val="00F26D82"/>
    <w:rsid w:val="00F27CE0"/>
    <w:rsid w:val="00F30897"/>
    <w:rsid w:val="00F30E80"/>
    <w:rsid w:val="00F317B2"/>
    <w:rsid w:val="00F31DBF"/>
    <w:rsid w:val="00F335B5"/>
    <w:rsid w:val="00F338EA"/>
    <w:rsid w:val="00F33C48"/>
    <w:rsid w:val="00F34C95"/>
    <w:rsid w:val="00F36937"/>
    <w:rsid w:val="00F36FF2"/>
    <w:rsid w:val="00F37BCE"/>
    <w:rsid w:val="00F40100"/>
    <w:rsid w:val="00F40FB0"/>
    <w:rsid w:val="00F414AA"/>
    <w:rsid w:val="00F4314F"/>
    <w:rsid w:val="00F44C5B"/>
    <w:rsid w:val="00F45523"/>
    <w:rsid w:val="00F461D7"/>
    <w:rsid w:val="00F46571"/>
    <w:rsid w:val="00F50900"/>
    <w:rsid w:val="00F51C55"/>
    <w:rsid w:val="00F51F2B"/>
    <w:rsid w:val="00F528A6"/>
    <w:rsid w:val="00F52DC7"/>
    <w:rsid w:val="00F53972"/>
    <w:rsid w:val="00F53D80"/>
    <w:rsid w:val="00F53EC7"/>
    <w:rsid w:val="00F550E4"/>
    <w:rsid w:val="00F5566F"/>
    <w:rsid w:val="00F5578B"/>
    <w:rsid w:val="00F55E68"/>
    <w:rsid w:val="00F56259"/>
    <w:rsid w:val="00F5734A"/>
    <w:rsid w:val="00F57632"/>
    <w:rsid w:val="00F576FB"/>
    <w:rsid w:val="00F6009C"/>
    <w:rsid w:val="00F604C8"/>
    <w:rsid w:val="00F60D90"/>
    <w:rsid w:val="00F61824"/>
    <w:rsid w:val="00F6358F"/>
    <w:rsid w:val="00F653D8"/>
    <w:rsid w:val="00F6653D"/>
    <w:rsid w:val="00F66A8B"/>
    <w:rsid w:val="00F66D73"/>
    <w:rsid w:val="00F67A0B"/>
    <w:rsid w:val="00F70C32"/>
    <w:rsid w:val="00F71159"/>
    <w:rsid w:val="00F7245B"/>
    <w:rsid w:val="00F739E0"/>
    <w:rsid w:val="00F73C31"/>
    <w:rsid w:val="00F76953"/>
    <w:rsid w:val="00F77C65"/>
    <w:rsid w:val="00F77D60"/>
    <w:rsid w:val="00F800D3"/>
    <w:rsid w:val="00F807A5"/>
    <w:rsid w:val="00F80854"/>
    <w:rsid w:val="00F81333"/>
    <w:rsid w:val="00F814E6"/>
    <w:rsid w:val="00F81BC4"/>
    <w:rsid w:val="00F830A0"/>
    <w:rsid w:val="00F835EB"/>
    <w:rsid w:val="00F85499"/>
    <w:rsid w:val="00F85630"/>
    <w:rsid w:val="00F85BBE"/>
    <w:rsid w:val="00F85CA2"/>
    <w:rsid w:val="00F8764A"/>
    <w:rsid w:val="00F90188"/>
    <w:rsid w:val="00F91146"/>
    <w:rsid w:val="00F97348"/>
    <w:rsid w:val="00F974C1"/>
    <w:rsid w:val="00F97C70"/>
    <w:rsid w:val="00F97FF8"/>
    <w:rsid w:val="00FA22E0"/>
    <w:rsid w:val="00FA35A1"/>
    <w:rsid w:val="00FA3E01"/>
    <w:rsid w:val="00FA4496"/>
    <w:rsid w:val="00FA4648"/>
    <w:rsid w:val="00FA5916"/>
    <w:rsid w:val="00FA72DE"/>
    <w:rsid w:val="00FA7710"/>
    <w:rsid w:val="00FB058E"/>
    <w:rsid w:val="00FB062E"/>
    <w:rsid w:val="00FB0DEA"/>
    <w:rsid w:val="00FB1F7C"/>
    <w:rsid w:val="00FB30B8"/>
    <w:rsid w:val="00FB3711"/>
    <w:rsid w:val="00FB518E"/>
    <w:rsid w:val="00FB5911"/>
    <w:rsid w:val="00FB7B12"/>
    <w:rsid w:val="00FC23AF"/>
    <w:rsid w:val="00FC30C2"/>
    <w:rsid w:val="00FC433C"/>
    <w:rsid w:val="00FC55B5"/>
    <w:rsid w:val="00FD09C7"/>
    <w:rsid w:val="00FD0DD2"/>
    <w:rsid w:val="00FD1EF6"/>
    <w:rsid w:val="00FD2625"/>
    <w:rsid w:val="00FD2B9B"/>
    <w:rsid w:val="00FD43C1"/>
    <w:rsid w:val="00FD562B"/>
    <w:rsid w:val="00FD5656"/>
    <w:rsid w:val="00FD66DE"/>
    <w:rsid w:val="00FD6919"/>
    <w:rsid w:val="00FD7CC4"/>
    <w:rsid w:val="00FE0833"/>
    <w:rsid w:val="00FE21D4"/>
    <w:rsid w:val="00FE4300"/>
    <w:rsid w:val="00FE4EC4"/>
    <w:rsid w:val="00FE5487"/>
    <w:rsid w:val="00FE552C"/>
    <w:rsid w:val="00FE5D52"/>
    <w:rsid w:val="00FE7191"/>
    <w:rsid w:val="00FE73F8"/>
    <w:rsid w:val="00FE79EF"/>
    <w:rsid w:val="00FF07F1"/>
    <w:rsid w:val="00FF2A4B"/>
    <w:rsid w:val="00FF2D3C"/>
    <w:rsid w:val="00FF3E4E"/>
    <w:rsid w:val="00FF4470"/>
    <w:rsid w:val="00FF5C83"/>
    <w:rsid w:val="00FF602C"/>
    <w:rsid w:val="00FF63AC"/>
    <w:rsid w:val="00FF7AE7"/>
  </w:rsids>
  <m:mathPr>
    <m:mathFont m:val="Cambria Math"/>
    <m:brkBin m:val="before"/>
    <m:brkBinSub m:val="--"/>
    <m:smallFrac/>
    <m:dispDef/>
    <m:lMargin m:val="0"/>
    <m:rMargin m:val="0"/>
    <m:defJc m:val="centerGroup"/>
    <m:wrapRight/>
    <m:intLim m:val="subSup"/>
    <m:naryLim m:val="subSup"/>
  </m:mathPr>
  <w:themeFontLang w:val="es-MX"/>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177AB4A"/>
  <w15:docId w15:val="{99D014B4-7891-4364-82F0-DA1228BCC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Cambria" w:hAnsi="Cambria" w:cs="Times New Roman"/>
        <w:lang w:val="es-MX" w:eastAsia="es-MX" w:bidi="ar-SA"/>
      </w:rPr>
    </w:rPrDefault>
    <w:pPrDefault/>
  </w:docDefaults>
  <w:latentStyles w:defLockedState="0" w:defUIPriority="0" w:defSemiHidden="0" w:defUnhideWhenUsed="0" w:defQFormat="0" w:count="371">
    <w:lsdException w:name="Normal" w:qFormat="1"/>
    <w:lsdException w:name="heading 1" w:uiPriority="9"/>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4A9E"/>
    <w:pPr>
      <w:spacing w:after="200"/>
    </w:pPr>
    <w:rPr>
      <w:sz w:val="24"/>
      <w:szCs w:val="24"/>
      <w:lang w:val="es-ES_tradnl" w:eastAsia="en-US"/>
    </w:rPr>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Calibri" w:eastAsia="MS Gothic" w:hAnsi="Calibri"/>
      <w:b/>
      <w:bCs/>
      <w:color w:val="4F81BD"/>
    </w:rPr>
  </w:style>
  <w:style w:type="paragraph" w:styleId="Ttulo5">
    <w:name w:val="heading 5"/>
    <w:basedOn w:val="Normal"/>
    <w:next w:val="Normal"/>
    <w:link w:val="Ttulo5Car"/>
    <w:rsid w:val="005D3558"/>
    <w:pPr>
      <w:keepNext/>
      <w:keepLines/>
      <w:spacing w:before="200" w:after="0"/>
      <w:outlineLvl w:val="4"/>
    </w:pPr>
    <w:rPr>
      <w:rFonts w:ascii="Calibri" w:eastAsia="MS Gothic" w:hAnsi="Calibri"/>
      <w:color w:val="243F6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sz w:val="20"/>
      <w:szCs w:val="20"/>
      <w:lang w:val="es-MX"/>
    </w:rPr>
  </w:style>
  <w:style w:type="character" w:customStyle="1" w:styleId="TextocomentarioCar">
    <w:name w:val="Texto comentario Ca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sz w:val="20"/>
      <w:szCs w:val="20"/>
      <w:lang w:eastAsia="es-ES_tradnl"/>
    </w:rPr>
  </w:style>
  <w:style w:type="character" w:styleId="Textoennegrita">
    <w:name w:val="Strong"/>
    <w:uiPriority w:val="22"/>
    <w:rsid w:val="000040E5"/>
    <w:rPr>
      <w:b/>
    </w:rPr>
  </w:style>
  <w:style w:type="character" w:styleId="nfasis">
    <w:name w:val="Emphasis"/>
    <w:uiPriority w:val="20"/>
    <w:rsid w:val="000040E5"/>
    <w:rPr>
      <w:i/>
    </w:rPr>
  </w:style>
  <w:style w:type="character" w:customStyle="1" w:styleId="contenido">
    <w:name w:val="contenido"/>
    <w:basedOn w:val="Fuentedeprrafopredeter"/>
    <w:rsid w:val="00B95FDC"/>
  </w:style>
  <w:style w:type="character" w:styleId="Hipervnculo">
    <w:name w:val="Hyperlink"/>
    <w:uiPriority w:val="99"/>
    <w:rsid w:val="00D16157"/>
    <w:rPr>
      <w:color w:val="0000FF"/>
      <w:u w:val="single"/>
    </w:rPr>
  </w:style>
  <w:style w:type="table" w:styleId="Tablaconcuadrcula">
    <w:name w:val="Table Grid"/>
    <w:basedOn w:val="Tablanormal"/>
    <w:rsid w:val="00EF5161"/>
    <w:rPr>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Prrafodelista">
    <w:name w:val="List Paragraph"/>
    <w:basedOn w:val="Normal"/>
    <w:rsid w:val="000C0B3F"/>
    <w:pPr>
      <w:ind w:left="720"/>
      <w:contextualSpacing/>
    </w:pPr>
  </w:style>
  <w:style w:type="character" w:customStyle="1" w:styleId="Ttulo1Car">
    <w:name w:val="Título 1 Ca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rsid w:val="008D6275"/>
    <w:rPr>
      <w:sz w:val="18"/>
      <w:szCs w:val="18"/>
    </w:rPr>
  </w:style>
  <w:style w:type="paragraph" w:styleId="Asuntodelcomentario">
    <w:name w:val="annotation subject"/>
    <w:basedOn w:val="Textocomentario"/>
    <w:next w:val="Textocomentario"/>
    <w:link w:val="AsuntodelcomentarioCar"/>
    <w:rsid w:val="008D6275"/>
    <w:rPr>
      <w:rFonts w:ascii="Cambria" w:eastAsia="Cambria" w:hAnsi="Cambria"/>
      <w:b/>
      <w:bCs/>
      <w:lang w:val="es-ES_tradnl"/>
    </w:rPr>
  </w:style>
  <w:style w:type="character" w:customStyle="1" w:styleId="AsuntodelcomentarioCar">
    <w:name w:val="Asunto del comentario Car"/>
    <w:link w:val="Asuntodelcomentario"/>
    <w:rsid w:val="008D6275"/>
    <w:rPr>
      <w:rFonts w:ascii="Calibri" w:eastAsia="Calibri" w:hAnsi="Calibri" w:cs="Times New Roman"/>
      <w:b/>
      <w:bCs/>
      <w:sz w:val="20"/>
      <w:szCs w:val="20"/>
      <w:lang w:val="es-MX"/>
    </w:rPr>
  </w:style>
  <w:style w:type="character" w:customStyle="1" w:styleId="Ttulo3Car">
    <w:name w:val="Título 3 Car"/>
    <w:link w:val="Ttulo3"/>
    <w:rsid w:val="00B2419E"/>
    <w:rPr>
      <w:rFonts w:ascii="Calibri" w:eastAsia="MS Gothic" w:hAnsi="Calibri" w:cs="Times New Roman"/>
      <w:b/>
      <w:bCs/>
      <w:color w:val="4F81BD"/>
    </w:rPr>
  </w:style>
  <w:style w:type="character" w:customStyle="1" w:styleId="apple-converted-space">
    <w:name w:val="apple-converted-space"/>
    <w:basedOn w:val="Fuentedeprrafopredeter"/>
    <w:rsid w:val="00525BD4"/>
  </w:style>
  <w:style w:type="character" w:customStyle="1" w:styleId="Ttulo5Car">
    <w:name w:val="Título 5 Car"/>
    <w:link w:val="Ttulo5"/>
    <w:rsid w:val="005D3558"/>
    <w:rPr>
      <w:rFonts w:ascii="Calibri" w:eastAsia="MS Gothic" w:hAnsi="Calibri" w:cs="Times New Roman"/>
      <w:color w:val="243F60"/>
    </w:rPr>
  </w:style>
  <w:style w:type="table" w:customStyle="1" w:styleId="Tabladelista3-nfasis21">
    <w:name w:val="Tabla de lista 3 - Énfasis 21"/>
    <w:basedOn w:val="Tablanormal"/>
    <w:uiPriority w:val="48"/>
    <w:rsid w:val="005012EE"/>
    <w:tblPr>
      <w:tblStyleRowBandSize w:val="1"/>
      <w:tblStyleColBandSize w:val="1"/>
      <w:tblInd w:w="0" w:type="dxa"/>
      <w:tblBorders>
        <w:top w:val="single" w:sz="4" w:space="0" w:color="ED7D31" w:themeColor="accent2"/>
        <w:left w:val="single" w:sz="4" w:space="0" w:color="ED7D31" w:themeColor="accent2"/>
        <w:bottom w:val="single" w:sz="4" w:space="0" w:color="ED7D31" w:themeColor="accent2"/>
        <w:right w:val="single" w:sz="4" w:space="0" w:color="ED7D31" w:themeColor="accent2"/>
      </w:tblBorders>
      <w:tblCellMar>
        <w:top w:w="0" w:type="dxa"/>
        <w:left w:w="108" w:type="dxa"/>
        <w:bottom w:w="0" w:type="dxa"/>
        <w:right w:w="108" w:type="dxa"/>
      </w:tblCellMar>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customStyle="1" w:styleId="Tabladelista4-nfasis21">
    <w:name w:val="Tabla de lista 4 - Énfasis 21"/>
    <w:basedOn w:val="Tablanormal"/>
    <w:uiPriority w:val="49"/>
    <w:rsid w:val="009A5916"/>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cabecera2">
    <w:name w:val="cabecera2"/>
    <w:basedOn w:val="Normal"/>
    <w:rsid w:val="00975745"/>
    <w:pPr>
      <w:spacing w:before="100" w:beforeAutospacing="1" w:after="100" w:afterAutospacing="1"/>
    </w:pPr>
    <w:rPr>
      <w:rFonts w:ascii="Times New Roman" w:eastAsia="Times New Roman" w:hAnsi="Times New Roman"/>
      <w:lang w:val="es-MX" w:eastAsia="es-MX"/>
    </w:rPr>
  </w:style>
  <w:style w:type="character" w:customStyle="1" w:styleId="negrita">
    <w:name w:val="negrita"/>
    <w:basedOn w:val="Fuentedeprrafopredeter"/>
    <w:rsid w:val="00975745"/>
  </w:style>
  <w:style w:type="paragraph" w:customStyle="1" w:styleId="Normal1">
    <w:name w:val="Normal1"/>
    <w:basedOn w:val="Normal"/>
    <w:rsid w:val="00975745"/>
    <w:pPr>
      <w:spacing w:before="100" w:beforeAutospacing="1" w:after="100" w:afterAutospacing="1"/>
    </w:pPr>
    <w:rPr>
      <w:rFonts w:ascii="Times New Roman" w:eastAsia="Times New Roman" w:hAnsi="Times New Roman"/>
      <w:lang w:val="es-MX" w:eastAsia="es-MX"/>
    </w:rPr>
  </w:style>
  <w:style w:type="paragraph" w:customStyle="1" w:styleId="tab1">
    <w:name w:val="tab1"/>
    <w:basedOn w:val="Normal"/>
    <w:rsid w:val="00975745"/>
    <w:pPr>
      <w:spacing w:before="100" w:beforeAutospacing="1" w:after="100" w:afterAutospacing="1"/>
    </w:pPr>
    <w:rPr>
      <w:rFonts w:ascii="Times New Roman" w:eastAsia="Times New Roman" w:hAnsi="Times New Roman"/>
      <w:lang w:val="es-MX" w:eastAsia="es-MX"/>
    </w:rPr>
  </w:style>
  <w:style w:type="paragraph" w:styleId="HTMLconformatoprevio">
    <w:name w:val="HTML Preformatted"/>
    <w:basedOn w:val="Normal"/>
    <w:link w:val="HTMLconformatoprevioCar"/>
    <w:uiPriority w:val="99"/>
    <w:semiHidden/>
    <w:unhideWhenUsed/>
    <w:rsid w:val="00C101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C10146"/>
    <w:rPr>
      <w:rFonts w:ascii="Courier New" w:eastAsia="Times New Roman" w:hAnsi="Courier New" w:cs="Courier New"/>
    </w:rPr>
  </w:style>
  <w:style w:type="table" w:customStyle="1" w:styleId="Tabladelista1clara-nfasis21">
    <w:name w:val="Tabla de lista 1 clara - Énfasis 21"/>
    <w:basedOn w:val="Tablanormal"/>
    <w:uiPriority w:val="46"/>
    <w:rsid w:val="00191386"/>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lista21">
    <w:name w:val="Tabla de lista 21"/>
    <w:basedOn w:val="Tablanormal"/>
    <w:uiPriority w:val="47"/>
    <w:rsid w:val="00191386"/>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delista2-nfasis21">
    <w:name w:val="Tabla de lista 2 - Énfasis 21"/>
    <w:basedOn w:val="Tablanormal"/>
    <w:uiPriority w:val="47"/>
    <w:rsid w:val="00191386"/>
    <w:tblPr>
      <w:tblStyleRowBandSize w:val="1"/>
      <w:tblStyleColBandSize w:val="1"/>
      <w:tblInd w:w="0" w:type="dxa"/>
      <w:tblBorders>
        <w:top w:val="single" w:sz="4" w:space="0" w:color="F4B083" w:themeColor="accent2" w:themeTint="99"/>
        <w:bottom w:val="single" w:sz="4" w:space="0" w:color="F4B083" w:themeColor="accent2" w:themeTint="99"/>
        <w:insideH w:val="single" w:sz="4" w:space="0" w:color="F4B083" w:themeColor="accent2"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lista4-nfasis31">
    <w:name w:val="Tabla de lista 4 - Énfasis 31"/>
    <w:basedOn w:val="Tablanormal"/>
    <w:uiPriority w:val="49"/>
    <w:rsid w:val="00A8732C"/>
    <w:rPr>
      <w:sz w:val="24"/>
      <w:szCs w:val="24"/>
      <w:lang w:val="es-ES_tradnl" w:eastAsia="en-US"/>
    </w:rPr>
    <w:tblPr>
      <w:tblStyleRowBandSize w:val="1"/>
      <w:tblStyleColBandSize w:val="1"/>
      <w:tblInd w:w="0" w:type="dxa"/>
      <w:tblBorders>
        <w:top w:val="single" w:sz="4" w:space="0" w:color="C2D69B"/>
        <w:left w:val="single" w:sz="4" w:space="0" w:color="C2D69B"/>
        <w:bottom w:val="single" w:sz="4" w:space="0" w:color="C2D69B"/>
        <w:right w:val="single" w:sz="4" w:space="0" w:color="C2D69B"/>
        <w:insideH w:val="single" w:sz="4" w:space="0" w:color="C2D69B"/>
      </w:tblBorders>
      <w:tblCellMar>
        <w:top w:w="0" w:type="dxa"/>
        <w:left w:w="108" w:type="dxa"/>
        <w:bottom w:w="0" w:type="dxa"/>
        <w:right w:w="108" w:type="dxa"/>
      </w:tblCellMar>
    </w:tblPr>
    <w:tblStylePr w:type="firstRow">
      <w:rPr>
        <w:b/>
        <w:bCs/>
        <w:color w:val="FFFFFF"/>
      </w:rPr>
      <w:tblPr/>
      <w:tcPr>
        <w:tcBorders>
          <w:top w:val="single" w:sz="4" w:space="0" w:color="9BBB59"/>
          <w:left w:val="single" w:sz="4" w:space="0" w:color="9BBB59"/>
          <w:bottom w:val="single" w:sz="4" w:space="0" w:color="9BBB59"/>
          <w:right w:val="single" w:sz="4" w:space="0" w:color="9BBB59"/>
          <w:insideH w:val="nil"/>
        </w:tcBorders>
        <w:shd w:val="clear" w:color="auto" w:fill="9BBB59"/>
      </w:tcPr>
    </w:tblStylePr>
    <w:tblStylePr w:type="lastRow">
      <w:rPr>
        <w:b/>
        <w:bCs/>
      </w:rPr>
      <w:tblPr/>
      <w:tcPr>
        <w:tcBorders>
          <w:top w:val="double" w:sz="4" w:space="0" w:color="C2D69B"/>
        </w:tcBorders>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paragraph" w:customStyle="1" w:styleId="Normal2">
    <w:name w:val="Normal2"/>
    <w:basedOn w:val="Normal"/>
    <w:rsid w:val="00432258"/>
    <w:pPr>
      <w:spacing w:before="100" w:beforeAutospacing="1" w:after="100" w:afterAutospacing="1"/>
    </w:pPr>
    <w:rPr>
      <w:rFonts w:ascii="Times New Roman" w:eastAsia="Times New Roman" w:hAnsi="Times New Roman"/>
      <w:lang w:val="es-CO" w:eastAsia="es-CO"/>
    </w:rPr>
  </w:style>
  <w:style w:type="paragraph" w:customStyle="1" w:styleId="cabecera3">
    <w:name w:val="cabecera3"/>
    <w:basedOn w:val="Normal"/>
    <w:rsid w:val="00432258"/>
    <w:pPr>
      <w:spacing w:before="100" w:beforeAutospacing="1" w:after="100" w:afterAutospacing="1"/>
    </w:pPr>
    <w:rPr>
      <w:rFonts w:ascii="Times New Roman" w:eastAsia="Times New Roman" w:hAnsi="Times New Roman"/>
      <w:lang w:val="es-CO" w:eastAsia="es-CO"/>
    </w:rPr>
  </w:style>
  <w:style w:type="character" w:customStyle="1" w:styleId="cursiva">
    <w:name w:val="cursiva"/>
    <w:basedOn w:val="Fuentedeprrafopredeter"/>
    <w:rsid w:val="00432258"/>
  </w:style>
  <w:style w:type="paragraph" w:customStyle="1" w:styleId="Normal3">
    <w:name w:val="Normal3"/>
    <w:basedOn w:val="Normal"/>
    <w:rsid w:val="009C0433"/>
    <w:pPr>
      <w:spacing w:before="100" w:beforeAutospacing="1" w:after="100" w:afterAutospacing="1"/>
    </w:pPr>
    <w:rPr>
      <w:rFonts w:ascii="Times New Roman" w:eastAsia="Times New Roman" w:hAnsi="Times New Roman"/>
      <w:lang w:val="es-CO" w:eastAsia="es-CO"/>
    </w:rPr>
  </w:style>
  <w:style w:type="character" w:styleId="Hipervnculovisitado">
    <w:name w:val="FollowedHyperlink"/>
    <w:basedOn w:val="Fuentedeprrafopredeter"/>
    <w:rsid w:val="00F711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71709025">
      <w:bodyDiv w:val="1"/>
      <w:marLeft w:val="0"/>
      <w:marRight w:val="0"/>
      <w:marTop w:val="0"/>
      <w:marBottom w:val="0"/>
      <w:divBdr>
        <w:top w:val="none" w:sz="0" w:space="0" w:color="auto"/>
        <w:left w:val="none" w:sz="0" w:space="0" w:color="auto"/>
        <w:bottom w:val="none" w:sz="0" w:space="0" w:color="auto"/>
        <w:right w:val="none" w:sz="0" w:space="0" w:color="auto"/>
      </w:divBdr>
      <w:divsChild>
        <w:div w:id="509871888">
          <w:marLeft w:val="0"/>
          <w:marRight w:val="0"/>
          <w:marTop w:val="0"/>
          <w:marBottom w:val="0"/>
          <w:divBdr>
            <w:top w:val="none" w:sz="0" w:space="0" w:color="auto"/>
            <w:left w:val="none" w:sz="0" w:space="0" w:color="auto"/>
            <w:bottom w:val="none" w:sz="0" w:space="0" w:color="auto"/>
            <w:right w:val="none" w:sz="0" w:space="0" w:color="auto"/>
          </w:divBdr>
          <w:divsChild>
            <w:div w:id="1293171857">
              <w:marLeft w:val="0"/>
              <w:marRight w:val="0"/>
              <w:marTop w:val="0"/>
              <w:marBottom w:val="0"/>
              <w:divBdr>
                <w:top w:val="none" w:sz="0" w:space="0" w:color="auto"/>
                <w:left w:val="none" w:sz="0" w:space="0" w:color="auto"/>
                <w:bottom w:val="none" w:sz="0" w:space="0" w:color="auto"/>
                <w:right w:val="none" w:sz="0" w:space="0" w:color="auto"/>
              </w:divBdr>
              <w:divsChild>
                <w:div w:id="392198928">
                  <w:marLeft w:val="0"/>
                  <w:marRight w:val="0"/>
                  <w:marTop w:val="0"/>
                  <w:marBottom w:val="0"/>
                  <w:divBdr>
                    <w:top w:val="none" w:sz="0" w:space="0" w:color="auto"/>
                    <w:left w:val="none" w:sz="0" w:space="0" w:color="auto"/>
                    <w:bottom w:val="none" w:sz="0" w:space="0" w:color="auto"/>
                    <w:right w:val="none" w:sz="0" w:space="0" w:color="auto"/>
                  </w:divBdr>
                  <w:divsChild>
                    <w:div w:id="1114858770">
                      <w:marLeft w:val="0"/>
                      <w:marRight w:val="0"/>
                      <w:marTop w:val="0"/>
                      <w:marBottom w:val="0"/>
                      <w:divBdr>
                        <w:top w:val="none" w:sz="0" w:space="0" w:color="auto"/>
                        <w:left w:val="none" w:sz="0" w:space="0" w:color="auto"/>
                        <w:bottom w:val="none" w:sz="0" w:space="0" w:color="auto"/>
                        <w:right w:val="none" w:sz="0" w:space="0" w:color="auto"/>
                      </w:divBdr>
                      <w:divsChild>
                        <w:div w:id="1252474362">
                          <w:marLeft w:val="0"/>
                          <w:marRight w:val="0"/>
                          <w:marTop w:val="0"/>
                          <w:marBottom w:val="0"/>
                          <w:divBdr>
                            <w:top w:val="none" w:sz="0" w:space="0" w:color="auto"/>
                            <w:left w:val="none" w:sz="0" w:space="0" w:color="auto"/>
                            <w:bottom w:val="none" w:sz="0" w:space="0" w:color="auto"/>
                            <w:right w:val="none" w:sz="0" w:space="0" w:color="auto"/>
                          </w:divBdr>
                          <w:divsChild>
                            <w:div w:id="1525360338">
                              <w:marLeft w:val="0"/>
                              <w:marRight w:val="0"/>
                              <w:marTop w:val="0"/>
                              <w:marBottom w:val="0"/>
                              <w:divBdr>
                                <w:top w:val="none" w:sz="0" w:space="0" w:color="auto"/>
                                <w:left w:val="none" w:sz="0" w:space="0" w:color="auto"/>
                                <w:bottom w:val="none" w:sz="0" w:space="0" w:color="auto"/>
                                <w:right w:val="none" w:sz="0" w:space="0" w:color="auto"/>
                              </w:divBdr>
                              <w:divsChild>
                                <w:div w:id="946812957">
                                  <w:marLeft w:val="0"/>
                                  <w:marRight w:val="0"/>
                                  <w:marTop w:val="0"/>
                                  <w:marBottom w:val="0"/>
                                  <w:divBdr>
                                    <w:top w:val="none" w:sz="0" w:space="0" w:color="auto"/>
                                    <w:left w:val="none" w:sz="0" w:space="0" w:color="auto"/>
                                    <w:bottom w:val="none" w:sz="0" w:space="0" w:color="auto"/>
                                    <w:right w:val="none" w:sz="0" w:space="0" w:color="auto"/>
                                  </w:divBdr>
                                  <w:divsChild>
                                    <w:div w:id="147641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68494381">
      <w:bodyDiv w:val="1"/>
      <w:marLeft w:val="150"/>
      <w:marRight w:val="150"/>
      <w:marTop w:val="0"/>
      <w:marBottom w:val="0"/>
      <w:divBdr>
        <w:top w:val="none" w:sz="0" w:space="0" w:color="auto"/>
        <w:left w:val="none" w:sz="0" w:space="0" w:color="auto"/>
        <w:bottom w:val="none" w:sz="0" w:space="0" w:color="auto"/>
        <w:right w:val="none" w:sz="0" w:space="0" w:color="auto"/>
      </w:divBdr>
      <w:divsChild>
        <w:div w:id="338656869">
          <w:marLeft w:val="0"/>
          <w:marRight w:val="0"/>
          <w:marTop w:val="0"/>
          <w:marBottom w:val="0"/>
          <w:divBdr>
            <w:top w:val="none" w:sz="0" w:space="0" w:color="auto"/>
            <w:left w:val="none" w:sz="0" w:space="0" w:color="auto"/>
            <w:bottom w:val="none" w:sz="0" w:space="0" w:color="auto"/>
            <w:right w:val="none" w:sz="0" w:space="0" w:color="auto"/>
          </w:divBdr>
          <w:divsChild>
            <w:div w:id="1624194420">
              <w:marLeft w:val="0"/>
              <w:marRight w:val="0"/>
              <w:marTop w:val="0"/>
              <w:marBottom w:val="0"/>
              <w:divBdr>
                <w:top w:val="none" w:sz="0" w:space="0" w:color="auto"/>
                <w:left w:val="none" w:sz="0" w:space="0" w:color="auto"/>
                <w:bottom w:val="none" w:sz="0" w:space="0" w:color="auto"/>
                <w:right w:val="none" w:sz="0" w:space="0" w:color="auto"/>
              </w:divBdr>
              <w:divsChild>
                <w:div w:id="1324776366">
                  <w:marLeft w:val="0"/>
                  <w:marRight w:val="0"/>
                  <w:marTop w:val="0"/>
                  <w:marBottom w:val="0"/>
                  <w:divBdr>
                    <w:top w:val="none" w:sz="0" w:space="0" w:color="auto"/>
                    <w:left w:val="none" w:sz="0" w:space="0" w:color="auto"/>
                    <w:bottom w:val="none" w:sz="0" w:space="0" w:color="auto"/>
                    <w:right w:val="none" w:sz="0" w:space="0" w:color="auto"/>
                  </w:divBdr>
                  <w:divsChild>
                    <w:div w:id="1490974076">
                      <w:marLeft w:val="0"/>
                      <w:marRight w:val="0"/>
                      <w:marTop w:val="0"/>
                      <w:marBottom w:val="0"/>
                      <w:divBdr>
                        <w:top w:val="none" w:sz="0" w:space="0" w:color="auto"/>
                        <w:left w:val="none" w:sz="0" w:space="0" w:color="auto"/>
                        <w:bottom w:val="none" w:sz="0" w:space="0" w:color="auto"/>
                        <w:right w:val="none" w:sz="0" w:space="0" w:color="auto"/>
                      </w:divBdr>
                      <w:divsChild>
                        <w:div w:id="108085001">
                          <w:marLeft w:val="0"/>
                          <w:marRight w:val="0"/>
                          <w:marTop w:val="0"/>
                          <w:marBottom w:val="0"/>
                          <w:divBdr>
                            <w:top w:val="none" w:sz="0" w:space="0" w:color="auto"/>
                            <w:left w:val="none" w:sz="0" w:space="0" w:color="auto"/>
                            <w:bottom w:val="none" w:sz="0" w:space="0" w:color="auto"/>
                            <w:right w:val="none" w:sz="0" w:space="0" w:color="auto"/>
                          </w:divBdr>
                          <w:divsChild>
                            <w:div w:id="1998533616">
                              <w:marLeft w:val="0"/>
                              <w:marRight w:val="0"/>
                              <w:marTop w:val="0"/>
                              <w:marBottom w:val="0"/>
                              <w:divBdr>
                                <w:top w:val="none" w:sz="0" w:space="0" w:color="auto"/>
                                <w:left w:val="none" w:sz="0" w:space="0" w:color="auto"/>
                                <w:bottom w:val="none" w:sz="0" w:space="0" w:color="auto"/>
                                <w:right w:val="none" w:sz="0" w:space="0" w:color="auto"/>
                              </w:divBdr>
                              <w:divsChild>
                                <w:div w:id="1129860374">
                                  <w:marLeft w:val="0"/>
                                  <w:marRight w:val="0"/>
                                  <w:marTop w:val="0"/>
                                  <w:marBottom w:val="0"/>
                                  <w:divBdr>
                                    <w:top w:val="none" w:sz="0" w:space="0" w:color="auto"/>
                                    <w:left w:val="none" w:sz="0" w:space="0" w:color="auto"/>
                                    <w:bottom w:val="none" w:sz="0" w:space="0" w:color="auto"/>
                                    <w:right w:val="none" w:sz="0" w:space="0" w:color="auto"/>
                                  </w:divBdr>
                                  <w:divsChild>
                                    <w:div w:id="424115100">
                                      <w:marLeft w:val="0"/>
                                      <w:marRight w:val="0"/>
                                      <w:marTop w:val="0"/>
                                      <w:marBottom w:val="0"/>
                                      <w:divBdr>
                                        <w:top w:val="none" w:sz="0" w:space="0" w:color="auto"/>
                                        <w:left w:val="none" w:sz="0" w:space="0" w:color="auto"/>
                                        <w:bottom w:val="none" w:sz="0" w:space="0" w:color="auto"/>
                                        <w:right w:val="none" w:sz="0" w:space="0" w:color="auto"/>
                                      </w:divBdr>
                                      <w:divsChild>
                                        <w:div w:id="1162545060">
                                          <w:marLeft w:val="0"/>
                                          <w:marRight w:val="0"/>
                                          <w:marTop w:val="0"/>
                                          <w:marBottom w:val="0"/>
                                          <w:divBdr>
                                            <w:top w:val="none" w:sz="0" w:space="0" w:color="auto"/>
                                            <w:left w:val="none" w:sz="0" w:space="0" w:color="auto"/>
                                            <w:bottom w:val="none" w:sz="0" w:space="0" w:color="auto"/>
                                            <w:right w:val="none" w:sz="0" w:space="0" w:color="auto"/>
                                          </w:divBdr>
                                          <w:divsChild>
                                            <w:div w:id="1518692328">
                                              <w:marLeft w:val="0"/>
                                              <w:marRight w:val="0"/>
                                              <w:marTop w:val="0"/>
                                              <w:marBottom w:val="0"/>
                                              <w:divBdr>
                                                <w:top w:val="none" w:sz="0" w:space="0" w:color="auto"/>
                                                <w:left w:val="none" w:sz="0" w:space="0" w:color="auto"/>
                                                <w:bottom w:val="none" w:sz="0" w:space="0" w:color="auto"/>
                                                <w:right w:val="none" w:sz="0" w:space="0" w:color="auto"/>
                                              </w:divBdr>
                                              <w:divsChild>
                                                <w:div w:id="206377047">
                                                  <w:marLeft w:val="0"/>
                                                  <w:marRight w:val="0"/>
                                                  <w:marTop w:val="0"/>
                                                  <w:marBottom w:val="0"/>
                                                  <w:divBdr>
                                                    <w:top w:val="none" w:sz="0" w:space="0" w:color="auto"/>
                                                    <w:left w:val="none" w:sz="0" w:space="0" w:color="auto"/>
                                                    <w:bottom w:val="none" w:sz="0" w:space="0" w:color="auto"/>
                                                    <w:right w:val="none" w:sz="0" w:space="0" w:color="auto"/>
                                                  </w:divBdr>
                                                  <w:divsChild>
                                                    <w:div w:id="1380586808">
                                                      <w:marLeft w:val="0"/>
                                                      <w:marRight w:val="0"/>
                                                      <w:marTop w:val="0"/>
                                                      <w:marBottom w:val="0"/>
                                                      <w:divBdr>
                                                        <w:top w:val="none" w:sz="0" w:space="0" w:color="auto"/>
                                                        <w:left w:val="none" w:sz="0" w:space="0" w:color="auto"/>
                                                        <w:bottom w:val="none" w:sz="0" w:space="0" w:color="auto"/>
                                                        <w:right w:val="none" w:sz="0" w:space="0" w:color="auto"/>
                                                      </w:divBdr>
                                                      <w:divsChild>
                                                        <w:div w:id="1626085076">
                                                          <w:marLeft w:val="0"/>
                                                          <w:marRight w:val="0"/>
                                                          <w:marTop w:val="0"/>
                                                          <w:marBottom w:val="0"/>
                                                          <w:divBdr>
                                                            <w:top w:val="none" w:sz="0" w:space="0" w:color="auto"/>
                                                            <w:left w:val="none" w:sz="0" w:space="0" w:color="auto"/>
                                                            <w:bottom w:val="none" w:sz="0" w:space="0" w:color="auto"/>
                                                            <w:right w:val="none" w:sz="0" w:space="0" w:color="auto"/>
                                                          </w:divBdr>
                                                          <w:divsChild>
                                                            <w:div w:id="114643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194773055">
      <w:bodyDiv w:val="1"/>
      <w:marLeft w:val="0"/>
      <w:marRight w:val="0"/>
      <w:marTop w:val="0"/>
      <w:marBottom w:val="0"/>
      <w:divBdr>
        <w:top w:val="none" w:sz="0" w:space="0" w:color="auto"/>
        <w:left w:val="none" w:sz="0" w:space="0" w:color="auto"/>
        <w:bottom w:val="none" w:sz="0" w:space="0" w:color="auto"/>
        <w:right w:val="none" w:sz="0" w:space="0" w:color="auto"/>
      </w:divBdr>
      <w:divsChild>
        <w:div w:id="1243417007">
          <w:marLeft w:val="0"/>
          <w:marRight w:val="0"/>
          <w:marTop w:val="0"/>
          <w:marBottom w:val="0"/>
          <w:divBdr>
            <w:top w:val="none" w:sz="0" w:space="0" w:color="auto"/>
            <w:left w:val="none" w:sz="0" w:space="0" w:color="auto"/>
            <w:bottom w:val="none" w:sz="0" w:space="0" w:color="auto"/>
            <w:right w:val="none" w:sz="0" w:space="0" w:color="auto"/>
          </w:divBdr>
          <w:divsChild>
            <w:div w:id="121271569">
              <w:marLeft w:val="0"/>
              <w:marRight w:val="0"/>
              <w:marTop w:val="0"/>
              <w:marBottom w:val="0"/>
              <w:divBdr>
                <w:top w:val="none" w:sz="0" w:space="0" w:color="auto"/>
                <w:left w:val="none" w:sz="0" w:space="0" w:color="auto"/>
                <w:bottom w:val="none" w:sz="0" w:space="0" w:color="auto"/>
                <w:right w:val="none" w:sz="0" w:space="0" w:color="auto"/>
              </w:divBdr>
              <w:divsChild>
                <w:div w:id="1031147154">
                  <w:marLeft w:val="0"/>
                  <w:marRight w:val="0"/>
                  <w:marTop w:val="0"/>
                  <w:marBottom w:val="0"/>
                  <w:divBdr>
                    <w:top w:val="none" w:sz="0" w:space="0" w:color="auto"/>
                    <w:left w:val="none" w:sz="0" w:space="0" w:color="auto"/>
                    <w:bottom w:val="none" w:sz="0" w:space="0" w:color="auto"/>
                    <w:right w:val="none" w:sz="0" w:space="0" w:color="auto"/>
                  </w:divBdr>
                  <w:divsChild>
                    <w:div w:id="725567861">
                      <w:marLeft w:val="0"/>
                      <w:marRight w:val="0"/>
                      <w:marTop w:val="0"/>
                      <w:marBottom w:val="0"/>
                      <w:divBdr>
                        <w:top w:val="none" w:sz="0" w:space="0" w:color="auto"/>
                        <w:left w:val="none" w:sz="0" w:space="0" w:color="auto"/>
                        <w:bottom w:val="none" w:sz="0" w:space="0" w:color="auto"/>
                        <w:right w:val="none" w:sz="0" w:space="0" w:color="auto"/>
                      </w:divBdr>
                      <w:divsChild>
                        <w:div w:id="329217814">
                          <w:marLeft w:val="0"/>
                          <w:marRight w:val="0"/>
                          <w:marTop w:val="0"/>
                          <w:marBottom w:val="0"/>
                          <w:divBdr>
                            <w:top w:val="none" w:sz="0" w:space="0" w:color="auto"/>
                            <w:left w:val="none" w:sz="0" w:space="0" w:color="auto"/>
                            <w:bottom w:val="none" w:sz="0" w:space="0" w:color="auto"/>
                            <w:right w:val="none" w:sz="0" w:space="0" w:color="auto"/>
                          </w:divBdr>
                          <w:divsChild>
                            <w:div w:id="370154111">
                              <w:marLeft w:val="0"/>
                              <w:marRight w:val="0"/>
                              <w:marTop w:val="0"/>
                              <w:marBottom w:val="0"/>
                              <w:divBdr>
                                <w:top w:val="none" w:sz="0" w:space="0" w:color="auto"/>
                                <w:left w:val="none" w:sz="0" w:space="0" w:color="auto"/>
                                <w:bottom w:val="none" w:sz="0" w:space="0" w:color="auto"/>
                                <w:right w:val="none" w:sz="0" w:space="0" w:color="auto"/>
                              </w:divBdr>
                              <w:divsChild>
                                <w:div w:id="56009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35944215">
      <w:bodyDiv w:val="1"/>
      <w:marLeft w:val="150"/>
      <w:marRight w:val="150"/>
      <w:marTop w:val="0"/>
      <w:marBottom w:val="0"/>
      <w:divBdr>
        <w:top w:val="none" w:sz="0" w:space="0" w:color="auto"/>
        <w:left w:val="none" w:sz="0" w:space="0" w:color="auto"/>
        <w:bottom w:val="none" w:sz="0" w:space="0" w:color="auto"/>
        <w:right w:val="none" w:sz="0" w:space="0" w:color="auto"/>
      </w:divBdr>
      <w:divsChild>
        <w:div w:id="1193566869">
          <w:marLeft w:val="0"/>
          <w:marRight w:val="0"/>
          <w:marTop w:val="0"/>
          <w:marBottom w:val="0"/>
          <w:divBdr>
            <w:top w:val="none" w:sz="0" w:space="0" w:color="auto"/>
            <w:left w:val="none" w:sz="0" w:space="0" w:color="auto"/>
            <w:bottom w:val="none" w:sz="0" w:space="0" w:color="auto"/>
            <w:right w:val="none" w:sz="0" w:space="0" w:color="auto"/>
          </w:divBdr>
          <w:divsChild>
            <w:div w:id="38822047">
              <w:marLeft w:val="0"/>
              <w:marRight w:val="0"/>
              <w:marTop w:val="0"/>
              <w:marBottom w:val="0"/>
              <w:divBdr>
                <w:top w:val="none" w:sz="0" w:space="0" w:color="auto"/>
                <w:left w:val="none" w:sz="0" w:space="0" w:color="auto"/>
                <w:bottom w:val="none" w:sz="0" w:space="0" w:color="auto"/>
                <w:right w:val="none" w:sz="0" w:space="0" w:color="auto"/>
              </w:divBdr>
              <w:divsChild>
                <w:div w:id="1224828445">
                  <w:marLeft w:val="0"/>
                  <w:marRight w:val="0"/>
                  <w:marTop w:val="0"/>
                  <w:marBottom w:val="0"/>
                  <w:divBdr>
                    <w:top w:val="none" w:sz="0" w:space="0" w:color="auto"/>
                    <w:left w:val="none" w:sz="0" w:space="0" w:color="auto"/>
                    <w:bottom w:val="none" w:sz="0" w:space="0" w:color="auto"/>
                    <w:right w:val="none" w:sz="0" w:space="0" w:color="auto"/>
                  </w:divBdr>
                  <w:divsChild>
                    <w:div w:id="982007070">
                      <w:marLeft w:val="0"/>
                      <w:marRight w:val="0"/>
                      <w:marTop w:val="0"/>
                      <w:marBottom w:val="0"/>
                      <w:divBdr>
                        <w:top w:val="none" w:sz="0" w:space="0" w:color="auto"/>
                        <w:left w:val="none" w:sz="0" w:space="0" w:color="auto"/>
                        <w:bottom w:val="none" w:sz="0" w:space="0" w:color="auto"/>
                        <w:right w:val="none" w:sz="0" w:space="0" w:color="auto"/>
                      </w:divBdr>
                      <w:divsChild>
                        <w:div w:id="1842114419">
                          <w:marLeft w:val="0"/>
                          <w:marRight w:val="0"/>
                          <w:marTop w:val="0"/>
                          <w:marBottom w:val="0"/>
                          <w:divBdr>
                            <w:top w:val="none" w:sz="0" w:space="0" w:color="auto"/>
                            <w:left w:val="none" w:sz="0" w:space="0" w:color="auto"/>
                            <w:bottom w:val="none" w:sz="0" w:space="0" w:color="auto"/>
                            <w:right w:val="none" w:sz="0" w:space="0" w:color="auto"/>
                          </w:divBdr>
                          <w:divsChild>
                            <w:div w:id="1821069851">
                              <w:marLeft w:val="0"/>
                              <w:marRight w:val="0"/>
                              <w:marTop w:val="0"/>
                              <w:marBottom w:val="0"/>
                              <w:divBdr>
                                <w:top w:val="none" w:sz="0" w:space="0" w:color="auto"/>
                                <w:left w:val="none" w:sz="0" w:space="0" w:color="auto"/>
                                <w:bottom w:val="none" w:sz="0" w:space="0" w:color="auto"/>
                                <w:right w:val="none" w:sz="0" w:space="0" w:color="auto"/>
                              </w:divBdr>
                              <w:divsChild>
                                <w:div w:id="1900288992">
                                  <w:marLeft w:val="0"/>
                                  <w:marRight w:val="0"/>
                                  <w:marTop w:val="0"/>
                                  <w:marBottom w:val="0"/>
                                  <w:divBdr>
                                    <w:top w:val="none" w:sz="0" w:space="0" w:color="auto"/>
                                    <w:left w:val="none" w:sz="0" w:space="0" w:color="auto"/>
                                    <w:bottom w:val="none" w:sz="0" w:space="0" w:color="auto"/>
                                    <w:right w:val="none" w:sz="0" w:space="0" w:color="auto"/>
                                  </w:divBdr>
                                  <w:divsChild>
                                    <w:div w:id="1435124820">
                                      <w:marLeft w:val="0"/>
                                      <w:marRight w:val="0"/>
                                      <w:marTop w:val="0"/>
                                      <w:marBottom w:val="0"/>
                                      <w:divBdr>
                                        <w:top w:val="none" w:sz="0" w:space="0" w:color="auto"/>
                                        <w:left w:val="none" w:sz="0" w:space="0" w:color="auto"/>
                                        <w:bottom w:val="none" w:sz="0" w:space="0" w:color="auto"/>
                                        <w:right w:val="none" w:sz="0" w:space="0" w:color="auto"/>
                                      </w:divBdr>
                                      <w:divsChild>
                                        <w:div w:id="1675454503">
                                          <w:marLeft w:val="0"/>
                                          <w:marRight w:val="0"/>
                                          <w:marTop w:val="0"/>
                                          <w:marBottom w:val="0"/>
                                          <w:divBdr>
                                            <w:top w:val="none" w:sz="0" w:space="0" w:color="auto"/>
                                            <w:left w:val="none" w:sz="0" w:space="0" w:color="auto"/>
                                            <w:bottom w:val="none" w:sz="0" w:space="0" w:color="auto"/>
                                            <w:right w:val="none" w:sz="0" w:space="0" w:color="auto"/>
                                          </w:divBdr>
                                          <w:divsChild>
                                            <w:div w:id="1738818787">
                                              <w:marLeft w:val="0"/>
                                              <w:marRight w:val="0"/>
                                              <w:marTop w:val="0"/>
                                              <w:marBottom w:val="0"/>
                                              <w:divBdr>
                                                <w:top w:val="none" w:sz="0" w:space="0" w:color="auto"/>
                                                <w:left w:val="none" w:sz="0" w:space="0" w:color="auto"/>
                                                <w:bottom w:val="none" w:sz="0" w:space="0" w:color="auto"/>
                                                <w:right w:val="none" w:sz="0" w:space="0" w:color="auto"/>
                                              </w:divBdr>
                                              <w:divsChild>
                                                <w:div w:id="123744235">
                                                  <w:marLeft w:val="0"/>
                                                  <w:marRight w:val="0"/>
                                                  <w:marTop w:val="0"/>
                                                  <w:marBottom w:val="0"/>
                                                  <w:divBdr>
                                                    <w:top w:val="none" w:sz="0" w:space="0" w:color="auto"/>
                                                    <w:left w:val="none" w:sz="0" w:space="0" w:color="auto"/>
                                                    <w:bottom w:val="none" w:sz="0" w:space="0" w:color="auto"/>
                                                    <w:right w:val="none" w:sz="0" w:space="0" w:color="auto"/>
                                                  </w:divBdr>
                                                  <w:divsChild>
                                                    <w:div w:id="587693442">
                                                      <w:marLeft w:val="0"/>
                                                      <w:marRight w:val="0"/>
                                                      <w:marTop w:val="0"/>
                                                      <w:marBottom w:val="0"/>
                                                      <w:divBdr>
                                                        <w:top w:val="none" w:sz="0" w:space="0" w:color="auto"/>
                                                        <w:left w:val="none" w:sz="0" w:space="0" w:color="auto"/>
                                                        <w:bottom w:val="none" w:sz="0" w:space="0" w:color="auto"/>
                                                        <w:right w:val="none" w:sz="0" w:space="0" w:color="auto"/>
                                                      </w:divBdr>
                                                      <w:divsChild>
                                                        <w:div w:id="510722199">
                                                          <w:marLeft w:val="0"/>
                                                          <w:marRight w:val="0"/>
                                                          <w:marTop w:val="0"/>
                                                          <w:marBottom w:val="0"/>
                                                          <w:divBdr>
                                                            <w:top w:val="none" w:sz="0" w:space="0" w:color="auto"/>
                                                            <w:left w:val="none" w:sz="0" w:space="0" w:color="auto"/>
                                                            <w:bottom w:val="none" w:sz="0" w:space="0" w:color="auto"/>
                                                            <w:right w:val="none" w:sz="0" w:space="0" w:color="auto"/>
                                                          </w:divBdr>
                                                          <w:divsChild>
                                                            <w:div w:id="326132609">
                                                              <w:marLeft w:val="0"/>
                                                              <w:marRight w:val="0"/>
                                                              <w:marTop w:val="0"/>
                                                              <w:marBottom w:val="0"/>
                                                              <w:divBdr>
                                                                <w:top w:val="none" w:sz="0" w:space="0" w:color="auto"/>
                                                                <w:left w:val="none" w:sz="0" w:space="0" w:color="auto"/>
                                                                <w:bottom w:val="none" w:sz="0" w:space="0" w:color="auto"/>
                                                                <w:right w:val="none" w:sz="0" w:space="0" w:color="auto"/>
                                                              </w:divBdr>
                                                            </w:div>
                                                            <w:div w:id="2014453838">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287663331">
      <w:bodyDiv w:val="1"/>
      <w:marLeft w:val="150"/>
      <w:marRight w:val="150"/>
      <w:marTop w:val="0"/>
      <w:marBottom w:val="0"/>
      <w:divBdr>
        <w:top w:val="none" w:sz="0" w:space="0" w:color="auto"/>
        <w:left w:val="none" w:sz="0" w:space="0" w:color="auto"/>
        <w:bottom w:val="none" w:sz="0" w:space="0" w:color="auto"/>
        <w:right w:val="none" w:sz="0" w:space="0" w:color="auto"/>
      </w:divBdr>
      <w:divsChild>
        <w:div w:id="874847675">
          <w:marLeft w:val="0"/>
          <w:marRight w:val="0"/>
          <w:marTop w:val="0"/>
          <w:marBottom w:val="0"/>
          <w:divBdr>
            <w:top w:val="none" w:sz="0" w:space="0" w:color="auto"/>
            <w:left w:val="none" w:sz="0" w:space="0" w:color="auto"/>
            <w:bottom w:val="none" w:sz="0" w:space="0" w:color="auto"/>
            <w:right w:val="none" w:sz="0" w:space="0" w:color="auto"/>
          </w:divBdr>
          <w:divsChild>
            <w:div w:id="84349274">
              <w:marLeft w:val="0"/>
              <w:marRight w:val="0"/>
              <w:marTop w:val="0"/>
              <w:marBottom w:val="0"/>
              <w:divBdr>
                <w:top w:val="none" w:sz="0" w:space="0" w:color="auto"/>
                <w:left w:val="none" w:sz="0" w:space="0" w:color="auto"/>
                <w:bottom w:val="none" w:sz="0" w:space="0" w:color="auto"/>
                <w:right w:val="none" w:sz="0" w:space="0" w:color="auto"/>
              </w:divBdr>
              <w:divsChild>
                <w:div w:id="990645592">
                  <w:marLeft w:val="0"/>
                  <w:marRight w:val="0"/>
                  <w:marTop w:val="0"/>
                  <w:marBottom w:val="0"/>
                  <w:divBdr>
                    <w:top w:val="none" w:sz="0" w:space="0" w:color="auto"/>
                    <w:left w:val="none" w:sz="0" w:space="0" w:color="auto"/>
                    <w:bottom w:val="none" w:sz="0" w:space="0" w:color="auto"/>
                    <w:right w:val="none" w:sz="0" w:space="0" w:color="auto"/>
                  </w:divBdr>
                  <w:divsChild>
                    <w:div w:id="66346219">
                      <w:marLeft w:val="0"/>
                      <w:marRight w:val="0"/>
                      <w:marTop w:val="0"/>
                      <w:marBottom w:val="0"/>
                      <w:divBdr>
                        <w:top w:val="none" w:sz="0" w:space="0" w:color="auto"/>
                        <w:left w:val="none" w:sz="0" w:space="0" w:color="auto"/>
                        <w:bottom w:val="none" w:sz="0" w:space="0" w:color="auto"/>
                        <w:right w:val="none" w:sz="0" w:space="0" w:color="auto"/>
                      </w:divBdr>
                      <w:divsChild>
                        <w:div w:id="256063078">
                          <w:marLeft w:val="0"/>
                          <w:marRight w:val="0"/>
                          <w:marTop w:val="0"/>
                          <w:marBottom w:val="0"/>
                          <w:divBdr>
                            <w:top w:val="none" w:sz="0" w:space="0" w:color="auto"/>
                            <w:left w:val="none" w:sz="0" w:space="0" w:color="auto"/>
                            <w:bottom w:val="none" w:sz="0" w:space="0" w:color="auto"/>
                            <w:right w:val="none" w:sz="0" w:space="0" w:color="auto"/>
                          </w:divBdr>
                          <w:divsChild>
                            <w:div w:id="1782143149">
                              <w:marLeft w:val="0"/>
                              <w:marRight w:val="0"/>
                              <w:marTop w:val="0"/>
                              <w:marBottom w:val="0"/>
                              <w:divBdr>
                                <w:top w:val="none" w:sz="0" w:space="0" w:color="auto"/>
                                <w:left w:val="none" w:sz="0" w:space="0" w:color="auto"/>
                                <w:bottom w:val="none" w:sz="0" w:space="0" w:color="auto"/>
                                <w:right w:val="none" w:sz="0" w:space="0" w:color="auto"/>
                              </w:divBdr>
                              <w:divsChild>
                                <w:div w:id="1450783650">
                                  <w:marLeft w:val="0"/>
                                  <w:marRight w:val="0"/>
                                  <w:marTop w:val="0"/>
                                  <w:marBottom w:val="0"/>
                                  <w:divBdr>
                                    <w:top w:val="none" w:sz="0" w:space="0" w:color="auto"/>
                                    <w:left w:val="none" w:sz="0" w:space="0" w:color="auto"/>
                                    <w:bottom w:val="none" w:sz="0" w:space="0" w:color="auto"/>
                                    <w:right w:val="none" w:sz="0" w:space="0" w:color="auto"/>
                                  </w:divBdr>
                                  <w:divsChild>
                                    <w:div w:id="96560591">
                                      <w:marLeft w:val="0"/>
                                      <w:marRight w:val="0"/>
                                      <w:marTop w:val="0"/>
                                      <w:marBottom w:val="0"/>
                                      <w:divBdr>
                                        <w:top w:val="none" w:sz="0" w:space="0" w:color="auto"/>
                                        <w:left w:val="none" w:sz="0" w:space="0" w:color="auto"/>
                                        <w:bottom w:val="none" w:sz="0" w:space="0" w:color="auto"/>
                                        <w:right w:val="none" w:sz="0" w:space="0" w:color="auto"/>
                                      </w:divBdr>
                                      <w:divsChild>
                                        <w:div w:id="1460421013">
                                          <w:marLeft w:val="0"/>
                                          <w:marRight w:val="0"/>
                                          <w:marTop w:val="0"/>
                                          <w:marBottom w:val="0"/>
                                          <w:divBdr>
                                            <w:top w:val="none" w:sz="0" w:space="0" w:color="auto"/>
                                            <w:left w:val="none" w:sz="0" w:space="0" w:color="auto"/>
                                            <w:bottom w:val="none" w:sz="0" w:space="0" w:color="auto"/>
                                            <w:right w:val="none" w:sz="0" w:space="0" w:color="auto"/>
                                          </w:divBdr>
                                          <w:divsChild>
                                            <w:div w:id="1351948879">
                                              <w:marLeft w:val="0"/>
                                              <w:marRight w:val="0"/>
                                              <w:marTop w:val="0"/>
                                              <w:marBottom w:val="0"/>
                                              <w:divBdr>
                                                <w:top w:val="none" w:sz="0" w:space="0" w:color="auto"/>
                                                <w:left w:val="none" w:sz="0" w:space="0" w:color="auto"/>
                                                <w:bottom w:val="none" w:sz="0" w:space="0" w:color="auto"/>
                                                <w:right w:val="none" w:sz="0" w:space="0" w:color="auto"/>
                                              </w:divBdr>
                                              <w:divsChild>
                                                <w:div w:id="868496323">
                                                  <w:marLeft w:val="0"/>
                                                  <w:marRight w:val="0"/>
                                                  <w:marTop w:val="0"/>
                                                  <w:marBottom w:val="0"/>
                                                  <w:divBdr>
                                                    <w:top w:val="none" w:sz="0" w:space="0" w:color="auto"/>
                                                    <w:left w:val="none" w:sz="0" w:space="0" w:color="auto"/>
                                                    <w:bottom w:val="none" w:sz="0" w:space="0" w:color="auto"/>
                                                    <w:right w:val="none" w:sz="0" w:space="0" w:color="auto"/>
                                                  </w:divBdr>
                                                  <w:divsChild>
                                                    <w:div w:id="1333096290">
                                                      <w:marLeft w:val="0"/>
                                                      <w:marRight w:val="0"/>
                                                      <w:marTop w:val="0"/>
                                                      <w:marBottom w:val="0"/>
                                                      <w:divBdr>
                                                        <w:top w:val="none" w:sz="0" w:space="0" w:color="auto"/>
                                                        <w:left w:val="none" w:sz="0" w:space="0" w:color="auto"/>
                                                        <w:bottom w:val="none" w:sz="0" w:space="0" w:color="auto"/>
                                                        <w:right w:val="none" w:sz="0" w:space="0" w:color="auto"/>
                                                      </w:divBdr>
                                                      <w:divsChild>
                                                        <w:div w:id="34741442">
                                                          <w:marLeft w:val="0"/>
                                                          <w:marRight w:val="0"/>
                                                          <w:marTop w:val="0"/>
                                                          <w:marBottom w:val="0"/>
                                                          <w:divBdr>
                                                            <w:top w:val="none" w:sz="0" w:space="0" w:color="auto"/>
                                                            <w:left w:val="none" w:sz="0" w:space="0" w:color="auto"/>
                                                            <w:bottom w:val="none" w:sz="0" w:space="0" w:color="auto"/>
                                                            <w:right w:val="none" w:sz="0" w:space="0" w:color="auto"/>
                                                          </w:divBdr>
                                                          <w:divsChild>
                                                            <w:div w:id="33195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02858034">
      <w:bodyDiv w:val="1"/>
      <w:marLeft w:val="150"/>
      <w:marRight w:val="150"/>
      <w:marTop w:val="0"/>
      <w:marBottom w:val="0"/>
      <w:divBdr>
        <w:top w:val="none" w:sz="0" w:space="0" w:color="auto"/>
        <w:left w:val="none" w:sz="0" w:space="0" w:color="auto"/>
        <w:bottom w:val="none" w:sz="0" w:space="0" w:color="auto"/>
        <w:right w:val="none" w:sz="0" w:space="0" w:color="auto"/>
      </w:divBdr>
      <w:divsChild>
        <w:div w:id="1212889749">
          <w:marLeft w:val="0"/>
          <w:marRight w:val="0"/>
          <w:marTop w:val="0"/>
          <w:marBottom w:val="0"/>
          <w:divBdr>
            <w:top w:val="none" w:sz="0" w:space="0" w:color="auto"/>
            <w:left w:val="none" w:sz="0" w:space="0" w:color="auto"/>
            <w:bottom w:val="none" w:sz="0" w:space="0" w:color="auto"/>
            <w:right w:val="none" w:sz="0" w:space="0" w:color="auto"/>
          </w:divBdr>
          <w:divsChild>
            <w:div w:id="1137723045">
              <w:marLeft w:val="0"/>
              <w:marRight w:val="0"/>
              <w:marTop w:val="0"/>
              <w:marBottom w:val="0"/>
              <w:divBdr>
                <w:top w:val="none" w:sz="0" w:space="0" w:color="auto"/>
                <w:left w:val="none" w:sz="0" w:space="0" w:color="auto"/>
                <w:bottom w:val="none" w:sz="0" w:space="0" w:color="auto"/>
                <w:right w:val="none" w:sz="0" w:space="0" w:color="auto"/>
              </w:divBdr>
              <w:divsChild>
                <w:div w:id="231232780">
                  <w:marLeft w:val="0"/>
                  <w:marRight w:val="0"/>
                  <w:marTop w:val="0"/>
                  <w:marBottom w:val="0"/>
                  <w:divBdr>
                    <w:top w:val="none" w:sz="0" w:space="0" w:color="auto"/>
                    <w:left w:val="none" w:sz="0" w:space="0" w:color="auto"/>
                    <w:bottom w:val="none" w:sz="0" w:space="0" w:color="auto"/>
                    <w:right w:val="none" w:sz="0" w:space="0" w:color="auto"/>
                  </w:divBdr>
                  <w:divsChild>
                    <w:div w:id="1332486337">
                      <w:marLeft w:val="0"/>
                      <w:marRight w:val="0"/>
                      <w:marTop w:val="0"/>
                      <w:marBottom w:val="0"/>
                      <w:divBdr>
                        <w:top w:val="none" w:sz="0" w:space="0" w:color="auto"/>
                        <w:left w:val="none" w:sz="0" w:space="0" w:color="auto"/>
                        <w:bottom w:val="none" w:sz="0" w:space="0" w:color="auto"/>
                        <w:right w:val="none" w:sz="0" w:space="0" w:color="auto"/>
                      </w:divBdr>
                      <w:divsChild>
                        <w:div w:id="1187329233">
                          <w:marLeft w:val="0"/>
                          <w:marRight w:val="0"/>
                          <w:marTop w:val="0"/>
                          <w:marBottom w:val="0"/>
                          <w:divBdr>
                            <w:top w:val="none" w:sz="0" w:space="0" w:color="auto"/>
                            <w:left w:val="none" w:sz="0" w:space="0" w:color="auto"/>
                            <w:bottom w:val="none" w:sz="0" w:space="0" w:color="auto"/>
                            <w:right w:val="none" w:sz="0" w:space="0" w:color="auto"/>
                          </w:divBdr>
                          <w:divsChild>
                            <w:div w:id="1397973331">
                              <w:marLeft w:val="0"/>
                              <w:marRight w:val="0"/>
                              <w:marTop w:val="0"/>
                              <w:marBottom w:val="0"/>
                              <w:divBdr>
                                <w:top w:val="none" w:sz="0" w:space="0" w:color="auto"/>
                                <w:left w:val="none" w:sz="0" w:space="0" w:color="auto"/>
                                <w:bottom w:val="none" w:sz="0" w:space="0" w:color="auto"/>
                                <w:right w:val="none" w:sz="0" w:space="0" w:color="auto"/>
                              </w:divBdr>
                              <w:divsChild>
                                <w:div w:id="813061428">
                                  <w:marLeft w:val="0"/>
                                  <w:marRight w:val="0"/>
                                  <w:marTop w:val="0"/>
                                  <w:marBottom w:val="0"/>
                                  <w:divBdr>
                                    <w:top w:val="none" w:sz="0" w:space="0" w:color="auto"/>
                                    <w:left w:val="none" w:sz="0" w:space="0" w:color="auto"/>
                                    <w:bottom w:val="none" w:sz="0" w:space="0" w:color="auto"/>
                                    <w:right w:val="none" w:sz="0" w:space="0" w:color="auto"/>
                                  </w:divBdr>
                                  <w:divsChild>
                                    <w:div w:id="526716189">
                                      <w:marLeft w:val="0"/>
                                      <w:marRight w:val="0"/>
                                      <w:marTop w:val="0"/>
                                      <w:marBottom w:val="0"/>
                                      <w:divBdr>
                                        <w:top w:val="none" w:sz="0" w:space="0" w:color="auto"/>
                                        <w:left w:val="none" w:sz="0" w:space="0" w:color="auto"/>
                                        <w:bottom w:val="none" w:sz="0" w:space="0" w:color="auto"/>
                                        <w:right w:val="none" w:sz="0" w:space="0" w:color="auto"/>
                                      </w:divBdr>
                                      <w:divsChild>
                                        <w:div w:id="1723210024">
                                          <w:marLeft w:val="0"/>
                                          <w:marRight w:val="0"/>
                                          <w:marTop w:val="0"/>
                                          <w:marBottom w:val="0"/>
                                          <w:divBdr>
                                            <w:top w:val="none" w:sz="0" w:space="0" w:color="auto"/>
                                            <w:left w:val="none" w:sz="0" w:space="0" w:color="auto"/>
                                            <w:bottom w:val="none" w:sz="0" w:space="0" w:color="auto"/>
                                            <w:right w:val="none" w:sz="0" w:space="0" w:color="auto"/>
                                          </w:divBdr>
                                          <w:divsChild>
                                            <w:div w:id="851340255">
                                              <w:marLeft w:val="0"/>
                                              <w:marRight w:val="0"/>
                                              <w:marTop w:val="0"/>
                                              <w:marBottom w:val="0"/>
                                              <w:divBdr>
                                                <w:top w:val="none" w:sz="0" w:space="0" w:color="auto"/>
                                                <w:left w:val="none" w:sz="0" w:space="0" w:color="auto"/>
                                                <w:bottom w:val="none" w:sz="0" w:space="0" w:color="auto"/>
                                                <w:right w:val="none" w:sz="0" w:space="0" w:color="auto"/>
                                              </w:divBdr>
                                              <w:divsChild>
                                                <w:div w:id="1483346983">
                                                  <w:marLeft w:val="0"/>
                                                  <w:marRight w:val="0"/>
                                                  <w:marTop w:val="0"/>
                                                  <w:marBottom w:val="0"/>
                                                  <w:divBdr>
                                                    <w:top w:val="none" w:sz="0" w:space="0" w:color="auto"/>
                                                    <w:left w:val="none" w:sz="0" w:space="0" w:color="auto"/>
                                                    <w:bottom w:val="none" w:sz="0" w:space="0" w:color="auto"/>
                                                    <w:right w:val="none" w:sz="0" w:space="0" w:color="auto"/>
                                                  </w:divBdr>
                                                  <w:divsChild>
                                                    <w:div w:id="1047603542">
                                                      <w:marLeft w:val="0"/>
                                                      <w:marRight w:val="0"/>
                                                      <w:marTop w:val="0"/>
                                                      <w:marBottom w:val="0"/>
                                                      <w:divBdr>
                                                        <w:top w:val="none" w:sz="0" w:space="0" w:color="auto"/>
                                                        <w:left w:val="none" w:sz="0" w:space="0" w:color="auto"/>
                                                        <w:bottom w:val="none" w:sz="0" w:space="0" w:color="auto"/>
                                                        <w:right w:val="none" w:sz="0" w:space="0" w:color="auto"/>
                                                      </w:divBdr>
                                                      <w:divsChild>
                                                        <w:div w:id="1810635743">
                                                          <w:marLeft w:val="0"/>
                                                          <w:marRight w:val="0"/>
                                                          <w:marTop w:val="0"/>
                                                          <w:marBottom w:val="0"/>
                                                          <w:divBdr>
                                                            <w:top w:val="none" w:sz="0" w:space="0" w:color="auto"/>
                                                            <w:left w:val="none" w:sz="0" w:space="0" w:color="auto"/>
                                                            <w:bottom w:val="none" w:sz="0" w:space="0" w:color="auto"/>
                                                            <w:right w:val="none" w:sz="0" w:space="0" w:color="auto"/>
                                                          </w:divBdr>
                                                          <w:divsChild>
                                                            <w:div w:id="1969361297">
                                                              <w:marLeft w:val="0"/>
                                                              <w:marRight w:val="0"/>
                                                              <w:marTop w:val="0"/>
                                                              <w:marBottom w:val="0"/>
                                                              <w:divBdr>
                                                                <w:top w:val="none" w:sz="0" w:space="0" w:color="auto"/>
                                                                <w:left w:val="none" w:sz="0" w:space="0" w:color="auto"/>
                                                                <w:bottom w:val="none" w:sz="0" w:space="0" w:color="auto"/>
                                                                <w:right w:val="none" w:sz="0" w:space="0" w:color="auto"/>
                                                              </w:divBdr>
                                                              <w:divsChild>
                                                                <w:div w:id="912204065">
                                                                  <w:marLeft w:val="0"/>
                                                                  <w:marRight w:val="0"/>
                                                                  <w:marTop w:val="0"/>
                                                                  <w:marBottom w:val="0"/>
                                                                  <w:divBdr>
                                                                    <w:top w:val="none" w:sz="0" w:space="0" w:color="auto"/>
                                                                    <w:left w:val="none" w:sz="0" w:space="0" w:color="auto"/>
                                                                    <w:bottom w:val="none" w:sz="0" w:space="0" w:color="auto"/>
                                                                    <w:right w:val="none" w:sz="0" w:space="0" w:color="auto"/>
                                                                  </w:divBdr>
                                                                  <w:divsChild>
                                                                    <w:div w:id="1655373895">
                                                                      <w:marLeft w:val="0"/>
                                                                      <w:marRight w:val="0"/>
                                                                      <w:marTop w:val="0"/>
                                                                      <w:marBottom w:val="0"/>
                                                                      <w:divBdr>
                                                                        <w:top w:val="none" w:sz="0" w:space="0" w:color="auto"/>
                                                                        <w:left w:val="none" w:sz="0" w:space="0" w:color="auto"/>
                                                                        <w:bottom w:val="none" w:sz="0" w:space="0" w:color="auto"/>
                                                                        <w:right w:val="none" w:sz="0" w:space="0" w:color="auto"/>
                                                                      </w:divBdr>
                                                                      <w:divsChild>
                                                                        <w:div w:id="21134067">
                                                                          <w:marLeft w:val="0"/>
                                                                          <w:marRight w:val="0"/>
                                                                          <w:marTop w:val="0"/>
                                                                          <w:marBottom w:val="0"/>
                                                                          <w:divBdr>
                                                                            <w:top w:val="none" w:sz="0" w:space="0" w:color="auto"/>
                                                                            <w:left w:val="none" w:sz="0" w:space="0" w:color="auto"/>
                                                                            <w:bottom w:val="none" w:sz="0" w:space="0" w:color="auto"/>
                                                                            <w:right w:val="none" w:sz="0" w:space="0" w:color="auto"/>
                                                                          </w:divBdr>
                                                                          <w:divsChild>
                                                                            <w:div w:id="233399006">
                                                                              <w:marLeft w:val="0"/>
                                                                              <w:marRight w:val="0"/>
                                                                              <w:marTop w:val="0"/>
                                                                              <w:marBottom w:val="0"/>
                                                                              <w:divBdr>
                                                                                <w:top w:val="none" w:sz="0" w:space="0" w:color="auto"/>
                                                                                <w:left w:val="none" w:sz="0" w:space="0" w:color="auto"/>
                                                                                <w:bottom w:val="none" w:sz="0" w:space="0" w:color="auto"/>
                                                                                <w:right w:val="none" w:sz="0" w:space="0" w:color="auto"/>
                                                                              </w:divBdr>
                                                                              <w:divsChild>
                                                                                <w:div w:id="1672373559">
                                                                                  <w:marLeft w:val="0"/>
                                                                                  <w:marRight w:val="0"/>
                                                                                  <w:marTop w:val="0"/>
                                                                                  <w:marBottom w:val="0"/>
                                                                                  <w:divBdr>
                                                                                    <w:top w:val="none" w:sz="0" w:space="0" w:color="auto"/>
                                                                                    <w:left w:val="none" w:sz="0" w:space="0" w:color="auto"/>
                                                                                    <w:bottom w:val="none" w:sz="0" w:space="0" w:color="auto"/>
                                                                                    <w:right w:val="none" w:sz="0" w:space="0" w:color="auto"/>
                                                                                  </w:divBdr>
                                                                                  <w:divsChild>
                                                                                    <w:div w:id="1029797549">
                                                                                      <w:marLeft w:val="0"/>
                                                                                      <w:marRight w:val="0"/>
                                                                                      <w:marTop w:val="0"/>
                                                                                      <w:marBottom w:val="0"/>
                                                                                      <w:divBdr>
                                                                                        <w:top w:val="none" w:sz="0" w:space="0" w:color="auto"/>
                                                                                        <w:left w:val="none" w:sz="0" w:space="0" w:color="auto"/>
                                                                                        <w:bottom w:val="none" w:sz="0" w:space="0" w:color="auto"/>
                                                                                        <w:right w:val="none" w:sz="0" w:space="0" w:color="auto"/>
                                                                                      </w:divBdr>
                                                                                      <w:divsChild>
                                                                                        <w:div w:id="930554295">
                                                                                          <w:marLeft w:val="0"/>
                                                                                          <w:marRight w:val="0"/>
                                                                                          <w:marTop w:val="0"/>
                                                                                          <w:marBottom w:val="0"/>
                                                                                          <w:divBdr>
                                                                                            <w:top w:val="none" w:sz="0" w:space="0" w:color="auto"/>
                                                                                            <w:left w:val="none" w:sz="0" w:space="0" w:color="auto"/>
                                                                                            <w:bottom w:val="none" w:sz="0" w:space="0" w:color="auto"/>
                                                                                            <w:right w:val="none" w:sz="0" w:space="0" w:color="auto"/>
                                                                                          </w:divBdr>
                                                                                        </w:div>
                                                                                        <w:div w:id="21798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376709567">
      <w:bodyDiv w:val="1"/>
      <w:marLeft w:val="150"/>
      <w:marRight w:val="150"/>
      <w:marTop w:val="0"/>
      <w:marBottom w:val="0"/>
      <w:divBdr>
        <w:top w:val="none" w:sz="0" w:space="0" w:color="auto"/>
        <w:left w:val="none" w:sz="0" w:space="0" w:color="auto"/>
        <w:bottom w:val="none" w:sz="0" w:space="0" w:color="auto"/>
        <w:right w:val="none" w:sz="0" w:space="0" w:color="auto"/>
      </w:divBdr>
      <w:divsChild>
        <w:div w:id="1604336735">
          <w:marLeft w:val="0"/>
          <w:marRight w:val="0"/>
          <w:marTop w:val="0"/>
          <w:marBottom w:val="0"/>
          <w:divBdr>
            <w:top w:val="none" w:sz="0" w:space="0" w:color="auto"/>
            <w:left w:val="none" w:sz="0" w:space="0" w:color="auto"/>
            <w:bottom w:val="none" w:sz="0" w:space="0" w:color="auto"/>
            <w:right w:val="none" w:sz="0" w:space="0" w:color="auto"/>
          </w:divBdr>
          <w:divsChild>
            <w:div w:id="1463619150">
              <w:marLeft w:val="0"/>
              <w:marRight w:val="0"/>
              <w:marTop w:val="0"/>
              <w:marBottom w:val="0"/>
              <w:divBdr>
                <w:top w:val="none" w:sz="0" w:space="0" w:color="auto"/>
                <w:left w:val="none" w:sz="0" w:space="0" w:color="auto"/>
                <w:bottom w:val="none" w:sz="0" w:space="0" w:color="auto"/>
                <w:right w:val="none" w:sz="0" w:space="0" w:color="auto"/>
              </w:divBdr>
              <w:divsChild>
                <w:div w:id="1960986825">
                  <w:marLeft w:val="0"/>
                  <w:marRight w:val="0"/>
                  <w:marTop w:val="0"/>
                  <w:marBottom w:val="0"/>
                  <w:divBdr>
                    <w:top w:val="none" w:sz="0" w:space="0" w:color="auto"/>
                    <w:left w:val="none" w:sz="0" w:space="0" w:color="auto"/>
                    <w:bottom w:val="none" w:sz="0" w:space="0" w:color="auto"/>
                    <w:right w:val="none" w:sz="0" w:space="0" w:color="auto"/>
                  </w:divBdr>
                  <w:divsChild>
                    <w:div w:id="2040474810">
                      <w:marLeft w:val="0"/>
                      <w:marRight w:val="0"/>
                      <w:marTop w:val="0"/>
                      <w:marBottom w:val="0"/>
                      <w:divBdr>
                        <w:top w:val="none" w:sz="0" w:space="0" w:color="auto"/>
                        <w:left w:val="none" w:sz="0" w:space="0" w:color="auto"/>
                        <w:bottom w:val="none" w:sz="0" w:space="0" w:color="auto"/>
                        <w:right w:val="none" w:sz="0" w:space="0" w:color="auto"/>
                      </w:divBdr>
                      <w:divsChild>
                        <w:div w:id="777867072">
                          <w:marLeft w:val="0"/>
                          <w:marRight w:val="0"/>
                          <w:marTop w:val="0"/>
                          <w:marBottom w:val="0"/>
                          <w:divBdr>
                            <w:top w:val="none" w:sz="0" w:space="0" w:color="auto"/>
                            <w:left w:val="none" w:sz="0" w:space="0" w:color="auto"/>
                            <w:bottom w:val="none" w:sz="0" w:space="0" w:color="auto"/>
                            <w:right w:val="none" w:sz="0" w:space="0" w:color="auto"/>
                          </w:divBdr>
                          <w:divsChild>
                            <w:div w:id="964039436">
                              <w:marLeft w:val="0"/>
                              <w:marRight w:val="0"/>
                              <w:marTop w:val="0"/>
                              <w:marBottom w:val="0"/>
                              <w:divBdr>
                                <w:top w:val="none" w:sz="0" w:space="0" w:color="auto"/>
                                <w:left w:val="none" w:sz="0" w:space="0" w:color="auto"/>
                                <w:bottom w:val="none" w:sz="0" w:space="0" w:color="auto"/>
                                <w:right w:val="none" w:sz="0" w:space="0" w:color="auto"/>
                              </w:divBdr>
                              <w:divsChild>
                                <w:div w:id="876234708">
                                  <w:marLeft w:val="0"/>
                                  <w:marRight w:val="0"/>
                                  <w:marTop w:val="0"/>
                                  <w:marBottom w:val="0"/>
                                  <w:divBdr>
                                    <w:top w:val="none" w:sz="0" w:space="0" w:color="auto"/>
                                    <w:left w:val="none" w:sz="0" w:space="0" w:color="auto"/>
                                    <w:bottom w:val="none" w:sz="0" w:space="0" w:color="auto"/>
                                    <w:right w:val="none" w:sz="0" w:space="0" w:color="auto"/>
                                  </w:divBdr>
                                  <w:divsChild>
                                    <w:div w:id="200557701">
                                      <w:marLeft w:val="0"/>
                                      <w:marRight w:val="0"/>
                                      <w:marTop w:val="0"/>
                                      <w:marBottom w:val="0"/>
                                      <w:divBdr>
                                        <w:top w:val="none" w:sz="0" w:space="0" w:color="auto"/>
                                        <w:left w:val="none" w:sz="0" w:space="0" w:color="auto"/>
                                        <w:bottom w:val="none" w:sz="0" w:space="0" w:color="auto"/>
                                        <w:right w:val="none" w:sz="0" w:space="0" w:color="auto"/>
                                      </w:divBdr>
                                      <w:divsChild>
                                        <w:div w:id="1180579500">
                                          <w:marLeft w:val="0"/>
                                          <w:marRight w:val="0"/>
                                          <w:marTop w:val="0"/>
                                          <w:marBottom w:val="0"/>
                                          <w:divBdr>
                                            <w:top w:val="none" w:sz="0" w:space="0" w:color="auto"/>
                                            <w:left w:val="none" w:sz="0" w:space="0" w:color="auto"/>
                                            <w:bottom w:val="none" w:sz="0" w:space="0" w:color="auto"/>
                                            <w:right w:val="none" w:sz="0" w:space="0" w:color="auto"/>
                                          </w:divBdr>
                                          <w:divsChild>
                                            <w:div w:id="1144851228">
                                              <w:marLeft w:val="0"/>
                                              <w:marRight w:val="0"/>
                                              <w:marTop w:val="0"/>
                                              <w:marBottom w:val="0"/>
                                              <w:divBdr>
                                                <w:top w:val="none" w:sz="0" w:space="0" w:color="auto"/>
                                                <w:left w:val="none" w:sz="0" w:space="0" w:color="auto"/>
                                                <w:bottom w:val="none" w:sz="0" w:space="0" w:color="auto"/>
                                                <w:right w:val="none" w:sz="0" w:space="0" w:color="auto"/>
                                              </w:divBdr>
                                              <w:divsChild>
                                                <w:div w:id="1666590901">
                                                  <w:marLeft w:val="0"/>
                                                  <w:marRight w:val="0"/>
                                                  <w:marTop w:val="0"/>
                                                  <w:marBottom w:val="0"/>
                                                  <w:divBdr>
                                                    <w:top w:val="none" w:sz="0" w:space="0" w:color="auto"/>
                                                    <w:left w:val="none" w:sz="0" w:space="0" w:color="auto"/>
                                                    <w:bottom w:val="none" w:sz="0" w:space="0" w:color="auto"/>
                                                    <w:right w:val="none" w:sz="0" w:space="0" w:color="auto"/>
                                                  </w:divBdr>
                                                  <w:divsChild>
                                                    <w:div w:id="2017613753">
                                                      <w:marLeft w:val="0"/>
                                                      <w:marRight w:val="0"/>
                                                      <w:marTop w:val="0"/>
                                                      <w:marBottom w:val="0"/>
                                                      <w:divBdr>
                                                        <w:top w:val="none" w:sz="0" w:space="0" w:color="auto"/>
                                                        <w:left w:val="none" w:sz="0" w:space="0" w:color="auto"/>
                                                        <w:bottom w:val="none" w:sz="0" w:space="0" w:color="auto"/>
                                                        <w:right w:val="none" w:sz="0" w:space="0" w:color="auto"/>
                                                      </w:divBdr>
                                                      <w:divsChild>
                                                        <w:div w:id="1037124239">
                                                          <w:marLeft w:val="0"/>
                                                          <w:marRight w:val="0"/>
                                                          <w:marTop w:val="0"/>
                                                          <w:marBottom w:val="0"/>
                                                          <w:divBdr>
                                                            <w:top w:val="none" w:sz="0" w:space="0" w:color="auto"/>
                                                            <w:left w:val="none" w:sz="0" w:space="0" w:color="auto"/>
                                                            <w:bottom w:val="none" w:sz="0" w:space="0" w:color="auto"/>
                                                            <w:right w:val="none" w:sz="0" w:space="0" w:color="auto"/>
                                                          </w:divBdr>
                                                          <w:divsChild>
                                                            <w:div w:id="11476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14161534">
      <w:bodyDiv w:val="1"/>
      <w:marLeft w:val="150"/>
      <w:marRight w:val="150"/>
      <w:marTop w:val="0"/>
      <w:marBottom w:val="0"/>
      <w:divBdr>
        <w:top w:val="none" w:sz="0" w:space="0" w:color="auto"/>
        <w:left w:val="none" w:sz="0" w:space="0" w:color="auto"/>
        <w:bottom w:val="none" w:sz="0" w:space="0" w:color="auto"/>
        <w:right w:val="none" w:sz="0" w:space="0" w:color="auto"/>
      </w:divBdr>
      <w:divsChild>
        <w:div w:id="1715353742">
          <w:marLeft w:val="0"/>
          <w:marRight w:val="0"/>
          <w:marTop w:val="0"/>
          <w:marBottom w:val="0"/>
          <w:divBdr>
            <w:top w:val="none" w:sz="0" w:space="0" w:color="auto"/>
            <w:left w:val="none" w:sz="0" w:space="0" w:color="auto"/>
            <w:bottom w:val="none" w:sz="0" w:space="0" w:color="auto"/>
            <w:right w:val="none" w:sz="0" w:space="0" w:color="auto"/>
          </w:divBdr>
          <w:divsChild>
            <w:div w:id="1046756739">
              <w:marLeft w:val="0"/>
              <w:marRight w:val="0"/>
              <w:marTop w:val="0"/>
              <w:marBottom w:val="0"/>
              <w:divBdr>
                <w:top w:val="none" w:sz="0" w:space="0" w:color="auto"/>
                <w:left w:val="none" w:sz="0" w:space="0" w:color="auto"/>
                <w:bottom w:val="none" w:sz="0" w:space="0" w:color="auto"/>
                <w:right w:val="none" w:sz="0" w:space="0" w:color="auto"/>
              </w:divBdr>
              <w:divsChild>
                <w:div w:id="218783342">
                  <w:marLeft w:val="0"/>
                  <w:marRight w:val="0"/>
                  <w:marTop w:val="0"/>
                  <w:marBottom w:val="0"/>
                  <w:divBdr>
                    <w:top w:val="none" w:sz="0" w:space="0" w:color="auto"/>
                    <w:left w:val="none" w:sz="0" w:space="0" w:color="auto"/>
                    <w:bottom w:val="none" w:sz="0" w:space="0" w:color="auto"/>
                    <w:right w:val="none" w:sz="0" w:space="0" w:color="auto"/>
                  </w:divBdr>
                  <w:divsChild>
                    <w:div w:id="83455514">
                      <w:marLeft w:val="0"/>
                      <w:marRight w:val="0"/>
                      <w:marTop w:val="0"/>
                      <w:marBottom w:val="0"/>
                      <w:divBdr>
                        <w:top w:val="none" w:sz="0" w:space="0" w:color="auto"/>
                        <w:left w:val="none" w:sz="0" w:space="0" w:color="auto"/>
                        <w:bottom w:val="none" w:sz="0" w:space="0" w:color="auto"/>
                        <w:right w:val="none" w:sz="0" w:space="0" w:color="auto"/>
                      </w:divBdr>
                      <w:divsChild>
                        <w:div w:id="458230324">
                          <w:marLeft w:val="0"/>
                          <w:marRight w:val="0"/>
                          <w:marTop w:val="0"/>
                          <w:marBottom w:val="0"/>
                          <w:divBdr>
                            <w:top w:val="none" w:sz="0" w:space="0" w:color="auto"/>
                            <w:left w:val="none" w:sz="0" w:space="0" w:color="auto"/>
                            <w:bottom w:val="none" w:sz="0" w:space="0" w:color="auto"/>
                            <w:right w:val="none" w:sz="0" w:space="0" w:color="auto"/>
                          </w:divBdr>
                          <w:divsChild>
                            <w:div w:id="1609123652">
                              <w:marLeft w:val="0"/>
                              <w:marRight w:val="0"/>
                              <w:marTop w:val="0"/>
                              <w:marBottom w:val="0"/>
                              <w:divBdr>
                                <w:top w:val="none" w:sz="0" w:space="0" w:color="auto"/>
                                <w:left w:val="none" w:sz="0" w:space="0" w:color="auto"/>
                                <w:bottom w:val="none" w:sz="0" w:space="0" w:color="auto"/>
                                <w:right w:val="none" w:sz="0" w:space="0" w:color="auto"/>
                              </w:divBdr>
                              <w:divsChild>
                                <w:div w:id="1859810398">
                                  <w:marLeft w:val="0"/>
                                  <w:marRight w:val="0"/>
                                  <w:marTop w:val="0"/>
                                  <w:marBottom w:val="0"/>
                                  <w:divBdr>
                                    <w:top w:val="none" w:sz="0" w:space="0" w:color="auto"/>
                                    <w:left w:val="none" w:sz="0" w:space="0" w:color="auto"/>
                                    <w:bottom w:val="none" w:sz="0" w:space="0" w:color="auto"/>
                                    <w:right w:val="none" w:sz="0" w:space="0" w:color="auto"/>
                                  </w:divBdr>
                                  <w:divsChild>
                                    <w:div w:id="579481052">
                                      <w:marLeft w:val="0"/>
                                      <w:marRight w:val="0"/>
                                      <w:marTop w:val="0"/>
                                      <w:marBottom w:val="0"/>
                                      <w:divBdr>
                                        <w:top w:val="none" w:sz="0" w:space="0" w:color="auto"/>
                                        <w:left w:val="none" w:sz="0" w:space="0" w:color="auto"/>
                                        <w:bottom w:val="none" w:sz="0" w:space="0" w:color="auto"/>
                                        <w:right w:val="none" w:sz="0" w:space="0" w:color="auto"/>
                                      </w:divBdr>
                                      <w:divsChild>
                                        <w:div w:id="801850200">
                                          <w:marLeft w:val="0"/>
                                          <w:marRight w:val="0"/>
                                          <w:marTop w:val="0"/>
                                          <w:marBottom w:val="0"/>
                                          <w:divBdr>
                                            <w:top w:val="none" w:sz="0" w:space="0" w:color="auto"/>
                                            <w:left w:val="none" w:sz="0" w:space="0" w:color="auto"/>
                                            <w:bottom w:val="none" w:sz="0" w:space="0" w:color="auto"/>
                                            <w:right w:val="none" w:sz="0" w:space="0" w:color="auto"/>
                                          </w:divBdr>
                                          <w:divsChild>
                                            <w:div w:id="1642685311">
                                              <w:marLeft w:val="0"/>
                                              <w:marRight w:val="0"/>
                                              <w:marTop w:val="0"/>
                                              <w:marBottom w:val="0"/>
                                              <w:divBdr>
                                                <w:top w:val="none" w:sz="0" w:space="0" w:color="auto"/>
                                                <w:left w:val="none" w:sz="0" w:space="0" w:color="auto"/>
                                                <w:bottom w:val="none" w:sz="0" w:space="0" w:color="auto"/>
                                                <w:right w:val="none" w:sz="0" w:space="0" w:color="auto"/>
                                              </w:divBdr>
                                              <w:divsChild>
                                                <w:div w:id="2137021562">
                                                  <w:marLeft w:val="0"/>
                                                  <w:marRight w:val="0"/>
                                                  <w:marTop w:val="0"/>
                                                  <w:marBottom w:val="0"/>
                                                  <w:divBdr>
                                                    <w:top w:val="none" w:sz="0" w:space="0" w:color="auto"/>
                                                    <w:left w:val="none" w:sz="0" w:space="0" w:color="auto"/>
                                                    <w:bottom w:val="none" w:sz="0" w:space="0" w:color="auto"/>
                                                    <w:right w:val="none" w:sz="0" w:space="0" w:color="auto"/>
                                                  </w:divBdr>
                                                  <w:divsChild>
                                                    <w:div w:id="1913465662">
                                                      <w:marLeft w:val="0"/>
                                                      <w:marRight w:val="0"/>
                                                      <w:marTop w:val="0"/>
                                                      <w:marBottom w:val="0"/>
                                                      <w:divBdr>
                                                        <w:top w:val="none" w:sz="0" w:space="0" w:color="auto"/>
                                                        <w:left w:val="none" w:sz="0" w:space="0" w:color="auto"/>
                                                        <w:bottom w:val="none" w:sz="0" w:space="0" w:color="auto"/>
                                                        <w:right w:val="none" w:sz="0" w:space="0" w:color="auto"/>
                                                      </w:divBdr>
                                                      <w:divsChild>
                                                        <w:div w:id="2000814500">
                                                          <w:marLeft w:val="0"/>
                                                          <w:marRight w:val="0"/>
                                                          <w:marTop w:val="0"/>
                                                          <w:marBottom w:val="0"/>
                                                          <w:divBdr>
                                                            <w:top w:val="none" w:sz="0" w:space="0" w:color="auto"/>
                                                            <w:left w:val="none" w:sz="0" w:space="0" w:color="auto"/>
                                                            <w:bottom w:val="none" w:sz="0" w:space="0" w:color="auto"/>
                                                            <w:right w:val="none" w:sz="0" w:space="0" w:color="auto"/>
                                                          </w:divBdr>
                                                          <w:divsChild>
                                                            <w:div w:id="1312639358">
                                                              <w:marLeft w:val="0"/>
                                                              <w:marRight w:val="0"/>
                                                              <w:marTop w:val="0"/>
                                                              <w:marBottom w:val="0"/>
                                                              <w:divBdr>
                                                                <w:top w:val="none" w:sz="0" w:space="0" w:color="auto"/>
                                                                <w:left w:val="none" w:sz="0" w:space="0" w:color="auto"/>
                                                                <w:bottom w:val="none" w:sz="0" w:space="0" w:color="auto"/>
                                                                <w:right w:val="none" w:sz="0" w:space="0" w:color="auto"/>
                                                              </w:divBdr>
                                                              <w:divsChild>
                                                                <w:div w:id="537552485">
                                                                  <w:marLeft w:val="0"/>
                                                                  <w:marRight w:val="0"/>
                                                                  <w:marTop w:val="0"/>
                                                                  <w:marBottom w:val="0"/>
                                                                  <w:divBdr>
                                                                    <w:top w:val="none" w:sz="0" w:space="0" w:color="auto"/>
                                                                    <w:left w:val="none" w:sz="0" w:space="0" w:color="auto"/>
                                                                    <w:bottom w:val="none" w:sz="0" w:space="0" w:color="auto"/>
                                                                    <w:right w:val="none" w:sz="0" w:space="0" w:color="auto"/>
                                                                  </w:divBdr>
                                                                  <w:divsChild>
                                                                    <w:div w:id="42098992">
                                                                      <w:marLeft w:val="0"/>
                                                                      <w:marRight w:val="0"/>
                                                                      <w:marTop w:val="0"/>
                                                                      <w:marBottom w:val="0"/>
                                                                      <w:divBdr>
                                                                        <w:top w:val="none" w:sz="0" w:space="0" w:color="auto"/>
                                                                        <w:left w:val="none" w:sz="0" w:space="0" w:color="auto"/>
                                                                        <w:bottom w:val="none" w:sz="0" w:space="0" w:color="auto"/>
                                                                        <w:right w:val="none" w:sz="0" w:space="0" w:color="auto"/>
                                                                      </w:divBdr>
                                                                      <w:divsChild>
                                                                        <w:div w:id="1669288367">
                                                                          <w:marLeft w:val="0"/>
                                                                          <w:marRight w:val="0"/>
                                                                          <w:marTop w:val="0"/>
                                                                          <w:marBottom w:val="0"/>
                                                                          <w:divBdr>
                                                                            <w:top w:val="none" w:sz="0" w:space="0" w:color="auto"/>
                                                                            <w:left w:val="none" w:sz="0" w:space="0" w:color="auto"/>
                                                                            <w:bottom w:val="none" w:sz="0" w:space="0" w:color="auto"/>
                                                                            <w:right w:val="none" w:sz="0" w:space="0" w:color="auto"/>
                                                                          </w:divBdr>
                                                                          <w:divsChild>
                                                                            <w:div w:id="44834594">
                                                                              <w:marLeft w:val="0"/>
                                                                              <w:marRight w:val="0"/>
                                                                              <w:marTop w:val="0"/>
                                                                              <w:marBottom w:val="0"/>
                                                                              <w:divBdr>
                                                                                <w:top w:val="none" w:sz="0" w:space="0" w:color="auto"/>
                                                                                <w:left w:val="none" w:sz="0" w:space="0" w:color="auto"/>
                                                                                <w:bottom w:val="none" w:sz="0" w:space="0" w:color="auto"/>
                                                                                <w:right w:val="none" w:sz="0" w:space="0" w:color="auto"/>
                                                                              </w:divBdr>
                                                                            </w:div>
                                                                          </w:divsChild>
                                                                        </w:div>
                                                                        <w:div w:id="2093508235">
                                                                          <w:marLeft w:val="0"/>
                                                                          <w:marRight w:val="0"/>
                                                                          <w:marTop w:val="0"/>
                                                                          <w:marBottom w:val="0"/>
                                                                          <w:divBdr>
                                                                            <w:top w:val="none" w:sz="0" w:space="0" w:color="auto"/>
                                                                            <w:left w:val="none" w:sz="0" w:space="0" w:color="auto"/>
                                                                            <w:bottom w:val="none" w:sz="0" w:space="0" w:color="auto"/>
                                                                            <w:right w:val="none" w:sz="0" w:space="0" w:color="auto"/>
                                                                          </w:divBdr>
                                                                          <w:divsChild>
                                                                            <w:div w:id="1159274475">
                                                                              <w:marLeft w:val="0"/>
                                                                              <w:marRight w:val="0"/>
                                                                              <w:marTop w:val="0"/>
                                                                              <w:marBottom w:val="0"/>
                                                                              <w:divBdr>
                                                                                <w:top w:val="none" w:sz="0" w:space="0" w:color="auto"/>
                                                                                <w:left w:val="none" w:sz="0" w:space="0" w:color="auto"/>
                                                                                <w:bottom w:val="none" w:sz="0" w:space="0" w:color="auto"/>
                                                                                <w:right w:val="none" w:sz="0" w:space="0" w:color="auto"/>
                                                                              </w:divBdr>
                                                                              <w:divsChild>
                                                                                <w:div w:id="95506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sChild>
    </w:div>
    <w:div w:id="965236244">
      <w:bodyDiv w:val="1"/>
      <w:marLeft w:val="0"/>
      <w:marRight w:val="0"/>
      <w:marTop w:val="0"/>
      <w:marBottom w:val="0"/>
      <w:divBdr>
        <w:top w:val="none" w:sz="0" w:space="0" w:color="auto"/>
        <w:left w:val="none" w:sz="0" w:space="0" w:color="auto"/>
        <w:bottom w:val="none" w:sz="0" w:space="0" w:color="auto"/>
        <w:right w:val="none" w:sz="0" w:space="0" w:color="auto"/>
      </w:divBdr>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187251590">
      <w:bodyDiv w:val="1"/>
      <w:marLeft w:val="150"/>
      <w:marRight w:val="150"/>
      <w:marTop w:val="0"/>
      <w:marBottom w:val="0"/>
      <w:divBdr>
        <w:top w:val="none" w:sz="0" w:space="0" w:color="auto"/>
        <w:left w:val="none" w:sz="0" w:space="0" w:color="auto"/>
        <w:bottom w:val="none" w:sz="0" w:space="0" w:color="auto"/>
        <w:right w:val="none" w:sz="0" w:space="0" w:color="auto"/>
      </w:divBdr>
      <w:divsChild>
        <w:div w:id="975572891">
          <w:marLeft w:val="0"/>
          <w:marRight w:val="0"/>
          <w:marTop w:val="0"/>
          <w:marBottom w:val="0"/>
          <w:divBdr>
            <w:top w:val="none" w:sz="0" w:space="0" w:color="auto"/>
            <w:left w:val="none" w:sz="0" w:space="0" w:color="auto"/>
            <w:bottom w:val="none" w:sz="0" w:space="0" w:color="auto"/>
            <w:right w:val="none" w:sz="0" w:space="0" w:color="auto"/>
          </w:divBdr>
          <w:divsChild>
            <w:div w:id="1657107906">
              <w:marLeft w:val="0"/>
              <w:marRight w:val="0"/>
              <w:marTop w:val="0"/>
              <w:marBottom w:val="0"/>
              <w:divBdr>
                <w:top w:val="none" w:sz="0" w:space="0" w:color="auto"/>
                <w:left w:val="none" w:sz="0" w:space="0" w:color="auto"/>
                <w:bottom w:val="none" w:sz="0" w:space="0" w:color="auto"/>
                <w:right w:val="none" w:sz="0" w:space="0" w:color="auto"/>
              </w:divBdr>
              <w:divsChild>
                <w:div w:id="1702323246">
                  <w:marLeft w:val="0"/>
                  <w:marRight w:val="0"/>
                  <w:marTop w:val="0"/>
                  <w:marBottom w:val="0"/>
                  <w:divBdr>
                    <w:top w:val="none" w:sz="0" w:space="0" w:color="auto"/>
                    <w:left w:val="none" w:sz="0" w:space="0" w:color="auto"/>
                    <w:bottom w:val="none" w:sz="0" w:space="0" w:color="auto"/>
                    <w:right w:val="none" w:sz="0" w:space="0" w:color="auto"/>
                  </w:divBdr>
                  <w:divsChild>
                    <w:div w:id="69694298">
                      <w:marLeft w:val="0"/>
                      <w:marRight w:val="0"/>
                      <w:marTop w:val="0"/>
                      <w:marBottom w:val="0"/>
                      <w:divBdr>
                        <w:top w:val="none" w:sz="0" w:space="0" w:color="auto"/>
                        <w:left w:val="none" w:sz="0" w:space="0" w:color="auto"/>
                        <w:bottom w:val="none" w:sz="0" w:space="0" w:color="auto"/>
                        <w:right w:val="none" w:sz="0" w:space="0" w:color="auto"/>
                      </w:divBdr>
                      <w:divsChild>
                        <w:div w:id="1108937879">
                          <w:marLeft w:val="0"/>
                          <w:marRight w:val="0"/>
                          <w:marTop w:val="0"/>
                          <w:marBottom w:val="0"/>
                          <w:divBdr>
                            <w:top w:val="none" w:sz="0" w:space="0" w:color="auto"/>
                            <w:left w:val="none" w:sz="0" w:space="0" w:color="auto"/>
                            <w:bottom w:val="none" w:sz="0" w:space="0" w:color="auto"/>
                            <w:right w:val="none" w:sz="0" w:space="0" w:color="auto"/>
                          </w:divBdr>
                          <w:divsChild>
                            <w:div w:id="1889224734">
                              <w:marLeft w:val="0"/>
                              <w:marRight w:val="0"/>
                              <w:marTop w:val="0"/>
                              <w:marBottom w:val="0"/>
                              <w:divBdr>
                                <w:top w:val="none" w:sz="0" w:space="0" w:color="auto"/>
                                <w:left w:val="none" w:sz="0" w:space="0" w:color="auto"/>
                                <w:bottom w:val="none" w:sz="0" w:space="0" w:color="auto"/>
                                <w:right w:val="none" w:sz="0" w:space="0" w:color="auto"/>
                              </w:divBdr>
                              <w:divsChild>
                                <w:div w:id="2076590371">
                                  <w:marLeft w:val="0"/>
                                  <w:marRight w:val="0"/>
                                  <w:marTop w:val="0"/>
                                  <w:marBottom w:val="0"/>
                                  <w:divBdr>
                                    <w:top w:val="none" w:sz="0" w:space="0" w:color="auto"/>
                                    <w:left w:val="none" w:sz="0" w:space="0" w:color="auto"/>
                                    <w:bottom w:val="none" w:sz="0" w:space="0" w:color="auto"/>
                                    <w:right w:val="none" w:sz="0" w:space="0" w:color="auto"/>
                                  </w:divBdr>
                                  <w:divsChild>
                                    <w:div w:id="68818662">
                                      <w:marLeft w:val="0"/>
                                      <w:marRight w:val="0"/>
                                      <w:marTop w:val="0"/>
                                      <w:marBottom w:val="0"/>
                                      <w:divBdr>
                                        <w:top w:val="none" w:sz="0" w:space="0" w:color="auto"/>
                                        <w:left w:val="none" w:sz="0" w:space="0" w:color="auto"/>
                                        <w:bottom w:val="none" w:sz="0" w:space="0" w:color="auto"/>
                                        <w:right w:val="none" w:sz="0" w:space="0" w:color="auto"/>
                                      </w:divBdr>
                                      <w:divsChild>
                                        <w:div w:id="1151023602">
                                          <w:marLeft w:val="0"/>
                                          <w:marRight w:val="0"/>
                                          <w:marTop w:val="0"/>
                                          <w:marBottom w:val="0"/>
                                          <w:divBdr>
                                            <w:top w:val="none" w:sz="0" w:space="0" w:color="auto"/>
                                            <w:left w:val="none" w:sz="0" w:space="0" w:color="auto"/>
                                            <w:bottom w:val="none" w:sz="0" w:space="0" w:color="auto"/>
                                            <w:right w:val="none" w:sz="0" w:space="0" w:color="auto"/>
                                          </w:divBdr>
                                          <w:divsChild>
                                            <w:div w:id="1192645379">
                                              <w:marLeft w:val="0"/>
                                              <w:marRight w:val="0"/>
                                              <w:marTop w:val="0"/>
                                              <w:marBottom w:val="0"/>
                                              <w:divBdr>
                                                <w:top w:val="none" w:sz="0" w:space="0" w:color="auto"/>
                                                <w:left w:val="none" w:sz="0" w:space="0" w:color="auto"/>
                                                <w:bottom w:val="none" w:sz="0" w:space="0" w:color="auto"/>
                                                <w:right w:val="none" w:sz="0" w:space="0" w:color="auto"/>
                                              </w:divBdr>
                                              <w:divsChild>
                                                <w:div w:id="208884283">
                                                  <w:marLeft w:val="0"/>
                                                  <w:marRight w:val="0"/>
                                                  <w:marTop w:val="0"/>
                                                  <w:marBottom w:val="0"/>
                                                  <w:divBdr>
                                                    <w:top w:val="none" w:sz="0" w:space="0" w:color="auto"/>
                                                    <w:left w:val="none" w:sz="0" w:space="0" w:color="auto"/>
                                                    <w:bottom w:val="none" w:sz="0" w:space="0" w:color="auto"/>
                                                    <w:right w:val="none" w:sz="0" w:space="0" w:color="auto"/>
                                                  </w:divBdr>
                                                  <w:divsChild>
                                                    <w:div w:id="1224293450">
                                                      <w:marLeft w:val="0"/>
                                                      <w:marRight w:val="0"/>
                                                      <w:marTop w:val="0"/>
                                                      <w:marBottom w:val="0"/>
                                                      <w:divBdr>
                                                        <w:top w:val="none" w:sz="0" w:space="0" w:color="auto"/>
                                                        <w:left w:val="none" w:sz="0" w:space="0" w:color="auto"/>
                                                        <w:bottom w:val="none" w:sz="0" w:space="0" w:color="auto"/>
                                                        <w:right w:val="none" w:sz="0" w:space="0" w:color="auto"/>
                                                      </w:divBdr>
                                                      <w:divsChild>
                                                        <w:div w:id="811215530">
                                                          <w:marLeft w:val="0"/>
                                                          <w:marRight w:val="0"/>
                                                          <w:marTop w:val="0"/>
                                                          <w:marBottom w:val="0"/>
                                                          <w:divBdr>
                                                            <w:top w:val="none" w:sz="0" w:space="0" w:color="auto"/>
                                                            <w:left w:val="none" w:sz="0" w:space="0" w:color="auto"/>
                                                            <w:bottom w:val="none" w:sz="0" w:space="0" w:color="auto"/>
                                                            <w:right w:val="none" w:sz="0" w:space="0" w:color="auto"/>
                                                          </w:divBdr>
                                                          <w:divsChild>
                                                            <w:div w:id="158977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441677392">
          <w:marLeft w:val="0"/>
          <w:marRight w:val="0"/>
          <w:marTop w:val="0"/>
          <w:marBottom w:val="0"/>
          <w:divBdr>
            <w:top w:val="none" w:sz="0" w:space="0" w:color="auto"/>
            <w:left w:val="none" w:sz="0" w:space="0" w:color="auto"/>
            <w:bottom w:val="none" w:sz="0" w:space="0" w:color="auto"/>
            <w:right w:val="none" w:sz="0" w:space="0" w:color="auto"/>
          </w:divBdr>
        </w:div>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00536804">
      <w:bodyDiv w:val="1"/>
      <w:marLeft w:val="0"/>
      <w:marRight w:val="0"/>
      <w:marTop w:val="0"/>
      <w:marBottom w:val="0"/>
      <w:divBdr>
        <w:top w:val="none" w:sz="0" w:space="0" w:color="auto"/>
        <w:left w:val="none" w:sz="0" w:space="0" w:color="auto"/>
        <w:bottom w:val="none" w:sz="0" w:space="0" w:color="auto"/>
        <w:right w:val="none" w:sz="0" w:space="0" w:color="auto"/>
      </w:divBdr>
      <w:divsChild>
        <w:div w:id="1417170335">
          <w:marLeft w:val="0"/>
          <w:marRight w:val="0"/>
          <w:marTop w:val="0"/>
          <w:marBottom w:val="0"/>
          <w:divBdr>
            <w:top w:val="none" w:sz="0" w:space="0" w:color="auto"/>
            <w:left w:val="none" w:sz="0" w:space="0" w:color="auto"/>
            <w:bottom w:val="none" w:sz="0" w:space="0" w:color="auto"/>
            <w:right w:val="none" w:sz="0" w:space="0" w:color="auto"/>
          </w:divBdr>
          <w:divsChild>
            <w:div w:id="1260716945">
              <w:marLeft w:val="0"/>
              <w:marRight w:val="0"/>
              <w:marTop w:val="0"/>
              <w:marBottom w:val="0"/>
              <w:divBdr>
                <w:top w:val="none" w:sz="0" w:space="0" w:color="auto"/>
                <w:left w:val="none" w:sz="0" w:space="0" w:color="auto"/>
                <w:bottom w:val="none" w:sz="0" w:space="0" w:color="auto"/>
                <w:right w:val="none" w:sz="0" w:space="0" w:color="auto"/>
              </w:divBdr>
              <w:divsChild>
                <w:div w:id="825821533">
                  <w:marLeft w:val="0"/>
                  <w:marRight w:val="0"/>
                  <w:marTop w:val="0"/>
                  <w:marBottom w:val="0"/>
                  <w:divBdr>
                    <w:top w:val="none" w:sz="0" w:space="0" w:color="auto"/>
                    <w:left w:val="none" w:sz="0" w:space="0" w:color="auto"/>
                    <w:bottom w:val="none" w:sz="0" w:space="0" w:color="auto"/>
                    <w:right w:val="none" w:sz="0" w:space="0" w:color="auto"/>
                  </w:divBdr>
                  <w:divsChild>
                    <w:div w:id="1401094259">
                      <w:marLeft w:val="0"/>
                      <w:marRight w:val="0"/>
                      <w:marTop w:val="45"/>
                      <w:marBottom w:val="0"/>
                      <w:divBdr>
                        <w:top w:val="none" w:sz="0" w:space="0" w:color="auto"/>
                        <w:left w:val="none" w:sz="0" w:space="0" w:color="auto"/>
                        <w:bottom w:val="none" w:sz="0" w:space="0" w:color="auto"/>
                        <w:right w:val="none" w:sz="0" w:space="0" w:color="auto"/>
                      </w:divBdr>
                      <w:divsChild>
                        <w:div w:id="1633317511">
                          <w:marLeft w:val="0"/>
                          <w:marRight w:val="0"/>
                          <w:marTop w:val="0"/>
                          <w:marBottom w:val="0"/>
                          <w:divBdr>
                            <w:top w:val="none" w:sz="0" w:space="0" w:color="auto"/>
                            <w:left w:val="none" w:sz="0" w:space="0" w:color="auto"/>
                            <w:bottom w:val="none" w:sz="0" w:space="0" w:color="auto"/>
                            <w:right w:val="none" w:sz="0" w:space="0" w:color="auto"/>
                          </w:divBdr>
                          <w:divsChild>
                            <w:div w:id="916017287">
                              <w:marLeft w:val="2070"/>
                              <w:marRight w:val="3960"/>
                              <w:marTop w:val="0"/>
                              <w:marBottom w:val="0"/>
                              <w:divBdr>
                                <w:top w:val="none" w:sz="0" w:space="0" w:color="auto"/>
                                <w:left w:val="none" w:sz="0" w:space="0" w:color="auto"/>
                                <w:bottom w:val="none" w:sz="0" w:space="0" w:color="auto"/>
                                <w:right w:val="none" w:sz="0" w:space="0" w:color="auto"/>
                              </w:divBdr>
                              <w:divsChild>
                                <w:div w:id="200021171">
                                  <w:marLeft w:val="0"/>
                                  <w:marRight w:val="0"/>
                                  <w:marTop w:val="0"/>
                                  <w:marBottom w:val="0"/>
                                  <w:divBdr>
                                    <w:top w:val="none" w:sz="0" w:space="0" w:color="auto"/>
                                    <w:left w:val="none" w:sz="0" w:space="0" w:color="auto"/>
                                    <w:bottom w:val="none" w:sz="0" w:space="0" w:color="auto"/>
                                    <w:right w:val="none" w:sz="0" w:space="0" w:color="auto"/>
                                  </w:divBdr>
                                  <w:divsChild>
                                    <w:div w:id="1543129670">
                                      <w:marLeft w:val="0"/>
                                      <w:marRight w:val="0"/>
                                      <w:marTop w:val="0"/>
                                      <w:marBottom w:val="0"/>
                                      <w:divBdr>
                                        <w:top w:val="none" w:sz="0" w:space="0" w:color="auto"/>
                                        <w:left w:val="none" w:sz="0" w:space="0" w:color="auto"/>
                                        <w:bottom w:val="none" w:sz="0" w:space="0" w:color="auto"/>
                                        <w:right w:val="none" w:sz="0" w:space="0" w:color="auto"/>
                                      </w:divBdr>
                                      <w:divsChild>
                                        <w:div w:id="1766993572">
                                          <w:marLeft w:val="0"/>
                                          <w:marRight w:val="0"/>
                                          <w:marTop w:val="0"/>
                                          <w:marBottom w:val="0"/>
                                          <w:divBdr>
                                            <w:top w:val="none" w:sz="0" w:space="0" w:color="auto"/>
                                            <w:left w:val="none" w:sz="0" w:space="0" w:color="auto"/>
                                            <w:bottom w:val="none" w:sz="0" w:space="0" w:color="auto"/>
                                            <w:right w:val="none" w:sz="0" w:space="0" w:color="auto"/>
                                          </w:divBdr>
                                          <w:divsChild>
                                            <w:div w:id="2069299206">
                                              <w:marLeft w:val="0"/>
                                              <w:marRight w:val="0"/>
                                              <w:marTop w:val="0"/>
                                              <w:marBottom w:val="0"/>
                                              <w:divBdr>
                                                <w:top w:val="none" w:sz="0" w:space="0" w:color="auto"/>
                                                <w:left w:val="none" w:sz="0" w:space="0" w:color="auto"/>
                                                <w:bottom w:val="none" w:sz="0" w:space="0" w:color="auto"/>
                                                <w:right w:val="none" w:sz="0" w:space="0" w:color="auto"/>
                                              </w:divBdr>
                                              <w:divsChild>
                                                <w:div w:id="137193252">
                                                  <w:marLeft w:val="0"/>
                                                  <w:marRight w:val="0"/>
                                                  <w:marTop w:val="0"/>
                                                  <w:marBottom w:val="0"/>
                                                  <w:divBdr>
                                                    <w:top w:val="none" w:sz="0" w:space="0" w:color="auto"/>
                                                    <w:left w:val="none" w:sz="0" w:space="0" w:color="auto"/>
                                                    <w:bottom w:val="none" w:sz="0" w:space="0" w:color="auto"/>
                                                    <w:right w:val="none" w:sz="0" w:space="0" w:color="auto"/>
                                                  </w:divBdr>
                                                  <w:divsChild>
                                                    <w:div w:id="1243218501">
                                                      <w:marLeft w:val="0"/>
                                                      <w:marRight w:val="0"/>
                                                      <w:marTop w:val="0"/>
                                                      <w:marBottom w:val="0"/>
                                                      <w:divBdr>
                                                        <w:top w:val="none" w:sz="0" w:space="0" w:color="auto"/>
                                                        <w:left w:val="none" w:sz="0" w:space="0" w:color="auto"/>
                                                        <w:bottom w:val="none" w:sz="0" w:space="0" w:color="auto"/>
                                                        <w:right w:val="none" w:sz="0" w:space="0" w:color="auto"/>
                                                      </w:divBdr>
                                                      <w:divsChild>
                                                        <w:div w:id="564267347">
                                                          <w:marLeft w:val="0"/>
                                                          <w:marRight w:val="0"/>
                                                          <w:marTop w:val="0"/>
                                                          <w:marBottom w:val="0"/>
                                                          <w:divBdr>
                                                            <w:top w:val="none" w:sz="0" w:space="0" w:color="auto"/>
                                                            <w:left w:val="none" w:sz="0" w:space="0" w:color="auto"/>
                                                            <w:bottom w:val="none" w:sz="0" w:space="0" w:color="auto"/>
                                                            <w:right w:val="none" w:sz="0" w:space="0" w:color="auto"/>
                                                          </w:divBdr>
                                                          <w:divsChild>
                                                            <w:div w:id="1715807182">
                                                              <w:marLeft w:val="0"/>
                                                              <w:marRight w:val="0"/>
                                                              <w:marTop w:val="0"/>
                                                              <w:marBottom w:val="0"/>
                                                              <w:divBdr>
                                                                <w:top w:val="none" w:sz="0" w:space="0" w:color="auto"/>
                                                                <w:left w:val="none" w:sz="0" w:space="0" w:color="auto"/>
                                                                <w:bottom w:val="none" w:sz="0" w:space="0" w:color="auto"/>
                                                                <w:right w:val="none" w:sz="0" w:space="0" w:color="auto"/>
                                                              </w:divBdr>
                                                              <w:divsChild>
                                                                <w:div w:id="1644045661">
                                                                  <w:marLeft w:val="0"/>
                                                                  <w:marRight w:val="0"/>
                                                                  <w:marTop w:val="0"/>
                                                                  <w:marBottom w:val="0"/>
                                                                  <w:divBdr>
                                                                    <w:top w:val="none" w:sz="0" w:space="0" w:color="auto"/>
                                                                    <w:left w:val="none" w:sz="0" w:space="0" w:color="auto"/>
                                                                    <w:bottom w:val="none" w:sz="0" w:space="0" w:color="auto"/>
                                                                    <w:right w:val="none" w:sz="0" w:space="0" w:color="auto"/>
                                                                  </w:divBdr>
                                                                  <w:divsChild>
                                                                    <w:div w:id="1287198013">
                                                                      <w:marLeft w:val="0"/>
                                                                      <w:marRight w:val="0"/>
                                                                      <w:marTop w:val="0"/>
                                                                      <w:marBottom w:val="0"/>
                                                                      <w:divBdr>
                                                                        <w:top w:val="none" w:sz="0" w:space="0" w:color="auto"/>
                                                                        <w:left w:val="none" w:sz="0" w:space="0" w:color="auto"/>
                                                                        <w:bottom w:val="none" w:sz="0" w:space="0" w:color="auto"/>
                                                                        <w:right w:val="none" w:sz="0" w:space="0" w:color="auto"/>
                                                                      </w:divBdr>
                                                                      <w:divsChild>
                                                                        <w:div w:id="27059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76546754">
      <w:bodyDiv w:val="1"/>
      <w:marLeft w:val="150"/>
      <w:marRight w:val="150"/>
      <w:marTop w:val="0"/>
      <w:marBottom w:val="0"/>
      <w:divBdr>
        <w:top w:val="none" w:sz="0" w:space="0" w:color="auto"/>
        <w:left w:val="none" w:sz="0" w:space="0" w:color="auto"/>
        <w:bottom w:val="none" w:sz="0" w:space="0" w:color="auto"/>
        <w:right w:val="none" w:sz="0" w:space="0" w:color="auto"/>
      </w:divBdr>
      <w:divsChild>
        <w:div w:id="1987465484">
          <w:marLeft w:val="0"/>
          <w:marRight w:val="0"/>
          <w:marTop w:val="0"/>
          <w:marBottom w:val="0"/>
          <w:divBdr>
            <w:top w:val="none" w:sz="0" w:space="0" w:color="auto"/>
            <w:left w:val="none" w:sz="0" w:space="0" w:color="auto"/>
            <w:bottom w:val="none" w:sz="0" w:space="0" w:color="auto"/>
            <w:right w:val="none" w:sz="0" w:space="0" w:color="auto"/>
          </w:divBdr>
          <w:divsChild>
            <w:div w:id="160704965">
              <w:marLeft w:val="0"/>
              <w:marRight w:val="0"/>
              <w:marTop w:val="0"/>
              <w:marBottom w:val="0"/>
              <w:divBdr>
                <w:top w:val="none" w:sz="0" w:space="0" w:color="auto"/>
                <w:left w:val="none" w:sz="0" w:space="0" w:color="auto"/>
                <w:bottom w:val="none" w:sz="0" w:space="0" w:color="auto"/>
                <w:right w:val="none" w:sz="0" w:space="0" w:color="auto"/>
              </w:divBdr>
              <w:divsChild>
                <w:div w:id="435101271">
                  <w:marLeft w:val="0"/>
                  <w:marRight w:val="0"/>
                  <w:marTop w:val="0"/>
                  <w:marBottom w:val="0"/>
                  <w:divBdr>
                    <w:top w:val="none" w:sz="0" w:space="0" w:color="auto"/>
                    <w:left w:val="none" w:sz="0" w:space="0" w:color="auto"/>
                    <w:bottom w:val="none" w:sz="0" w:space="0" w:color="auto"/>
                    <w:right w:val="none" w:sz="0" w:space="0" w:color="auto"/>
                  </w:divBdr>
                  <w:divsChild>
                    <w:div w:id="930747207">
                      <w:marLeft w:val="0"/>
                      <w:marRight w:val="0"/>
                      <w:marTop w:val="0"/>
                      <w:marBottom w:val="0"/>
                      <w:divBdr>
                        <w:top w:val="none" w:sz="0" w:space="0" w:color="auto"/>
                        <w:left w:val="none" w:sz="0" w:space="0" w:color="auto"/>
                        <w:bottom w:val="none" w:sz="0" w:space="0" w:color="auto"/>
                        <w:right w:val="none" w:sz="0" w:space="0" w:color="auto"/>
                      </w:divBdr>
                      <w:divsChild>
                        <w:div w:id="1619557596">
                          <w:marLeft w:val="0"/>
                          <w:marRight w:val="0"/>
                          <w:marTop w:val="0"/>
                          <w:marBottom w:val="0"/>
                          <w:divBdr>
                            <w:top w:val="none" w:sz="0" w:space="0" w:color="auto"/>
                            <w:left w:val="none" w:sz="0" w:space="0" w:color="auto"/>
                            <w:bottom w:val="none" w:sz="0" w:space="0" w:color="auto"/>
                            <w:right w:val="none" w:sz="0" w:space="0" w:color="auto"/>
                          </w:divBdr>
                          <w:divsChild>
                            <w:div w:id="1742286950">
                              <w:marLeft w:val="0"/>
                              <w:marRight w:val="0"/>
                              <w:marTop w:val="0"/>
                              <w:marBottom w:val="0"/>
                              <w:divBdr>
                                <w:top w:val="none" w:sz="0" w:space="0" w:color="auto"/>
                                <w:left w:val="none" w:sz="0" w:space="0" w:color="auto"/>
                                <w:bottom w:val="none" w:sz="0" w:space="0" w:color="auto"/>
                                <w:right w:val="none" w:sz="0" w:space="0" w:color="auto"/>
                              </w:divBdr>
                              <w:divsChild>
                                <w:div w:id="708991258">
                                  <w:marLeft w:val="0"/>
                                  <w:marRight w:val="0"/>
                                  <w:marTop w:val="0"/>
                                  <w:marBottom w:val="0"/>
                                  <w:divBdr>
                                    <w:top w:val="none" w:sz="0" w:space="0" w:color="auto"/>
                                    <w:left w:val="none" w:sz="0" w:space="0" w:color="auto"/>
                                    <w:bottom w:val="none" w:sz="0" w:space="0" w:color="auto"/>
                                    <w:right w:val="none" w:sz="0" w:space="0" w:color="auto"/>
                                  </w:divBdr>
                                  <w:divsChild>
                                    <w:div w:id="1108310312">
                                      <w:marLeft w:val="0"/>
                                      <w:marRight w:val="0"/>
                                      <w:marTop w:val="0"/>
                                      <w:marBottom w:val="0"/>
                                      <w:divBdr>
                                        <w:top w:val="none" w:sz="0" w:space="0" w:color="auto"/>
                                        <w:left w:val="none" w:sz="0" w:space="0" w:color="auto"/>
                                        <w:bottom w:val="none" w:sz="0" w:space="0" w:color="auto"/>
                                        <w:right w:val="none" w:sz="0" w:space="0" w:color="auto"/>
                                      </w:divBdr>
                                      <w:divsChild>
                                        <w:div w:id="1232887850">
                                          <w:marLeft w:val="0"/>
                                          <w:marRight w:val="0"/>
                                          <w:marTop w:val="0"/>
                                          <w:marBottom w:val="0"/>
                                          <w:divBdr>
                                            <w:top w:val="none" w:sz="0" w:space="0" w:color="auto"/>
                                            <w:left w:val="none" w:sz="0" w:space="0" w:color="auto"/>
                                            <w:bottom w:val="none" w:sz="0" w:space="0" w:color="auto"/>
                                            <w:right w:val="none" w:sz="0" w:space="0" w:color="auto"/>
                                          </w:divBdr>
                                          <w:divsChild>
                                            <w:div w:id="1304697676">
                                              <w:marLeft w:val="0"/>
                                              <w:marRight w:val="0"/>
                                              <w:marTop w:val="0"/>
                                              <w:marBottom w:val="0"/>
                                              <w:divBdr>
                                                <w:top w:val="none" w:sz="0" w:space="0" w:color="auto"/>
                                                <w:left w:val="none" w:sz="0" w:space="0" w:color="auto"/>
                                                <w:bottom w:val="none" w:sz="0" w:space="0" w:color="auto"/>
                                                <w:right w:val="none" w:sz="0" w:space="0" w:color="auto"/>
                                              </w:divBdr>
                                              <w:divsChild>
                                                <w:div w:id="945696867">
                                                  <w:marLeft w:val="0"/>
                                                  <w:marRight w:val="0"/>
                                                  <w:marTop w:val="0"/>
                                                  <w:marBottom w:val="0"/>
                                                  <w:divBdr>
                                                    <w:top w:val="none" w:sz="0" w:space="0" w:color="auto"/>
                                                    <w:left w:val="none" w:sz="0" w:space="0" w:color="auto"/>
                                                    <w:bottom w:val="none" w:sz="0" w:space="0" w:color="auto"/>
                                                    <w:right w:val="none" w:sz="0" w:space="0" w:color="auto"/>
                                                  </w:divBdr>
                                                  <w:divsChild>
                                                    <w:div w:id="1692954953">
                                                      <w:marLeft w:val="0"/>
                                                      <w:marRight w:val="0"/>
                                                      <w:marTop w:val="0"/>
                                                      <w:marBottom w:val="0"/>
                                                      <w:divBdr>
                                                        <w:top w:val="none" w:sz="0" w:space="0" w:color="auto"/>
                                                        <w:left w:val="none" w:sz="0" w:space="0" w:color="auto"/>
                                                        <w:bottom w:val="none" w:sz="0" w:space="0" w:color="auto"/>
                                                        <w:right w:val="none" w:sz="0" w:space="0" w:color="auto"/>
                                                      </w:divBdr>
                                                      <w:divsChild>
                                                        <w:div w:id="709384301">
                                                          <w:marLeft w:val="0"/>
                                                          <w:marRight w:val="0"/>
                                                          <w:marTop w:val="0"/>
                                                          <w:marBottom w:val="0"/>
                                                          <w:divBdr>
                                                            <w:top w:val="none" w:sz="0" w:space="0" w:color="auto"/>
                                                            <w:left w:val="none" w:sz="0" w:space="0" w:color="auto"/>
                                                            <w:bottom w:val="none" w:sz="0" w:space="0" w:color="auto"/>
                                                            <w:right w:val="none" w:sz="0" w:space="0" w:color="auto"/>
                                                          </w:divBdr>
                                                          <w:divsChild>
                                                            <w:div w:id="212087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04494033">
      <w:bodyDiv w:val="1"/>
      <w:marLeft w:val="0"/>
      <w:marRight w:val="0"/>
      <w:marTop w:val="0"/>
      <w:marBottom w:val="0"/>
      <w:divBdr>
        <w:top w:val="none" w:sz="0" w:space="0" w:color="auto"/>
        <w:left w:val="none" w:sz="0" w:space="0" w:color="auto"/>
        <w:bottom w:val="none" w:sz="0" w:space="0" w:color="auto"/>
        <w:right w:val="none" w:sz="0" w:space="0" w:color="auto"/>
      </w:divBdr>
      <w:divsChild>
        <w:div w:id="1124157034">
          <w:marLeft w:val="0"/>
          <w:marRight w:val="0"/>
          <w:marTop w:val="0"/>
          <w:marBottom w:val="0"/>
          <w:divBdr>
            <w:top w:val="none" w:sz="0" w:space="0" w:color="auto"/>
            <w:left w:val="none" w:sz="0" w:space="0" w:color="auto"/>
            <w:bottom w:val="none" w:sz="0" w:space="0" w:color="auto"/>
            <w:right w:val="none" w:sz="0" w:space="0" w:color="auto"/>
          </w:divBdr>
          <w:divsChild>
            <w:div w:id="8803869">
              <w:marLeft w:val="0"/>
              <w:marRight w:val="0"/>
              <w:marTop w:val="0"/>
              <w:marBottom w:val="0"/>
              <w:divBdr>
                <w:top w:val="none" w:sz="0" w:space="0" w:color="auto"/>
                <w:left w:val="none" w:sz="0" w:space="0" w:color="auto"/>
                <w:bottom w:val="none" w:sz="0" w:space="0" w:color="auto"/>
                <w:right w:val="none" w:sz="0" w:space="0" w:color="auto"/>
              </w:divBdr>
              <w:divsChild>
                <w:div w:id="1521121061">
                  <w:marLeft w:val="0"/>
                  <w:marRight w:val="0"/>
                  <w:marTop w:val="0"/>
                  <w:marBottom w:val="0"/>
                  <w:divBdr>
                    <w:top w:val="none" w:sz="0" w:space="0" w:color="auto"/>
                    <w:left w:val="none" w:sz="0" w:space="0" w:color="auto"/>
                    <w:bottom w:val="none" w:sz="0" w:space="0" w:color="auto"/>
                    <w:right w:val="none" w:sz="0" w:space="0" w:color="auto"/>
                  </w:divBdr>
                  <w:divsChild>
                    <w:div w:id="661740689">
                      <w:marLeft w:val="0"/>
                      <w:marRight w:val="0"/>
                      <w:marTop w:val="0"/>
                      <w:marBottom w:val="0"/>
                      <w:divBdr>
                        <w:top w:val="none" w:sz="0" w:space="0" w:color="auto"/>
                        <w:left w:val="none" w:sz="0" w:space="0" w:color="auto"/>
                        <w:bottom w:val="none" w:sz="0" w:space="0" w:color="auto"/>
                        <w:right w:val="none" w:sz="0" w:space="0" w:color="auto"/>
                      </w:divBdr>
                      <w:divsChild>
                        <w:div w:id="1835761280">
                          <w:marLeft w:val="0"/>
                          <w:marRight w:val="0"/>
                          <w:marTop w:val="0"/>
                          <w:marBottom w:val="0"/>
                          <w:divBdr>
                            <w:top w:val="none" w:sz="0" w:space="0" w:color="auto"/>
                            <w:left w:val="none" w:sz="0" w:space="0" w:color="auto"/>
                            <w:bottom w:val="none" w:sz="0" w:space="0" w:color="auto"/>
                            <w:right w:val="none" w:sz="0" w:space="0" w:color="auto"/>
                          </w:divBdr>
                          <w:divsChild>
                            <w:div w:id="1790124270">
                              <w:marLeft w:val="0"/>
                              <w:marRight w:val="0"/>
                              <w:marTop w:val="0"/>
                              <w:marBottom w:val="0"/>
                              <w:divBdr>
                                <w:top w:val="none" w:sz="0" w:space="0" w:color="auto"/>
                                <w:left w:val="none" w:sz="0" w:space="0" w:color="auto"/>
                                <w:bottom w:val="none" w:sz="0" w:space="0" w:color="auto"/>
                                <w:right w:val="none" w:sz="0" w:space="0" w:color="auto"/>
                              </w:divBdr>
                              <w:divsChild>
                                <w:div w:id="1529295842">
                                  <w:marLeft w:val="0"/>
                                  <w:marRight w:val="0"/>
                                  <w:marTop w:val="0"/>
                                  <w:marBottom w:val="0"/>
                                  <w:divBdr>
                                    <w:top w:val="none" w:sz="0" w:space="0" w:color="auto"/>
                                    <w:left w:val="none" w:sz="0" w:space="0" w:color="auto"/>
                                    <w:bottom w:val="none" w:sz="0" w:space="0" w:color="auto"/>
                                    <w:right w:val="none" w:sz="0" w:space="0" w:color="auto"/>
                                  </w:divBdr>
                                  <w:divsChild>
                                    <w:div w:id="232859803">
                                      <w:marLeft w:val="0"/>
                                      <w:marRight w:val="0"/>
                                      <w:marTop w:val="0"/>
                                      <w:marBottom w:val="0"/>
                                      <w:divBdr>
                                        <w:top w:val="none" w:sz="0" w:space="0" w:color="auto"/>
                                        <w:left w:val="none" w:sz="0" w:space="0" w:color="auto"/>
                                        <w:bottom w:val="none" w:sz="0" w:space="0" w:color="auto"/>
                                        <w:right w:val="none" w:sz="0" w:space="0" w:color="auto"/>
                                      </w:divBdr>
                                      <w:divsChild>
                                        <w:div w:id="736322777">
                                          <w:marLeft w:val="0"/>
                                          <w:marRight w:val="0"/>
                                          <w:marTop w:val="0"/>
                                          <w:marBottom w:val="0"/>
                                          <w:divBdr>
                                            <w:top w:val="none" w:sz="0" w:space="0" w:color="auto"/>
                                            <w:left w:val="none" w:sz="0" w:space="0" w:color="auto"/>
                                            <w:bottom w:val="none" w:sz="0" w:space="0" w:color="auto"/>
                                            <w:right w:val="none" w:sz="0" w:space="0" w:color="auto"/>
                                          </w:divBdr>
                                          <w:divsChild>
                                            <w:div w:id="898858548">
                                              <w:marLeft w:val="0"/>
                                              <w:marRight w:val="0"/>
                                              <w:marTop w:val="0"/>
                                              <w:marBottom w:val="0"/>
                                              <w:divBdr>
                                                <w:top w:val="single" w:sz="12" w:space="2" w:color="FFFFCC"/>
                                                <w:left w:val="single" w:sz="12" w:space="2" w:color="FFFFCC"/>
                                                <w:bottom w:val="single" w:sz="12" w:space="2" w:color="FFFFCC"/>
                                                <w:right w:val="single" w:sz="12" w:space="0" w:color="FFFFCC"/>
                                              </w:divBdr>
                                              <w:divsChild>
                                                <w:div w:id="1071660431">
                                                  <w:marLeft w:val="0"/>
                                                  <w:marRight w:val="0"/>
                                                  <w:marTop w:val="0"/>
                                                  <w:marBottom w:val="0"/>
                                                  <w:divBdr>
                                                    <w:top w:val="none" w:sz="0" w:space="0" w:color="auto"/>
                                                    <w:left w:val="none" w:sz="0" w:space="0" w:color="auto"/>
                                                    <w:bottom w:val="none" w:sz="0" w:space="0" w:color="auto"/>
                                                    <w:right w:val="none" w:sz="0" w:space="0" w:color="auto"/>
                                                  </w:divBdr>
                                                  <w:divsChild>
                                                    <w:div w:id="1728336720">
                                                      <w:marLeft w:val="0"/>
                                                      <w:marRight w:val="0"/>
                                                      <w:marTop w:val="0"/>
                                                      <w:marBottom w:val="0"/>
                                                      <w:divBdr>
                                                        <w:top w:val="none" w:sz="0" w:space="0" w:color="auto"/>
                                                        <w:left w:val="none" w:sz="0" w:space="0" w:color="auto"/>
                                                        <w:bottom w:val="none" w:sz="0" w:space="0" w:color="auto"/>
                                                        <w:right w:val="none" w:sz="0" w:space="0" w:color="auto"/>
                                                      </w:divBdr>
                                                      <w:divsChild>
                                                        <w:div w:id="1427843911">
                                                          <w:marLeft w:val="0"/>
                                                          <w:marRight w:val="0"/>
                                                          <w:marTop w:val="0"/>
                                                          <w:marBottom w:val="0"/>
                                                          <w:divBdr>
                                                            <w:top w:val="none" w:sz="0" w:space="0" w:color="auto"/>
                                                            <w:left w:val="none" w:sz="0" w:space="0" w:color="auto"/>
                                                            <w:bottom w:val="none" w:sz="0" w:space="0" w:color="auto"/>
                                                            <w:right w:val="none" w:sz="0" w:space="0" w:color="auto"/>
                                                          </w:divBdr>
                                                          <w:divsChild>
                                                            <w:div w:id="252974537">
                                                              <w:marLeft w:val="0"/>
                                                              <w:marRight w:val="0"/>
                                                              <w:marTop w:val="0"/>
                                                              <w:marBottom w:val="0"/>
                                                              <w:divBdr>
                                                                <w:top w:val="none" w:sz="0" w:space="0" w:color="auto"/>
                                                                <w:left w:val="none" w:sz="0" w:space="0" w:color="auto"/>
                                                                <w:bottom w:val="none" w:sz="0" w:space="0" w:color="auto"/>
                                                                <w:right w:val="none" w:sz="0" w:space="0" w:color="auto"/>
                                                              </w:divBdr>
                                                              <w:divsChild>
                                                                <w:div w:id="44529920">
                                                                  <w:marLeft w:val="0"/>
                                                                  <w:marRight w:val="0"/>
                                                                  <w:marTop w:val="0"/>
                                                                  <w:marBottom w:val="0"/>
                                                                  <w:divBdr>
                                                                    <w:top w:val="none" w:sz="0" w:space="0" w:color="auto"/>
                                                                    <w:left w:val="none" w:sz="0" w:space="0" w:color="auto"/>
                                                                    <w:bottom w:val="none" w:sz="0" w:space="0" w:color="auto"/>
                                                                    <w:right w:val="none" w:sz="0" w:space="0" w:color="auto"/>
                                                                  </w:divBdr>
                                                                  <w:divsChild>
                                                                    <w:div w:id="1041982473">
                                                                      <w:marLeft w:val="0"/>
                                                                      <w:marRight w:val="0"/>
                                                                      <w:marTop w:val="0"/>
                                                                      <w:marBottom w:val="0"/>
                                                                      <w:divBdr>
                                                                        <w:top w:val="none" w:sz="0" w:space="0" w:color="auto"/>
                                                                        <w:left w:val="none" w:sz="0" w:space="0" w:color="auto"/>
                                                                        <w:bottom w:val="none" w:sz="0" w:space="0" w:color="auto"/>
                                                                        <w:right w:val="none" w:sz="0" w:space="0" w:color="auto"/>
                                                                      </w:divBdr>
                                                                      <w:divsChild>
                                                                        <w:div w:id="4208102">
                                                                          <w:marLeft w:val="0"/>
                                                                          <w:marRight w:val="0"/>
                                                                          <w:marTop w:val="0"/>
                                                                          <w:marBottom w:val="0"/>
                                                                          <w:divBdr>
                                                                            <w:top w:val="none" w:sz="0" w:space="0" w:color="auto"/>
                                                                            <w:left w:val="none" w:sz="0" w:space="0" w:color="auto"/>
                                                                            <w:bottom w:val="none" w:sz="0" w:space="0" w:color="auto"/>
                                                                            <w:right w:val="none" w:sz="0" w:space="0" w:color="auto"/>
                                                                          </w:divBdr>
                                                                          <w:divsChild>
                                                                            <w:div w:id="703823834">
                                                                              <w:marLeft w:val="0"/>
                                                                              <w:marRight w:val="0"/>
                                                                              <w:marTop w:val="0"/>
                                                                              <w:marBottom w:val="0"/>
                                                                              <w:divBdr>
                                                                                <w:top w:val="none" w:sz="0" w:space="0" w:color="auto"/>
                                                                                <w:left w:val="none" w:sz="0" w:space="0" w:color="auto"/>
                                                                                <w:bottom w:val="none" w:sz="0" w:space="0" w:color="auto"/>
                                                                                <w:right w:val="none" w:sz="0" w:space="0" w:color="auto"/>
                                                                              </w:divBdr>
                                                                              <w:divsChild>
                                                                                <w:div w:id="1505120670">
                                                                                  <w:marLeft w:val="0"/>
                                                                                  <w:marRight w:val="0"/>
                                                                                  <w:marTop w:val="0"/>
                                                                                  <w:marBottom w:val="0"/>
                                                                                  <w:divBdr>
                                                                                    <w:top w:val="none" w:sz="0" w:space="0" w:color="auto"/>
                                                                                    <w:left w:val="none" w:sz="0" w:space="0" w:color="auto"/>
                                                                                    <w:bottom w:val="none" w:sz="0" w:space="0" w:color="auto"/>
                                                                                    <w:right w:val="none" w:sz="0" w:space="0" w:color="auto"/>
                                                                                  </w:divBdr>
                                                                                  <w:divsChild>
                                                                                    <w:div w:id="1312370273">
                                                                                      <w:marLeft w:val="0"/>
                                                                                      <w:marRight w:val="0"/>
                                                                                      <w:marTop w:val="0"/>
                                                                                      <w:marBottom w:val="0"/>
                                                                                      <w:divBdr>
                                                                                        <w:top w:val="none" w:sz="0" w:space="0" w:color="auto"/>
                                                                                        <w:left w:val="none" w:sz="0" w:space="0" w:color="auto"/>
                                                                                        <w:bottom w:val="none" w:sz="0" w:space="0" w:color="auto"/>
                                                                                        <w:right w:val="none" w:sz="0" w:space="0" w:color="auto"/>
                                                                                      </w:divBdr>
                                                                                      <w:divsChild>
                                                                                        <w:div w:id="2098822425">
                                                                                          <w:marLeft w:val="0"/>
                                                                                          <w:marRight w:val="120"/>
                                                                                          <w:marTop w:val="0"/>
                                                                                          <w:marBottom w:val="150"/>
                                                                                          <w:divBdr>
                                                                                            <w:top w:val="single" w:sz="2" w:space="0" w:color="EFEFEF"/>
                                                                                            <w:left w:val="single" w:sz="6" w:space="0" w:color="EFEFEF"/>
                                                                                            <w:bottom w:val="single" w:sz="6" w:space="0" w:color="E2E2E2"/>
                                                                                            <w:right w:val="single" w:sz="6" w:space="0" w:color="EFEFEF"/>
                                                                                          </w:divBdr>
                                                                                          <w:divsChild>
                                                                                            <w:div w:id="1688754666">
                                                                                              <w:marLeft w:val="0"/>
                                                                                              <w:marRight w:val="0"/>
                                                                                              <w:marTop w:val="0"/>
                                                                                              <w:marBottom w:val="0"/>
                                                                                              <w:divBdr>
                                                                                                <w:top w:val="none" w:sz="0" w:space="0" w:color="auto"/>
                                                                                                <w:left w:val="none" w:sz="0" w:space="0" w:color="auto"/>
                                                                                                <w:bottom w:val="none" w:sz="0" w:space="0" w:color="auto"/>
                                                                                                <w:right w:val="none" w:sz="0" w:space="0" w:color="auto"/>
                                                                                              </w:divBdr>
                                                                                              <w:divsChild>
                                                                                                <w:div w:id="513615924">
                                                                                                  <w:marLeft w:val="0"/>
                                                                                                  <w:marRight w:val="0"/>
                                                                                                  <w:marTop w:val="0"/>
                                                                                                  <w:marBottom w:val="0"/>
                                                                                                  <w:divBdr>
                                                                                                    <w:top w:val="none" w:sz="0" w:space="0" w:color="auto"/>
                                                                                                    <w:left w:val="none" w:sz="0" w:space="0" w:color="auto"/>
                                                                                                    <w:bottom w:val="none" w:sz="0" w:space="0" w:color="auto"/>
                                                                                                    <w:right w:val="none" w:sz="0" w:space="0" w:color="auto"/>
                                                                                                  </w:divBdr>
                                                                                                  <w:divsChild>
                                                                                                    <w:div w:id="855310774">
                                                                                                      <w:marLeft w:val="0"/>
                                                                                                      <w:marRight w:val="0"/>
                                                                                                      <w:marTop w:val="0"/>
                                                                                                      <w:marBottom w:val="0"/>
                                                                                                      <w:divBdr>
                                                                                                        <w:top w:val="none" w:sz="0" w:space="0" w:color="auto"/>
                                                                                                        <w:left w:val="none" w:sz="0" w:space="0" w:color="auto"/>
                                                                                                        <w:bottom w:val="none" w:sz="0" w:space="0" w:color="auto"/>
                                                                                                        <w:right w:val="none" w:sz="0" w:space="0" w:color="auto"/>
                                                                                                      </w:divBdr>
                                                                                                      <w:divsChild>
                                                                                                        <w:div w:id="526451613">
                                                                                                          <w:marLeft w:val="0"/>
                                                                                                          <w:marRight w:val="0"/>
                                                                                                          <w:marTop w:val="0"/>
                                                                                                          <w:marBottom w:val="0"/>
                                                                                                          <w:divBdr>
                                                                                                            <w:top w:val="none" w:sz="0" w:space="0" w:color="auto"/>
                                                                                                            <w:left w:val="none" w:sz="0" w:space="0" w:color="auto"/>
                                                                                                            <w:bottom w:val="none" w:sz="0" w:space="0" w:color="auto"/>
                                                                                                            <w:right w:val="none" w:sz="0" w:space="0" w:color="auto"/>
                                                                                                          </w:divBdr>
                                                                                                          <w:divsChild>
                                                                                                            <w:div w:id="1373840864">
                                                                                                              <w:marLeft w:val="0"/>
                                                                                                              <w:marRight w:val="0"/>
                                                                                                              <w:marTop w:val="0"/>
                                                                                                              <w:marBottom w:val="0"/>
                                                                                                              <w:divBdr>
                                                                                                                <w:top w:val="none" w:sz="0" w:space="0" w:color="auto"/>
                                                                                                                <w:left w:val="none" w:sz="0" w:space="0" w:color="auto"/>
                                                                                                                <w:bottom w:val="none" w:sz="0" w:space="0" w:color="auto"/>
                                                                                                                <w:right w:val="none" w:sz="0" w:space="0" w:color="auto"/>
                                                                                                              </w:divBdr>
                                                                                                              <w:divsChild>
                                                                                                                <w:div w:id="1006056247">
                                                                                                                  <w:marLeft w:val="0"/>
                                                                                                                  <w:marRight w:val="0"/>
                                                                                                                  <w:marTop w:val="0"/>
                                                                                                                  <w:marBottom w:val="0"/>
                                                                                                                  <w:divBdr>
                                                                                                                    <w:top w:val="single" w:sz="2" w:space="4" w:color="D8D8D8"/>
                                                                                                                    <w:left w:val="single" w:sz="2" w:space="0" w:color="D8D8D8"/>
                                                                                                                    <w:bottom w:val="single" w:sz="2" w:space="4" w:color="D8D8D8"/>
                                                                                                                    <w:right w:val="single" w:sz="2" w:space="0" w:color="D8D8D8"/>
                                                                                                                  </w:divBdr>
                                                                                                                  <w:divsChild>
                                                                                                                    <w:div w:id="1886939228">
                                                                                                                      <w:marLeft w:val="225"/>
                                                                                                                      <w:marRight w:val="225"/>
                                                                                                                      <w:marTop w:val="75"/>
                                                                                                                      <w:marBottom w:val="75"/>
                                                                                                                      <w:divBdr>
                                                                                                                        <w:top w:val="none" w:sz="0" w:space="0" w:color="auto"/>
                                                                                                                        <w:left w:val="none" w:sz="0" w:space="0" w:color="auto"/>
                                                                                                                        <w:bottom w:val="none" w:sz="0" w:space="0" w:color="auto"/>
                                                                                                                        <w:right w:val="none" w:sz="0" w:space="0" w:color="auto"/>
                                                                                                                      </w:divBdr>
                                                                                                                      <w:divsChild>
                                                                                                                        <w:div w:id="1989549761">
                                                                                                                          <w:marLeft w:val="0"/>
                                                                                                                          <w:marRight w:val="0"/>
                                                                                                                          <w:marTop w:val="0"/>
                                                                                                                          <w:marBottom w:val="0"/>
                                                                                                                          <w:divBdr>
                                                                                                                            <w:top w:val="single" w:sz="6" w:space="0" w:color="auto"/>
                                                                                                                            <w:left w:val="single" w:sz="6" w:space="0" w:color="auto"/>
                                                                                                                            <w:bottom w:val="single" w:sz="6" w:space="0" w:color="auto"/>
                                                                                                                            <w:right w:val="single" w:sz="6" w:space="0" w:color="auto"/>
                                                                                                                          </w:divBdr>
                                                                                                                          <w:divsChild>
                                                                                                                            <w:div w:id="206453036">
                                                                                                                              <w:marLeft w:val="0"/>
                                                                                                                              <w:marRight w:val="0"/>
                                                                                                                              <w:marTop w:val="0"/>
                                                                                                                              <w:marBottom w:val="0"/>
                                                                                                                              <w:divBdr>
                                                                                                                                <w:top w:val="none" w:sz="0" w:space="0" w:color="auto"/>
                                                                                                                                <w:left w:val="none" w:sz="0" w:space="0" w:color="auto"/>
                                                                                                                                <w:bottom w:val="none" w:sz="0" w:space="0" w:color="auto"/>
                                                                                                                                <w:right w:val="none" w:sz="0" w:space="0" w:color="auto"/>
                                                                                                                              </w:divBdr>
                                                                                                                              <w:divsChild>
                                                                                                                                <w:div w:id="457650220">
                                                                                                                                  <w:marLeft w:val="0"/>
                                                                                                                                  <w:marRight w:val="0"/>
                                                                                                                                  <w:marTop w:val="0"/>
                                                                                                                                  <w:marBottom w:val="0"/>
                                                                                                                                  <w:divBdr>
                                                                                                                                    <w:top w:val="none" w:sz="0" w:space="0" w:color="auto"/>
                                                                                                                                    <w:left w:val="none" w:sz="0" w:space="0" w:color="auto"/>
                                                                                                                                    <w:bottom w:val="none" w:sz="0" w:space="0" w:color="auto"/>
                                                                                                                                    <w:right w:val="none" w:sz="0" w:space="0" w:color="auto"/>
                                                                                                                                  </w:divBdr>
                                                                                                                                  <w:divsChild>
                                                                                                                                    <w:div w:id="692805765">
                                                                                                                                      <w:marLeft w:val="0"/>
                                                                                                                                      <w:marRight w:val="0"/>
                                                                                                                                      <w:marTop w:val="0"/>
                                                                                                                                      <w:marBottom w:val="0"/>
                                                                                                                                      <w:divBdr>
                                                                                                                                        <w:top w:val="none" w:sz="0" w:space="0" w:color="auto"/>
                                                                                                                                        <w:left w:val="none" w:sz="0" w:space="0" w:color="auto"/>
                                                                                                                                        <w:bottom w:val="none" w:sz="0" w:space="0" w:color="auto"/>
                                                                                                                                        <w:right w:val="none" w:sz="0" w:space="0" w:color="auto"/>
                                                                                                                                      </w:divBdr>
                                                                                                                                    </w:div>
                                                                                                                                    <w:div w:id="2138327350">
                                                                                                                                      <w:marLeft w:val="0"/>
                                                                                                                                      <w:marRight w:val="0"/>
                                                                                                                                      <w:marTop w:val="0"/>
                                                                                                                                      <w:marBottom w:val="0"/>
                                                                                                                                      <w:divBdr>
                                                                                                                                        <w:top w:val="none" w:sz="0" w:space="0" w:color="auto"/>
                                                                                                                                        <w:left w:val="none" w:sz="0" w:space="0" w:color="auto"/>
                                                                                                                                        <w:bottom w:val="none" w:sz="0" w:space="0" w:color="auto"/>
                                                                                                                                        <w:right w:val="none" w:sz="0" w:space="0" w:color="auto"/>
                                                                                                                                      </w:divBdr>
                                                                                                                                    </w:div>
                                                                                                                                    <w:div w:id="1168711269">
                                                                                                                                      <w:marLeft w:val="0"/>
                                                                                                                                      <w:marRight w:val="0"/>
                                                                                                                                      <w:marTop w:val="0"/>
                                                                                                                                      <w:marBottom w:val="0"/>
                                                                                                                                      <w:divBdr>
                                                                                                                                        <w:top w:val="none" w:sz="0" w:space="0" w:color="auto"/>
                                                                                                                                        <w:left w:val="none" w:sz="0" w:space="0" w:color="auto"/>
                                                                                                                                        <w:bottom w:val="none" w:sz="0" w:space="0" w:color="auto"/>
                                                                                                                                        <w:right w:val="none" w:sz="0" w:space="0" w:color="auto"/>
                                                                                                                                      </w:divBdr>
                                                                                                                                    </w:div>
                                                                                                                                    <w:div w:id="40993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28076874">
      <w:bodyDiv w:val="1"/>
      <w:marLeft w:val="0"/>
      <w:marRight w:val="0"/>
      <w:marTop w:val="0"/>
      <w:marBottom w:val="0"/>
      <w:divBdr>
        <w:top w:val="none" w:sz="0" w:space="0" w:color="auto"/>
        <w:left w:val="none" w:sz="0" w:space="0" w:color="auto"/>
        <w:bottom w:val="none" w:sz="0" w:space="0" w:color="auto"/>
        <w:right w:val="none" w:sz="0" w:space="0" w:color="auto"/>
      </w:divBdr>
      <w:divsChild>
        <w:div w:id="2086099617">
          <w:marLeft w:val="0"/>
          <w:marRight w:val="0"/>
          <w:marTop w:val="0"/>
          <w:marBottom w:val="0"/>
          <w:divBdr>
            <w:top w:val="none" w:sz="0" w:space="0" w:color="auto"/>
            <w:left w:val="none" w:sz="0" w:space="0" w:color="auto"/>
            <w:bottom w:val="none" w:sz="0" w:space="0" w:color="auto"/>
            <w:right w:val="none" w:sz="0" w:space="0" w:color="auto"/>
          </w:divBdr>
          <w:divsChild>
            <w:div w:id="1434089470">
              <w:marLeft w:val="0"/>
              <w:marRight w:val="0"/>
              <w:marTop w:val="0"/>
              <w:marBottom w:val="0"/>
              <w:divBdr>
                <w:top w:val="none" w:sz="0" w:space="0" w:color="auto"/>
                <w:left w:val="none" w:sz="0" w:space="0" w:color="auto"/>
                <w:bottom w:val="none" w:sz="0" w:space="0" w:color="auto"/>
                <w:right w:val="none" w:sz="0" w:space="0" w:color="auto"/>
              </w:divBdr>
              <w:divsChild>
                <w:div w:id="1414552137">
                  <w:marLeft w:val="0"/>
                  <w:marRight w:val="0"/>
                  <w:marTop w:val="0"/>
                  <w:marBottom w:val="0"/>
                  <w:divBdr>
                    <w:top w:val="none" w:sz="0" w:space="0" w:color="auto"/>
                    <w:left w:val="none" w:sz="0" w:space="0" w:color="auto"/>
                    <w:bottom w:val="none" w:sz="0" w:space="0" w:color="auto"/>
                    <w:right w:val="none" w:sz="0" w:space="0" w:color="auto"/>
                  </w:divBdr>
                  <w:divsChild>
                    <w:div w:id="217253600">
                      <w:marLeft w:val="0"/>
                      <w:marRight w:val="0"/>
                      <w:marTop w:val="0"/>
                      <w:marBottom w:val="0"/>
                      <w:divBdr>
                        <w:top w:val="none" w:sz="0" w:space="0" w:color="auto"/>
                        <w:left w:val="none" w:sz="0" w:space="0" w:color="auto"/>
                        <w:bottom w:val="none" w:sz="0" w:space="0" w:color="auto"/>
                        <w:right w:val="none" w:sz="0" w:space="0" w:color="auto"/>
                      </w:divBdr>
                      <w:divsChild>
                        <w:div w:id="1588687497">
                          <w:marLeft w:val="0"/>
                          <w:marRight w:val="0"/>
                          <w:marTop w:val="0"/>
                          <w:marBottom w:val="0"/>
                          <w:divBdr>
                            <w:top w:val="none" w:sz="0" w:space="0" w:color="auto"/>
                            <w:left w:val="none" w:sz="0" w:space="0" w:color="auto"/>
                            <w:bottom w:val="none" w:sz="0" w:space="0" w:color="auto"/>
                            <w:right w:val="none" w:sz="0" w:space="0" w:color="auto"/>
                          </w:divBdr>
                          <w:divsChild>
                            <w:div w:id="983513198">
                              <w:marLeft w:val="0"/>
                              <w:marRight w:val="0"/>
                              <w:marTop w:val="0"/>
                              <w:marBottom w:val="0"/>
                              <w:divBdr>
                                <w:top w:val="none" w:sz="0" w:space="0" w:color="auto"/>
                                <w:left w:val="none" w:sz="0" w:space="0" w:color="auto"/>
                                <w:bottom w:val="none" w:sz="0" w:space="0" w:color="auto"/>
                                <w:right w:val="none" w:sz="0" w:space="0" w:color="auto"/>
                              </w:divBdr>
                              <w:divsChild>
                                <w:div w:id="739402020">
                                  <w:marLeft w:val="0"/>
                                  <w:marRight w:val="0"/>
                                  <w:marTop w:val="0"/>
                                  <w:marBottom w:val="0"/>
                                  <w:divBdr>
                                    <w:top w:val="none" w:sz="0" w:space="0" w:color="auto"/>
                                    <w:left w:val="none" w:sz="0" w:space="0" w:color="auto"/>
                                    <w:bottom w:val="none" w:sz="0" w:space="0" w:color="auto"/>
                                    <w:right w:val="none" w:sz="0" w:space="0" w:color="auto"/>
                                  </w:divBdr>
                                  <w:divsChild>
                                    <w:div w:id="37350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1963150245">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758645840">
          <w:marLeft w:val="0"/>
          <w:marRight w:val="0"/>
          <w:marTop w:val="0"/>
          <w:marBottom w:val="0"/>
          <w:divBdr>
            <w:top w:val="none" w:sz="0" w:space="0" w:color="auto"/>
            <w:left w:val="none" w:sz="0" w:space="0" w:color="auto"/>
            <w:bottom w:val="none" w:sz="0" w:space="0" w:color="auto"/>
            <w:right w:val="none" w:sz="0" w:space="0" w:color="auto"/>
          </w:divBdr>
        </w:div>
        <w:div w:id="1383139139">
          <w:marLeft w:val="0"/>
          <w:marRight w:val="0"/>
          <w:marTop w:val="0"/>
          <w:marBottom w:val="0"/>
          <w:divBdr>
            <w:top w:val="none" w:sz="0" w:space="0" w:color="auto"/>
            <w:left w:val="none" w:sz="0" w:space="0" w:color="auto"/>
            <w:bottom w:val="none" w:sz="0" w:space="0" w:color="auto"/>
            <w:right w:val="none" w:sz="0" w:space="0" w:color="auto"/>
          </w:divBdr>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lickr.com/photos/ferranp/4929935738" TargetMode="External"/><Relationship Id="rId13" Type="http://schemas.openxmlformats.org/officeDocument/2006/relationships/image" Target="media/image2.png"/><Relationship Id="rId18" Type="http://schemas.openxmlformats.org/officeDocument/2006/relationships/hyperlink" Target="http://biogeocarlos.blogspot.com/2014/05/dia-del-orgullo-friki-organismos-con.html"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3.bp.blogspot.com/-JD33WEhH6H0/U2GrqJoT1zI/AAAAAAAAAmo/5s0J5__iQlk/s1600/Michaeljacksoni.jpg" TargetMode="External"/><Relationship Id="rId25" Type="http://schemas.openxmlformats.org/officeDocument/2006/relationships/hyperlink" Target="http://www.ncbi.nlm.nih.gov/Taxonomy/Browser/wwwtax.cgi"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indioses.org/cienciaorigenes/cladotaller.html" TargetMode="External"/><Relationship Id="rId24" Type="http://schemas.openxmlformats.org/officeDocument/2006/relationships/hyperlink" Target="http://www.biolib.cz/en/main/" TargetMode="External"/><Relationship Id="rId5" Type="http://schemas.openxmlformats.org/officeDocument/2006/relationships/webSettings" Target="webSettings.xml"/><Relationship Id="rId15" Type="http://schemas.openxmlformats.org/officeDocument/2006/relationships/hyperlink" Target="http://ocw.unican.es/ciencias-sociales-y-juridicas/biogeografia/materiales/tema-1/1.1.2-la-clasificacion-de-los-seres-vivos-y-su" TargetMode="External"/><Relationship Id="rId23" Type="http://schemas.openxmlformats.org/officeDocument/2006/relationships/hyperlink" Target="http://www.ncbi.nlm.nih.gov/Taxonomy/Browser/wwwtax.cgi" TargetMode="External"/><Relationship Id="rId28" Type="http://schemas.openxmlformats.org/officeDocument/2006/relationships/fontTable" Target="fontTable.xml"/><Relationship Id="rId10" Type="http://schemas.openxmlformats.org/officeDocument/2006/relationships/hyperlink" Target="http://4.bp.blogspot.com/-2o_ZQAhj9WY/U-8LMr_nRvI/AAAAAAAAACM/bTE2W7BgtBE/s1600/111.jpg"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evolution.berkeley.edu/evolibrary/article/evo_09_sp" TargetMode="External"/><Relationship Id="rId14" Type="http://schemas.openxmlformats.org/officeDocument/2006/relationships/image" Target="media/image3.png"/><Relationship Id="rId22" Type="http://schemas.openxmlformats.org/officeDocument/2006/relationships/hyperlink" Target="http://www.biolib.cz/en/main/" TargetMode="External"/><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1E651A-A102-4BFA-9CE4-77933BD9A2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2202</TotalTime>
  <Pages>37</Pages>
  <Words>6671</Words>
  <Characters>36692</Characters>
  <Application>Microsoft Office Word</Application>
  <DocSecurity>0</DocSecurity>
  <Lines>305</Lines>
  <Paragraphs>86</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Manager/>
  <Company>Impulso Editorial</Company>
  <LinksUpToDate>false</LinksUpToDate>
  <CharactersWithSpaces>43277</CharactersWithSpaces>
  <SharedDoc>false</SharedDoc>
  <HyperlinkBase/>
  <HLinks>
    <vt:vector size="30" baseType="variant">
      <vt:variant>
        <vt:i4>3145762</vt:i4>
      </vt:variant>
      <vt:variant>
        <vt:i4>12</vt:i4>
      </vt:variant>
      <vt:variant>
        <vt:i4>0</vt:i4>
      </vt:variant>
      <vt:variant>
        <vt:i4>5</vt:i4>
      </vt:variant>
      <vt:variant>
        <vt:lpwstr>http://www.biologia.edu.ar/genetica/genet2.htm</vt:lpwstr>
      </vt:variant>
      <vt:variant>
        <vt:lpwstr/>
      </vt:variant>
      <vt:variant>
        <vt:i4>4980742</vt:i4>
      </vt:variant>
      <vt:variant>
        <vt:i4>9</vt:i4>
      </vt:variant>
      <vt:variant>
        <vt:i4>0</vt:i4>
      </vt:variant>
      <vt:variant>
        <vt:i4>5</vt:i4>
      </vt:variant>
      <vt:variant>
        <vt:lpwstr>http://geneticacom.blogspot.com/p/herencia-de-caracteres-ligados.html</vt:lpwstr>
      </vt:variant>
      <vt:variant>
        <vt:lpwstr/>
      </vt:variant>
      <vt:variant>
        <vt:i4>8323187</vt:i4>
      </vt:variant>
      <vt:variant>
        <vt:i4>6</vt:i4>
      </vt:variant>
      <vt:variant>
        <vt:i4>0</vt:i4>
      </vt:variant>
      <vt:variant>
        <vt:i4>5</vt:i4>
      </vt:variant>
      <vt:variant>
        <vt:lpwstr>http://www.profesorenlinea.cl/Ciencias/Herencia_ligada_sexo.html</vt:lpwstr>
      </vt:variant>
      <vt:variant>
        <vt:lpwstr/>
      </vt:variant>
      <vt:variant>
        <vt:i4>4063337</vt:i4>
      </vt:variant>
      <vt:variant>
        <vt:i4>3</vt:i4>
      </vt:variant>
      <vt:variant>
        <vt:i4>0</vt:i4>
      </vt:variant>
      <vt:variant>
        <vt:i4>5</vt:i4>
      </vt:variant>
      <vt:variant>
        <vt:lpwstr>http://recursostic.educacion.es/secundaria/edad/4esobiologia/4quincena6/4quincena6_contenidos_4d.htm</vt:lpwstr>
      </vt:variant>
      <vt:variant>
        <vt:lpwstr/>
      </vt:variant>
      <vt:variant>
        <vt:i4>5439577</vt:i4>
      </vt:variant>
      <vt:variant>
        <vt:i4>0</vt:i4>
      </vt:variant>
      <vt:variant>
        <vt:i4>0</vt:i4>
      </vt:variant>
      <vt:variant>
        <vt:i4>5</vt:i4>
      </vt:variant>
      <vt:variant>
        <vt:lpwstr>http://recursos.cnice.mec.es/biosfera/alumno/4ESO/genetica1/contenidos11.htm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Susana Moreno</dc:creator>
  <cp:keywords/>
  <dc:description/>
  <cp:lastModifiedBy>Miguel</cp:lastModifiedBy>
  <cp:revision>101</cp:revision>
  <dcterms:created xsi:type="dcterms:W3CDTF">2015-07-21T20:35:00Z</dcterms:created>
  <dcterms:modified xsi:type="dcterms:W3CDTF">2016-01-19T16:13:00Z</dcterms:modified>
  <cp:category/>
</cp:coreProperties>
</file>