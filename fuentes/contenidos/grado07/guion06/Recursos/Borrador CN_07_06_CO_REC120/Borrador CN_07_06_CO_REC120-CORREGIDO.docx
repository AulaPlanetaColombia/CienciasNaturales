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0F1" w:rsidRPr="000A05A8" w:rsidRDefault="00D620F1" w:rsidP="000A05A8">
      <w:pPr>
        <w:spacing w:line="360" w:lineRule="auto"/>
        <w:rPr>
          <w:rFonts w:ascii="Arial" w:hAnsi="Arial" w:cs="Arial"/>
          <w:b/>
          <w:bCs/>
          <w:color w:val="FF0000"/>
          <w:sz w:val="24"/>
          <w:szCs w:val="24"/>
        </w:rPr>
      </w:pPr>
      <w:proofErr w:type="spellStart"/>
      <w:r w:rsidRPr="000A05A8">
        <w:rPr>
          <w:rFonts w:ascii="Arial" w:hAnsi="Arial" w:cs="Arial"/>
          <w:b/>
          <w:bCs/>
          <w:color w:val="FF0000"/>
          <w:sz w:val="24"/>
          <w:szCs w:val="24"/>
        </w:rPr>
        <w:t>CN_07_06_CO</w:t>
      </w:r>
      <w:r w:rsidR="00C75653" w:rsidRPr="000A05A8">
        <w:rPr>
          <w:rFonts w:ascii="Arial" w:hAnsi="Arial" w:cs="Arial"/>
          <w:b/>
          <w:bCs/>
          <w:color w:val="FF0000"/>
          <w:sz w:val="24"/>
          <w:szCs w:val="24"/>
        </w:rPr>
        <w:t>_120</w:t>
      </w:r>
      <w:proofErr w:type="spellEnd"/>
    </w:p>
    <w:p w:rsidR="00C75653" w:rsidRPr="000A05A8" w:rsidRDefault="00C75653"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¿Cómo interactúan las placas tectónicas?</w:t>
      </w:r>
      <w:r w:rsidRPr="000A05A8">
        <w:rPr>
          <w:rFonts w:ascii="Arial" w:hAnsi="Arial" w:cs="Arial"/>
          <w:b/>
          <w:bCs/>
          <w:color w:val="FF0000"/>
          <w:sz w:val="24"/>
          <w:szCs w:val="24"/>
        </w:rPr>
        <w:tab/>
      </w:r>
    </w:p>
    <w:p w:rsidR="00C75653" w:rsidRPr="000A05A8" w:rsidRDefault="00C75653"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Interactivo en el que se muestran cómo interactúan las placas tectónicas y los efectos que esto produce</w:t>
      </w:r>
      <w:r w:rsidRPr="000A05A8">
        <w:rPr>
          <w:rFonts w:ascii="Arial" w:hAnsi="Arial" w:cs="Arial"/>
          <w:b/>
          <w:bCs/>
          <w:color w:val="FF0000"/>
          <w:sz w:val="24"/>
          <w:szCs w:val="24"/>
        </w:rPr>
        <w:tab/>
      </w:r>
    </w:p>
    <w:p w:rsidR="00C75653" w:rsidRPr="000A05A8" w:rsidRDefault="00C75653" w:rsidP="000A05A8">
      <w:pPr>
        <w:spacing w:line="360" w:lineRule="auto"/>
        <w:rPr>
          <w:rFonts w:ascii="Arial" w:hAnsi="Arial" w:cs="Arial"/>
          <w:b/>
          <w:bCs/>
          <w:color w:val="FF0000"/>
          <w:sz w:val="24"/>
          <w:szCs w:val="24"/>
        </w:rPr>
      </w:pPr>
      <w:r w:rsidRPr="000A05A8">
        <w:rPr>
          <w:rFonts w:ascii="Arial" w:hAnsi="Arial" w:cs="Arial"/>
          <w:b/>
          <w:bCs/>
          <w:color w:val="FF0000"/>
          <w:sz w:val="24"/>
          <w:szCs w:val="24"/>
        </w:rPr>
        <w:t>NUEVO</w:t>
      </w:r>
      <w:r w:rsidRPr="000A05A8">
        <w:rPr>
          <w:rFonts w:ascii="Arial" w:hAnsi="Arial" w:cs="Arial"/>
          <w:b/>
          <w:bCs/>
          <w:color w:val="FF0000"/>
          <w:sz w:val="24"/>
          <w:szCs w:val="24"/>
        </w:rPr>
        <w:tab/>
        <w:t>INTERACTIVO</w:t>
      </w:r>
      <w:r w:rsidRPr="000A05A8">
        <w:rPr>
          <w:rFonts w:ascii="Arial" w:hAnsi="Arial" w:cs="Arial"/>
          <w:b/>
          <w:bCs/>
          <w:color w:val="FF0000"/>
          <w:sz w:val="24"/>
          <w:szCs w:val="24"/>
        </w:rPr>
        <w:tab/>
      </w:r>
      <w:r w:rsidRPr="000A05A8">
        <w:rPr>
          <w:rFonts w:ascii="Arial" w:hAnsi="Arial" w:cs="Arial"/>
          <w:b/>
          <w:bCs/>
          <w:color w:val="FF0000"/>
          <w:sz w:val="24"/>
          <w:szCs w:val="24"/>
        </w:rPr>
        <w:tab/>
      </w:r>
      <w:proofErr w:type="spellStart"/>
      <w:r w:rsidRPr="000A05A8">
        <w:rPr>
          <w:rFonts w:ascii="Arial" w:hAnsi="Arial" w:cs="Arial"/>
          <w:b/>
          <w:bCs/>
          <w:color w:val="FF0000"/>
          <w:sz w:val="24"/>
          <w:szCs w:val="24"/>
        </w:rPr>
        <w:t>F7</w:t>
      </w:r>
      <w:proofErr w:type="spellEnd"/>
    </w:p>
    <w:p w:rsidR="00C75653" w:rsidRPr="000A05A8" w:rsidRDefault="00C75653" w:rsidP="000A05A8">
      <w:pPr>
        <w:spacing w:line="360" w:lineRule="auto"/>
        <w:rPr>
          <w:rFonts w:ascii="Arial" w:hAnsi="Arial" w:cs="Arial"/>
          <w:b/>
          <w:bCs/>
          <w:color w:val="FF0000"/>
          <w:sz w:val="24"/>
          <w:szCs w:val="24"/>
        </w:rPr>
      </w:pPr>
    </w:p>
    <w:p w:rsidR="00974C6C" w:rsidRPr="000A05A8" w:rsidRDefault="001A00C4" w:rsidP="000A05A8">
      <w:pPr>
        <w:spacing w:line="360" w:lineRule="auto"/>
        <w:rPr>
          <w:rFonts w:ascii="Arial" w:hAnsi="Arial" w:cs="Arial"/>
          <w:b/>
          <w:bCs/>
          <w:sz w:val="24"/>
          <w:szCs w:val="24"/>
        </w:rPr>
      </w:pPr>
      <w:r w:rsidRPr="000A05A8">
        <w:rPr>
          <w:rFonts w:ascii="Arial" w:hAnsi="Arial" w:cs="Arial"/>
          <w:b/>
          <w:bCs/>
          <w:sz w:val="24"/>
          <w:szCs w:val="24"/>
        </w:rPr>
        <w:t>Menú principal</w:t>
      </w:r>
    </w:p>
    <w:p w:rsidR="001A00C4" w:rsidRPr="000A05A8" w:rsidRDefault="001A00C4" w:rsidP="000A05A8">
      <w:pPr>
        <w:spacing w:line="360" w:lineRule="auto"/>
        <w:rPr>
          <w:rFonts w:ascii="Arial" w:hAnsi="Arial" w:cs="Arial"/>
          <w:sz w:val="24"/>
          <w:szCs w:val="24"/>
        </w:rPr>
      </w:pPr>
      <w:r w:rsidRPr="000A05A8">
        <w:rPr>
          <w:rFonts w:ascii="Arial" w:hAnsi="Arial" w:cs="Arial"/>
          <w:b/>
          <w:bCs/>
          <w:sz w:val="24"/>
          <w:szCs w:val="24"/>
        </w:rPr>
        <w:t>Título de la pantalla:</w:t>
      </w:r>
      <w:r w:rsidRPr="000A05A8">
        <w:rPr>
          <w:rFonts w:ascii="Arial" w:hAnsi="Arial" w:cs="Arial"/>
          <w:sz w:val="24"/>
          <w:szCs w:val="24"/>
        </w:rPr>
        <w:t xml:space="preserve"> </w:t>
      </w:r>
      <w:r w:rsidR="00C75653" w:rsidRPr="000A05A8">
        <w:rPr>
          <w:rFonts w:ascii="Arial" w:hAnsi="Arial" w:cs="Arial"/>
          <w:sz w:val="24"/>
          <w:szCs w:val="24"/>
        </w:rPr>
        <w:t>Las interacciones entre las placas tectónicas</w:t>
      </w:r>
    </w:p>
    <w:p w:rsidR="00527F75" w:rsidRPr="000A05A8" w:rsidRDefault="00527F75" w:rsidP="000A05A8">
      <w:pPr>
        <w:spacing w:line="360" w:lineRule="auto"/>
        <w:rPr>
          <w:rFonts w:ascii="Arial" w:hAnsi="Arial" w:cs="Arial"/>
          <w:b/>
          <w:bCs/>
          <w:sz w:val="24"/>
          <w:szCs w:val="24"/>
        </w:rPr>
      </w:pPr>
      <w:r w:rsidRPr="000A05A8">
        <w:rPr>
          <w:rFonts w:ascii="Arial" w:hAnsi="Arial" w:cs="Arial"/>
          <w:b/>
          <w:bCs/>
          <w:sz w:val="24"/>
          <w:szCs w:val="24"/>
        </w:rPr>
        <w:t>Distribución visual del menú:</w:t>
      </w:r>
    </w:p>
    <w:tbl>
      <w:tblPr>
        <w:tblStyle w:val="Tablaconcuadrcula"/>
        <w:tblW w:w="0" w:type="auto"/>
        <w:tblLook w:val="04A0" w:firstRow="1" w:lastRow="0" w:firstColumn="1" w:lastColumn="0" w:noHBand="0" w:noVBand="1"/>
      </w:tblPr>
      <w:tblGrid>
        <w:gridCol w:w="704"/>
        <w:gridCol w:w="709"/>
        <w:gridCol w:w="709"/>
      </w:tblGrid>
      <w:tr w:rsidR="00527F75" w:rsidRPr="000A05A8" w:rsidTr="00527F75">
        <w:tc>
          <w:tcPr>
            <w:tcW w:w="704" w:type="dxa"/>
          </w:tcPr>
          <w:p w:rsidR="00527F75" w:rsidRPr="000A05A8" w:rsidRDefault="00527F75" w:rsidP="000A05A8">
            <w:pPr>
              <w:spacing w:line="360" w:lineRule="auto"/>
              <w:rPr>
                <w:rFonts w:ascii="Arial" w:hAnsi="Arial" w:cs="Arial"/>
                <w:sz w:val="24"/>
                <w:szCs w:val="24"/>
              </w:rPr>
            </w:pPr>
          </w:p>
        </w:tc>
        <w:tc>
          <w:tcPr>
            <w:tcW w:w="709" w:type="dxa"/>
          </w:tcPr>
          <w:p w:rsidR="00527F75" w:rsidRPr="000A05A8" w:rsidRDefault="00527F75" w:rsidP="000A05A8">
            <w:pPr>
              <w:spacing w:line="360" w:lineRule="auto"/>
              <w:rPr>
                <w:rFonts w:ascii="Arial" w:hAnsi="Arial" w:cs="Arial"/>
                <w:sz w:val="24"/>
                <w:szCs w:val="24"/>
              </w:rPr>
            </w:pPr>
          </w:p>
        </w:tc>
        <w:tc>
          <w:tcPr>
            <w:tcW w:w="709" w:type="dxa"/>
          </w:tcPr>
          <w:p w:rsidR="00527F75" w:rsidRPr="000A05A8" w:rsidRDefault="00527F75" w:rsidP="000A05A8">
            <w:pPr>
              <w:spacing w:line="360" w:lineRule="auto"/>
              <w:rPr>
                <w:rFonts w:ascii="Arial" w:hAnsi="Arial" w:cs="Arial"/>
                <w:sz w:val="24"/>
                <w:szCs w:val="24"/>
              </w:rPr>
            </w:pPr>
          </w:p>
        </w:tc>
      </w:tr>
    </w:tbl>
    <w:p w:rsidR="001A00C4" w:rsidRPr="000A05A8" w:rsidRDefault="001A00C4" w:rsidP="000A05A8">
      <w:pPr>
        <w:spacing w:line="360" w:lineRule="auto"/>
        <w:rPr>
          <w:rFonts w:ascii="Arial" w:hAnsi="Arial" w:cs="Arial"/>
          <w:sz w:val="24"/>
          <w:szCs w:val="24"/>
        </w:rPr>
      </w:pPr>
    </w:p>
    <w:p w:rsidR="001A00C4" w:rsidRPr="000A05A8" w:rsidRDefault="00527F75" w:rsidP="000A05A8">
      <w:pPr>
        <w:spacing w:line="360" w:lineRule="auto"/>
        <w:rPr>
          <w:rFonts w:ascii="Arial" w:hAnsi="Arial" w:cs="Arial"/>
          <w:b/>
          <w:bCs/>
          <w:sz w:val="24"/>
          <w:szCs w:val="24"/>
        </w:rPr>
      </w:pPr>
      <w:r w:rsidRPr="000A05A8">
        <w:rPr>
          <w:rFonts w:ascii="Arial" w:hAnsi="Arial" w:cs="Arial"/>
          <w:b/>
          <w:bCs/>
          <w:sz w:val="24"/>
          <w:szCs w:val="24"/>
          <w:highlight w:val="yellow"/>
        </w:rPr>
        <w:t>Opciones del menú:</w:t>
      </w:r>
    </w:p>
    <w:p w:rsidR="00A07C25" w:rsidRPr="000A05A8" w:rsidRDefault="00A07C25" w:rsidP="000A05A8">
      <w:pPr>
        <w:spacing w:line="360" w:lineRule="auto"/>
        <w:rPr>
          <w:rFonts w:ascii="Arial" w:hAnsi="Arial" w:cs="Arial"/>
          <w:b/>
          <w:bCs/>
          <w:sz w:val="24"/>
          <w:szCs w:val="24"/>
        </w:rPr>
      </w:pPr>
      <w:r w:rsidRPr="000A05A8">
        <w:rPr>
          <w:rFonts w:ascii="Arial" w:hAnsi="Arial" w:cs="Arial"/>
          <w:b/>
          <w:bCs/>
          <w:sz w:val="24"/>
          <w:szCs w:val="24"/>
          <w:highlight w:val="yellow"/>
        </w:rPr>
        <w:t>Opción 1</w:t>
      </w:r>
      <w:r w:rsidRPr="000A05A8">
        <w:rPr>
          <w:rFonts w:ascii="Arial" w:hAnsi="Arial" w:cs="Arial"/>
          <w:b/>
          <w:bCs/>
          <w:sz w:val="24"/>
          <w:szCs w:val="24"/>
        </w:rPr>
        <w:t xml:space="preserve"> (</w:t>
      </w:r>
      <w:r w:rsidR="00BA13EF" w:rsidRPr="000A05A8">
        <w:rPr>
          <w:rFonts w:ascii="Arial" w:hAnsi="Arial" w:cs="Arial"/>
          <w:b/>
          <w:bCs/>
          <w:sz w:val="24"/>
          <w:szCs w:val="24"/>
        </w:rPr>
        <w:t>muestra ficha</w:t>
      </w:r>
      <w:r w:rsidRPr="000A05A8">
        <w:rPr>
          <w:rFonts w:ascii="Arial" w:hAnsi="Arial" w:cs="Arial"/>
          <w:b/>
          <w:bCs/>
          <w:sz w:val="24"/>
          <w:szCs w:val="24"/>
        </w:rPr>
        <w:t>)</w:t>
      </w:r>
    </w:p>
    <w:p w:rsidR="00C51819" w:rsidRPr="000A05A8" w:rsidRDefault="00A07C25" w:rsidP="000A05A8">
      <w:pPr>
        <w:spacing w:line="360" w:lineRule="auto"/>
        <w:rPr>
          <w:rFonts w:ascii="Arial" w:hAnsi="Arial" w:cs="Arial"/>
          <w:b/>
          <w:bCs/>
          <w:sz w:val="24"/>
          <w:szCs w:val="24"/>
          <w:highlight w:val="yellow"/>
        </w:rPr>
      </w:pPr>
      <w:r w:rsidRPr="000A05A8">
        <w:rPr>
          <w:rFonts w:ascii="Arial" w:hAnsi="Arial" w:cs="Arial"/>
          <w:b/>
          <w:bCs/>
          <w:sz w:val="24"/>
          <w:szCs w:val="24"/>
          <w:highlight w:val="yellow"/>
        </w:rPr>
        <w:t>Imagen</w:t>
      </w:r>
      <w:r w:rsidR="00AF32F4" w:rsidRPr="000A05A8">
        <w:rPr>
          <w:rFonts w:ascii="Arial" w:hAnsi="Arial" w:cs="Arial"/>
          <w:b/>
          <w:bCs/>
          <w:sz w:val="24"/>
          <w:szCs w:val="24"/>
          <w:highlight w:val="yellow"/>
        </w:rPr>
        <w:t xml:space="preserve"> 1</w:t>
      </w:r>
      <w:r w:rsidRPr="000A05A8">
        <w:rPr>
          <w:rFonts w:ascii="Arial" w:hAnsi="Arial" w:cs="Arial"/>
          <w:b/>
          <w:bCs/>
          <w:sz w:val="24"/>
          <w:szCs w:val="24"/>
          <w:highlight w:val="yellow"/>
        </w:rPr>
        <w:t>:</w:t>
      </w:r>
    </w:p>
    <w:p w:rsidR="00C75653" w:rsidRPr="000A05A8" w:rsidRDefault="00BA13EF" w:rsidP="000A05A8">
      <w:pPr>
        <w:spacing w:line="360" w:lineRule="auto"/>
        <w:rPr>
          <w:rFonts w:ascii="Arial" w:hAnsi="Arial" w:cs="Arial"/>
          <w:noProof/>
          <w:sz w:val="24"/>
          <w:szCs w:val="24"/>
          <w:lang w:eastAsia="es-CO" w:bidi="he-IL"/>
        </w:rPr>
      </w:pPr>
      <w:r w:rsidRPr="000A05A8">
        <w:rPr>
          <w:rFonts w:ascii="Arial" w:hAnsi="Arial" w:cs="Arial"/>
          <w:noProof/>
          <w:sz w:val="24"/>
          <w:szCs w:val="24"/>
          <w:lang w:eastAsia="es-CO"/>
        </w:rPr>
        <w:drawing>
          <wp:inline distT="0" distB="0" distL="0" distR="0" wp14:anchorId="0AAB8F0B" wp14:editId="729B4A4C">
            <wp:extent cx="1344784" cy="126682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53401" cy="1274943"/>
                    </a:xfrm>
                    <a:prstGeom prst="rect">
                      <a:avLst/>
                    </a:prstGeom>
                  </pic:spPr>
                </pic:pic>
              </a:graphicData>
            </a:graphic>
          </wp:inline>
        </w:drawing>
      </w:r>
      <w:r w:rsidRPr="000A05A8">
        <w:rPr>
          <w:rFonts w:ascii="Arial" w:hAnsi="Arial" w:cs="Arial"/>
          <w:noProof/>
          <w:color w:val="FF0000"/>
          <w:sz w:val="24"/>
          <w:szCs w:val="24"/>
          <w:lang w:eastAsia="es-CO" w:bidi="he-IL"/>
        </w:rPr>
        <w:t>Elaborar una ilustración como esta.</w:t>
      </w:r>
    </w:p>
    <w:p w:rsidR="00A07C25" w:rsidRPr="000A05A8" w:rsidRDefault="00A07C25" w:rsidP="000A05A8">
      <w:pPr>
        <w:spacing w:line="360" w:lineRule="auto"/>
        <w:rPr>
          <w:rFonts w:ascii="Arial" w:hAnsi="Arial" w:cs="Arial"/>
          <w:sz w:val="24"/>
          <w:szCs w:val="24"/>
        </w:rPr>
      </w:pPr>
      <w:r w:rsidRPr="000A05A8">
        <w:rPr>
          <w:rFonts w:ascii="Arial" w:hAnsi="Arial" w:cs="Arial"/>
          <w:b/>
          <w:bCs/>
          <w:sz w:val="24"/>
          <w:szCs w:val="24"/>
          <w:highlight w:val="yellow"/>
        </w:rPr>
        <w:t>Pie de imagen</w:t>
      </w:r>
      <w:r w:rsidRPr="000A05A8">
        <w:rPr>
          <w:rFonts w:ascii="Arial" w:hAnsi="Arial" w:cs="Arial"/>
          <w:b/>
          <w:bCs/>
          <w:sz w:val="24"/>
          <w:szCs w:val="24"/>
        </w:rPr>
        <w:t xml:space="preserve">: </w:t>
      </w:r>
      <w:r w:rsidR="00707887" w:rsidRPr="000A05A8">
        <w:rPr>
          <w:rFonts w:ascii="Arial" w:hAnsi="Arial" w:cs="Arial"/>
          <w:sz w:val="24"/>
          <w:szCs w:val="24"/>
        </w:rPr>
        <w:t>Divergencia</w:t>
      </w:r>
    </w:p>
    <w:p w:rsidR="00A07C25" w:rsidRPr="000A05A8" w:rsidRDefault="00A07C25" w:rsidP="000A05A8">
      <w:pPr>
        <w:spacing w:line="360" w:lineRule="auto"/>
        <w:rPr>
          <w:rFonts w:ascii="Arial" w:hAnsi="Arial" w:cs="Arial"/>
          <w:sz w:val="24"/>
          <w:szCs w:val="24"/>
        </w:rPr>
      </w:pPr>
      <w:r w:rsidRPr="000A05A8">
        <w:rPr>
          <w:rFonts w:ascii="Arial" w:hAnsi="Arial" w:cs="Arial"/>
          <w:b/>
          <w:bCs/>
          <w:sz w:val="24"/>
          <w:szCs w:val="24"/>
          <w:highlight w:val="yellow"/>
        </w:rPr>
        <w:t>Pie de pantalla:</w:t>
      </w:r>
      <w:r w:rsidRPr="000A05A8">
        <w:rPr>
          <w:rFonts w:ascii="Arial" w:hAnsi="Arial" w:cs="Arial"/>
          <w:sz w:val="24"/>
          <w:szCs w:val="24"/>
        </w:rPr>
        <w:t xml:space="preserve"> Selecciona una imagen</w:t>
      </w:r>
    </w:p>
    <w:p w:rsidR="00A07C25"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00BA13EF" w:rsidRPr="000A05A8">
        <w:rPr>
          <w:rFonts w:ascii="Arial" w:hAnsi="Arial" w:cs="Arial"/>
          <w:b/>
          <w:bCs/>
          <w:sz w:val="24"/>
          <w:szCs w:val="24"/>
        </w:rPr>
        <w:t xml:space="preserve"> 1</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00BA13EF" w:rsidRPr="000A05A8">
        <w:rPr>
          <w:rFonts w:ascii="Arial" w:hAnsi="Arial" w:cs="Arial"/>
          <w:sz w:val="24"/>
          <w:szCs w:val="24"/>
        </w:rPr>
        <w:t>¿Qué son interacciones de divergencia?</w:t>
      </w:r>
    </w:p>
    <w:p w:rsidR="001F2443" w:rsidRPr="000A05A8" w:rsidRDefault="001F2443"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917219" w:rsidRPr="000A05A8" w:rsidRDefault="00917219" w:rsidP="000A05A8">
      <w:pPr>
        <w:spacing w:line="360" w:lineRule="auto"/>
        <w:rPr>
          <w:rFonts w:ascii="Arial" w:hAnsi="Arial" w:cs="Arial"/>
          <w:sz w:val="24"/>
          <w:szCs w:val="24"/>
        </w:rPr>
      </w:pPr>
      <w:r w:rsidRPr="000A05A8">
        <w:rPr>
          <w:rFonts w:ascii="Arial" w:hAnsi="Arial" w:cs="Arial"/>
          <w:sz w:val="24"/>
          <w:szCs w:val="24"/>
        </w:rPr>
        <w:lastRenderedPageBreak/>
        <w:t>Cuando la</w:t>
      </w:r>
      <w:r w:rsidR="00651CAF" w:rsidRPr="000A05A8">
        <w:rPr>
          <w:rFonts w:ascii="Arial" w:hAnsi="Arial" w:cs="Arial"/>
          <w:sz w:val="24"/>
          <w:szCs w:val="24"/>
        </w:rPr>
        <w:t>s</w:t>
      </w:r>
      <w:r w:rsidRPr="000A05A8">
        <w:rPr>
          <w:rFonts w:ascii="Arial" w:hAnsi="Arial" w:cs="Arial"/>
          <w:sz w:val="24"/>
          <w:szCs w:val="24"/>
        </w:rPr>
        <w:t xml:space="preserve"> placas tectónicas se separan unas de otras se producen interacciones de divergencia. Estas se dan en zonas </w:t>
      </w:r>
      <w:r w:rsidR="004465B3" w:rsidRPr="000A05A8">
        <w:rPr>
          <w:rFonts w:ascii="Arial" w:hAnsi="Arial" w:cs="Arial"/>
          <w:sz w:val="24"/>
          <w:szCs w:val="24"/>
        </w:rPr>
        <w:t xml:space="preserve">de la litosfera </w:t>
      </w:r>
      <w:r w:rsidRPr="000A05A8">
        <w:rPr>
          <w:rFonts w:ascii="Arial" w:hAnsi="Arial" w:cs="Arial"/>
          <w:sz w:val="24"/>
          <w:szCs w:val="24"/>
        </w:rPr>
        <w:t>en las que los materiales calientes</w:t>
      </w:r>
      <w:r w:rsidR="00651CAF" w:rsidRPr="000A05A8">
        <w:rPr>
          <w:rFonts w:ascii="Arial" w:hAnsi="Arial" w:cs="Arial"/>
          <w:sz w:val="24"/>
          <w:szCs w:val="24"/>
        </w:rPr>
        <w:t>,</w:t>
      </w:r>
      <w:r w:rsidRPr="000A05A8">
        <w:rPr>
          <w:rFonts w:ascii="Arial" w:hAnsi="Arial" w:cs="Arial"/>
          <w:sz w:val="24"/>
          <w:szCs w:val="24"/>
        </w:rPr>
        <w:t xml:space="preserve"> traídos de </w:t>
      </w:r>
      <w:r w:rsidR="00651CAF" w:rsidRPr="000A05A8">
        <w:rPr>
          <w:rFonts w:ascii="Arial" w:hAnsi="Arial" w:cs="Arial"/>
          <w:sz w:val="24"/>
          <w:szCs w:val="24"/>
        </w:rPr>
        <w:t>las profundidades</w:t>
      </w:r>
      <w:r w:rsidRPr="000A05A8">
        <w:rPr>
          <w:rFonts w:ascii="Arial" w:hAnsi="Arial" w:cs="Arial"/>
          <w:sz w:val="24"/>
          <w:szCs w:val="24"/>
        </w:rPr>
        <w:t xml:space="preserve"> del planeta por la</w:t>
      </w:r>
      <w:r w:rsidR="00651CAF" w:rsidRPr="000A05A8">
        <w:rPr>
          <w:rFonts w:ascii="Arial" w:hAnsi="Arial" w:cs="Arial"/>
          <w:sz w:val="24"/>
          <w:szCs w:val="24"/>
        </w:rPr>
        <w:t>s</w:t>
      </w:r>
      <w:r w:rsidRPr="000A05A8">
        <w:rPr>
          <w:rFonts w:ascii="Arial" w:hAnsi="Arial" w:cs="Arial"/>
          <w:sz w:val="24"/>
          <w:szCs w:val="24"/>
        </w:rPr>
        <w:t xml:space="preserve"> corrientes de convección</w:t>
      </w:r>
      <w:r w:rsidR="00651CAF" w:rsidRPr="000A05A8">
        <w:rPr>
          <w:rFonts w:ascii="Arial" w:hAnsi="Arial" w:cs="Arial"/>
          <w:sz w:val="24"/>
          <w:szCs w:val="24"/>
        </w:rPr>
        <w:t xml:space="preserve">, ascienden a la superficie. </w:t>
      </w:r>
    </w:p>
    <w:p w:rsidR="00651CAF" w:rsidRPr="000A05A8" w:rsidRDefault="00651CAF" w:rsidP="000A05A8">
      <w:pPr>
        <w:spacing w:line="360" w:lineRule="auto"/>
        <w:rPr>
          <w:rFonts w:ascii="Arial" w:hAnsi="Arial" w:cs="Arial"/>
          <w:sz w:val="24"/>
          <w:szCs w:val="24"/>
        </w:rPr>
      </w:pPr>
      <w:r w:rsidRPr="000A05A8">
        <w:rPr>
          <w:rFonts w:ascii="Arial" w:hAnsi="Arial" w:cs="Arial"/>
          <w:sz w:val="24"/>
          <w:szCs w:val="24"/>
        </w:rPr>
        <w:t xml:space="preserve">En la </w:t>
      </w:r>
      <w:r w:rsidRPr="00870937">
        <w:rPr>
          <w:rFonts w:ascii="Arial" w:hAnsi="Arial" w:cs="Arial"/>
          <w:sz w:val="24"/>
          <w:szCs w:val="24"/>
        </w:rPr>
        <w:t>medida</w:t>
      </w:r>
      <w:r w:rsidRPr="000A05A8">
        <w:rPr>
          <w:rFonts w:ascii="Arial" w:hAnsi="Arial" w:cs="Arial"/>
          <w:sz w:val="24"/>
          <w:szCs w:val="24"/>
        </w:rPr>
        <w:t xml:space="preserve"> en que las placas tectónicas se separan, el espacio dejado por estas se rellena con materiales calientes del fondo, los cuales</w:t>
      </w:r>
      <w:ins w:id="0" w:author="María" w:date="2015-09-15T16:47:00Z">
        <w:r w:rsidR="00870937">
          <w:rPr>
            <w:rFonts w:ascii="Arial" w:hAnsi="Arial" w:cs="Arial"/>
            <w:sz w:val="24"/>
            <w:szCs w:val="24"/>
          </w:rPr>
          <w:t>,</w:t>
        </w:r>
      </w:ins>
      <w:r w:rsidRPr="000A05A8">
        <w:rPr>
          <w:rFonts w:ascii="Arial" w:hAnsi="Arial" w:cs="Arial"/>
          <w:sz w:val="24"/>
          <w:szCs w:val="24"/>
        </w:rPr>
        <w:t xml:space="preserve"> al solidificarse</w:t>
      </w:r>
      <w:ins w:id="1" w:author="María" w:date="2015-09-15T16:47:00Z">
        <w:r w:rsidR="00870937">
          <w:rPr>
            <w:rFonts w:ascii="Arial" w:hAnsi="Arial" w:cs="Arial"/>
            <w:sz w:val="24"/>
            <w:szCs w:val="24"/>
          </w:rPr>
          <w:t>,</w:t>
        </w:r>
      </w:ins>
      <w:r w:rsidRPr="000A05A8">
        <w:rPr>
          <w:rFonts w:ascii="Arial" w:hAnsi="Arial" w:cs="Arial"/>
          <w:sz w:val="24"/>
          <w:szCs w:val="24"/>
        </w:rPr>
        <w:t xml:space="preserve"> forman nueva corteza.</w:t>
      </w:r>
    </w:p>
    <w:p w:rsidR="00F0329C" w:rsidRPr="000A05A8" w:rsidRDefault="001F2443"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w:t>
      </w:r>
      <w:r w:rsidR="004F49E3" w:rsidRPr="000A05A8">
        <w:rPr>
          <w:rFonts w:ascii="Arial" w:hAnsi="Arial" w:cs="Arial"/>
          <w:b/>
          <w:bCs/>
          <w:sz w:val="24"/>
          <w:szCs w:val="24"/>
          <w:highlight w:val="cyan"/>
        </w:rPr>
        <w:t xml:space="preserve"> 2</w:t>
      </w:r>
    </w:p>
    <w:p w:rsidR="00651CAF" w:rsidRPr="000A05A8" w:rsidRDefault="00651CAF" w:rsidP="000A05A8">
      <w:pPr>
        <w:spacing w:line="360" w:lineRule="auto"/>
        <w:rPr>
          <w:rFonts w:ascii="Arial" w:hAnsi="Arial" w:cs="Arial"/>
          <w:color w:val="FF0000"/>
          <w:sz w:val="24"/>
          <w:szCs w:val="24"/>
        </w:rPr>
      </w:pPr>
      <w:r w:rsidRPr="000A05A8">
        <w:rPr>
          <w:rFonts w:ascii="Arial" w:hAnsi="Arial" w:cs="Arial"/>
          <w:b/>
          <w:bCs/>
          <w:noProof/>
          <w:sz w:val="24"/>
          <w:szCs w:val="24"/>
          <w:lang w:eastAsia="es-CO"/>
        </w:rPr>
        <w:drawing>
          <wp:inline distT="0" distB="0" distL="0" distR="0" wp14:anchorId="4A7E3361" wp14:editId="6685EE1F">
            <wp:extent cx="3101410" cy="1133475"/>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5795" cy="1142387"/>
                    </a:xfrm>
                    <a:prstGeom prst="rect">
                      <a:avLst/>
                    </a:prstGeom>
                    <a:noFill/>
                    <a:ln>
                      <a:noFill/>
                    </a:ln>
                  </pic:spPr>
                </pic:pic>
              </a:graphicData>
            </a:graphic>
          </wp:inline>
        </w:drawing>
      </w:r>
      <w:r w:rsidRPr="000A05A8">
        <w:rPr>
          <w:rFonts w:ascii="Arial" w:hAnsi="Arial" w:cs="Arial"/>
          <w:b/>
          <w:bCs/>
          <w:sz w:val="24"/>
          <w:szCs w:val="24"/>
        </w:rPr>
        <w:t xml:space="preserve"> </w:t>
      </w:r>
      <w:r w:rsidRPr="000A05A8">
        <w:rPr>
          <w:rFonts w:ascii="Arial" w:hAnsi="Arial" w:cs="Arial"/>
          <w:color w:val="FF0000"/>
          <w:sz w:val="24"/>
          <w:szCs w:val="24"/>
        </w:rPr>
        <w:t>Elaborar una ilustración como esta</w:t>
      </w:r>
    </w:p>
    <w:p w:rsidR="007F69E8" w:rsidRPr="000A05A8" w:rsidRDefault="007F69E8" w:rsidP="000A05A8">
      <w:pPr>
        <w:spacing w:line="360" w:lineRule="auto"/>
        <w:rPr>
          <w:rFonts w:ascii="Arial" w:hAnsi="Arial" w:cs="Arial"/>
          <w:b/>
          <w:bCs/>
          <w:sz w:val="24"/>
          <w:szCs w:val="24"/>
          <w:highlight w:val="cyan"/>
        </w:rPr>
      </w:pP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651CAF" w:rsidRPr="000A05A8" w:rsidRDefault="00651CAF" w:rsidP="000A05A8">
      <w:pPr>
        <w:spacing w:line="360" w:lineRule="auto"/>
        <w:rPr>
          <w:rFonts w:ascii="Arial" w:hAnsi="Arial" w:cs="Arial"/>
          <w:b/>
          <w:bCs/>
          <w:sz w:val="24"/>
          <w:szCs w:val="24"/>
        </w:rPr>
      </w:pPr>
      <w:r w:rsidRPr="000A05A8">
        <w:rPr>
          <w:rFonts w:ascii="Arial" w:hAnsi="Arial" w:cs="Arial"/>
          <w:b/>
          <w:bCs/>
          <w:noProof/>
          <w:sz w:val="24"/>
          <w:szCs w:val="24"/>
          <w:highlight w:val="cyan"/>
          <w:lang w:eastAsia="es-CO"/>
        </w:rPr>
        <w:drawing>
          <wp:inline distT="0" distB="0" distL="0" distR="0" wp14:anchorId="3B0D0BF4" wp14:editId="7E9070AB">
            <wp:extent cx="3101410" cy="1133475"/>
            <wp:effectExtent l="0" t="0" r="381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5795" cy="1142387"/>
                    </a:xfrm>
                    <a:prstGeom prst="rect">
                      <a:avLst/>
                    </a:prstGeom>
                    <a:noFill/>
                    <a:ln>
                      <a:noFill/>
                    </a:ln>
                  </pic:spPr>
                </pic:pic>
              </a:graphicData>
            </a:graphic>
          </wp:inline>
        </w:drawing>
      </w:r>
      <w:r w:rsidR="002E3874" w:rsidRPr="000A05A8">
        <w:rPr>
          <w:rFonts w:ascii="Arial" w:hAnsi="Arial" w:cs="Arial"/>
          <w:b/>
          <w:bCs/>
          <w:sz w:val="24"/>
          <w:szCs w:val="24"/>
        </w:rPr>
        <w:t xml:space="preserve"> </w:t>
      </w:r>
      <w:r w:rsidR="002E3874" w:rsidRPr="000A05A8">
        <w:rPr>
          <w:rFonts w:ascii="Arial" w:hAnsi="Arial" w:cs="Arial"/>
          <w:color w:val="FF0000"/>
          <w:sz w:val="24"/>
          <w:szCs w:val="24"/>
        </w:rPr>
        <w:t>Elaborar una ilustración como esta</w:t>
      </w:r>
    </w:p>
    <w:p w:rsidR="00BA13EF" w:rsidRPr="000A05A8" w:rsidRDefault="00BA13EF"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BA13EF" w:rsidRPr="000A05A8" w:rsidRDefault="00BA13EF"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¿Qué efectos tienen las interacciones de divergencia?</w:t>
      </w:r>
    </w:p>
    <w:p w:rsidR="00BA13EF" w:rsidRPr="000A05A8" w:rsidRDefault="00BA13EF"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B56EB0" w:rsidRPr="000A05A8" w:rsidRDefault="006C5D3D" w:rsidP="000A05A8">
      <w:pPr>
        <w:spacing w:line="360" w:lineRule="auto"/>
        <w:rPr>
          <w:rFonts w:ascii="Arial" w:hAnsi="Arial" w:cs="Arial"/>
          <w:sz w:val="24"/>
          <w:szCs w:val="24"/>
        </w:rPr>
      </w:pPr>
      <w:r w:rsidRPr="000A05A8">
        <w:rPr>
          <w:rFonts w:ascii="Arial" w:hAnsi="Arial" w:cs="Arial"/>
          <w:sz w:val="24"/>
          <w:szCs w:val="24"/>
        </w:rPr>
        <w:t>L</w:t>
      </w:r>
      <w:r w:rsidR="00B56EB0" w:rsidRPr="000A05A8">
        <w:rPr>
          <w:rFonts w:ascii="Arial" w:hAnsi="Arial" w:cs="Arial"/>
          <w:sz w:val="24"/>
          <w:szCs w:val="24"/>
        </w:rPr>
        <w:t xml:space="preserve">as interacciones de divergencia </w:t>
      </w:r>
      <w:r w:rsidR="00485FBA" w:rsidRPr="000A05A8">
        <w:rPr>
          <w:rFonts w:ascii="Arial" w:hAnsi="Arial" w:cs="Arial"/>
          <w:sz w:val="24"/>
          <w:szCs w:val="24"/>
        </w:rPr>
        <w:t xml:space="preserve">son </w:t>
      </w:r>
      <w:r w:rsidR="00B76ADD" w:rsidRPr="000A05A8">
        <w:rPr>
          <w:rFonts w:ascii="Arial" w:hAnsi="Arial" w:cs="Arial"/>
          <w:sz w:val="24"/>
          <w:szCs w:val="24"/>
        </w:rPr>
        <w:t>causa directa de</w:t>
      </w:r>
      <w:r w:rsidR="00B56EB0" w:rsidRPr="000A05A8">
        <w:rPr>
          <w:rFonts w:ascii="Arial" w:hAnsi="Arial" w:cs="Arial"/>
          <w:sz w:val="24"/>
          <w:szCs w:val="24"/>
        </w:rPr>
        <w:t xml:space="preserve"> la formación de nueva corteza </w:t>
      </w:r>
      <w:r w:rsidR="002212E0" w:rsidRPr="000A05A8">
        <w:rPr>
          <w:rFonts w:ascii="Arial" w:hAnsi="Arial" w:cs="Arial"/>
          <w:sz w:val="24"/>
          <w:szCs w:val="24"/>
        </w:rPr>
        <w:t>continental</w:t>
      </w:r>
      <w:r w:rsidR="00B56EB0" w:rsidRPr="000A05A8">
        <w:rPr>
          <w:rFonts w:ascii="Arial" w:hAnsi="Arial" w:cs="Arial"/>
          <w:sz w:val="24"/>
          <w:szCs w:val="24"/>
        </w:rPr>
        <w:t xml:space="preserve"> y marina. </w:t>
      </w:r>
      <w:r w:rsidR="002212E0" w:rsidRPr="000A05A8">
        <w:rPr>
          <w:rFonts w:ascii="Arial" w:hAnsi="Arial" w:cs="Arial"/>
          <w:sz w:val="24"/>
          <w:szCs w:val="24"/>
        </w:rPr>
        <w:t>En la imagen se muestra el mar Rojo; una zona ent</w:t>
      </w:r>
      <w:r w:rsidRPr="000A05A8">
        <w:rPr>
          <w:rFonts w:ascii="Arial" w:hAnsi="Arial" w:cs="Arial"/>
          <w:sz w:val="24"/>
          <w:szCs w:val="24"/>
        </w:rPr>
        <w:t xml:space="preserve">re África y Asia, en la que dos </w:t>
      </w:r>
      <w:r w:rsidR="002212E0" w:rsidRPr="000A05A8">
        <w:rPr>
          <w:rFonts w:ascii="Arial" w:hAnsi="Arial" w:cs="Arial"/>
          <w:sz w:val="24"/>
          <w:szCs w:val="24"/>
        </w:rPr>
        <w:t>placas tectónicas se están separando desde hace miles de años.</w:t>
      </w:r>
      <w:r w:rsidRPr="000A05A8">
        <w:rPr>
          <w:rFonts w:ascii="Arial" w:hAnsi="Arial" w:cs="Arial"/>
          <w:sz w:val="24"/>
          <w:szCs w:val="24"/>
        </w:rPr>
        <w:t xml:space="preserve"> </w:t>
      </w:r>
    </w:p>
    <w:p w:rsidR="006C5D3D" w:rsidRPr="000A05A8" w:rsidRDefault="006C5D3D" w:rsidP="000A05A8">
      <w:pPr>
        <w:spacing w:line="360" w:lineRule="auto"/>
        <w:rPr>
          <w:rFonts w:ascii="Arial" w:hAnsi="Arial" w:cs="Arial"/>
          <w:sz w:val="24"/>
          <w:szCs w:val="24"/>
        </w:rPr>
      </w:pPr>
      <w:r w:rsidRPr="000A05A8">
        <w:rPr>
          <w:rFonts w:ascii="Arial" w:hAnsi="Arial" w:cs="Arial"/>
          <w:sz w:val="24"/>
          <w:szCs w:val="24"/>
        </w:rPr>
        <w:lastRenderedPageBreak/>
        <w:t>Este tipo de interacciones, debido al adelgazamiento de la corteza, dan lugar a depresiones</w:t>
      </w:r>
      <w:r w:rsidR="00485FBA" w:rsidRPr="000A05A8">
        <w:rPr>
          <w:rFonts w:ascii="Arial" w:hAnsi="Arial" w:cs="Arial"/>
          <w:sz w:val="24"/>
          <w:szCs w:val="24"/>
        </w:rPr>
        <w:t xml:space="preserve"> en el terreno </w:t>
      </w:r>
      <w:r w:rsidR="00B76ADD" w:rsidRPr="000A05A8">
        <w:rPr>
          <w:rFonts w:ascii="Arial" w:hAnsi="Arial" w:cs="Arial"/>
          <w:sz w:val="24"/>
          <w:szCs w:val="24"/>
        </w:rPr>
        <w:t>y,</w:t>
      </w:r>
      <w:r w:rsidRPr="000A05A8">
        <w:rPr>
          <w:rFonts w:ascii="Arial" w:hAnsi="Arial" w:cs="Arial"/>
          <w:sz w:val="24"/>
          <w:szCs w:val="24"/>
        </w:rPr>
        <w:t xml:space="preserve"> también, a</w:t>
      </w:r>
      <w:r w:rsidR="006F0E09" w:rsidRPr="000A05A8">
        <w:rPr>
          <w:rFonts w:ascii="Arial" w:hAnsi="Arial" w:cs="Arial"/>
          <w:sz w:val="24"/>
          <w:szCs w:val="24"/>
        </w:rPr>
        <w:t xml:space="preserve"> f</w:t>
      </w:r>
      <w:r w:rsidR="00B76ADD" w:rsidRPr="000A05A8">
        <w:rPr>
          <w:rFonts w:ascii="Arial" w:hAnsi="Arial" w:cs="Arial"/>
          <w:sz w:val="24"/>
          <w:szCs w:val="24"/>
        </w:rPr>
        <w:t xml:space="preserve">enómenos </w:t>
      </w:r>
      <w:ins w:id="2" w:author="María" w:date="2015-09-15T16:48:00Z">
        <w:r w:rsidR="00870937" w:rsidRPr="000A05A8">
          <w:rPr>
            <w:rFonts w:ascii="Arial" w:hAnsi="Arial" w:cs="Arial"/>
            <w:sz w:val="24"/>
            <w:szCs w:val="24"/>
          </w:rPr>
          <w:t>sísmicos</w:t>
        </w:r>
        <w:r w:rsidR="00870937" w:rsidRPr="000A05A8">
          <w:rPr>
            <w:rFonts w:ascii="Arial" w:hAnsi="Arial" w:cs="Arial"/>
            <w:sz w:val="24"/>
            <w:szCs w:val="24"/>
          </w:rPr>
          <w:t xml:space="preserve"> </w:t>
        </w:r>
        <w:r w:rsidR="00870937">
          <w:rPr>
            <w:rFonts w:ascii="Arial" w:hAnsi="Arial" w:cs="Arial"/>
            <w:sz w:val="24"/>
            <w:szCs w:val="24"/>
          </w:rPr>
          <w:t xml:space="preserve">y </w:t>
        </w:r>
      </w:ins>
      <w:r w:rsidR="00B76ADD" w:rsidRPr="000A05A8">
        <w:rPr>
          <w:rFonts w:ascii="Arial" w:hAnsi="Arial" w:cs="Arial"/>
          <w:sz w:val="24"/>
          <w:szCs w:val="24"/>
        </w:rPr>
        <w:t>de vulcanismo</w:t>
      </w:r>
      <w:del w:id="3" w:author="María" w:date="2015-09-15T16:48:00Z">
        <w:r w:rsidR="006F0E09" w:rsidRPr="000A05A8" w:rsidDel="00870937">
          <w:rPr>
            <w:rFonts w:ascii="Arial" w:hAnsi="Arial" w:cs="Arial"/>
            <w:sz w:val="24"/>
            <w:szCs w:val="24"/>
          </w:rPr>
          <w:delText xml:space="preserve"> y sísmicos</w:delText>
        </w:r>
      </w:del>
      <w:r w:rsidR="006F0E09" w:rsidRPr="000A05A8">
        <w:rPr>
          <w:rFonts w:ascii="Arial" w:hAnsi="Arial" w:cs="Arial"/>
          <w:sz w:val="24"/>
          <w:szCs w:val="24"/>
        </w:rPr>
        <w:t>.</w:t>
      </w:r>
    </w:p>
    <w:p w:rsidR="00B56EB0" w:rsidRPr="000A05A8" w:rsidRDefault="00BA13EF" w:rsidP="000A05A8">
      <w:pPr>
        <w:spacing w:line="360" w:lineRule="auto"/>
        <w:rPr>
          <w:rFonts w:ascii="Arial" w:hAnsi="Arial" w:cs="Arial"/>
          <w:b/>
          <w:bCs/>
          <w:sz w:val="24"/>
          <w:szCs w:val="24"/>
        </w:rPr>
      </w:pPr>
      <w:r w:rsidRPr="000A05A8">
        <w:rPr>
          <w:rFonts w:ascii="Arial" w:hAnsi="Arial" w:cs="Arial"/>
          <w:b/>
          <w:bCs/>
          <w:sz w:val="24"/>
          <w:szCs w:val="24"/>
          <w:highlight w:val="cyan"/>
        </w:rPr>
        <w:t>Imagen 3:</w:t>
      </w:r>
    </w:p>
    <w:p w:rsidR="00B56EB0" w:rsidRPr="000A05A8" w:rsidRDefault="00B56EB0" w:rsidP="000A05A8">
      <w:pPr>
        <w:spacing w:line="360" w:lineRule="auto"/>
        <w:rPr>
          <w:rFonts w:ascii="Arial" w:hAnsi="Arial" w:cs="Arial"/>
          <w:sz w:val="24"/>
          <w:szCs w:val="24"/>
        </w:rPr>
      </w:pPr>
      <w:r w:rsidRPr="000A05A8">
        <w:rPr>
          <w:rFonts w:ascii="Arial" w:hAnsi="Arial" w:cs="Arial"/>
          <w:noProof/>
          <w:sz w:val="24"/>
          <w:szCs w:val="24"/>
          <w:lang w:eastAsia="es-CO" w:bidi="he-IL"/>
        </w:rPr>
        <w:t xml:space="preserve"> </w:t>
      </w:r>
      <w:r w:rsidRPr="000A05A8">
        <w:rPr>
          <w:rFonts w:ascii="Arial" w:hAnsi="Arial" w:cs="Arial"/>
          <w:noProof/>
          <w:sz w:val="24"/>
          <w:szCs w:val="24"/>
          <w:lang w:eastAsia="es-CO"/>
        </w:rPr>
        <w:drawing>
          <wp:inline distT="0" distB="0" distL="0" distR="0" wp14:anchorId="063F58F2" wp14:editId="4743E31A">
            <wp:extent cx="1899243" cy="1533525"/>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8393" cy="1540913"/>
                    </a:xfrm>
                    <a:prstGeom prst="rect">
                      <a:avLst/>
                    </a:prstGeom>
                  </pic:spPr>
                </pic:pic>
              </a:graphicData>
            </a:graphic>
          </wp:inline>
        </w:drawing>
      </w:r>
      <w:r w:rsidRPr="000A05A8">
        <w:rPr>
          <w:rFonts w:ascii="Arial" w:hAnsi="Arial" w:cs="Arial"/>
          <w:sz w:val="24"/>
          <w:szCs w:val="24"/>
        </w:rPr>
        <w:t xml:space="preserve"> </w:t>
      </w:r>
      <w:r w:rsidR="00855F5B" w:rsidRPr="000A05A8">
        <w:rPr>
          <w:rFonts w:ascii="Arial" w:hAnsi="Arial" w:cs="Arial"/>
          <w:sz w:val="24"/>
          <w:szCs w:val="24"/>
        </w:rPr>
        <w:t xml:space="preserve">SS 8521051 </w:t>
      </w:r>
      <w:r w:rsidRPr="000A05A8">
        <w:rPr>
          <w:rFonts w:ascii="Arial" w:hAnsi="Arial" w:cs="Arial"/>
          <w:sz w:val="24"/>
          <w:szCs w:val="24"/>
        </w:rPr>
        <w:t xml:space="preserve">Modificar esta imagen </w:t>
      </w:r>
      <w:del w:id="4" w:author="María" w:date="2015-09-15T16:48:00Z">
        <w:r w:rsidRPr="000A05A8" w:rsidDel="00870937">
          <w:rPr>
            <w:rFonts w:ascii="Arial" w:hAnsi="Arial" w:cs="Arial"/>
            <w:sz w:val="24"/>
            <w:szCs w:val="24"/>
          </w:rPr>
          <w:delText xml:space="preserve">cómo </w:delText>
        </w:r>
      </w:del>
      <w:ins w:id="5" w:author="María" w:date="2015-09-15T16:48:00Z">
        <w:r w:rsidR="00870937" w:rsidRPr="000A05A8">
          <w:rPr>
            <w:rFonts w:ascii="Arial" w:hAnsi="Arial" w:cs="Arial"/>
            <w:sz w:val="24"/>
            <w:szCs w:val="24"/>
          </w:rPr>
          <w:t>c</w:t>
        </w:r>
        <w:r w:rsidR="00870937">
          <w:rPr>
            <w:rFonts w:ascii="Arial" w:hAnsi="Arial" w:cs="Arial"/>
            <w:sz w:val="24"/>
            <w:szCs w:val="24"/>
          </w:rPr>
          <w:t>o</w:t>
        </w:r>
        <w:r w:rsidR="00870937" w:rsidRPr="000A05A8">
          <w:rPr>
            <w:rFonts w:ascii="Arial" w:hAnsi="Arial" w:cs="Arial"/>
            <w:sz w:val="24"/>
            <w:szCs w:val="24"/>
          </w:rPr>
          <w:t xml:space="preserve">mo </w:t>
        </w:r>
      </w:ins>
      <w:r w:rsidRPr="000A05A8">
        <w:rPr>
          <w:rFonts w:ascii="Arial" w:hAnsi="Arial" w:cs="Arial"/>
          <w:sz w:val="24"/>
          <w:szCs w:val="24"/>
        </w:rPr>
        <w:t>aparece en el ejemplo.</w:t>
      </w:r>
    </w:p>
    <w:p w:rsidR="00BA13EF" w:rsidRPr="000A05A8" w:rsidRDefault="00BA13EF"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485FBA" w:rsidRPr="000A05A8" w:rsidRDefault="00485FBA" w:rsidP="000A05A8">
      <w:pPr>
        <w:spacing w:line="360" w:lineRule="auto"/>
        <w:rPr>
          <w:rFonts w:ascii="Arial" w:hAnsi="Arial" w:cs="Arial"/>
          <w:b/>
          <w:bCs/>
          <w:sz w:val="24"/>
          <w:szCs w:val="24"/>
        </w:rPr>
      </w:pPr>
    </w:p>
    <w:p w:rsidR="00485FBA" w:rsidRPr="000A05A8" w:rsidRDefault="00485FBA" w:rsidP="000A05A8">
      <w:pPr>
        <w:spacing w:line="360" w:lineRule="auto"/>
        <w:rPr>
          <w:rFonts w:ascii="Arial" w:hAnsi="Arial" w:cs="Arial"/>
          <w:sz w:val="24"/>
          <w:szCs w:val="24"/>
        </w:rPr>
      </w:pPr>
      <w:r w:rsidRPr="000A05A8">
        <w:rPr>
          <w:rFonts w:ascii="Arial" w:hAnsi="Arial" w:cs="Arial"/>
          <w:noProof/>
          <w:sz w:val="24"/>
          <w:szCs w:val="24"/>
          <w:lang w:eastAsia="es-CO" w:bidi="he-IL"/>
        </w:rPr>
        <w:t xml:space="preserve"> </w:t>
      </w:r>
      <w:r w:rsidRPr="000A05A8">
        <w:rPr>
          <w:rFonts w:ascii="Arial" w:hAnsi="Arial" w:cs="Arial"/>
          <w:noProof/>
          <w:sz w:val="24"/>
          <w:szCs w:val="24"/>
          <w:lang w:eastAsia="es-CO"/>
        </w:rPr>
        <w:drawing>
          <wp:inline distT="0" distB="0" distL="0" distR="0" wp14:anchorId="126C3636" wp14:editId="5C688052">
            <wp:extent cx="747856" cy="603849"/>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9049" cy="612887"/>
                    </a:xfrm>
                    <a:prstGeom prst="rect">
                      <a:avLst/>
                    </a:prstGeom>
                  </pic:spPr>
                </pic:pic>
              </a:graphicData>
            </a:graphic>
          </wp:inline>
        </w:drawing>
      </w:r>
      <w:r w:rsidRPr="000A05A8">
        <w:rPr>
          <w:rFonts w:ascii="Arial" w:hAnsi="Arial" w:cs="Arial"/>
          <w:sz w:val="24"/>
          <w:szCs w:val="24"/>
        </w:rPr>
        <w:t xml:space="preserve"> SS 8521051 Modificar esta imagen </w:t>
      </w:r>
      <w:del w:id="6" w:author="María" w:date="2015-09-15T16:49:00Z">
        <w:r w:rsidRPr="000A05A8" w:rsidDel="00870937">
          <w:rPr>
            <w:rFonts w:ascii="Arial" w:hAnsi="Arial" w:cs="Arial"/>
            <w:sz w:val="24"/>
            <w:szCs w:val="24"/>
          </w:rPr>
          <w:delText xml:space="preserve">cómo </w:delText>
        </w:r>
      </w:del>
      <w:ins w:id="7" w:author="María" w:date="2015-09-15T16:49:00Z">
        <w:r w:rsidR="00870937" w:rsidRPr="000A05A8">
          <w:rPr>
            <w:rFonts w:ascii="Arial" w:hAnsi="Arial" w:cs="Arial"/>
            <w:sz w:val="24"/>
            <w:szCs w:val="24"/>
          </w:rPr>
          <w:t>c</w:t>
        </w:r>
        <w:r w:rsidR="00870937">
          <w:rPr>
            <w:rFonts w:ascii="Arial" w:hAnsi="Arial" w:cs="Arial"/>
            <w:sz w:val="24"/>
            <w:szCs w:val="24"/>
          </w:rPr>
          <w:t>o</w:t>
        </w:r>
        <w:r w:rsidR="00870937" w:rsidRPr="000A05A8">
          <w:rPr>
            <w:rFonts w:ascii="Arial" w:hAnsi="Arial" w:cs="Arial"/>
            <w:sz w:val="24"/>
            <w:szCs w:val="24"/>
          </w:rPr>
          <w:t xml:space="preserve">mo </w:t>
        </w:r>
      </w:ins>
      <w:r w:rsidRPr="000A05A8">
        <w:rPr>
          <w:rFonts w:ascii="Arial" w:hAnsi="Arial" w:cs="Arial"/>
          <w:sz w:val="24"/>
          <w:szCs w:val="24"/>
        </w:rPr>
        <w:t>aparece en el ejemplo.</w:t>
      </w:r>
    </w:p>
    <w:p w:rsidR="001F2443" w:rsidRPr="000A05A8" w:rsidRDefault="001F2443" w:rsidP="000A05A8">
      <w:pPr>
        <w:pBdr>
          <w:bottom w:val="single" w:sz="12" w:space="1" w:color="auto"/>
        </w:pBdr>
        <w:spacing w:line="360" w:lineRule="auto"/>
        <w:rPr>
          <w:rFonts w:ascii="Arial" w:hAnsi="Arial" w:cs="Arial"/>
          <w:sz w:val="24"/>
          <w:szCs w:val="24"/>
        </w:rPr>
      </w:pP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yellow"/>
        </w:rPr>
        <w:t xml:space="preserve">Opción </w:t>
      </w:r>
      <w:r w:rsidR="000B0279" w:rsidRPr="000A05A8">
        <w:rPr>
          <w:rFonts w:ascii="Arial" w:hAnsi="Arial" w:cs="Arial"/>
          <w:b/>
          <w:bCs/>
          <w:sz w:val="24"/>
          <w:szCs w:val="24"/>
        </w:rPr>
        <w:t xml:space="preserve">2 (muestra </w:t>
      </w:r>
      <w:r w:rsidRPr="000A05A8">
        <w:rPr>
          <w:rFonts w:ascii="Arial" w:hAnsi="Arial" w:cs="Arial"/>
          <w:b/>
          <w:bCs/>
          <w:sz w:val="24"/>
          <w:szCs w:val="24"/>
        </w:rPr>
        <w:t>submenú)</w:t>
      </w:r>
    </w:p>
    <w:p w:rsidR="006264B6"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yellow"/>
        </w:rPr>
        <w:t>Imagen</w:t>
      </w:r>
      <w:r w:rsidR="00B47853" w:rsidRPr="000A05A8">
        <w:rPr>
          <w:rFonts w:ascii="Arial" w:hAnsi="Arial" w:cs="Arial"/>
          <w:b/>
          <w:bCs/>
          <w:sz w:val="24"/>
          <w:szCs w:val="24"/>
          <w:highlight w:val="yellow"/>
        </w:rPr>
        <w:t xml:space="preserve"> 4</w:t>
      </w:r>
      <w:r w:rsidRPr="000A05A8">
        <w:rPr>
          <w:rFonts w:ascii="Arial" w:hAnsi="Arial" w:cs="Arial"/>
          <w:b/>
          <w:bCs/>
          <w:sz w:val="24"/>
          <w:szCs w:val="24"/>
          <w:highlight w:val="yellow"/>
        </w:rPr>
        <w:t>:</w:t>
      </w:r>
    </w:p>
    <w:p w:rsidR="00B47853" w:rsidRPr="000A05A8" w:rsidRDefault="00B47853" w:rsidP="000A05A8">
      <w:pPr>
        <w:spacing w:line="360" w:lineRule="auto"/>
        <w:rPr>
          <w:rFonts w:ascii="Arial" w:hAnsi="Arial" w:cs="Arial"/>
          <w:b/>
          <w:bCs/>
          <w:sz w:val="24"/>
          <w:szCs w:val="24"/>
        </w:rPr>
      </w:pPr>
      <w:r w:rsidRPr="000A05A8">
        <w:rPr>
          <w:rFonts w:ascii="Arial" w:hAnsi="Arial" w:cs="Arial"/>
          <w:noProof/>
          <w:sz w:val="24"/>
          <w:szCs w:val="24"/>
          <w:lang w:eastAsia="es-CO"/>
        </w:rPr>
        <w:drawing>
          <wp:inline distT="0" distB="0" distL="0" distR="0" wp14:anchorId="300FA74D" wp14:editId="639202D2">
            <wp:extent cx="1451991" cy="1409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6864" cy="1414431"/>
                    </a:xfrm>
                    <a:prstGeom prst="rect">
                      <a:avLst/>
                    </a:prstGeom>
                  </pic:spPr>
                </pic:pic>
              </a:graphicData>
            </a:graphic>
          </wp:inline>
        </w:drawing>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yellow"/>
        </w:rPr>
        <w:t>Pie de imagen</w:t>
      </w:r>
      <w:r w:rsidRPr="000A05A8">
        <w:rPr>
          <w:rFonts w:ascii="Arial" w:hAnsi="Arial" w:cs="Arial"/>
          <w:b/>
          <w:bCs/>
          <w:sz w:val="24"/>
          <w:szCs w:val="24"/>
        </w:rPr>
        <w:t xml:space="preserve">: </w:t>
      </w:r>
      <w:r w:rsidR="00B47853" w:rsidRPr="000A05A8">
        <w:rPr>
          <w:rFonts w:ascii="Arial" w:hAnsi="Arial" w:cs="Arial"/>
          <w:sz w:val="24"/>
          <w:szCs w:val="24"/>
        </w:rPr>
        <w:t>Convergencia</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yellow"/>
        </w:rPr>
        <w:t>Pie de pantalla:</w:t>
      </w:r>
      <w:r w:rsidRPr="000A05A8">
        <w:rPr>
          <w:rFonts w:ascii="Arial" w:hAnsi="Arial" w:cs="Arial"/>
          <w:sz w:val="24"/>
          <w:szCs w:val="24"/>
        </w:rPr>
        <w:t xml:space="preserve"> Selecciona una imagen</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Submenú</w:t>
      </w:r>
      <w:r w:rsidRPr="000A05A8">
        <w:rPr>
          <w:rFonts w:ascii="Arial" w:hAnsi="Arial" w:cs="Arial"/>
          <w:b/>
          <w:bCs/>
          <w:sz w:val="24"/>
          <w:szCs w:val="24"/>
        </w:rPr>
        <w:t xml:space="preserve"> </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green"/>
        </w:rPr>
        <w:lastRenderedPageBreak/>
        <w:t>Título de la pantalla:</w:t>
      </w:r>
      <w:r w:rsidRPr="000A05A8">
        <w:rPr>
          <w:rFonts w:ascii="Arial" w:hAnsi="Arial" w:cs="Arial"/>
          <w:sz w:val="24"/>
          <w:szCs w:val="24"/>
        </w:rPr>
        <w:t xml:space="preserve"> </w:t>
      </w:r>
      <w:r w:rsidR="000B0279" w:rsidRPr="000A05A8">
        <w:rPr>
          <w:rFonts w:ascii="Arial" w:hAnsi="Arial" w:cs="Arial"/>
          <w:sz w:val="24"/>
          <w:szCs w:val="24"/>
        </w:rPr>
        <w:t>Interacciones de convergencia</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Distribución visual del menú:</w:t>
      </w:r>
    </w:p>
    <w:tbl>
      <w:tblPr>
        <w:tblStyle w:val="Tablaconcuadrcula"/>
        <w:tblW w:w="0" w:type="auto"/>
        <w:tblLook w:val="04A0" w:firstRow="1" w:lastRow="0" w:firstColumn="1" w:lastColumn="0" w:noHBand="0" w:noVBand="1"/>
      </w:tblPr>
      <w:tblGrid>
        <w:gridCol w:w="704"/>
        <w:gridCol w:w="709"/>
      </w:tblGrid>
      <w:tr w:rsidR="001F2443" w:rsidRPr="000A05A8" w:rsidTr="000A10D9">
        <w:tc>
          <w:tcPr>
            <w:tcW w:w="704" w:type="dxa"/>
          </w:tcPr>
          <w:p w:rsidR="001F2443" w:rsidRPr="000A05A8" w:rsidRDefault="001F2443" w:rsidP="000A05A8">
            <w:pPr>
              <w:spacing w:line="360" w:lineRule="auto"/>
              <w:rPr>
                <w:rFonts w:ascii="Arial" w:hAnsi="Arial" w:cs="Arial"/>
                <w:sz w:val="24"/>
                <w:szCs w:val="24"/>
              </w:rPr>
            </w:pPr>
          </w:p>
        </w:tc>
        <w:tc>
          <w:tcPr>
            <w:tcW w:w="709" w:type="dxa"/>
          </w:tcPr>
          <w:p w:rsidR="001F2443" w:rsidRPr="000A05A8" w:rsidRDefault="001F2443" w:rsidP="000A05A8">
            <w:pPr>
              <w:spacing w:line="360" w:lineRule="auto"/>
              <w:rPr>
                <w:rFonts w:ascii="Arial" w:hAnsi="Arial" w:cs="Arial"/>
                <w:sz w:val="24"/>
                <w:szCs w:val="24"/>
              </w:rPr>
            </w:pPr>
          </w:p>
        </w:tc>
      </w:tr>
    </w:tbl>
    <w:p w:rsidR="001F2443" w:rsidRPr="000A05A8" w:rsidRDefault="001F2443" w:rsidP="000A05A8">
      <w:pPr>
        <w:spacing w:line="360" w:lineRule="auto"/>
        <w:rPr>
          <w:rFonts w:ascii="Arial" w:hAnsi="Arial" w:cs="Arial"/>
          <w:sz w:val="24"/>
          <w:szCs w:val="24"/>
        </w:rPr>
      </w:pP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Opción 1</w:t>
      </w:r>
      <w:r w:rsidRPr="000A05A8">
        <w:rPr>
          <w:rFonts w:ascii="Arial" w:hAnsi="Arial" w:cs="Arial"/>
          <w:b/>
          <w:bCs/>
          <w:sz w:val="24"/>
          <w:szCs w:val="24"/>
        </w:rPr>
        <w:t xml:space="preserve"> (muestra </w:t>
      </w:r>
      <w:r w:rsidR="00AF1966" w:rsidRPr="000A05A8">
        <w:rPr>
          <w:rFonts w:ascii="Arial" w:hAnsi="Arial" w:cs="Arial"/>
          <w:b/>
          <w:bCs/>
          <w:sz w:val="24"/>
          <w:szCs w:val="24"/>
        </w:rPr>
        <w:t>ficha</w:t>
      </w:r>
      <w:r w:rsidRPr="000A05A8">
        <w:rPr>
          <w:rFonts w:ascii="Arial" w:hAnsi="Arial" w:cs="Arial"/>
          <w:b/>
          <w:bCs/>
          <w:sz w:val="24"/>
          <w:szCs w:val="24"/>
        </w:rPr>
        <w:t>)</w:t>
      </w:r>
    </w:p>
    <w:p w:rsidR="003F0BEC" w:rsidRPr="000A05A8" w:rsidRDefault="001F2443" w:rsidP="000A05A8">
      <w:pPr>
        <w:spacing w:line="360" w:lineRule="auto"/>
        <w:rPr>
          <w:rFonts w:ascii="Arial" w:hAnsi="Arial" w:cs="Arial"/>
          <w:b/>
          <w:bCs/>
          <w:sz w:val="24"/>
          <w:szCs w:val="24"/>
          <w:highlight w:val="green"/>
        </w:rPr>
      </w:pPr>
      <w:r w:rsidRPr="000A05A8">
        <w:rPr>
          <w:rFonts w:ascii="Arial" w:hAnsi="Arial" w:cs="Arial"/>
          <w:b/>
          <w:bCs/>
          <w:sz w:val="24"/>
          <w:szCs w:val="24"/>
          <w:highlight w:val="green"/>
        </w:rPr>
        <w:t>Imagen</w:t>
      </w:r>
      <w:r w:rsidR="00B47853" w:rsidRPr="000A05A8">
        <w:rPr>
          <w:rFonts w:ascii="Arial" w:hAnsi="Arial" w:cs="Arial"/>
          <w:b/>
          <w:bCs/>
          <w:sz w:val="24"/>
          <w:szCs w:val="24"/>
          <w:highlight w:val="green"/>
        </w:rPr>
        <w:t xml:space="preserve"> 5</w:t>
      </w:r>
      <w:r w:rsidRPr="000A05A8">
        <w:rPr>
          <w:rFonts w:ascii="Arial" w:hAnsi="Arial" w:cs="Arial"/>
          <w:b/>
          <w:bCs/>
          <w:sz w:val="24"/>
          <w:szCs w:val="24"/>
          <w:highlight w:val="green"/>
        </w:rPr>
        <w:t>:</w:t>
      </w:r>
    </w:p>
    <w:p w:rsidR="00B47853" w:rsidRPr="000A05A8" w:rsidRDefault="002C0EC0" w:rsidP="000A05A8">
      <w:pPr>
        <w:spacing w:line="360" w:lineRule="auto"/>
        <w:rPr>
          <w:rFonts w:ascii="Arial" w:hAnsi="Arial" w:cs="Arial"/>
          <w:b/>
          <w:bCs/>
          <w:sz w:val="24"/>
          <w:szCs w:val="24"/>
        </w:rPr>
      </w:pPr>
      <w:r w:rsidRPr="000A05A8">
        <w:rPr>
          <w:rFonts w:ascii="Arial" w:hAnsi="Arial" w:cs="Arial"/>
          <w:noProof/>
          <w:sz w:val="24"/>
          <w:szCs w:val="24"/>
          <w:lang w:eastAsia="es-CO"/>
        </w:rPr>
        <w:drawing>
          <wp:inline distT="0" distB="0" distL="0" distR="0" wp14:anchorId="738327EC" wp14:editId="099F8FAF">
            <wp:extent cx="1339459" cy="1181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0240" cy="1190606"/>
                    </a:xfrm>
                    <a:prstGeom prst="rect">
                      <a:avLst/>
                    </a:prstGeom>
                  </pic:spPr>
                </pic:pic>
              </a:graphicData>
            </a:graphic>
          </wp:inline>
        </w:drawing>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green"/>
        </w:rPr>
        <w:t>Pie de imagen:</w:t>
      </w:r>
      <w:r w:rsidRPr="000A05A8">
        <w:rPr>
          <w:rFonts w:ascii="Arial" w:hAnsi="Arial" w:cs="Arial"/>
          <w:b/>
          <w:bCs/>
          <w:sz w:val="24"/>
          <w:szCs w:val="24"/>
        </w:rPr>
        <w:t xml:space="preserve"> </w:t>
      </w:r>
      <w:r w:rsidR="000B0279" w:rsidRPr="000A05A8">
        <w:rPr>
          <w:rFonts w:ascii="Arial" w:hAnsi="Arial" w:cs="Arial"/>
          <w:sz w:val="24"/>
          <w:szCs w:val="24"/>
        </w:rPr>
        <w:t>Convergencia fronta</w:t>
      </w:r>
      <w:r w:rsidR="004A7411" w:rsidRPr="000A05A8">
        <w:rPr>
          <w:rFonts w:ascii="Arial" w:hAnsi="Arial" w:cs="Arial"/>
          <w:sz w:val="24"/>
          <w:szCs w:val="24"/>
        </w:rPr>
        <w:t>l</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green"/>
        </w:rPr>
        <w:t>Pie de pantalla:</w:t>
      </w:r>
      <w:r w:rsidRPr="000A05A8">
        <w:rPr>
          <w:rFonts w:ascii="Arial" w:hAnsi="Arial" w:cs="Arial"/>
          <w:sz w:val="24"/>
          <w:szCs w:val="24"/>
        </w:rPr>
        <w:t xml:space="preserve"> Selecciona una imagen</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004A7411" w:rsidRPr="000A05A8">
        <w:rPr>
          <w:rFonts w:ascii="Arial" w:hAnsi="Arial" w:cs="Arial"/>
          <w:b/>
          <w:bCs/>
          <w:sz w:val="24"/>
          <w:szCs w:val="24"/>
        </w:rPr>
        <w:t xml:space="preserve"> 1</w:t>
      </w:r>
    </w:p>
    <w:p w:rsidR="004A7411"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004A7411" w:rsidRPr="00870937">
        <w:rPr>
          <w:rFonts w:ascii="Arial" w:hAnsi="Arial" w:cs="Arial"/>
          <w:bCs/>
          <w:sz w:val="24"/>
          <w:szCs w:val="24"/>
          <w:rPrChange w:id="8" w:author="María" w:date="2015-09-15T16:49:00Z">
            <w:rPr>
              <w:rFonts w:ascii="Arial" w:hAnsi="Arial" w:cs="Arial"/>
              <w:b/>
              <w:bCs/>
              <w:sz w:val="24"/>
              <w:szCs w:val="24"/>
            </w:rPr>
          </w:rPrChange>
        </w:rPr>
        <w:t>¿</w:t>
      </w:r>
      <w:r w:rsidR="004A7411" w:rsidRPr="000A05A8">
        <w:rPr>
          <w:rFonts w:ascii="Arial" w:hAnsi="Arial" w:cs="Arial"/>
          <w:sz w:val="24"/>
          <w:szCs w:val="24"/>
        </w:rPr>
        <w:t xml:space="preserve">Qué son </w:t>
      </w:r>
      <w:ins w:id="9" w:author="María" w:date="2015-09-15T16:49:00Z">
        <w:r w:rsidR="00870937">
          <w:rPr>
            <w:rFonts w:ascii="Arial" w:hAnsi="Arial" w:cs="Arial"/>
            <w:sz w:val="24"/>
            <w:szCs w:val="24"/>
          </w:rPr>
          <w:t xml:space="preserve">las </w:t>
        </w:r>
      </w:ins>
      <w:r w:rsidR="004A7411" w:rsidRPr="000A05A8">
        <w:rPr>
          <w:rFonts w:ascii="Arial" w:hAnsi="Arial" w:cs="Arial"/>
          <w:sz w:val="24"/>
          <w:szCs w:val="24"/>
        </w:rPr>
        <w:t>interacciones de convergencia frontal?</w:t>
      </w:r>
    </w:p>
    <w:p w:rsidR="001F2443" w:rsidRPr="000A05A8" w:rsidRDefault="001F2443"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855F5B" w:rsidRPr="000A05A8" w:rsidRDefault="00855F5B" w:rsidP="000A05A8">
      <w:pPr>
        <w:spacing w:line="360" w:lineRule="auto"/>
        <w:rPr>
          <w:rFonts w:ascii="Arial" w:hAnsi="Arial" w:cs="Arial"/>
          <w:sz w:val="24"/>
          <w:szCs w:val="24"/>
        </w:rPr>
      </w:pPr>
      <w:r w:rsidRPr="000A05A8">
        <w:rPr>
          <w:rFonts w:ascii="Arial" w:hAnsi="Arial" w:cs="Arial"/>
          <w:sz w:val="24"/>
          <w:szCs w:val="24"/>
        </w:rPr>
        <w:t>Cuando dos placas se acercan y entra</w:t>
      </w:r>
      <w:r w:rsidR="00F655AE" w:rsidRPr="000A05A8">
        <w:rPr>
          <w:rFonts w:ascii="Arial" w:hAnsi="Arial" w:cs="Arial"/>
          <w:sz w:val="24"/>
          <w:szCs w:val="24"/>
        </w:rPr>
        <w:t>n</w:t>
      </w:r>
      <w:r w:rsidRPr="000A05A8">
        <w:rPr>
          <w:rFonts w:ascii="Arial" w:hAnsi="Arial" w:cs="Arial"/>
          <w:sz w:val="24"/>
          <w:szCs w:val="24"/>
        </w:rPr>
        <w:t xml:space="preserve"> en contacto, convergen. </w:t>
      </w:r>
      <w:r w:rsidR="00F655AE" w:rsidRPr="000A05A8">
        <w:rPr>
          <w:rFonts w:ascii="Arial" w:hAnsi="Arial" w:cs="Arial"/>
          <w:sz w:val="24"/>
          <w:szCs w:val="24"/>
        </w:rPr>
        <w:t>Las placas convergen en zonas del planeta en las que los materiales fríos de las corrientes de convección descienden.</w:t>
      </w:r>
      <w:r w:rsidR="00DB5DB7">
        <w:rPr>
          <w:rFonts w:ascii="Arial" w:hAnsi="Arial" w:cs="Arial"/>
          <w:sz w:val="24"/>
          <w:szCs w:val="24"/>
        </w:rPr>
        <w:t xml:space="preserve"> </w:t>
      </w:r>
      <w:r w:rsidR="00F655AE" w:rsidRPr="000A05A8">
        <w:rPr>
          <w:rFonts w:ascii="Arial" w:hAnsi="Arial" w:cs="Arial"/>
          <w:sz w:val="24"/>
          <w:szCs w:val="24"/>
        </w:rPr>
        <w:t>Cuando en este proceso, una masa continental es arrastrada hacia otra, sin que se hunda por acción de las corrientes de convección, se produce un choque frontal o fenómeno de convergencia frontal.</w:t>
      </w:r>
      <w:r w:rsidR="00DB5DB7">
        <w:rPr>
          <w:rFonts w:ascii="Arial" w:hAnsi="Arial" w:cs="Arial"/>
          <w:sz w:val="24"/>
          <w:szCs w:val="24"/>
        </w:rPr>
        <w:t xml:space="preserve"> </w:t>
      </w:r>
    </w:p>
    <w:p w:rsidR="001B6233" w:rsidRPr="000A05A8" w:rsidRDefault="001F2443"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w:t>
      </w:r>
      <w:r w:rsidR="005E6E45" w:rsidRPr="000A05A8">
        <w:rPr>
          <w:rFonts w:ascii="Arial" w:hAnsi="Arial" w:cs="Arial"/>
          <w:b/>
          <w:bCs/>
          <w:sz w:val="24"/>
          <w:szCs w:val="24"/>
          <w:highlight w:val="cyan"/>
        </w:rPr>
        <w:t xml:space="preserve"> 6</w:t>
      </w:r>
      <w:r w:rsidRPr="000A05A8">
        <w:rPr>
          <w:rFonts w:ascii="Arial" w:hAnsi="Arial" w:cs="Arial"/>
          <w:b/>
          <w:bCs/>
          <w:sz w:val="24"/>
          <w:szCs w:val="24"/>
          <w:highlight w:val="cyan"/>
        </w:rPr>
        <w:t>:</w:t>
      </w:r>
    </w:p>
    <w:p w:rsidR="00B61E7D" w:rsidRPr="000A05A8" w:rsidRDefault="00B61E7D" w:rsidP="000A05A8">
      <w:pPr>
        <w:spacing w:line="360" w:lineRule="auto"/>
        <w:rPr>
          <w:rFonts w:ascii="Arial" w:hAnsi="Arial" w:cs="Arial"/>
          <w:b/>
          <w:bCs/>
          <w:sz w:val="24"/>
          <w:szCs w:val="24"/>
          <w:highlight w:val="cyan"/>
        </w:rPr>
      </w:pPr>
      <w:r w:rsidRPr="000A05A8">
        <w:rPr>
          <w:rFonts w:ascii="Arial" w:hAnsi="Arial" w:cs="Arial"/>
          <w:b/>
          <w:bCs/>
          <w:noProof/>
          <w:sz w:val="24"/>
          <w:szCs w:val="24"/>
          <w:lang w:eastAsia="es-CO"/>
        </w:rPr>
        <w:lastRenderedPageBreak/>
        <w:drawing>
          <wp:inline distT="0" distB="0" distL="0" distR="0" wp14:anchorId="3AB3C542" wp14:editId="1DA348E6">
            <wp:extent cx="2781300" cy="15884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185" cy="1603200"/>
                    </a:xfrm>
                    <a:prstGeom prst="rect">
                      <a:avLst/>
                    </a:prstGeom>
                    <a:noFill/>
                    <a:ln>
                      <a:noFill/>
                    </a:ln>
                  </pic:spPr>
                </pic:pic>
              </a:graphicData>
            </a:graphic>
          </wp:inline>
        </w:drawing>
      </w:r>
      <w:r w:rsidR="00DB5DB7">
        <w:rPr>
          <w:rFonts w:ascii="Arial" w:hAnsi="Arial" w:cs="Arial"/>
          <w:color w:val="FF0000"/>
          <w:sz w:val="24"/>
          <w:szCs w:val="24"/>
        </w:rPr>
        <w:t xml:space="preserve"> </w:t>
      </w:r>
      <w:r w:rsidRPr="000A05A8">
        <w:rPr>
          <w:rFonts w:ascii="Arial" w:hAnsi="Arial" w:cs="Arial"/>
          <w:color w:val="FF0000"/>
          <w:sz w:val="24"/>
          <w:szCs w:val="24"/>
        </w:rPr>
        <w:t>Elaborar una ilustración como esta</w:t>
      </w:r>
    </w:p>
    <w:p w:rsidR="001B623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917219" w:rsidRPr="000A05A8" w:rsidRDefault="00917219" w:rsidP="000A05A8">
      <w:pPr>
        <w:spacing w:line="360" w:lineRule="auto"/>
        <w:rPr>
          <w:rFonts w:ascii="Arial" w:hAnsi="Arial" w:cs="Arial"/>
          <w:b/>
          <w:bCs/>
          <w:sz w:val="24"/>
          <w:szCs w:val="24"/>
        </w:rPr>
      </w:pPr>
      <w:r w:rsidRPr="000A05A8">
        <w:rPr>
          <w:rFonts w:ascii="Arial" w:hAnsi="Arial" w:cs="Arial"/>
          <w:b/>
          <w:bCs/>
          <w:noProof/>
          <w:sz w:val="24"/>
          <w:szCs w:val="24"/>
          <w:lang w:eastAsia="es-CO"/>
        </w:rPr>
        <w:drawing>
          <wp:inline distT="0" distB="0" distL="0" distR="0" wp14:anchorId="3E204857" wp14:editId="7783FC75">
            <wp:extent cx="1247371" cy="71238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9363" cy="724941"/>
                    </a:xfrm>
                    <a:prstGeom prst="rect">
                      <a:avLst/>
                    </a:prstGeom>
                    <a:noFill/>
                    <a:ln>
                      <a:noFill/>
                    </a:ln>
                  </pic:spPr>
                </pic:pic>
              </a:graphicData>
            </a:graphic>
          </wp:inline>
        </w:drawing>
      </w:r>
      <w:r w:rsidR="00B61E7D" w:rsidRPr="000A05A8">
        <w:rPr>
          <w:rFonts w:ascii="Arial" w:hAnsi="Arial" w:cs="Arial"/>
          <w:color w:val="FF0000"/>
          <w:sz w:val="24"/>
          <w:szCs w:val="24"/>
        </w:rPr>
        <w:t xml:space="preserve"> Elaborar una ilustración como esta</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¿Qué efectos tienen las interacciones de convergencia frontal?</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4A7411" w:rsidRPr="000A05A8" w:rsidRDefault="00506ADC" w:rsidP="000A05A8">
      <w:pPr>
        <w:spacing w:line="360" w:lineRule="auto"/>
        <w:rPr>
          <w:rFonts w:ascii="Arial" w:hAnsi="Arial" w:cs="Arial"/>
          <w:sz w:val="24"/>
          <w:szCs w:val="24"/>
        </w:rPr>
      </w:pPr>
      <w:r w:rsidRPr="000A05A8">
        <w:rPr>
          <w:rFonts w:ascii="Arial" w:hAnsi="Arial" w:cs="Arial"/>
          <w:sz w:val="24"/>
          <w:szCs w:val="24"/>
        </w:rPr>
        <w:t>El choque frontal entre dos masas</w:t>
      </w:r>
      <w:r w:rsidR="00F655AE" w:rsidRPr="000A05A8">
        <w:rPr>
          <w:rFonts w:ascii="Arial" w:hAnsi="Arial" w:cs="Arial"/>
          <w:sz w:val="24"/>
          <w:szCs w:val="24"/>
        </w:rPr>
        <w:t xml:space="preserve"> continentales produce plegamientos de la corteza terrestre conocidos como cordilleras. </w:t>
      </w:r>
      <w:del w:id="10" w:author="María" w:date="2015-09-15T17:05:00Z">
        <w:r w:rsidRPr="000A05A8" w:rsidDel="008E1972">
          <w:rPr>
            <w:rFonts w:ascii="Arial" w:hAnsi="Arial" w:cs="Arial"/>
            <w:sz w:val="24"/>
            <w:szCs w:val="24"/>
          </w:rPr>
          <w:delText xml:space="preserve">Uno </w:delText>
        </w:r>
      </w:del>
      <w:ins w:id="11" w:author="María" w:date="2015-09-15T17:05:00Z">
        <w:r w:rsidR="008E1972" w:rsidRPr="000A05A8">
          <w:rPr>
            <w:rFonts w:ascii="Arial" w:hAnsi="Arial" w:cs="Arial"/>
            <w:sz w:val="24"/>
            <w:szCs w:val="24"/>
          </w:rPr>
          <w:t>Un</w:t>
        </w:r>
        <w:r w:rsidR="008E1972">
          <w:rPr>
            <w:rFonts w:ascii="Arial" w:hAnsi="Arial" w:cs="Arial"/>
            <w:sz w:val="24"/>
            <w:szCs w:val="24"/>
          </w:rPr>
          <w:t>a</w:t>
        </w:r>
        <w:r w:rsidR="008E1972" w:rsidRPr="000A05A8">
          <w:rPr>
            <w:rFonts w:ascii="Arial" w:hAnsi="Arial" w:cs="Arial"/>
            <w:sz w:val="24"/>
            <w:szCs w:val="24"/>
          </w:rPr>
          <w:t xml:space="preserve"> </w:t>
        </w:r>
      </w:ins>
      <w:r w:rsidRPr="000A05A8">
        <w:rPr>
          <w:rFonts w:ascii="Arial" w:hAnsi="Arial" w:cs="Arial"/>
          <w:sz w:val="24"/>
          <w:szCs w:val="24"/>
        </w:rPr>
        <w:t xml:space="preserve">de </w:t>
      </w:r>
      <w:del w:id="12" w:author="María" w:date="2015-09-15T17:05:00Z">
        <w:r w:rsidRPr="000A05A8" w:rsidDel="008E1972">
          <w:rPr>
            <w:rFonts w:ascii="Arial" w:hAnsi="Arial" w:cs="Arial"/>
            <w:sz w:val="24"/>
            <w:szCs w:val="24"/>
          </w:rPr>
          <w:delText xml:space="preserve">los </w:delText>
        </w:r>
      </w:del>
      <w:ins w:id="13" w:author="María" w:date="2015-09-15T17:05:00Z">
        <w:r w:rsidR="008E1972" w:rsidRPr="000A05A8">
          <w:rPr>
            <w:rFonts w:ascii="Arial" w:hAnsi="Arial" w:cs="Arial"/>
            <w:sz w:val="24"/>
            <w:szCs w:val="24"/>
          </w:rPr>
          <w:t>l</w:t>
        </w:r>
        <w:r w:rsidR="008E1972">
          <w:rPr>
            <w:rFonts w:ascii="Arial" w:hAnsi="Arial" w:cs="Arial"/>
            <w:sz w:val="24"/>
            <w:szCs w:val="24"/>
          </w:rPr>
          <w:t>a</w:t>
        </w:r>
        <w:r w:rsidR="008E1972" w:rsidRPr="000A05A8">
          <w:rPr>
            <w:rFonts w:ascii="Arial" w:hAnsi="Arial" w:cs="Arial"/>
            <w:sz w:val="24"/>
            <w:szCs w:val="24"/>
          </w:rPr>
          <w:t xml:space="preserve">s </w:t>
        </w:r>
        <w:r w:rsidR="008E1972" w:rsidRPr="000A05A8">
          <w:rPr>
            <w:rFonts w:ascii="Arial" w:hAnsi="Arial" w:cs="Arial"/>
            <w:sz w:val="24"/>
            <w:szCs w:val="24"/>
          </w:rPr>
          <w:t>interacciones de este tipo</w:t>
        </w:r>
        <w:r w:rsidR="008E1972" w:rsidRPr="000A05A8" w:rsidDel="008E1972">
          <w:rPr>
            <w:rFonts w:ascii="Arial" w:hAnsi="Arial" w:cs="Arial"/>
            <w:sz w:val="24"/>
            <w:szCs w:val="24"/>
          </w:rPr>
          <w:t xml:space="preserve"> </w:t>
        </w:r>
      </w:ins>
      <w:del w:id="14" w:author="María" w:date="2015-09-15T17:05:00Z">
        <w:r w:rsidRPr="000A05A8" w:rsidDel="008E1972">
          <w:rPr>
            <w:rFonts w:ascii="Arial" w:hAnsi="Arial" w:cs="Arial"/>
            <w:sz w:val="24"/>
            <w:szCs w:val="24"/>
          </w:rPr>
          <w:delText xml:space="preserve">casos </w:delText>
        </w:r>
      </w:del>
      <w:r w:rsidRPr="000A05A8">
        <w:rPr>
          <w:rFonts w:ascii="Arial" w:hAnsi="Arial" w:cs="Arial"/>
          <w:sz w:val="24"/>
          <w:szCs w:val="24"/>
        </w:rPr>
        <w:t xml:space="preserve">más </w:t>
      </w:r>
      <w:del w:id="15" w:author="María" w:date="2015-09-15T17:05:00Z">
        <w:r w:rsidRPr="000A05A8" w:rsidDel="008E1972">
          <w:rPr>
            <w:rFonts w:ascii="Arial" w:hAnsi="Arial" w:cs="Arial"/>
            <w:sz w:val="24"/>
            <w:szCs w:val="24"/>
          </w:rPr>
          <w:delText xml:space="preserve">estudiados </w:delText>
        </w:r>
      </w:del>
      <w:ins w:id="16" w:author="María" w:date="2015-09-15T17:05:00Z">
        <w:r w:rsidR="008E1972" w:rsidRPr="000A05A8">
          <w:rPr>
            <w:rFonts w:ascii="Arial" w:hAnsi="Arial" w:cs="Arial"/>
            <w:sz w:val="24"/>
            <w:szCs w:val="24"/>
          </w:rPr>
          <w:t>estudiad</w:t>
        </w:r>
        <w:r w:rsidR="008E1972">
          <w:rPr>
            <w:rFonts w:ascii="Arial" w:hAnsi="Arial" w:cs="Arial"/>
            <w:sz w:val="24"/>
            <w:szCs w:val="24"/>
          </w:rPr>
          <w:t>a</w:t>
        </w:r>
        <w:r w:rsidR="008E1972" w:rsidRPr="000A05A8">
          <w:rPr>
            <w:rFonts w:ascii="Arial" w:hAnsi="Arial" w:cs="Arial"/>
            <w:sz w:val="24"/>
            <w:szCs w:val="24"/>
          </w:rPr>
          <w:t>s</w:t>
        </w:r>
        <w:r w:rsidR="008E1972">
          <w:rPr>
            <w:rFonts w:ascii="Arial" w:hAnsi="Arial" w:cs="Arial"/>
            <w:sz w:val="24"/>
            <w:szCs w:val="24"/>
          </w:rPr>
          <w:t>,</w:t>
        </w:r>
        <w:r w:rsidR="008E1972" w:rsidRPr="000A05A8">
          <w:rPr>
            <w:rFonts w:ascii="Arial" w:hAnsi="Arial" w:cs="Arial"/>
            <w:sz w:val="24"/>
            <w:szCs w:val="24"/>
          </w:rPr>
          <w:t xml:space="preserve"> </w:t>
        </w:r>
      </w:ins>
      <w:del w:id="17" w:author="María" w:date="2015-09-15T17:05:00Z">
        <w:r w:rsidRPr="000A05A8" w:rsidDel="008E1972">
          <w:rPr>
            <w:rFonts w:ascii="Arial" w:hAnsi="Arial" w:cs="Arial"/>
            <w:sz w:val="24"/>
            <w:szCs w:val="24"/>
          </w:rPr>
          <w:delText xml:space="preserve">de interacciones de </w:delText>
        </w:r>
        <w:r w:rsidR="00B76ADD" w:rsidRPr="000A05A8" w:rsidDel="008E1972">
          <w:rPr>
            <w:rFonts w:ascii="Arial" w:hAnsi="Arial" w:cs="Arial"/>
            <w:sz w:val="24"/>
            <w:szCs w:val="24"/>
          </w:rPr>
          <w:delText>este tipo</w:delText>
        </w:r>
        <w:r w:rsidRPr="000A05A8" w:rsidDel="008E1972">
          <w:rPr>
            <w:rFonts w:ascii="Arial" w:hAnsi="Arial" w:cs="Arial"/>
            <w:sz w:val="24"/>
            <w:szCs w:val="24"/>
          </w:rPr>
          <w:delText>,</w:delText>
        </w:r>
        <w:r w:rsidR="00B76ADD" w:rsidRPr="000A05A8" w:rsidDel="008E1972">
          <w:rPr>
            <w:rFonts w:ascii="Arial" w:hAnsi="Arial" w:cs="Arial"/>
            <w:sz w:val="24"/>
            <w:szCs w:val="24"/>
          </w:rPr>
          <w:delText xml:space="preserve"> </w:delText>
        </w:r>
      </w:del>
      <w:r w:rsidR="00B76ADD" w:rsidRPr="000A05A8">
        <w:rPr>
          <w:rFonts w:ascii="Arial" w:hAnsi="Arial" w:cs="Arial"/>
          <w:sz w:val="24"/>
          <w:szCs w:val="24"/>
        </w:rPr>
        <w:t xml:space="preserve">es la </w:t>
      </w:r>
      <w:r w:rsidRPr="000A05A8">
        <w:rPr>
          <w:rFonts w:ascii="Arial" w:hAnsi="Arial" w:cs="Arial"/>
          <w:sz w:val="24"/>
          <w:szCs w:val="24"/>
        </w:rPr>
        <w:t xml:space="preserve">que comenzó hace unos cuatro millones de años entre la India y el continente asiático; </w:t>
      </w:r>
      <w:r w:rsidR="00B76ADD" w:rsidRPr="000A05A8">
        <w:rPr>
          <w:rFonts w:ascii="Arial" w:hAnsi="Arial" w:cs="Arial"/>
          <w:sz w:val="24"/>
          <w:szCs w:val="24"/>
        </w:rPr>
        <w:t>esta</w:t>
      </w:r>
      <w:r w:rsidRPr="000A05A8">
        <w:rPr>
          <w:rFonts w:ascii="Arial" w:hAnsi="Arial" w:cs="Arial"/>
          <w:sz w:val="24"/>
          <w:szCs w:val="24"/>
        </w:rPr>
        <w:t xml:space="preserve"> dio origen a la cordillera del Himalaya, una de las más elevadas del planeta.</w:t>
      </w:r>
      <w:r w:rsidR="00DB5DB7">
        <w:rPr>
          <w:rFonts w:ascii="Arial" w:hAnsi="Arial" w:cs="Arial"/>
          <w:sz w:val="24"/>
          <w:szCs w:val="24"/>
        </w:rPr>
        <w:t xml:space="preserve"> </w:t>
      </w:r>
      <w:r w:rsidR="00B76ADD" w:rsidRPr="000A05A8">
        <w:rPr>
          <w:rFonts w:ascii="Arial" w:hAnsi="Arial" w:cs="Arial"/>
          <w:sz w:val="24"/>
          <w:szCs w:val="24"/>
        </w:rPr>
        <w:t>Las</w:t>
      </w:r>
      <w:r w:rsidR="006F0E09" w:rsidRPr="000A05A8">
        <w:rPr>
          <w:rFonts w:ascii="Arial" w:hAnsi="Arial" w:cs="Arial"/>
          <w:sz w:val="24"/>
          <w:szCs w:val="24"/>
        </w:rPr>
        <w:t xml:space="preserve"> interacciones</w:t>
      </w:r>
      <w:r w:rsidR="00B76ADD" w:rsidRPr="000A05A8">
        <w:rPr>
          <w:rFonts w:ascii="Arial" w:hAnsi="Arial" w:cs="Arial"/>
          <w:sz w:val="24"/>
          <w:szCs w:val="24"/>
        </w:rPr>
        <w:t xml:space="preserve"> de convergencia frontal</w:t>
      </w:r>
      <w:r w:rsidR="006F0E09" w:rsidRPr="000A05A8">
        <w:rPr>
          <w:rFonts w:ascii="Arial" w:hAnsi="Arial" w:cs="Arial"/>
          <w:sz w:val="24"/>
          <w:szCs w:val="24"/>
        </w:rPr>
        <w:t xml:space="preserve"> también dan lugar a fenómenos sísmicos.</w:t>
      </w:r>
    </w:p>
    <w:p w:rsidR="004A7411" w:rsidRPr="000A05A8" w:rsidRDefault="005E6E45"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7</w:t>
      </w:r>
      <w:r w:rsidR="004A7411" w:rsidRPr="000A05A8">
        <w:rPr>
          <w:rFonts w:ascii="Arial" w:hAnsi="Arial" w:cs="Arial"/>
          <w:b/>
          <w:bCs/>
          <w:sz w:val="24"/>
          <w:szCs w:val="24"/>
          <w:highlight w:val="cyan"/>
        </w:rPr>
        <w:t>:</w:t>
      </w:r>
    </w:p>
    <w:p w:rsidR="00A00F99" w:rsidRPr="000A05A8" w:rsidRDefault="00A00F99" w:rsidP="000A05A8">
      <w:pPr>
        <w:spacing w:line="360" w:lineRule="auto"/>
        <w:rPr>
          <w:rFonts w:ascii="Arial" w:hAnsi="Arial" w:cs="Arial"/>
          <w:sz w:val="24"/>
          <w:szCs w:val="24"/>
        </w:rPr>
      </w:pPr>
      <w:r w:rsidRPr="000A05A8">
        <w:rPr>
          <w:rFonts w:ascii="Arial" w:hAnsi="Arial" w:cs="Arial"/>
          <w:noProof/>
          <w:sz w:val="24"/>
          <w:szCs w:val="24"/>
          <w:lang w:eastAsia="es-CO"/>
        </w:rPr>
        <w:drawing>
          <wp:inline distT="0" distB="0" distL="0" distR="0" wp14:anchorId="1D78FFF4" wp14:editId="45FFF966">
            <wp:extent cx="1533525" cy="1178877"/>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8283" cy="1182535"/>
                    </a:xfrm>
                    <a:prstGeom prst="rect">
                      <a:avLst/>
                    </a:prstGeom>
                  </pic:spPr>
                </pic:pic>
              </a:graphicData>
            </a:graphic>
          </wp:inline>
        </w:drawing>
      </w:r>
      <w:r w:rsidRPr="000A05A8">
        <w:rPr>
          <w:rFonts w:ascii="Arial" w:hAnsi="Arial" w:cs="Arial"/>
          <w:sz w:val="24"/>
          <w:szCs w:val="24"/>
        </w:rPr>
        <w:t xml:space="preserve"> SS 1388915 Modificar esta imagen c</w:t>
      </w:r>
      <w:ins w:id="18" w:author="María" w:date="2015-09-15T17:07:00Z">
        <w:r w:rsidR="008E1972">
          <w:rPr>
            <w:rFonts w:ascii="Arial" w:hAnsi="Arial" w:cs="Arial"/>
            <w:sz w:val="24"/>
            <w:szCs w:val="24"/>
          </w:rPr>
          <w:t>o</w:t>
        </w:r>
      </w:ins>
      <w:del w:id="19" w:author="María" w:date="2015-09-15T17:07:00Z">
        <w:r w:rsidRPr="000A05A8" w:rsidDel="008E1972">
          <w:rPr>
            <w:rFonts w:ascii="Arial" w:hAnsi="Arial" w:cs="Arial"/>
            <w:sz w:val="24"/>
            <w:szCs w:val="24"/>
          </w:rPr>
          <w:delText>ó</w:delText>
        </w:r>
      </w:del>
      <w:r w:rsidRPr="000A05A8">
        <w:rPr>
          <w:rFonts w:ascii="Arial" w:hAnsi="Arial" w:cs="Arial"/>
          <w:sz w:val="24"/>
          <w:szCs w:val="24"/>
        </w:rPr>
        <w:t>mo aparece en el ejemplo.</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A00F99" w:rsidRPr="000A05A8" w:rsidRDefault="00A00F99" w:rsidP="000A05A8">
      <w:pPr>
        <w:spacing w:line="360" w:lineRule="auto"/>
        <w:rPr>
          <w:rFonts w:ascii="Arial" w:hAnsi="Arial" w:cs="Arial"/>
          <w:sz w:val="24"/>
          <w:szCs w:val="24"/>
        </w:rPr>
      </w:pPr>
      <w:r w:rsidRPr="000A05A8">
        <w:rPr>
          <w:rFonts w:ascii="Arial" w:hAnsi="Arial" w:cs="Arial"/>
          <w:noProof/>
          <w:sz w:val="24"/>
          <w:szCs w:val="24"/>
          <w:lang w:eastAsia="es-CO"/>
        </w:rPr>
        <w:lastRenderedPageBreak/>
        <w:drawing>
          <wp:inline distT="0" distB="0" distL="0" distR="0" wp14:anchorId="080F9C05" wp14:editId="59E116C0">
            <wp:extent cx="733425" cy="563811"/>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2511" cy="570796"/>
                    </a:xfrm>
                    <a:prstGeom prst="rect">
                      <a:avLst/>
                    </a:prstGeom>
                  </pic:spPr>
                </pic:pic>
              </a:graphicData>
            </a:graphic>
          </wp:inline>
        </w:drawing>
      </w:r>
      <w:r w:rsidRPr="000A05A8">
        <w:rPr>
          <w:rFonts w:ascii="Arial" w:hAnsi="Arial" w:cs="Arial"/>
          <w:sz w:val="24"/>
          <w:szCs w:val="24"/>
        </w:rPr>
        <w:t xml:space="preserve"> SS 1388915 Modificar esta imagen c</w:t>
      </w:r>
      <w:ins w:id="20" w:author="María" w:date="2015-09-15T17:07:00Z">
        <w:r w:rsidR="008E1972">
          <w:rPr>
            <w:rFonts w:ascii="Arial" w:hAnsi="Arial" w:cs="Arial"/>
            <w:sz w:val="24"/>
            <w:szCs w:val="24"/>
          </w:rPr>
          <w:t>o</w:t>
        </w:r>
      </w:ins>
      <w:del w:id="21" w:author="María" w:date="2015-09-15T17:07:00Z">
        <w:r w:rsidRPr="000A05A8" w:rsidDel="008E1972">
          <w:rPr>
            <w:rFonts w:ascii="Arial" w:hAnsi="Arial" w:cs="Arial"/>
            <w:sz w:val="24"/>
            <w:szCs w:val="24"/>
          </w:rPr>
          <w:delText>ó</w:delText>
        </w:r>
      </w:del>
      <w:r w:rsidRPr="000A05A8">
        <w:rPr>
          <w:rFonts w:ascii="Arial" w:hAnsi="Arial" w:cs="Arial"/>
          <w:sz w:val="24"/>
          <w:szCs w:val="24"/>
        </w:rPr>
        <w:t>mo aparece en el ejemplo.</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Opción 2</w:t>
      </w:r>
      <w:r w:rsidRPr="000A05A8">
        <w:rPr>
          <w:rFonts w:ascii="Arial" w:hAnsi="Arial" w:cs="Arial"/>
          <w:b/>
          <w:bCs/>
          <w:sz w:val="24"/>
          <w:szCs w:val="24"/>
        </w:rPr>
        <w:t xml:space="preserve"> </w:t>
      </w:r>
      <w:r w:rsidR="00AF1966" w:rsidRPr="000A05A8">
        <w:rPr>
          <w:rFonts w:ascii="Arial" w:hAnsi="Arial" w:cs="Arial"/>
          <w:b/>
          <w:bCs/>
          <w:sz w:val="24"/>
          <w:szCs w:val="24"/>
        </w:rPr>
        <w:t>(muestra ficha</w:t>
      </w:r>
      <w:r w:rsidRPr="000A05A8">
        <w:rPr>
          <w:rFonts w:ascii="Arial" w:hAnsi="Arial" w:cs="Arial"/>
          <w:b/>
          <w:bCs/>
          <w:sz w:val="24"/>
          <w:szCs w:val="24"/>
        </w:rPr>
        <w:t>)</w:t>
      </w:r>
    </w:p>
    <w:p w:rsidR="001F2443" w:rsidRPr="000A05A8" w:rsidRDefault="001F2443" w:rsidP="000A05A8">
      <w:pPr>
        <w:spacing w:line="360" w:lineRule="auto"/>
        <w:rPr>
          <w:rFonts w:ascii="Arial" w:hAnsi="Arial" w:cs="Arial"/>
          <w:b/>
          <w:bCs/>
          <w:sz w:val="24"/>
          <w:szCs w:val="24"/>
        </w:rPr>
      </w:pPr>
      <w:r w:rsidRPr="000A05A8">
        <w:rPr>
          <w:rFonts w:ascii="Arial" w:hAnsi="Arial" w:cs="Arial"/>
          <w:b/>
          <w:bCs/>
          <w:sz w:val="24"/>
          <w:szCs w:val="24"/>
          <w:highlight w:val="green"/>
        </w:rPr>
        <w:t>Imagen</w:t>
      </w:r>
      <w:r w:rsidR="005E6E45" w:rsidRPr="000A05A8">
        <w:rPr>
          <w:rFonts w:ascii="Arial" w:hAnsi="Arial" w:cs="Arial"/>
          <w:b/>
          <w:bCs/>
          <w:sz w:val="24"/>
          <w:szCs w:val="24"/>
          <w:highlight w:val="green"/>
        </w:rPr>
        <w:t xml:space="preserve"> 8</w:t>
      </w:r>
      <w:r w:rsidRPr="000A05A8">
        <w:rPr>
          <w:rFonts w:ascii="Arial" w:hAnsi="Arial" w:cs="Arial"/>
          <w:b/>
          <w:bCs/>
          <w:sz w:val="24"/>
          <w:szCs w:val="24"/>
          <w:highlight w:val="green"/>
        </w:rPr>
        <w:t>:</w:t>
      </w:r>
    </w:p>
    <w:p w:rsidR="004A7411" w:rsidRPr="000A05A8" w:rsidRDefault="004A7411" w:rsidP="000A05A8">
      <w:pPr>
        <w:spacing w:line="360" w:lineRule="auto"/>
        <w:rPr>
          <w:rFonts w:ascii="Arial" w:hAnsi="Arial" w:cs="Arial"/>
          <w:b/>
          <w:bCs/>
          <w:sz w:val="24"/>
          <w:szCs w:val="24"/>
        </w:rPr>
      </w:pPr>
      <w:r w:rsidRPr="000A05A8">
        <w:rPr>
          <w:rFonts w:ascii="Arial" w:hAnsi="Arial" w:cs="Arial"/>
          <w:noProof/>
          <w:sz w:val="24"/>
          <w:szCs w:val="24"/>
          <w:lang w:eastAsia="es-CO"/>
        </w:rPr>
        <w:drawing>
          <wp:inline distT="0" distB="0" distL="0" distR="0" wp14:anchorId="2B32A0AA" wp14:editId="504A5639">
            <wp:extent cx="1171575" cy="10287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4850" cy="1031576"/>
                    </a:xfrm>
                    <a:prstGeom prst="rect">
                      <a:avLst/>
                    </a:prstGeom>
                  </pic:spPr>
                </pic:pic>
              </a:graphicData>
            </a:graphic>
          </wp:inline>
        </w:drawing>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green"/>
        </w:rPr>
        <w:t>Pie de imagen:</w:t>
      </w:r>
      <w:r w:rsidRPr="000A05A8">
        <w:rPr>
          <w:rFonts w:ascii="Arial" w:hAnsi="Arial" w:cs="Arial"/>
          <w:b/>
          <w:bCs/>
          <w:sz w:val="24"/>
          <w:szCs w:val="24"/>
        </w:rPr>
        <w:t xml:space="preserve"> </w:t>
      </w:r>
      <w:r w:rsidRPr="000A05A8">
        <w:rPr>
          <w:rFonts w:ascii="Arial" w:hAnsi="Arial" w:cs="Arial"/>
          <w:sz w:val="24"/>
          <w:szCs w:val="24"/>
        </w:rPr>
        <w:t>Subducción</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green"/>
        </w:rPr>
        <w:t>Pie de pantalla:</w:t>
      </w:r>
      <w:r w:rsidRPr="000A05A8">
        <w:rPr>
          <w:rFonts w:ascii="Arial" w:hAnsi="Arial" w:cs="Arial"/>
          <w:sz w:val="24"/>
          <w:szCs w:val="24"/>
        </w:rPr>
        <w:t xml:space="preserve"> Selecciona una imagen</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1</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w:t>
      </w:r>
      <w:r w:rsidRPr="000A05A8">
        <w:rPr>
          <w:rFonts w:ascii="Arial" w:hAnsi="Arial" w:cs="Arial"/>
          <w:sz w:val="24"/>
          <w:szCs w:val="24"/>
        </w:rPr>
        <w:t>Qué son</w:t>
      </w:r>
      <w:r w:rsidR="00F0329C" w:rsidRPr="000A05A8">
        <w:rPr>
          <w:rFonts w:ascii="Arial" w:hAnsi="Arial" w:cs="Arial"/>
          <w:sz w:val="24"/>
          <w:szCs w:val="24"/>
        </w:rPr>
        <w:t xml:space="preserve"> las</w:t>
      </w:r>
      <w:r w:rsidRPr="000A05A8">
        <w:rPr>
          <w:rFonts w:ascii="Arial" w:hAnsi="Arial" w:cs="Arial"/>
          <w:sz w:val="24"/>
          <w:szCs w:val="24"/>
        </w:rPr>
        <w:t xml:space="preserve"> interacciones de subducción?</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A00F99" w:rsidRPr="000A05A8" w:rsidRDefault="00A00F99" w:rsidP="000A05A8">
      <w:pPr>
        <w:spacing w:line="360" w:lineRule="auto"/>
        <w:rPr>
          <w:rFonts w:ascii="Arial" w:hAnsi="Arial" w:cs="Arial"/>
          <w:sz w:val="24"/>
          <w:szCs w:val="24"/>
        </w:rPr>
      </w:pPr>
      <w:r w:rsidRPr="000A05A8">
        <w:rPr>
          <w:rFonts w:ascii="Arial" w:hAnsi="Arial" w:cs="Arial"/>
          <w:sz w:val="24"/>
          <w:szCs w:val="24"/>
        </w:rPr>
        <w:t>Cuando en las interacciones de convergencia, una placa se hunde completamente debajo de otra, por acción de las corrientes de convección, se produce un tipo de convergencia denominado subducción.</w:t>
      </w:r>
    </w:p>
    <w:p w:rsidR="004A7411" w:rsidRPr="000A05A8" w:rsidRDefault="005E6E45"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9</w:t>
      </w:r>
      <w:r w:rsidR="004A7411" w:rsidRPr="000A05A8">
        <w:rPr>
          <w:rFonts w:ascii="Arial" w:hAnsi="Arial" w:cs="Arial"/>
          <w:b/>
          <w:bCs/>
          <w:sz w:val="24"/>
          <w:szCs w:val="24"/>
          <w:highlight w:val="cyan"/>
        </w:rPr>
        <w:t>:</w:t>
      </w:r>
    </w:p>
    <w:p w:rsidR="00F0329C" w:rsidRPr="000A05A8" w:rsidRDefault="00F0329C" w:rsidP="000A05A8">
      <w:pPr>
        <w:spacing w:line="360" w:lineRule="auto"/>
        <w:rPr>
          <w:rFonts w:ascii="Arial" w:hAnsi="Arial" w:cs="Arial"/>
          <w:sz w:val="24"/>
          <w:szCs w:val="24"/>
          <w:highlight w:val="cyan"/>
        </w:rPr>
      </w:pPr>
      <w:r w:rsidRPr="000A05A8">
        <w:rPr>
          <w:rFonts w:ascii="Arial" w:hAnsi="Arial" w:cs="Arial"/>
          <w:noProof/>
          <w:color w:val="0000FF"/>
          <w:sz w:val="24"/>
          <w:szCs w:val="24"/>
          <w:lang w:eastAsia="es-CO"/>
        </w:rPr>
        <w:drawing>
          <wp:inline distT="0" distB="0" distL="0" distR="0" wp14:anchorId="4EDAB8F3" wp14:editId="37F61FDD">
            <wp:extent cx="1461867" cy="981075"/>
            <wp:effectExtent l="0" t="0" r="5080" b="0"/>
            <wp:docPr id="52" name="Imagen 52" descr="Plate subduc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e subduction - stock pho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7691" cy="984984"/>
                    </a:xfrm>
                    <a:prstGeom prst="rect">
                      <a:avLst/>
                    </a:prstGeom>
                    <a:noFill/>
                    <a:ln>
                      <a:noFill/>
                    </a:ln>
                  </pic:spPr>
                </pic:pic>
              </a:graphicData>
            </a:graphic>
          </wp:inline>
        </w:drawing>
      </w:r>
      <w:r w:rsidRPr="000A05A8">
        <w:rPr>
          <w:rFonts w:ascii="Arial" w:hAnsi="Arial" w:cs="Arial"/>
          <w:sz w:val="24"/>
          <w:szCs w:val="24"/>
        </w:rPr>
        <w:t xml:space="preserve"> SS 156335627</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F0329C" w:rsidRPr="000A05A8" w:rsidRDefault="00F0329C" w:rsidP="000A05A8">
      <w:pPr>
        <w:spacing w:line="360" w:lineRule="auto"/>
        <w:rPr>
          <w:rFonts w:ascii="Arial" w:hAnsi="Arial" w:cs="Arial"/>
          <w:sz w:val="24"/>
          <w:szCs w:val="24"/>
          <w:highlight w:val="cyan"/>
        </w:rPr>
      </w:pPr>
      <w:r w:rsidRPr="000A05A8">
        <w:rPr>
          <w:rFonts w:ascii="Arial" w:hAnsi="Arial" w:cs="Arial"/>
          <w:noProof/>
          <w:color w:val="0000FF"/>
          <w:sz w:val="24"/>
          <w:szCs w:val="24"/>
          <w:lang w:eastAsia="es-CO"/>
        </w:rPr>
        <w:lastRenderedPageBreak/>
        <w:drawing>
          <wp:inline distT="0" distB="0" distL="0" distR="0" wp14:anchorId="7831361A" wp14:editId="12F574F7">
            <wp:extent cx="1476060" cy="990600"/>
            <wp:effectExtent l="0" t="0" r="0" b="0"/>
            <wp:docPr id="53" name="Imagen 53" descr="Plate subductio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e subduction - stock pho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5635" cy="997026"/>
                    </a:xfrm>
                    <a:prstGeom prst="rect">
                      <a:avLst/>
                    </a:prstGeom>
                    <a:noFill/>
                    <a:ln>
                      <a:noFill/>
                    </a:ln>
                  </pic:spPr>
                </pic:pic>
              </a:graphicData>
            </a:graphic>
          </wp:inline>
        </w:drawing>
      </w:r>
      <w:r w:rsidRPr="000A05A8">
        <w:rPr>
          <w:rFonts w:ascii="Arial" w:hAnsi="Arial" w:cs="Arial"/>
          <w:sz w:val="24"/>
          <w:szCs w:val="24"/>
        </w:rPr>
        <w:t xml:space="preserve"> SS 156335627</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¿Qué efectos tienen las interacciones de subducción?</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Texto de la ficha</w:t>
      </w:r>
      <w:r w:rsidRPr="000A05A8">
        <w:rPr>
          <w:rFonts w:ascii="Arial" w:hAnsi="Arial" w:cs="Arial"/>
          <w:sz w:val="24"/>
          <w:szCs w:val="24"/>
          <w:highlight w:val="cyan"/>
        </w:rPr>
        <w:t>:</w:t>
      </w:r>
    </w:p>
    <w:p w:rsidR="004F1D7C" w:rsidRPr="000A05A8" w:rsidRDefault="00A00F99" w:rsidP="000A05A8">
      <w:pPr>
        <w:spacing w:line="360" w:lineRule="auto"/>
        <w:rPr>
          <w:rFonts w:ascii="Arial" w:hAnsi="Arial" w:cs="Arial"/>
          <w:sz w:val="24"/>
          <w:szCs w:val="24"/>
        </w:rPr>
      </w:pPr>
      <w:r w:rsidRPr="000A05A8">
        <w:rPr>
          <w:rFonts w:ascii="Arial" w:hAnsi="Arial" w:cs="Arial"/>
          <w:sz w:val="24"/>
          <w:szCs w:val="24"/>
        </w:rPr>
        <w:t>L</w:t>
      </w:r>
      <w:r w:rsidR="004F1D7C" w:rsidRPr="000A05A8">
        <w:rPr>
          <w:rFonts w:ascii="Arial" w:hAnsi="Arial" w:cs="Arial"/>
          <w:sz w:val="24"/>
          <w:szCs w:val="24"/>
        </w:rPr>
        <w:t xml:space="preserve">as interacciones de </w:t>
      </w:r>
      <w:r w:rsidRPr="000A05A8">
        <w:rPr>
          <w:rFonts w:ascii="Arial" w:hAnsi="Arial" w:cs="Arial"/>
          <w:sz w:val="24"/>
          <w:szCs w:val="24"/>
        </w:rPr>
        <w:t xml:space="preserve">subducción producen plegamientos en la masa continental localizada sobre la placa tectónica debajo de la cual se hunde la otra. La </w:t>
      </w:r>
      <w:r w:rsidR="004F1D7C" w:rsidRPr="000A05A8">
        <w:rPr>
          <w:rFonts w:ascii="Arial" w:hAnsi="Arial" w:cs="Arial"/>
          <w:sz w:val="24"/>
          <w:szCs w:val="24"/>
        </w:rPr>
        <w:t xml:space="preserve">formación de la </w:t>
      </w:r>
      <w:r w:rsidRPr="000A05A8">
        <w:rPr>
          <w:rFonts w:ascii="Arial" w:hAnsi="Arial" w:cs="Arial"/>
          <w:sz w:val="24"/>
          <w:szCs w:val="24"/>
        </w:rPr>
        <w:t xml:space="preserve">cordillera de los Andes </w:t>
      </w:r>
      <w:r w:rsidR="00835507" w:rsidRPr="000A05A8">
        <w:rPr>
          <w:rFonts w:ascii="Arial" w:hAnsi="Arial" w:cs="Arial"/>
          <w:sz w:val="24"/>
          <w:szCs w:val="24"/>
        </w:rPr>
        <w:t>constituye</w:t>
      </w:r>
      <w:r w:rsidR="004F1D7C" w:rsidRPr="000A05A8">
        <w:rPr>
          <w:rFonts w:ascii="Arial" w:hAnsi="Arial" w:cs="Arial"/>
          <w:sz w:val="24"/>
          <w:szCs w:val="24"/>
        </w:rPr>
        <w:t xml:space="preserve"> un </w:t>
      </w:r>
      <w:r w:rsidR="00835507" w:rsidRPr="000A05A8">
        <w:rPr>
          <w:rFonts w:ascii="Arial" w:hAnsi="Arial" w:cs="Arial"/>
          <w:sz w:val="24"/>
          <w:szCs w:val="24"/>
        </w:rPr>
        <w:t xml:space="preserve">claro </w:t>
      </w:r>
      <w:r w:rsidR="004F1D7C" w:rsidRPr="000A05A8">
        <w:rPr>
          <w:rFonts w:ascii="Arial" w:hAnsi="Arial" w:cs="Arial"/>
          <w:sz w:val="24"/>
          <w:szCs w:val="24"/>
        </w:rPr>
        <w:t>ejemplo</w:t>
      </w:r>
      <w:r w:rsidR="00B76ADD" w:rsidRPr="000A05A8">
        <w:rPr>
          <w:rFonts w:ascii="Arial" w:hAnsi="Arial" w:cs="Arial"/>
          <w:sz w:val="24"/>
          <w:szCs w:val="24"/>
        </w:rPr>
        <w:t xml:space="preserve"> de</w:t>
      </w:r>
      <w:r w:rsidR="004F1D7C" w:rsidRPr="000A05A8">
        <w:rPr>
          <w:rFonts w:ascii="Arial" w:hAnsi="Arial" w:cs="Arial"/>
          <w:sz w:val="24"/>
          <w:szCs w:val="24"/>
        </w:rPr>
        <w:t xml:space="preserve"> este tipo</w:t>
      </w:r>
      <w:r w:rsidRPr="000A05A8">
        <w:rPr>
          <w:rFonts w:ascii="Arial" w:hAnsi="Arial" w:cs="Arial"/>
          <w:sz w:val="24"/>
          <w:szCs w:val="24"/>
        </w:rPr>
        <w:t xml:space="preserve"> de convergencia.</w:t>
      </w:r>
      <w:r w:rsidR="00DB5DB7">
        <w:rPr>
          <w:rFonts w:ascii="Arial" w:hAnsi="Arial" w:cs="Arial"/>
          <w:sz w:val="24"/>
          <w:szCs w:val="24"/>
        </w:rPr>
        <w:t xml:space="preserve"> </w:t>
      </w:r>
      <w:r w:rsidR="004F1D7C" w:rsidRPr="000A05A8">
        <w:rPr>
          <w:rFonts w:ascii="Arial" w:hAnsi="Arial" w:cs="Arial"/>
          <w:sz w:val="24"/>
          <w:szCs w:val="24"/>
        </w:rPr>
        <w:t>Esta clase</w:t>
      </w:r>
      <w:r w:rsidR="006F0E09" w:rsidRPr="000A05A8">
        <w:rPr>
          <w:rFonts w:ascii="Arial" w:hAnsi="Arial" w:cs="Arial"/>
          <w:sz w:val="24"/>
          <w:szCs w:val="24"/>
        </w:rPr>
        <w:t xml:space="preserve"> de interacciones</w:t>
      </w:r>
      <w:r w:rsidR="004F1D7C" w:rsidRPr="000A05A8">
        <w:rPr>
          <w:rFonts w:ascii="Arial" w:hAnsi="Arial" w:cs="Arial"/>
          <w:sz w:val="24"/>
          <w:szCs w:val="24"/>
        </w:rPr>
        <w:t xml:space="preserve"> también da</w:t>
      </w:r>
      <w:del w:id="22" w:author="María" w:date="2015-09-15T17:12:00Z">
        <w:r w:rsidR="004F1D7C" w:rsidRPr="000A05A8" w:rsidDel="008E1972">
          <w:rPr>
            <w:rFonts w:ascii="Arial" w:hAnsi="Arial" w:cs="Arial"/>
            <w:sz w:val="24"/>
            <w:szCs w:val="24"/>
          </w:rPr>
          <w:delText>n</w:delText>
        </w:r>
      </w:del>
      <w:r w:rsidR="004F1D7C" w:rsidRPr="000A05A8">
        <w:rPr>
          <w:rFonts w:ascii="Arial" w:hAnsi="Arial" w:cs="Arial"/>
          <w:sz w:val="24"/>
          <w:szCs w:val="24"/>
        </w:rPr>
        <w:t xml:space="preserve"> lugar a</w:t>
      </w:r>
      <w:r w:rsidR="006F0E09" w:rsidRPr="000A05A8">
        <w:rPr>
          <w:rFonts w:ascii="Arial" w:hAnsi="Arial" w:cs="Arial"/>
          <w:sz w:val="24"/>
          <w:szCs w:val="24"/>
        </w:rPr>
        <w:t xml:space="preserve"> fenómenos </w:t>
      </w:r>
      <w:ins w:id="23" w:author="María" w:date="2015-09-15T17:12:00Z">
        <w:r w:rsidR="008E1972" w:rsidRPr="000A05A8">
          <w:rPr>
            <w:rFonts w:ascii="Arial" w:hAnsi="Arial" w:cs="Arial"/>
            <w:sz w:val="24"/>
            <w:szCs w:val="24"/>
          </w:rPr>
          <w:t>sísmicos</w:t>
        </w:r>
        <w:r w:rsidR="008E1972" w:rsidRPr="000A05A8">
          <w:rPr>
            <w:rFonts w:ascii="Arial" w:hAnsi="Arial" w:cs="Arial"/>
            <w:sz w:val="24"/>
            <w:szCs w:val="24"/>
          </w:rPr>
          <w:t xml:space="preserve"> </w:t>
        </w:r>
        <w:r w:rsidR="008E1972" w:rsidRPr="000A05A8">
          <w:rPr>
            <w:rFonts w:ascii="Arial" w:hAnsi="Arial" w:cs="Arial"/>
            <w:sz w:val="24"/>
            <w:szCs w:val="24"/>
          </w:rPr>
          <w:t>y</w:t>
        </w:r>
        <w:r w:rsidR="008E1972" w:rsidRPr="000A05A8">
          <w:rPr>
            <w:rFonts w:ascii="Arial" w:hAnsi="Arial" w:cs="Arial"/>
            <w:sz w:val="24"/>
            <w:szCs w:val="24"/>
          </w:rPr>
          <w:t xml:space="preserve"> </w:t>
        </w:r>
      </w:ins>
      <w:r w:rsidR="006F0E09" w:rsidRPr="000A05A8">
        <w:rPr>
          <w:rFonts w:ascii="Arial" w:hAnsi="Arial" w:cs="Arial"/>
          <w:sz w:val="24"/>
          <w:szCs w:val="24"/>
        </w:rPr>
        <w:t>de vulcanismo</w:t>
      </w:r>
      <w:del w:id="24" w:author="María" w:date="2015-09-15T17:12:00Z">
        <w:r w:rsidR="006F0E09" w:rsidRPr="000A05A8" w:rsidDel="008E1972">
          <w:rPr>
            <w:rFonts w:ascii="Arial" w:hAnsi="Arial" w:cs="Arial"/>
            <w:sz w:val="24"/>
            <w:szCs w:val="24"/>
          </w:rPr>
          <w:delText>, y sísmicos</w:delText>
        </w:r>
      </w:del>
      <w:r w:rsidR="006F0E09" w:rsidRPr="000A05A8">
        <w:rPr>
          <w:rFonts w:ascii="Arial" w:hAnsi="Arial" w:cs="Arial"/>
          <w:sz w:val="24"/>
          <w:szCs w:val="24"/>
        </w:rPr>
        <w:t>.</w:t>
      </w:r>
    </w:p>
    <w:p w:rsidR="00835507" w:rsidRPr="000A05A8" w:rsidRDefault="005E6E45"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10</w:t>
      </w:r>
      <w:r w:rsidR="004A7411" w:rsidRPr="000A05A8">
        <w:rPr>
          <w:rFonts w:ascii="Arial" w:hAnsi="Arial" w:cs="Arial"/>
          <w:b/>
          <w:bCs/>
          <w:sz w:val="24"/>
          <w:szCs w:val="24"/>
          <w:highlight w:val="cyan"/>
        </w:rPr>
        <w:t>:</w:t>
      </w:r>
    </w:p>
    <w:p w:rsidR="00464E5D" w:rsidRPr="000A05A8" w:rsidRDefault="00464E5D" w:rsidP="000A05A8">
      <w:pPr>
        <w:spacing w:line="360" w:lineRule="auto"/>
        <w:rPr>
          <w:rFonts w:ascii="Arial" w:hAnsi="Arial" w:cs="Arial"/>
          <w:b/>
          <w:bCs/>
          <w:sz w:val="24"/>
          <w:szCs w:val="24"/>
          <w:highlight w:val="cyan"/>
        </w:rPr>
      </w:pPr>
      <w:r w:rsidRPr="000A05A8">
        <w:rPr>
          <w:rFonts w:ascii="Arial" w:hAnsi="Arial" w:cs="Arial"/>
          <w:noProof/>
          <w:sz w:val="24"/>
          <w:szCs w:val="24"/>
          <w:lang w:eastAsia="es-CO"/>
        </w:rPr>
        <w:drawing>
          <wp:inline distT="0" distB="0" distL="0" distR="0" wp14:anchorId="6D94E266" wp14:editId="03BE4584">
            <wp:extent cx="876300" cy="120519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1665" cy="1212573"/>
                    </a:xfrm>
                    <a:prstGeom prst="rect">
                      <a:avLst/>
                    </a:prstGeom>
                  </pic:spPr>
                </pic:pic>
              </a:graphicData>
            </a:graphic>
          </wp:inline>
        </w:drawing>
      </w:r>
      <w:r w:rsidR="00DB5DB7">
        <w:rPr>
          <w:rFonts w:ascii="Arial" w:hAnsi="Arial" w:cs="Arial"/>
          <w:b/>
          <w:bCs/>
          <w:sz w:val="24"/>
          <w:szCs w:val="24"/>
        </w:rPr>
        <w:t xml:space="preserve"> </w:t>
      </w:r>
      <w:r w:rsidRPr="000A05A8">
        <w:rPr>
          <w:rFonts w:ascii="Arial" w:hAnsi="Arial" w:cs="Arial"/>
          <w:sz w:val="24"/>
          <w:szCs w:val="24"/>
        </w:rPr>
        <w:t>SS 23385253 Modificar esta imagen cómo aparece en el ejemplo.</w:t>
      </w:r>
    </w:p>
    <w:p w:rsidR="004A7411" w:rsidRPr="000A05A8" w:rsidRDefault="004A7411"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464E5D" w:rsidRPr="000A05A8" w:rsidRDefault="00464E5D" w:rsidP="000A05A8">
      <w:pPr>
        <w:spacing w:line="360" w:lineRule="auto"/>
        <w:rPr>
          <w:rFonts w:ascii="Arial" w:hAnsi="Arial" w:cs="Arial"/>
          <w:b/>
          <w:bCs/>
          <w:sz w:val="24"/>
          <w:szCs w:val="24"/>
          <w:highlight w:val="cyan"/>
        </w:rPr>
      </w:pPr>
      <w:r w:rsidRPr="000A05A8">
        <w:rPr>
          <w:rFonts w:ascii="Arial" w:hAnsi="Arial" w:cs="Arial"/>
          <w:noProof/>
          <w:sz w:val="24"/>
          <w:szCs w:val="24"/>
          <w:lang w:eastAsia="es-CO"/>
        </w:rPr>
        <w:drawing>
          <wp:inline distT="0" distB="0" distL="0" distR="0" wp14:anchorId="411D887F" wp14:editId="250A3DFD">
            <wp:extent cx="630235" cy="8667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640" cy="876959"/>
                    </a:xfrm>
                    <a:prstGeom prst="rect">
                      <a:avLst/>
                    </a:prstGeom>
                  </pic:spPr>
                </pic:pic>
              </a:graphicData>
            </a:graphic>
          </wp:inline>
        </w:drawing>
      </w:r>
      <w:r w:rsidR="00DB5DB7">
        <w:rPr>
          <w:rFonts w:ascii="Arial" w:hAnsi="Arial" w:cs="Arial"/>
          <w:b/>
          <w:bCs/>
          <w:sz w:val="24"/>
          <w:szCs w:val="24"/>
        </w:rPr>
        <w:t xml:space="preserve"> </w:t>
      </w:r>
      <w:r w:rsidRPr="000A05A8">
        <w:rPr>
          <w:rFonts w:ascii="Arial" w:hAnsi="Arial" w:cs="Arial"/>
          <w:sz w:val="24"/>
          <w:szCs w:val="24"/>
        </w:rPr>
        <w:t>SS 23385253 Modificar esta imagen c</w:t>
      </w:r>
      <w:ins w:id="25" w:author="María" w:date="2015-09-15T17:13:00Z">
        <w:r w:rsidR="007953E2">
          <w:rPr>
            <w:rFonts w:ascii="Arial" w:hAnsi="Arial" w:cs="Arial"/>
            <w:sz w:val="24"/>
            <w:szCs w:val="24"/>
          </w:rPr>
          <w:t>o</w:t>
        </w:r>
      </w:ins>
      <w:del w:id="26" w:author="María" w:date="2015-09-15T17:13:00Z">
        <w:r w:rsidRPr="000A05A8" w:rsidDel="007953E2">
          <w:rPr>
            <w:rFonts w:ascii="Arial" w:hAnsi="Arial" w:cs="Arial"/>
            <w:sz w:val="24"/>
            <w:szCs w:val="24"/>
          </w:rPr>
          <w:delText>ó</w:delText>
        </w:r>
      </w:del>
      <w:r w:rsidRPr="000A05A8">
        <w:rPr>
          <w:rFonts w:ascii="Arial" w:hAnsi="Arial" w:cs="Arial"/>
          <w:sz w:val="24"/>
          <w:szCs w:val="24"/>
        </w:rPr>
        <w:t>mo aparece en el ejemplo.</w:t>
      </w:r>
    </w:p>
    <w:p w:rsidR="00A377F1" w:rsidRPr="000A05A8" w:rsidRDefault="00A377F1" w:rsidP="000A05A8">
      <w:pPr>
        <w:pBdr>
          <w:bottom w:val="single" w:sz="12" w:space="1" w:color="auto"/>
        </w:pBdr>
        <w:spacing w:line="360" w:lineRule="auto"/>
        <w:rPr>
          <w:rFonts w:ascii="Arial" w:hAnsi="Arial" w:cs="Arial"/>
          <w:b/>
          <w:bCs/>
          <w:sz w:val="24"/>
          <w:szCs w:val="24"/>
        </w:rPr>
      </w:pPr>
    </w:p>
    <w:p w:rsidR="004A7411" w:rsidRPr="000A05A8" w:rsidRDefault="008069BF" w:rsidP="000A05A8">
      <w:pPr>
        <w:spacing w:line="360" w:lineRule="auto"/>
        <w:rPr>
          <w:rFonts w:ascii="Arial" w:hAnsi="Arial" w:cs="Arial"/>
          <w:b/>
          <w:bCs/>
          <w:sz w:val="24"/>
          <w:szCs w:val="24"/>
        </w:rPr>
      </w:pPr>
      <w:r w:rsidRPr="000A05A8">
        <w:rPr>
          <w:rFonts w:ascii="Arial" w:hAnsi="Arial" w:cs="Arial"/>
          <w:b/>
          <w:bCs/>
          <w:sz w:val="24"/>
          <w:szCs w:val="24"/>
          <w:highlight w:val="yellow"/>
        </w:rPr>
        <w:t xml:space="preserve">Opción </w:t>
      </w:r>
      <w:r w:rsidRPr="000A05A8">
        <w:rPr>
          <w:rFonts w:ascii="Arial" w:hAnsi="Arial" w:cs="Arial"/>
          <w:b/>
          <w:bCs/>
          <w:sz w:val="24"/>
          <w:szCs w:val="24"/>
        </w:rPr>
        <w:t>3</w:t>
      </w:r>
      <w:r w:rsidR="004A7411" w:rsidRPr="000A05A8">
        <w:rPr>
          <w:rFonts w:ascii="Arial" w:hAnsi="Arial" w:cs="Arial"/>
          <w:b/>
          <w:bCs/>
          <w:sz w:val="24"/>
          <w:szCs w:val="24"/>
        </w:rPr>
        <w:t xml:space="preserve"> (muestra ficha)</w:t>
      </w:r>
    </w:p>
    <w:p w:rsidR="004A7411" w:rsidRPr="000A05A8" w:rsidRDefault="004A7411" w:rsidP="000A05A8">
      <w:pPr>
        <w:spacing w:line="360" w:lineRule="auto"/>
        <w:rPr>
          <w:rFonts w:ascii="Arial" w:hAnsi="Arial" w:cs="Arial"/>
          <w:b/>
          <w:bCs/>
          <w:sz w:val="24"/>
          <w:szCs w:val="24"/>
          <w:highlight w:val="yellow"/>
        </w:rPr>
      </w:pPr>
      <w:r w:rsidRPr="000A05A8">
        <w:rPr>
          <w:rFonts w:ascii="Arial" w:hAnsi="Arial" w:cs="Arial"/>
          <w:b/>
          <w:bCs/>
          <w:sz w:val="24"/>
          <w:szCs w:val="24"/>
          <w:highlight w:val="yellow"/>
        </w:rPr>
        <w:t>Imagen 1</w:t>
      </w:r>
      <w:r w:rsidR="005E6E45" w:rsidRPr="000A05A8">
        <w:rPr>
          <w:rFonts w:ascii="Arial" w:hAnsi="Arial" w:cs="Arial"/>
          <w:b/>
          <w:bCs/>
          <w:sz w:val="24"/>
          <w:szCs w:val="24"/>
          <w:highlight w:val="yellow"/>
        </w:rPr>
        <w:t>1</w:t>
      </w:r>
      <w:r w:rsidRPr="000A05A8">
        <w:rPr>
          <w:rFonts w:ascii="Arial" w:hAnsi="Arial" w:cs="Arial"/>
          <w:b/>
          <w:bCs/>
          <w:sz w:val="24"/>
          <w:szCs w:val="24"/>
          <w:highlight w:val="yellow"/>
        </w:rPr>
        <w:t>:</w:t>
      </w:r>
    </w:p>
    <w:p w:rsidR="004A7411" w:rsidRPr="000A05A8" w:rsidRDefault="008069BF" w:rsidP="000A05A8">
      <w:pPr>
        <w:spacing w:line="360" w:lineRule="auto"/>
        <w:rPr>
          <w:rFonts w:ascii="Arial" w:hAnsi="Arial" w:cs="Arial"/>
          <w:b/>
          <w:bCs/>
          <w:sz w:val="24"/>
          <w:szCs w:val="24"/>
          <w:highlight w:val="yellow"/>
        </w:rPr>
      </w:pPr>
      <w:r w:rsidRPr="000A05A8">
        <w:rPr>
          <w:rFonts w:ascii="Arial" w:hAnsi="Arial" w:cs="Arial"/>
          <w:noProof/>
          <w:sz w:val="24"/>
          <w:szCs w:val="24"/>
          <w:lang w:eastAsia="es-CO"/>
        </w:rPr>
        <w:lastRenderedPageBreak/>
        <w:drawing>
          <wp:inline distT="0" distB="0" distL="0" distR="0" wp14:anchorId="0FBF7988" wp14:editId="3FA618F1">
            <wp:extent cx="1413034" cy="12287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5304" cy="1230699"/>
                    </a:xfrm>
                    <a:prstGeom prst="rect">
                      <a:avLst/>
                    </a:prstGeom>
                  </pic:spPr>
                </pic:pic>
              </a:graphicData>
            </a:graphic>
          </wp:inline>
        </w:drawing>
      </w:r>
      <w:r w:rsidR="004A7411" w:rsidRPr="000A05A8">
        <w:rPr>
          <w:rFonts w:ascii="Arial" w:hAnsi="Arial" w:cs="Arial"/>
          <w:noProof/>
          <w:color w:val="FF0000"/>
          <w:sz w:val="24"/>
          <w:szCs w:val="24"/>
          <w:lang w:eastAsia="es-CO" w:bidi="he-IL"/>
        </w:rPr>
        <w:t>Elaborar una ilustración como esta.</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yellow"/>
        </w:rPr>
        <w:t>Pie de imagen</w:t>
      </w:r>
      <w:r w:rsidRPr="000A05A8">
        <w:rPr>
          <w:rFonts w:ascii="Arial" w:hAnsi="Arial" w:cs="Arial"/>
          <w:b/>
          <w:bCs/>
          <w:sz w:val="24"/>
          <w:szCs w:val="24"/>
        </w:rPr>
        <w:t xml:space="preserve">: </w:t>
      </w:r>
      <w:r w:rsidR="00485FBA" w:rsidRPr="000A05A8">
        <w:rPr>
          <w:rFonts w:ascii="Arial" w:hAnsi="Arial" w:cs="Arial"/>
          <w:sz w:val="24"/>
          <w:szCs w:val="24"/>
        </w:rPr>
        <w:t>I</w:t>
      </w:r>
      <w:r w:rsidR="007F69E8" w:rsidRPr="000A05A8">
        <w:rPr>
          <w:rFonts w:ascii="Arial" w:hAnsi="Arial" w:cs="Arial"/>
          <w:sz w:val="24"/>
          <w:szCs w:val="24"/>
        </w:rPr>
        <w:t>nteracciones transformantes</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yellow"/>
        </w:rPr>
        <w:t>Pie de pantalla:</w:t>
      </w:r>
      <w:r w:rsidRPr="000A05A8">
        <w:rPr>
          <w:rFonts w:ascii="Arial" w:hAnsi="Arial" w:cs="Arial"/>
          <w:sz w:val="24"/>
          <w:szCs w:val="24"/>
        </w:rPr>
        <w:t xml:space="preserve"> Selecciona una imagen</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1</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 xml:space="preserve">¿Qué son </w:t>
      </w:r>
      <w:ins w:id="27" w:author="María" w:date="2015-09-15T17:13:00Z">
        <w:r w:rsidR="007953E2">
          <w:rPr>
            <w:rFonts w:ascii="Arial" w:hAnsi="Arial" w:cs="Arial"/>
            <w:sz w:val="24"/>
            <w:szCs w:val="24"/>
          </w:rPr>
          <w:t xml:space="preserve">las </w:t>
        </w:r>
      </w:ins>
      <w:r w:rsidR="007F69E8" w:rsidRPr="000A05A8">
        <w:rPr>
          <w:rFonts w:ascii="Arial" w:hAnsi="Arial" w:cs="Arial"/>
          <w:sz w:val="24"/>
          <w:szCs w:val="24"/>
        </w:rPr>
        <w:t>interacciones transformantes</w:t>
      </w:r>
      <w:r w:rsidRPr="000A05A8">
        <w:rPr>
          <w:rFonts w:ascii="Arial" w:hAnsi="Arial" w:cs="Arial"/>
          <w:sz w:val="24"/>
          <w:szCs w:val="24"/>
        </w:rPr>
        <w:t>?</w:t>
      </w:r>
    </w:p>
    <w:p w:rsidR="004A7411" w:rsidRPr="000A05A8" w:rsidRDefault="004A7411"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4A7411" w:rsidRPr="000A05A8" w:rsidRDefault="00835507" w:rsidP="000A05A8">
      <w:pPr>
        <w:spacing w:line="360" w:lineRule="auto"/>
        <w:rPr>
          <w:rFonts w:ascii="Arial" w:hAnsi="Arial" w:cs="Arial"/>
          <w:sz w:val="24"/>
          <w:szCs w:val="24"/>
        </w:rPr>
      </w:pPr>
      <w:r w:rsidRPr="000A05A8">
        <w:rPr>
          <w:rFonts w:ascii="Arial" w:hAnsi="Arial" w:cs="Arial"/>
          <w:sz w:val="24"/>
          <w:szCs w:val="24"/>
        </w:rPr>
        <w:t>Las i</w:t>
      </w:r>
      <w:r w:rsidR="00E50BE7" w:rsidRPr="000A05A8">
        <w:rPr>
          <w:rFonts w:ascii="Arial" w:hAnsi="Arial" w:cs="Arial"/>
          <w:sz w:val="24"/>
          <w:szCs w:val="24"/>
        </w:rPr>
        <w:t>nteracciones transformantes son aquellas en las</w:t>
      </w:r>
      <w:r w:rsidR="00DA2331" w:rsidRPr="000A05A8">
        <w:rPr>
          <w:rFonts w:ascii="Arial" w:hAnsi="Arial" w:cs="Arial"/>
          <w:sz w:val="24"/>
          <w:szCs w:val="24"/>
        </w:rPr>
        <w:t xml:space="preserve"> cuales las</w:t>
      </w:r>
      <w:r w:rsidR="00E50BE7" w:rsidRPr="000A05A8">
        <w:rPr>
          <w:rFonts w:ascii="Arial" w:hAnsi="Arial" w:cs="Arial"/>
          <w:sz w:val="24"/>
          <w:szCs w:val="24"/>
        </w:rPr>
        <w:t xml:space="preserve"> placas tectónicas se deslizan lateralmente </w:t>
      </w:r>
      <w:r w:rsidR="00DA2331" w:rsidRPr="000A05A8">
        <w:rPr>
          <w:rFonts w:ascii="Arial" w:hAnsi="Arial" w:cs="Arial"/>
          <w:sz w:val="24"/>
          <w:szCs w:val="24"/>
        </w:rPr>
        <w:t>una con respecto a la otra</w:t>
      </w:r>
      <w:r w:rsidR="00E50BE7" w:rsidRPr="000A05A8">
        <w:rPr>
          <w:rFonts w:ascii="Arial" w:hAnsi="Arial" w:cs="Arial"/>
          <w:sz w:val="24"/>
          <w:szCs w:val="24"/>
        </w:rPr>
        <w:t xml:space="preserve">. En estas no se construye ni destruye corteza como en las interacciones divergentes o en las convergentes. </w:t>
      </w:r>
    </w:p>
    <w:p w:rsidR="004A7411" w:rsidRPr="000A05A8" w:rsidRDefault="004A7411"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 xml:space="preserve">Imagen </w:t>
      </w:r>
      <w:r w:rsidR="005E6E45" w:rsidRPr="000A05A8">
        <w:rPr>
          <w:rFonts w:ascii="Arial" w:hAnsi="Arial" w:cs="Arial"/>
          <w:b/>
          <w:bCs/>
          <w:sz w:val="24"/>
          <w:szCs w:val="24"/>
          <w:highlight w:val="cyan"/>
        </w:rPr>
        <w:t>1</w:t>
      </w:r>
      <w:r w:rsidRPr="000A05A8">
        <w:rPr>
          <w:rFonts w:ascii="Arial" w:hAnsi="Arial" w:cs="Arial"/>
          <w:b/>
          <w:bCs/>
          <w:sz w:val="24"/>
          <w:szCs w:val="24"/>
          <w:highlight w:val="cyan"/>
        </w:rPr>
        <w:t>2:</w:t>
      </w:r>
    </w:p>
    <w:p w:rsidR="00F0329C" w:rsidRPr="000A05A8" w:rsidRDefault="00F0329C" w:rsidP="000A05A8">
      <w:pPr>
        <w:spacing w:line="360" w:lineRule="auto"/>
        <w:rPr>
          <w:rFonts w:ascii="Arial" w:hAnsi="Arial" w:cs="Arial"/>
          <w:b/>
          <w:bCs/>
          <w:sz w:val="24"/>
          <w:szCs w:val="24"/>
          <w:highlight w:val="cyan"/>
        </w:rPr>
      </w:pPr>
      <w:r w:rsidRPr="000A05A8">
        <w:rPr>
          <w:rFonts w:ascii="Arial" w:hAnsi="Arial" w:cs="Arial"/>
          <w:noProof/>
          <w:color w:val="C2E1ED"/>
          <w:sz w:val="24"/>
          <w:szCs w:val="24"/>
          <w:lang w:eastAsia="es-CO"/>
        </w:rPr>
        <w:drawing>
          <wp:inline distT="0" distB="0" distL="0" distR="0" wp14:anchorId="6217BAC7" wp14:editId="43654D58">
            <wp:extent cx="1877786" cy="1314450"/>
            <wp:effectExtent l="0" t="0" r="8255" b="0"/>
            <wp:docPr id="54" name="Imagen 54" descr="http://thumb9.shutterstock.com/display_pic_with_logo/768751/191813522/stock-photo-tectonic-plate-interactions-plate-boundaries-transform-boundaries-earthquakes-19181352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768751/191813522/stock-photo-tectonic-plate-interactions-plate-boundaries-transform-boundaries-earthquakes-19181352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1584" cy="1317109"/>
                    </a:xfrm>
                    <a:prstGeom prst="rect">
                      <a:avLst/>
                    </a:prstGeom>
                    <a:noFill/>
                    <a:ln>
                      <a:noFill/>
                    </a:ln>
                  </pic:spPr>
                </pic:pic>
              </a:graphicData>
            </a:graphic>
          </wp:inline>
        </w:drawing>
      </w:r>
      <w:r w:rsidRPr="000A05A8">
        <w:rPr>
          <w:rFonts w:ascii="Arial" w:hAnsi="Arial" w:cs="Arial"/>
          <w:sz w:val="24"/>
          <w:szCs w:val="24"/>
        </w:rPr>
        <w:t>SS 191813522</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F0329C" w:rsidRPr="000A05A8" w:rsidRDefault="00F0329C" w:rsidP="000A05A8">
      <w:pPr>
        <w:spacing w:line="360" w:lineRule="auto"/>
        <w:rPr>
          <w:rFonts w:ascii="Arial" w:hAnsi="Arial" w:cs="Arial"/>
          <w:b/>
          <w:bCs/>
          <w:sz w:val="24"/>
          <w:szCs w:val="24"/>
          <w:highlight w:val="cyan"/>
        </w:rPr>
      </w:pPr>
      <w:r w:rsidRPr="000A05A8">
        <w:rPr>
          <w:rFonts w:ascii="Arial" w:hAnsi="Arial" w:cs="Arial"/>
          <w:noProof/>
          <w:color w:val="C2E1ED"/>
          <w:sz w:val="24"/>
          <w:szCs w:val="24"/>
          <w:lang w:eastAsia="es-CO"/>
        </w:rPr>
        <w:drawing>
          <wp:inline distT="0" distB="0" distL="0" distR="0" wp14:anchorId="2054F5C6" wp14:editId="7665675F">
            <wp:extent cx="571500" cy="400050"/>
            <wp:effectExtent l="0" t="0" r="0" b="0"/>
            <wp:docPr id="55" name="Imagen 55" descr="http://thumb9.shutterstock.com/display_pic_with_logo/768751/191813522/stock-photo-tectonic-plate-interactions-plate-boundaries-transform-boundaries-earthquakes-19181352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768751/191813522/stock-photo-tectonic-plate-interactions-plate-boundaries-transform-boundaries-earthquakes-191813522.jpg">
                      <a:hlinkClick r:id="rId19"/>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798" cy="403059"/>
                    </a:xfrm>
                    <a:prstGeom prst="rect">
                      <a:avLst/>
                    </a:prstGeom>
                    <a:noFill/>
                    <a:ln>
                      <a:noFill/>
                    </a:ln>
                  </pic:spPr>
                </pic:pic>
              </a:graphicData>
            </a:graphic>
          </wp:inline>
        </w:drawing>
      </w:r>
      <w:r w:rsidRPr="000A05A8">
        <w:rPr>
          <w:rFonts w:ascii="Arial" w:hAnsi="Arial" w:cs="Arial"/>
          <w:sz w:val="24"/>
          <w:szCs w:val="24"/>
        </w:rPr>
        <w:t>SS 191813522</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Ficha</w:t>
      </w:r>
      <w:r w:rsidRPr="000A05A8">
        <w:rPr>
          <w:rFonts w:ascii="Arial" w:hAnsi="Arial" w:cs="Arial"/>
          <w:b/>
          <w:bCs/>
          <w:sz w:val="24"/>
          <w:szCs w:val="24"/>
        </w:rPr>
        <w:t xml:space="preserve"> 2</w:t>
      </w:r>
    </w:p>
    <w:p w:rsidR="004A7411" w:rsidRPr="000A05A8" w:rsidRDefault="004A7411" w:rsidP="000A05A8">
      <w:pPr>
        <w:spacing w:line="360" w:lineRule="auto"/>
        <w:rPr>
          <w:rFonts w:ascii="Arial" w:hAnsi="Arial" w:cs="Arial"/>
          <w:sz w:val="24"/>
          <w:szCs w:val="24"/>
        </w:rPr>
      </w:pPr>
      <w:r w:rsidRPr="000A05A8">
        <w:rPr>
          <w:rFonts w:ascii="Arial" w:hAnsi="Arial" w:cs="Arial"/>
          <w:b/>
          <w:bCs/>
          <w:sz w:val="24"/>
          <w:szCs w:val="24"/>
          <w:highlight w:val="cyan"/>
        </w:rPr>
        <w:t>Título de la ficha</w:t>
      </w:r>
      <w:r w:rsidRPr="000A05A8">
        <w:rPr>
          <w:rFonts w:ascii="Arial" w:hAnsi="Arial" w:cs="Arial"/>
          <w:b/>
          <w:bCs/>
          <w:sz w:val="24"/>
          <w:szCs w:val="24"/>
        </w:rPr>
        <w:t xml:space="preserve">: </w:t>
      </w:r>
      <w:r w:rsidRPr="000A05A8">
        <w:rPr>
          <w:rFonts w:ascii="Arial" w:hAnsi="Arial" w:cs="Arial"/>
          <w:sz w:val="24"/>
          <w:szCs w:val="24"/>
        </w:rPr>
        <w:t xml:space="preserve">¿Qué efectos tienen las </w:t>
      </w:r>
      <w:r w:rsidR="007F69E8" w:rsidRPr="000A05A8">
        <w:rPr>
          <w:rFonts w:ascii="Arial" w:hAnsi="Arial" w:cs="Arial"/>
          <w:sz w:val="24"/>
          <w:szCs w:val="24"/>
        </w:rPr>
        <w:t>interacciones transformantes?</w:t>
      </w:r>
    </w:p>
    <w:p w:rsidR="004A7411" w:rsidRPr="000A05A8" w:rsidRDefault="004A7411" w:rsidP="000A05A8">
      <w:pPr>
        <w:spacing w:line="360" w:lineRule="auto"/>
        <w:rPr>
          <w:rFonts w:ascii="Arial" w:hAnsi="Arial" w:cs="Arial"/>
          <w:sz w:val="24"/>
          <w:szCs w:val="24"/>
        </w:rPr>
      </w:pPr>
      <w:r w:rsidRPr="000A05A8">
        <w:rPr>
          <w:rFonts w:ascii="Arial" w:hAnsi="Arial" w:cs="Arial"/>
          <w:sz w:val="24"/>
          <w:szCs w:val="24"/>
          <w:highlight w:val="cyan"/>
        </w:rPr>
        <w:t>Texto de la ficha:</w:t>
      </w:r>
    </w:p>
    <w:p w:rsidR="00DA2331" w:rsidRPr="000A05A8" w:rsidRDefault="00DA2331" w:rsidP="000A05A8">
      <w:pPr>
        <w:spacing w:line="360" w:lineRule="auto"/>
        <w:rPr>
          <w:rFonts w:ascii="Arial" w:hAnsi="Arial" w:cs="Arial"/>
          <w:sz w:val="24"/>
          <w:szCs w:val="24"/>
        </w:rPr>
      </w:pPr>
      <w:r w:rsidRPr="000A05A8">
        <w:rPr>
          <w:rFonts w:ascii="Arial" w:hAnsi="Arial" w:cs="Arial"/>
          <w:sz w:val="24"/>
          <w:szCs w:val="24"/>
        </w:rPr>
        <w:lastRenderedPageBreak/>
        <w:t xml:space="preserve">Las interacciones transformantes no forman cordilleras o depresiones. </w:t>
      </w:r>
      <w:ins w:id="28" w:author="María" w:date="2015-09-15T17:15:00Z">
        <w:r w:rsidR="007953E2">
          <w:rPr>
            <w:rFonts w:ascii="Arial" w:hAnsi="Arial" w:cs="Arial"/>
            <w:sz w:val="24"/>
            <w:szCs w:val="24"/>
          </w:rPr>
          <w:t>E</w:t>
        </w:r>
        <w:r w:rsidR="007953E2" w:rsidRPr="000A05A8">
          <w:rPr>
            <w:rFonts w:ascii="Arial" w:hAnsi="Arial" w:cs="Arial"/>
            <w:sz w:val="24"/>
            <w:szCs w:val="24"/>
          </w:rPr>
          <w:t>n la actualidad</w:t>
        </w:r>
        <w:r w:rsidR="007953E2">
          <w:rPr>
            <w:rFonts w:ascii="Arial" w:hAnsi="Arial" w:cs="Arial"/>
            <w:sz w:val="24"/>
            <w:szCs w:val="24"/>
          </w:rPr>
          <w:t xml:space="preserve"> s</w:t>
        </w:r>
      </w:ins>
      <w:del w:id="29" w:author="María" w:date="2015-09-15T17:15:00Z">
        <w:r w:rsidRPr="000A05A8" w:rsidDel="007953E2">
          <w:rPr>
            <w:rFonts w:ascii="Arial" w:hAnsi="Arial" w:cs="Arial"/>
            <w:sz w:val="24"/>
            <w:szCs w:val="24"/>
          </w:rPr>
          <w:delText>S</w:delText>
        </w:r>
      </w:del>
      <w:r w:rsidRPr="000A05A8">
        <w:rPr>
          <w:rFonts w:ascii="Arial" w:hAnsi="Arial" w:cs="Arial"/>
          <w:sz w:val="24"/>
          <w:szCs w:val="24"/>
        </w:rPr>
        <w:t xml:space="preserve">on muy importantes, </w:t>
      </w:r>
      <w:del w:id="30" w:author="María" w:date="2015-09-15T17:15:00Z">
        <w:r w:rsidRPr="000A05A8" w:rsidDel="007953E2">
          <w:rPr>
            <w:rFonts w:ascii="Arial" w:hAnsi="Arial" w:cs="Arial"/>
            <w:sz w:val="24"/>
            <w:szCs w:val="24"/>
          </w:rPr>
          <w:delText>en la actualidad</w:delText>
        </w:r>
        <w:r w:rsidR="008A5E92" w:rsidRPr="000A05A8" w:rsidDel="007953E2">
          <w:rPr>
            <w:rFonts w:ascii="Arial" w:hAnsi="Arial" w:cs="Arial"/>
            <w:sz w:val="24"/>
            <w:szCs w:val="24"/>
          </w:rPr>
          <w:delText xml:space="preserve">, </w:delText>
        </w:r>
      </w:del>
      <w:r w:rsidR="008A5E92" w:rsidRPr="000A05A8">
        <w:rPr>
          <w:rFonts w:ascii="Arial" w:hAnsi="Arial" w:cs="Arial"/>
          <w:sz w:val="24"/>
          <w:szCs w:val="24"/>
        </w:rPr>
        <w:t>por la intensa actividad sísmic</w:t>
      </w:r>
      <w:r w:rsidRPr="000A05A8">
        <w:rPr>
          <w:rFonts w:ascii="Arial" w:hAnsi="Arial" w:cs="Arial"/>
          <w:sz w:val="24"/>
          <w:szCs w:val="24"/>
        </w:rPr>
        <w:t>a que genera</w:t>
      </w:r>
      <w:r w:rsidR="008A5E92" w:rsidRPr="000A05A8">
        <w:rPr>
          <w:rFonts w:ascii="Arial" w:hAnsi="Arial" w:cs="Arial"/>
          <w:sz w:val="24"/>
          <w:szCs w:val="24"/>
        </w:rPr>
        <w:t xml:space="preserve">n. La falla de San Andrés, localizada en el estado norteamericano de California, es </w:t>
      </w:r>
      <w:r w:rsidR="00B76ADD" w:rsidRPr="000A05A8">
        <w:rPr>
          <w:rFonts w:ascii="Arial" w:hAnsi="Arial" w:cs="Arial"/>
          <w:sz w:val="24"/>
          <w:szCs w:val="24"/>
        </w:rPr>
        <w:t xml:space="preserve">un </w:t>
      </w:r>
      <w:r w:rsidR="008A5E92" w:rsidRPr="000A05A8">
        <w:rPr>
          <w:rFonts w:ascii="Arial" w:hAnsi="Arial" w:cs="Arial"/>
          <w:sz w:val="24"/>
          <w:szCs w:val="24"/>
        </w:rPr>
        <w:t>buen ejemplo de interacciones</w:t>
      </w:r>
      <w:r w:rsidR="006F0E09" w:rsidRPr="000A05A8">
        <w:rPr>
          <w:rFonts w:ascii="Arial" w:hAnsi="Arial" w:cs="Arial"/>
          <w:sz w:val="24"/>
          <w:szCs w:val="24"/>
        </w:rPr>
        <w:t xml:space="preserve"> transformantes.</w:t>
      </w:r>
    </w:p>
    <w:p w:rsidR="004A7411" w:rsidRPr="000A05A8" w:rsidRDefault="004A7411" w:rsidP="000A05A8">
      <w:pPr>
        <w:spacing w:line="360" w:lineRule="auto"/>
        <w:rPr>
          <w:rFonts w:ascii="Arial" w:hAnsi="Arial" w:cs="Arial"/>
          <w:b/>
          <w:bCs/>
          <w:sz w:val="24"/>
          <w:szCs w:val="24"/>
          <w:highlight w:val="cyan"/>
        </w:rPr>
      </w:pPr>
      <w:r w:rsidRPr="000A05A8">
        <w:rPr>
          <w:rFonts w:ascii="Arial" w:hAnsi="Arial" w:cs="Arial"/>
          <w:b/>
          <w:bCs/>
          <w:sz w:val="24"/>
          <w:szCs w:val="24"/>
          <w:highlight w:val="cyan"/>
        </w:rPr>
        <w:t xml:space="preserve">Imagen </w:t>
      </w:r>
      <w:r w:rsidR="005E6E45" w:rsidRPr="000A05A8">
        <w:rPr>
          <w:rFonts w:ascii="Arial" w:hAnsi="Arial" w:cs="Arial"/>
          <w:b/>
          <w:bCs/>
          <w:sz w:val="24"/>
          <w:szCs w:val="24"/>
          <w:highlight w:val="cyan"/>
        </w:rPr>
        <w:t>1</w:t>
      </w:r>
      <w:r w:rsidRPr="000A05A8">
        <w:rPr>
          <w:rFonts w:ascii="Arial" w:hAnsi="Arial" w:cs="Arial"/>
          <w:b/>
          <w:bCs/>
          <w:sz w:val="24"/>
          <w:szCs w:val="24"/>
          <w:highlight w:val="cyan"/>
        </w:rPr>
        <w:t>3:</w:t>
      </w:r>
    </w:p>
    <w:p w:rsidR="00DA2331" w:rsidRPr="000A05A8" w:rsidRDefault="00DA2331" w:rsidP="000A05A8">
      <w:pPr>
        <w:spacing w:line="360" w:lineRule="auto"/>
        <w:rPr>
          <w:rFonts w:ascii="Arial" w:hAnsi="Arial" w:cs="Arial"/>
          <w:b/>
          <w:bCs/>
          <w:sz w:val="24"/>
          <w:szCs w:val="24"/>
        </w:rPr>
      </w:pPr>
      <w:r w:rsidRPr="000A05A8">
        <w:rPr>
          <w:rFonts w:ascii="Arial" w:hAnsi="Arial" w:cs="Arial"/>
          <w:noProof/>
          <w:sz w:val="24"/>
          <w:szCs w:val="24"/>
          <w:lang w:eastAsia="es-CO"/>
        </w:rPr>
        <w:drawing>
          <wp:inline distT="0" distB="0" distL="0" distR="0" wp14:anchorId="2B3B9B6D" wp14:editId="28C67E70">
            <wp:extent cx="2257425" cy="1621167"/>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3386" cy="1632629"/>
                    </a:xfrm>
                    <a:prstGeom prst="rect">
                      <a:avLst/>
                    </a:prstGeom>
                  </pic:spPr>
                </pic:pic>
              </a:graphicData>
            </a:graphic>
          </wp:inline>
        </w:drawing>
      </w:r>
      <w:r w:rsidRPr="000A05A8">
        <w:rPr>
          <w:rFonts w:ascii="Arial" w:hAnsi="Arial" w:cs="Arial"/>
          <w:b/>
          <w:bCs/>
          <w:sz w:val="24"/>
          <w:szCs w:val="24"/>
        </w:rPr>
        <w:t xml:space="preserve"> </w:t>
      </w:r>
      <w:r w:rsidRPr="000A05A8">
        <w:rPr>
          <w:rFonts w:ascii="Arial" w:hAnsi="Arial" w:cs="Arial"/>
          <w:sz w:val="24"/>
          <w:szCs w:val="24"/>
        </w:rPr>
        <w:t>SS 6057028 Modificar esta imagen c</w:t>
      </w:r>
      <w:ins w:id="31" w:author="María" w:date="2015-09-15T17:15:00Z">
        <w:r w:rsidR="007953E2">
          <w:rPr>
            <w:rFonts w:ascii="Arial" w:hAnsi="Arial" w:cs="Arial"/>
            <w:sz w:val="24"/>
            <w:szCs w:val="24"/>
          </w:rPr>
          <w:t>o</w:t>
        </w:r>
      </w:ins>
      <w:del w:id="32" w:author="María" w:date="2015-09-15T17:15:00Z">
        <w:r w:rsidRPr="000A05A8" w:rsidDel="007953E2">
          <w:rPr>
            <w:rFonts w:ascii="Arial" w:hAnsi="Arial" w:cs="Arial"/>
            <w:sz w:val="24"/>
            <w:szCs w:val="24"/>
          </w:rPr>
          <w:delText>ó</w:delText>
        </w:r>
      </w:del>
      <w:r w:rsidRPr="000A05A8">
        <w:rPr>
          <w:rFonts w:ascii="Arial" w:hAnsi="Arial" w:cs="Arial"/>
          <w:sz w:val="24"/>
          <w:szCs w:val="24"/>
        </w:rPr>
        <w:t>mo aparece en el ejemplo.</w:t>
      </w:r>
    </w:p>
    <w:p w:rsidR="004A7411" w:rsidRPr="000A05A8" w:rsidRDefault="004A7411" w:rsidP="000A05A8">
      <w:pPr>
        <w:spacing w:line="360" w:lineRule="auto"/>
        <w:rPr>
          <w:rFonts w:ascii="Arial" w:hAnsi="Arial" w:cs="Arial"/>
          <w:b/>
          <w:bCs/>
          <w:sz w:val="24"/>
          <w:szCs w:val="24"/>
        </w:rPr>
      </w:pPr>
      <w:r w:rsidRPr="000A05A8">
        <w:rPr>
          <w:rFonts w:ascii="Arial" w:hAnsi="Arial" w:cs="Arial"/>
          <w:b/>
          <w:bCs/>
          <w:sz w:val="24"/>
          <w:szCs w:val="24"/>
          <w:highlight w:val="cyan"/>
        </w:rPr>
        <w:t>Imagen ampliada:</w:t>
      </w:r>
      <w:r w:rsidRPr="000A05A8">
        <w:rPr>
          <w:rFonts w:ascii="Arial" w:hAnsi="Arial" w:cs="Arial"/>
          <w:b/>
          <w:bCs/>
          <w:sz w:val="24"/>
          <w:szCs w:val="24"/>
        </w:rPr>
        <w:t xml:space="preserve"> </w:t>
      </w:r>
    </w:p>
    <w:p w:rsidR="00707887" w:rsidRPr="000A05A8" w:rsidRDefault="00DA2331" w:rsidP="000A05A8">
      <w:pPr>
        <w:spacing w:line="360" w:lineRule="auto"/>
        <w:rPr>
          <w:rFonts w:ascii="Arial" w:hAnsi="Arial" w:cs="Arial"/>
          <w:sz w:val="24"/>
          <w:szCs w:val="24"/>
        </w:rPr>
      </w:pPr>
      <w:r w:rsidRPr="000A05A8">
        <w:rPr>
          <w:rFonts w:ascii="Arial" w:hAnsi="Arial" w:cs="Arial"/>
          <w:noProof/>
          <w:sz w:val="24"/>
          <w:szCs w:val="24"/>
          <w:lang w:eastAsia="es-CO"/>
        </w:rPr>
        <w:drawing>
          <wp:inline distT="0" distB="0" distL="0" distR="0" wp14:anchorId="61ED605C" wp14:editId="6A9682CF">
            <wp:extent cx="756006" cy="542925"/>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475" cy="551162"/>
                    </a:xfrm>
                    <a:prstGeom prst="rect">
                      <a:avLst/>
                    </a:prstGeom>
                  </pic:spPr>
                </pic:pic>
              </a:graphicData>
            </a:graphic>
          </wp:inline>
        </w:drawing>
      </w:r>
      <w:r w:rsidRPr="000A05A8">
        <w:rPr>
          <w:rFonts w:ascii="Arial" w:hAnsi="Arial" w:cs="Arial"/>
          <w:b/>
          <w:bCs/>
          <w:sz w:val="24"/>
          <w:szCs w:val="24"/>
        </w:rPr>
        <w:t xml:space="preserve"> </w:t>
      </w:r>
      <w:r w:rsidRPr="000A05A8">
        <w:rPr>
          <w:rFonts w:ascii="Arial" w:hAnsi="Arial" w:cs="Arial"/>
          <w:sz w:val="24"/>
          <w:szCs w:val="24"/>
        </w:rPr>
        <w:t>SS 6057028 Modificar esta imagen c</w:t>
      </w:r>
      <w:ins w:id="33" w:author="María" w:date="2015-09-15T17:15:00Z">
        <w:r w:rsidR="007953E2">
          <w:rPr>
            <w:rFonts w:ascii="Arial" w:hAnsi="Arial" w:cs="Arial"/>
            <w:sz w:val="24"/>
            <w:szCs w:val="24"/>
          </w:rPr>
          <w:t>o</w:t>
        </w:r>
      </w:ins>
      <w:del w:id="34" w:author="María" w:date="2015-09-15T17:15:00Z">
        <w:r w:rsidRPr="000A05A8" w:rsidDel="007953E2">
          <w:rPr>
            <w:rFonts w:ascii="Arial" w:hAnsi="Arial" w:cs="Arial"/>
            <w:sz w:val="24"/>
            <w:szCs w:val="24"/>
          </w:rPr>
          <w:delText>ó</w:delText>
        </w:r>
      </w:del>
      <w:r w:rsidRPr="000A05A8">
        <w:rPr>
          <w:rFonts w:ascii="Arial" w:hAnsi="Arial" w:cs="Arial"/>
          <w:sz w:val="24"/>
          <w:szCs w:val="24"/>
        </w:rPr>
        <w:t>mo aparece en el ejemplo.</w:t>
      </w:r>
    </w:p>
    <w:p w:rsidR="005863E4" w:rsidRPr="000A05A8" w:rsidRDefault="005863E4" w:rsidP="000A05A8">
      <w:pPr>
        <w:spacing w:line="360" w:lineRule="auto"/>
        <w:rPr>
          <w:rFonts w:ascii="Arial" w:hAnsi="Arial" w:cs="Arial"/>
          <w:sz w:val="24"/>
          <w:szCs w:val="24"/>
        </w:rPr>
      </w:pPr>
    </w:p>
    <w:p w:rsidR="005863E4" w:rsidRPr="000A05A8" w:rsidRDefault="005863E4" w:rsidP="000A05A8">
      <w:pPr>
        <w:spacing w:line="360" w:lineRule="auto"/>
        <w:rPr>
          <w:rFonts w:ascii="Arial" w:hAnsi="Arial" w:cs="Arial"/>
          <w:sz w:val="24"/>
          <w:szCs w:val="24"/>
        </w:rPr>
      </w:pPr>
    </w:p>
    <w:p w:rsidR="005863E4" w:rsidRPr="000A05A8" w:rsidRDefault="005863E4" w:rsidP="000A05A8">
      <w:pPr>
        <w:spacing w:line="360" w:lineRule="auto"/>
        <w:rPr>
          <w:rFonts w:ascii="Arial" w:hAnsi="Arial" w:cs="Arial"/>
          <w:sz w:val="24"/>
          <w:szCs w:val="24"/>
        </w:rPr>
      </w:pP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highlight w:val="yellow"/>
        </w:rPr>
        <w:t>FICHA DEL PROFESOR</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Objetivo</w:t>
      </w:r>
    </w:p>
    <w:p w:rsidR="005863E4" w:rsidRPr="000A05A8" w:rsidRDefault="00485FBA" w:rsidP="000A05A8">
      <w:pPr>
        <w:spacing w:line="360" w:lineRule="auto"/>
        <w:rPr>
          <w:rFonts w:ascii="Arial" w:hAnsi="Arial" w:cs="Arial"/>
          <w:sz w:val="24"/>
          <w:szCs w:val="24"/>
        </w:rPr>
      </w:pPr>
      <w:r w:rsidRPr="000A05A8">
        <w:rPr>
          <w:rFonts w:ascii="Arial" w:hAnsi="Arial" w:cs="Arial"/>
          <w:sz w:val="24"/>
          <w:szCs w:val="24"/>
        </w:rPr>
        <w:t>Mostrar cómo interactúan las placas tectónicas y los efectos que esto tiene</w:t>
      </w:r>
      <w:r w:rsidR="005863E4" w:rsidRPr="000A05A8">
        <w:rPr>
          <w:rFonts w:ascii="Arial" w:hAnsi="Arial" w:cs="Arial"/>
          <w:sz w:val="24"/>
          <w:szCs w:val="24"/>
        </w:rPr>
        <w:t>.</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Propuesta</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Antes de la presentación</w:t>
      </w:r>
    </w:p>
    <w:p w:rsidR="005863E4" w:rsidRPr="000A05A8" w:rsidRDefault="005863E4" w:rsidP="000A05A8">
      <w:pPr>
        <w:spacing w:line="360" w:lineRule="auto"/>
        <w:rPr>
          <w:rFonts w:ascii="Arial" w:hAnsi="Arial" w:cs="Arial"/>
          <w:sz w:val="24"/>
          <w:szCs w:val="24"/>
        </w:rPr>
      </w:pPr>
      <w:r w:rsidRPr="000A05A8">
        <w:rPr>
          <w:rFonts w:ascii="Arial" w:hAnsi="Arial" w:cs="Arial"/>
          <w:sz w:val="24"/>
          <w:szCs w:val="24"/>
        </w:rPr>
        <w:t>Explore acerca de las ideas previas que</w:t>
      </w:r>
      <w:r w:rsidR="009470C2" w:rsidRPr="000A05A8">
        <w:rPr>
          <w:rFonts w:ascii="Arial" w:hAnsi="Arial" w:cs="Arial"/>
          <w:sz w:val="24"/>
          <w:szCs w:val="24"/>
        </w:rPr>
        <w:t xml:space="preserve"> tienen sus estudiantes sobre la</w:t>
      </w:r>
      <w:r w:rsidRPr="000A05A8">
        <w:rPr>
          <w:rFonts w:ascii="Arial" w:hAnsi="Arial" w:cs="Arial"/>
          <w:sz w:val="24"/>
          <w:szCs w:val="24"/>
        </w:rPr>
        <w:t xml:space="preserve">s </w:t>
      </w:r>
      <w:r w:rsidR="009470C2" w:rsidRPr="000A05A8">
        <w:rPr>
          <w:rFonts w:ascii="Arial" w:hAnsi="Arial" w:cs="Arial"/>
          <w:sz w:val="24"/>
          <w:szCs w:val="24"/>
        </w:rPr>
        <w:t>placas tectónicas y sus interacciones. Para esto</w:t>
      </w:r>
      <w:r w:rsidRPr="000A05A8">
        <w:rPr>
          <w:rFonts w:ascii="Arial" w:hAnsi="Arial" w:cs="Arial"/>
          <w:sz w:val="24"/>
          <w:szCs w:val="24"/>
        </w:rPr>
        <w:t xml:space="preserve">, plantéeles </w:t>
      </w:r>
      <w:r w:rsidR="009470C2" w:rsidRPr="000A05A8">
        <w:rPr>
          <w:rFonts w:ascii="Arial" w:hAnsi="Arial" w:cs="Arial"/>
          <w:sz w:val="24"/>
          <w:szCs w:val="24"/>
        </w:rPr>
        <w:t>las siguientes preguntas</w:t>
      </w:r>
      <w:r w:rsidRPr="000A05A8">
        <w:rPr>
          <w:rFonts w:ascii="Arial" w:hAnsi="Arial" w:cs="Arial"/>
          <w:sz w:val="24"/>
          <w:szCs w:val="24"/>
        </w:rPr>
        <w:t>:</w:t>
      </w:r>
    </w:p>
    <w:p w:rsidR="005863E4" w:rsidRPr="000A05A8" w:rsidRDefault="005863E4"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lastRenderedPageBreak/>
        <w:t xml:space="preserve">¿Qué son las </w:t>
      </w:r>
      <w:r w:rsidR="00AF70C2" w:rsidRPr="000A05A8">
        <w:rPr>
          <w:rFonts w:ascii="Arial" w:hAnsi="Arial" w:cs="Arial"/>
          <w:sz w:val="24"/>
          <w:szCs w:val="24"/>
        </w:rPr>
        <w:t>placas tectónicas</w:t>
      </w:r>
      <w:r w:rsidRPr="000A05A8">
        <w:rPr>
          <w:rFonts w:ascii="Arial" w:hAnsi="Arial" w:cs="Arial"/>
          <w:sz w:val="24"/>
          <w:szCs w:val="24"/>
        </w:rPr>
        <w:t>?</w:t>
      </w:r>
    </w:p>
    <w:p w:rsidR="005863E4" w:rsidRPr="000A05A8" w:rsidRDefault="009D0888"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¿Cuál es la causa del movimiento de las placas tectónicas</w:t>
      </w:r>
      <w:r w:rsidR="005863E4" w:rsidRPr="000A05A8">
        <w:rPr>
          <w:rFonts w:ascii="Arial" w:hAnsi="Arial" w:cs="Arial"/>
          <w:sz w:val="24"/>
          <w:szCs w:val="24"/>
        </w:rPr>
        <w:t>?</w:t>
      </w:r>
    </w:p>
    <w:p w:rsidR="005863E4" w:rsidRPr="000A05A8" w:rsidRDefault="005863E4"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w:t>
      </w:r>
      <w:r w:rsidR="009D0888" w:rsidRPr="000A05A8">
        <w:rPr>
          <w:rFonts w:ascii="Arial" w:hAnsi="Arial" w:cs="Arial"/>
          <w:sz w:val="24"/>
          <w:szCs w:val="24"/>
        </w:rPr>
        <w:t>Qué tipos de interacciones existen entre los bordes de las placas tectónicas</w:t>
      </w:r>
      <w:r w:rsidRPr="000A05A8">
        <w:rPr>
          <w:rFonts w:ascii="Arial" w:hAnsi="Arial" w:cs="Arial"/>
          <w:sz w:val="24"/>
          <w:szCs w:val="24"/>
        </w:rPr>
        <w:t xml:space="preserve">? </w:t>
      </w:r>
    </w:p>
    <w:p w:rsidR="009D0888" w:rsidRPr="000A05A8" w:rsidRDefault="009D0888"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 xml:space="preserve">¿Qué efectos tienen las interacciones entre los bordes de las placas tectónicas? </w:t>
      </w:r>
    </w:p>
    <w:p w:rsidR="009D0888" w:rsidRPr="000A05A8" w:rsidRDefault="009D0888" w:rsidP="000A05A8">
      <w:pPr>
        <w:pStyle w:val="Prrafodelista"/>
        <w:numPr>
          <w:ilvl w:val="0"/>
          <w:numId w:val="1"/>
        </w:numPr>
        <w:spacing w:line="360" w:lineRule="auto"/>
        <w:rPr>
          <w:rFonts w:ascii="Arial" w:hAnsi="Arial" w:cs="Arial"/>
          <w:sz w:val="24"/>
          <w:szCs w:val="24"/>
        </w:rPr>
      </w:pPr>
      <w:r w:rsidRPr="000A05A8">
        <w:rPr>
          <w:rFonts w:ascii="Arial" w:hAnsi="Arial" w:cs="Arial"/>
          <w:sz w:val="24"/>
          <w:szCs w:val="24"/>
        </w:rPr>
        <w:t>¿Cómo se producen los movimientos sísmicos</w:t>
      </w:r>
      <w:del w:id="35" w:author="María" w:date="2015-09-15T17:16:00Z">
        <w:r w:rsidR="00AC533D" w:rsidRPr="000A05A8" w:rsidDel="007953E2">
          <w:rPr>
            <w:rFonts w:ascii="Arial" w:hAnsi="Arial" w:cs="Arial"/>
            <w:sz w:val="24"/>
            <w:szCs w:val="24"/>
          </w:rPr>
          <w:delText>;</w:delText>
        </w:r>
      </w:del>
      <w:r w:rsidR="00AC533D" w:rsidRPr="000A05A8">
        <w:rPr>
          <w:rFonts w:ascii="Arial" w:hAnsi="Arial" w:cs="Arial"/>
          <w:sz w:val="24"/>
          <w:szCs w:val="24"/>
        </w:rPr>
        <w:t xml:space="preserve"> y qué relación tienen con ellos las placas tectónicas</w:t>
      </w:r>
      <w:r w:rsidRPr="000A05A8">
        <w:rPr>
          <w:rFonts w:ascii="Arial" w:hAnsi="Arial" w:cs="Arial"/>
          <w:sz w:val="24"/>
          <w:szCs w:val="24"/>
        </w:rPr>
        <w:t xml:space="preserve">? </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t>Durante la presentación</w:t>
      </w:r>
    </w:p>
    <w:p w:rsidR="005863E4" w:rsidRPr="000A05A8" w:rsidRDefault="005863E4" w:rsidP="000A05A8">
      <w:pPr>
        <w:spacing w:line="360" w:lineRule="auto"/>
        <w:rPr>
          <w:rFonts w:ascii="Arial" w:hAnsi="Arial" w:cs="Arial"/>
          <w:sz w:val="24"/>
          <w:szCs w:val="24"/>
        </w:rPr>
      </w:pPr>
      <w:r w:rsidRPr="000A05A8">
        <w:rPr>
          <w:rFonts w:ascii="Arial" w:hAnsi="Arial" w:cs="Arial"/>
          <w:sz w:val="24"/>
          <w:szCs w:val="24"/>
        </w:rPr>
        <w:t xml:space="preserve">Tenga en cuenta que el interactivo </w:t>
      </w:r>
      <w:r w:rsidR="008A4F09" w:rsidRPr="000A05A8">
        <w:rPr>
          <w:rFonts w:ascii="Arial" w:hAnsi="Arial" w:cs="Arial"/>
          <w:sz w:val="24"/>
          <w:szCs w:val="24"/>
        </w:rPr>
        <w:t>parte de tres opciones (imágenes iniciales)</w:t>
      </w:r>
      <w:r w:rsidRPr="000A05A8">
        <w:rPr>
          <w:rFonts w:ascii="Arial" w:hAnsi="Arial" w:cs="Arial"/>
          <w:sz w:val="24"/>
          <w:szCs w:val="24"/>
        </w:rPr>
        <w:t>. De acuerdo con cada</w:t>
      </w:r>
      <w:r w:rsidR="008A4F09" w:rsidRPr="000A05A8">
        <w:rPr>
          <w:rFonts w:ascii="Arial" w:hAnsi="Arial" w:cs="Arial"/>
          <w:sz w:val="24"/>
          <w:szCs w:val="24"/>
        </w:rPr>
        <w:t xml:space="preserve"> una</w:t>
      </w:r>
      <w:ins w:id="36" w:author="María" w:date="2015-09-15T17:20:00Z">
        <w:r w:rsidR="007953E2">
          <w:rPr>
            <w:rFonts w:ascii="Arial" w:hAnsi="Arial" w:cs="Arial"/>
            <w:sz w:val="24"/>
            <w:szCs w:val="24"/>
          </w:rPr>
          <w:t>,</w:t>
        </w:r>
      </w:ins>
      <w:r w:rsidR="008A4F09" w:rsidRPr="000A05A8">
        <w:rPr>
          <w:rFonts w:ascii="Arial" w:hAnsi="Arial" w:cs="Arial"/>
          <w:sz w:val="24"/>
          <w:szCs w:val="24"/>
        </w:rPr>
        <w:t xml:space="preserve"> </w:t>
      </w:r>
      <w:r w:rsidRPr="000A05A8">
        <w:rPr>
          <w:rFonts w:ascii="Arial" w:hAnsi="Arial" w:cs="Arial"/>
          <w:sz w:val="24"/>
          <w:szCs w:val="24"/>
        </w:rPr>
        <w:t>lleve a cabo las siguientes acciones:</w:t>
      </w:r>
    </w:p>
    <w:p w:rsidR="008A4F09" w:rsidRPr="000A05A8" w:rsidDel="007953E2" w:rsidRDefault="008A4F09" w:rsidP="000A05A8">
      <w:pPr>
        <w:spacing w:line="360" w:lineRule="auto"/>
        <w:rPr>
          <w:del w:id="37" w:author="María" w:date="2015-09-15T17:20:00Z"/>
          <w:rFonts w:ascii="Arial" w:hAnsi="Arial" w:cs="Arial"/>
          <w:sz w:val="24"/>
          <w:szCs w:val="24"/>
        </w:rPr>
      </w:pPr>
    </w:p>
    <w:p w:rsidR="008A4F09" w:rsidRPr="000A05A8" w:rsidRDefault="008A4F09" w:rsidP="000A05A8">
      <w:pPr>
        <w:spacing w:line="360" w:lineRule="auto"/>
        <w:rPr>
          <w:rFonts w:ascii="Arial" w:hAnsi="Arial" w:cs="Arial"/>
          <w:sz w:val="24"/>
          <w:szCs w:val="24"/>
        </w:rPr>
      </w:pPr>
    </w:p>
    <w:p w:rsidR="005863E4" w:rsidRPr="000A05A8" w:rsidRDefault="008A4F09" w:rsidP="000A05A8">
      <w:pPr>
        <w:spacing w:line="360" w:lineRule="auto"/>
        <w:rPr>
          <w:rFonts w:ascii="Arial" w:hAnsi="Arial" w:cs="Arial"/>
          <w:sz w:val="24"/>
          <w:szCs w:val="24"/>
        </w:rPr>
      </w:pPr>
      <w:r w:rsidRPr="000A05A8">
        <w:rPr>
          <w:rFonts w:ascii="Arial" w:hAnsi="Arial" w:cs="Arial"/>
          <w:b/>
          <w:bCs/>
          <w:sz w:val="24"/>
          <w:szCs w:val="24"/>
        </w:rPr>
        <w:t>Opción 1</w:t>
      </w:r>
      <w:r w:rsidRPr="000A05A8">
        <w:rPr>
          <w:rFonts w:ascii="Arial" w:hAnsi="Arial" w:cs="Arial"/>
          <w:sz w:val="24"/>
          <w:szCs w:val="24"/>
        </w:rPr>
        <w:t>.</w:t>
      </w:r>
      <w:r w:rsidR="00DB5DB7">
        <w:rPr>
          <w:rFonts w:ascii="Arial" w:hAnsi="Arial" w:cs="Arial"/>
          <w:sz w:val="24"/>
          <w:szCs w:val="24"/>
        </w:rPr>
        <w:t xml:space="preserve"> </w:t>
      </w:r>
      <w:r w:rsidRPr="000A05A8">
        <w:rPr>
          <w:rFonts w:ascii="Arial" w:hAnsi="Arial" w:cs="Arial"/>
          <w:sz w:val="24"/>
          <w:szCs w:val="24"/>
        </w:rPr>
        <w:t>Pida a sus estudiantes que traten de definir el significado de las “flechas” que aparecen en la imagen de esta opción.</w:t>
      </w:r>
      <w:r w:rsidR="00DB5DB7">
        <w:rPr>
          <w:rFonts w:ascii="Arial" w:hAnsi="Arial" w:cs="Arial"/>
          <w:sz w:val="24"/>
          <w:szCs w:val="24"/>
        </w:rPr>
        <w:t xml:space="preserve"> </w:t>
      </w:r>
      <w:r w:rsidR="00005A8B" w:rsidRPr="000A05A8">
        <w:rPr>
          <w:rFonts w:ascii="Arial" w:hAnsi="Arial" w:cs="Arial"/>
          <w:sz w:val="24"/>
          <w:szCs w:val="24"/>
        </w:rPr>
        <w:t>Luego</w:t>
      </w:r>
      <w:ins w:id="38" w:author="María" w:date="2015-09-15T17:20:00Z">
        <w:r w:rsidR="007953E2">
          <w:rPr>
            <w:rFonts w:ascii="Arial" w:hAnsi="Arial" w:cs="Arial"/>
            <w:sz w:val="24"/>
            <w:szCs w:val="24"/>
          </w:rPr>
          <w:t>,</w:t>
        </w:r>
      </w:ins>
      <w:r w:rsidR="00005A8B" w:rsidRPr="000A05A8">
        <w:rPr>
          <w:rFonts w:ascii="Arial" w:hAnsi="Arial" w:cs="Arial"/>
          <w:sz w:val="24"/>
          <w:szCs w:val="24"/>
        </w:rPr>
        <w:t xml:space="preserve"> guíelos hasta que comprendan que las placas tectónicas, en una de sus interacciones, se alejan unas de otras en un fenómeno conocido como “divergencia”</w:t>
      </w:r>
      <w:r w:rsidR="00FA73EB" w:rsidRPr="000A05A8">
        <w:rPr>
          <w:rFonts w:ascii="Arial" w:hAnsi="Arial" w:cs="Arial"/>
          <w:sz w:val="24"/>
          <w:szCs w:val="24"/>
        </w:rPr>
        <w:t xml:space="preserve">. </w:t>
      </w:r>
      <w:del w:id="39" w:author="María" w:date="2015-09-15T17:21:00Z">
        <w:r w:rsidR="00FA73EB" w:rsidRPr="000A05A8" w:rsidDel="007953E2">
          <w:rPr>
            <w:rFonts w:ascii="Arial" w:hAnsi="Arial" w:cs="Arial"/>
            <w:sz w:val="24"/>
            <w:szCs w:val="24"/>
          </w:rPr>
          <w:delText>Al respecto p</w:delText>
        </w:r>
      </w:del>
      <w:ins w:id="40" w:author="María" w:date="2015-09-15T17:21:00Z">
        <w:r w:rsidR="007953E2">
          <w:rPr>
            <w:rFonts w:ascii="Arial" w:hAnsi="Arial" w:cs="Arial"/>
            <w:sz w:val="24"/>
            <w:szCs w:val="24"/>
          </w:rPr>
          <w:t>P</w:t>
        </w:r>
      </w:ins>
      <w:r w:rsidR="00FA73EB" w:rsidRPr="000A05A8">
        <w:rPr>
          <w:rFonts w:ascii="Arial" w:hAnsi="Arial" w:cs="Arial"/>
          <w:sz w:val="24"/>
          <w:szCs w:val="24"/>
        </w:rPr>
        <w:t>ídales que averigüen en un</w:t>
      </w:r>
      <w:r w:rsidR="00005A8B" w:rsidRPr="000A05A8">
        <w:rPr>
          <w:rFonts w:ascii="Arial" w:hAnsi="Arial" w:cs="Arial"/>
          <w:sz w:val="24"/>
          <w:szCs w:val="24"/>
        </w:rPr>
        <w:t xml:space="preserve"> diccionario qué significa esta palabra. </w:t>
      </w:r>
    </w:p>
    <w:p w:rsidR="00FA73EB" w:rsidRPr="000A05A8" w:rsidRDefault="00FA73EB" w:rsidP="000A05A8">
      <w:pPr>
        <w:spacing w:line="360" w:lineRule="auto"/>
        <w:rPr>
          <w:rFonts w:ascii="Arial" w:hAnsi="Arial" w:cs="Arial"/>
          <w:sz w:val="24"/>
          <w:szCs w:val="24"/>
        </w:rPr>
      </w:pPr>
      <w:r w:rsidRPr="000A05A8">
        <w:rPr>
          <w:rFonts w:ascii="Arial" w:hAnsi="Arial" w:cs="Arial"/>
          <w:sz w:val="24"/>
          <w:szCs w:val="24"/>
        </w:rPr>
        <w:t>Después</w:t>
      </w:r>
      <w:r w:rsidR="00E766EA" w:rsidRPr="000A05A8">
        <w:rPr>
          <w:rFonts w:ascii="Arial" w:hAnsi="Arial" w:cs="Arial"/>
          <w:sz w:val="24"/>
          <w:szCs w:val="24"/>
        </w:rPr>
        <w:t>, ya en la</w:t>
      </w:r>
      <w:del w:id="41" w:author="María" w:date="2015-09-15T17:22:00Z">
        <w:r w:rsidR="00E766EA" w:rsidRPr="000A05A8" w:rsidDel="007953E2">
          <w:rPr>
            <w:rFonts w:ascii="Arial" w:hAnsi="Arial" w:cs="Arial"/>
            <w:sz w:val="24"/>
            <w:szCs w:val="24"/>
          </w:rPr>
          <w:delText>s</w:delText>
        </w:r>
      </w:del>
      <w:r w:rsidR="00E766EA" w:rsidRPr="000A05A8">
        <w:rPr>
          <w:rFonts w:ascii="Arial" w:hAnsi="Arial" w:cs="Arial"/>
          <w:sz w:val="24"/>
          <w:szCs w:val="24"/>
        </w:rPr>
        <w:t xml:space="preserve"> </w:t>
      </w:r>
      <w:r w:rsidR="00E766EA" w:rsidRPr="000A05A8">
        <w:rPr>
          <w:rFonts w:ascii="Arial" w:hAnsi="Arial" w:cs="Arial"/>
          <w:b/>
          <w:bCs/>
          <w:sz w:val="24"/>
          <w:szCs w:val="24"/>
        </w:rPr>
        <w:t>ficha 1</w:t>
      </w:r>
      <w:r w:rsidR="00E766EA" w:rsidRPr="000A05A8">
        <w:rPr>
          <w:rFonts w:ascii="Arial" w:hAnsi="Arial" w:cs="Arial"/>
          <w:sz w:val="24"/>
          <w:szCs w:val="24"/>
        </w:rPr>
        <w:t xml:space="preserve">, </w:t>
      </w:r>
      <w:del w:id="42" w:author="María" w:date="2015-09-15T17:21:00Z">
        <w:r w:rsidRPr="000A05A8" w:rsidDel="007953E2">
          <w:rPr>
            <w:rFonts w:ascii="Arial" w:hAnsi="Arial" w:cs="Arial"/>
            <w:sz w:val="24"/>
            <w:szCs w:val="24"/>
          </w:rPr>
          <w:delText>llévelos a</w:delText>
        </w:r>
      </w:del>
      <w:ins w:id="43" w:author="María" w:date="2015-09-15T17:21:00Z">
        <w:r w:rsidR="007953E2">
          <w:rPr>
            <w:rFonts w:ascii="Arial" w:hAnsi="Arial" w:cs="Arial"/>
            <w:sz w:val="24"/>
            <w:szCs w:val="24"/>
          </w:rPr>
          <w:t>guíelos para</w:t>
        </w:r>
      </w:ins>
      <w:r w:rsidRPr="000A05A8">
        <w:rPr>
          <w:rFonts w:ascii="Arial" w:hAnsi="Arial" w:cs="Arial"/>
          <w:sz w:val="24"/>
          <w:szCs w:val="24"/>
        </w:rPr>
        <w:t xml:space="preserve"> que </w:t>
      </w:r>
      <w:ins w:id="44" w:author="María" w:date="2015-09-15T17:22:00Z">
        <w:r w:rsidR="007953E2">
          <w:rPr>
            <w:rFonts w:ascii="Arial" w:hAnsi="Arial" w:cs="Arial"/>
            <w:sz w:val="24"/>
            <w:szCs w:val="24"/>
          </w:rPr>
          <w:t>conecten</w:t>
        </w:r>
        <w:r w:rsidR="007953E2" w:rsidRPr="000A05A8" w:rsidDel="007953E2">
          <w:rPr>
            <w:rFonts w:ascii="Arial" w:hAnsi="Arial" w:cs="Arial"/>
            <w:sz w:val="24"/>
            <w:szCs w:val="24"/>
          </w:rPr>
          <w:t xml:space="preserve"> </w:t>
        </w:r>
      </w:ins>
      <w:del w:id="45" w:author="María" w:date="2015-09-15T17:22:00Z">
        <w:r w:rsidRPr="000A05A8" w:rsidDel="007953E2">
          <w:rPr>
            <w:rFonts w:ascii="Arial" w:hAnsi="Arial" w:cs="Arial"/>
            <w:sz w:val="24"/>
            <w:szCs w:val="24"/>
          </w:rPr>
          <w:delText xml:space="preserve">relacionen </w:delText>
        </w:r>
      </w:del>
      <w:r w:rsidRPr="000A05A8">
        <w:rPr>
          <w:rFonts w:ascii="Arial" w:hAnsi="Arial" w:cs="Arial"/>
          <w:sz w:val="24"/>
          <w:szCs w:val="24"/>
        </w:rPr>
        <w:t>lo anterior con el movimiento divergente de las placas tectónicas y su relación con las corrientes de convección. Luego</w:t>
      </w:r>
      <w:ins w:id="46" w:author="María" w:date="2015-09-15T17:23:00Z">
        <w:r w:rsidR="009A6C78">
          <w:rPr>
            <w:rFonts w:ascii="Arial" w:hAnsi="Arial" w:cs="Arial"/>
            <w:sz w:val="24"/>
            <w:szCs w:val="24"/>
          </w:rPr>
          <w:t>,</w:t>
        </w:r>
      </w:ins>
      <w:r w:rsidRPr="000A05A8">
        <w:rPr>
          <w:rFonts w:ascii="Arial" w:hAnsi="Arial" w:cs="Arial"/>
          <w:sz w:val="24"/>
          <w:szCs w:val="24"/>
        </w:rPr>
        <w:t xml:space="preserve"> </w:t>
      </w:r>
      <w:del w:id="47" w:author="María" w:date="2015-09-15T17:23:00Z">
        <w:r w:rsidRPr="000A05A8" w:rsidDel="009A6C78">
          <w:rPr>
            <w:rFonts w:ascii="Arial" w:hAnsi="Arial" w:cs="Arial"/>
            <w:sz w:val="24"/>
            <w:szCs w:val="24"/>
          </w:rPr>
          <w:delText xml:space="preserve">insístales </w:delText>
        </w:r>
      </w:del>
      <w:ins w:id="48" w:author="María" w:date="2015-09-15T17:23:00Z">
        <w:r w:rsidR="009A6C78" w:rsidRPr="000A05A8">
          <w:rPr>
            <w:rFonts w:ascii="Arial" w:hAnsi="Arial" w:cs="Arial"/>
            <w:sz w:val="24"/>
            <w:szCs w:val="24"/>
          </w:rPr>
          <w:t>ins</w:t>
        </w:r>
        <w:r w:rsidR="009A6C78">
          <w:rPr>
            <w:rFonts w:ascii="Arial" w:hAnsi="Arial" w:cs="Arial"/>
            <w:sz w:val="24"/>
            <w:szCs w:val="24"/>
          </w:rPr>
          <w:t>ista</w:t>
        </w:r>
        <w:r w:rsidR="009A6C78" w:rsidRPr="000A05A8">
          <w:rPr>
            <w:rFonts w:ascii="Arial" w:hAnsi="Arial" w:cs="Arial"/>
            <w:sz w:val="24"/>
            <w:szCs w:val="24"/>
          </w:rPr>
          <w:t xml:space="preserve"> </w:t>
        </w:r>
      </w:ins>
      <w:r w:rsidRPr="000A05A8">
        <w:rPr>
          <w:rFonts w:ascii="Arial" w:hAnsi="Arial" w:cs="Arial"/>
          <w:sz w:val="24"/>
          <w:szCs w:val="24"/>
        </w:rPr>
        <w:t>en que este es un fenómeno “constructivo”, mediante el cual se está formando nueva corteza, tanto en los fondos marinos como en a</w:t>
      </w:r>
      <w:r w:rsidR="00E766EA" w:rsidRPr="000A05A8">
        <w:rPr>
          <w:rFonts w:ascii="Arial" w:hAnsi="Arial" w:cs="Arial"/>
          <w:sz w:val="24"/>
          <w:szCs w:val="24"/>
        </w:rPr>
        <w:t>lgunas zonas de los continentes. Finalmente</w:t>
      </w:r>
      <w:ins w:id="49" w:author="María" w:date="2015-09-15T17:23:00Z">
        <w:r w:rsidR="009A6C78">
          <w:rPr>
            <w:rFonts w:ascii="Arial" w:hAnsi="Arial" w:cs="Arial"/>
            <w:sz w:val="24"/>
            <w:szCs w:val="24"/>
          </w:rPr>
          <w:t>,</w:t>
        </w:r>
      </w:ins>
      <w:r w:rsidR="00E766EA" w:rsidRPr="000A05A8">
        <w:rPr>
          <w:rFonts w:ascii="Arial" w:hAnsi="Arial" w:cs="Arial"/>
          <w:sz w:val="24"/>
          <w:szCs w:val="24"/>
        </w:rPr>
        <w:t xml:space="preserve"> en la </w:t>
      </w:r>
      <w:r w:rsidR="00E766EA" w:rsidRPr="000A05A8">
        <w:rPr>
          <w:rFonts w:ascii="Arial" w:hAnsi="Arial" w:cs="Arial"/>
          <w:b/>
          <w:bCs/>
          <w:sz w:val="24"/>
          <w:szCs w:val="24"/>
        </w:rPr>
        <w:t>ficha 2</w:t>
      </w:r>
      <w:ins w:id="50" w:author="María" w:date="2015-09-15T17:23:00Z">
        <w:r w:rsidR="009A6C78" w:rsidRPr="009A6C78">
          <w:rPr>
            <w:rFonts w:ascii="Arial" w:hAnsi="Arial" w:cs="Arial"/>
            <w:bCs/>
            <w:sz w:val="24"/>
            <w:szCs w:val="24"/>
            <w:rPrChange w:id="51" w:author="María" w:date="2015-09-15T17:23:00Z">
              <w:rPr>
                <w:rFonts w:ascii="Arial" w:hAnsi="Arial" w:cs="Arial"/>
                <w:b/>
                <w:bCs/>
                <w:sz w:val="24"/>
                <w:szCs w:val="24"/>
              </w:rPr>
            </w:rPrChange>
          </w:rPr>
          <w:t>,</w:t>
        </w:r>
      </w:ins>
      <w:r w:rsidR="00E766EA" w:rsidRPr="000A05A8">
        <w:rPr>
          <w:rFonts w:ascii="Arial" w:hAnsi="Arial" w:cs="Arial"/>
          <w:sz w:val="24"/>
          <w:szCs w:val="24"/>
        </w:rPr>
        <w:t xml:space="preserve"> muéstreles los efectos de estas interacciones.</w:t>
      </w:r>
    </w:p>
    <w:p w:rsidR="00FA73EB" w:rsidRPr="000A05A8" w:rsidRDefault="00FA73EB" w:rsidP="000A05A8">
      <w:pPr>
        <w:spacing w:line="360" w:lineRule="auto"/>
        <w:rPr>
          <w:rFonts w:ascii="Arial" w:hAnsi="Arial" w:cs="Arial"/>
          <w:sz w:val="24"/>
          <w:szCs w:val="24"/>
        </w:rPr>
      </w:pPr>
      <w:r w:rsidRPr="000A05A8">
        <w:rPr>
          <w:rFonts w:ascii="Arial" w:hAnsi="Arial" w:cs="Arial"/>
          <w:b/>
          <w:bCs/>
          <w:sz w:val="24"/>
          <w:szCs w:val="24"/>
        </w:rPr>
        <w:t>Opción 2</w:t>
      </w:r>
      <w:r w:rsidRPr="000A05A8">
        <w:rPr>
          <w:rFonts w:ascii="Arial" w:hAnsi="Arial" w:cs="Arial"/>
          <w:sz w:val="24"/>
          <w:szCs w:val="24"/>
        </w:rPr>
        <w:t>.</w:t>
      </w:r>
      <w:r w:rsidR="00DB5DB7">
        <w:rPr>
          <w:rFonts w:ascii="Arial" w:hAnsi="Arial" w:cs="Arial"/>
          <w:sz w:val="24"/>
          <w:szCs w:val="24"/>
        </w:rPr>
        <w:t xml:space="preserve"> </w:t>
      </w:r>
      <w:r w:rsidRPr="000A05A8">
        <w:rPr>
          <w:rFonts w:ascii="Arial" w:hAnsi="Arial" w:cs="Arial"/>
          <w:sz w:val="24"/>
          <w:szCs w:val="24"/>
        </w:rPr>
        <w:t>Pida a sus estudiantes que traten de definir el significado de las “flechas” que aparecen en la imagen de esta opción.</w:t>
      </w:r>
      <w:r w:rsidR="00DB5DB7">
        <w:rPr>
          <w:rFonts w:ascii="Arial" w:hAnsi="Arial" w:cs="Arial"/>
          <w:sz w:val="24"/>
          <w:szCs w:val="24"/>
        </w:rPr>
        <w:t xml:space="preserve"> </w:t>
      </w:r>
      <w:r w:rsidRPr="000A05A8">
        <w:rPr>
          <w:rFonts w:ascii="Arial" w:hAnsi="Arial" w:cs="Arial"/>
          <w:sz w:val="24"/>
          <w:szCs w:val="24"/>
        </w:rPr>
        <w:t>Luego</w:t>
      </w:r>
      <w:ins w:id="52" w:author="María" w:date="2015-09-15T17:24:00Z">
        <w:r w:rsidR="009A6C78">
          <w:rPr>
            <w:rFonts w:ascii="Arial" w:hAnsi="Arial" w:cs="Arial"/>
            <w:sz w:val="24"/>
            <w:szCs w:val="24"/>
          </w:rPr>
          <w:t>,</w:t>
        </w:r>
      </w:ins>
      <w:r w:rsidRPr="000A05A8">
        <w:rPr>
          <w:rFonts w:ascii="Arial" w:hAnsi="Arial" w:cs="Arial"/>
          <w:sz w:val="24"/>
          <w:szCs w:val="24"/>
        </w:rPr>
        <w:t xml:space="preserve"> guíelos hasta que comprendan que las placas tectónicas, en unas de sus interacciones, se acercan unas </w:t>
      </w:r>
      <w:del w:id="53" w:author="María" w:date="2015-09-15T17:24:00Z">
        <w:r w:rsidRPr="000A05A8" w:rsidDel="009A6C78">
          <w:rPr>
            <w:rFonts w:ascii="Arial" w:hAnsi="Arial" w:cs="Arial"/>
            <w:sz w:val="24"/>
            <w:szCs w:val="24"/>
          </w:rPr>
          <w:delText xml:space="preserve">de </w:delText>
        </w:r>
      </w:del>
      <w:ins w:id="54" w:author="María" w:date="2015-09-15T17:24:00Z">
        <w:r w:rsidR="009A6C78">
          <w:rPr>
            <w:rFonts w:ascii="Arial" w:hAnsi="Arial" w:cs="Arial"/>
            <w:sz w:val="24"/>
            <w:szCs w:val="24"/>
          </w:rPr>
          <w:t>a</w:t>
        </w:r>
        <w:r w:rsidR="009A6C78" w:rsidRPr="000A05A8">
          <w:rPr>
            <w:rFonts w:ascii="Arial" w:hAnsi="Arial" w:cs="Arial"/>
            <w:sz w:val="24"/>
            <w:szCs w:val="24"/>
          </w:rPr>
          <w:t xml:space="preserve"> </w:t>
        </w:r>
      </w:ins>
      <w:r w:rsidRPr="000A05A8">
        <w:rPr>
          <w:rFonts w:ascii="Arial" w:hAnsi="Arial" w:cs="Arial"/>
          <w:sz w:val="24"/>
          <w:szCs w:val="24"/>
        </w:rPr>
        <w:t xml:space="preserve">otras en un fenómeno conocido como “convergencia”. </w:t>
      </w:r>
      <w:del w:id="55" w:author="María" w:date="2015-09-15T17:25:00Z">
        <w:r w:rsidRPr="000A05A8" w:rsidDel="009A6C78">
          <w:rPr>
            <w:rFonts w:ascii="Arial" w:hAnsi="Arial" w:cs="Arial"/>
            <w:sz w:val="24"/>
            <w:szCs w:val="24"/>
          </w:rPr>
          <w:delText>Al respecto p</w:delText>
        </w:r>
      </w:del>
      <w:ins w:id="56" w:author="María" w:date="2015-09-15T17:25:00Z">
        <w:r w:rsidR="009A6C78">
          <w:rPr>
            <w:rFonts w:ascii="Arial" w:hAnsi="Arial" w:cs="Arial"/>
            <w:sz w:val="24"/>
            <w:szCs w:val="24"/>
          </w:rPr>
          <w:t>P</w:t>
        </w:r>
      </w:ins>
      <w:r w:rsidRPr="000A05A8">
        <w:rPr>
          <w:rFonts w:ascii="Arial" w:hAnsi="Arial" w:cs="Arial"/>
          <w:sz w:val="24"/>
          <w:szCs w:val="24"/>
        </w:rPr>
        <w:t xml:space="preserve">ídales que averigüen en un diccionario qué significa esta palabra. </w:t>
      </w:r>
    </w:p>
    <w:p w:rsidR="00FA73EB" w:rsidRPr="000A05A8" w:rsidRDefault="00FA73EB" w:rsidP="000A05A8">
      <w:pPr>
        <w:spacing w:line="360" w:lineRule="auto"/>
        <w:rPr>
          <w:rFonts w:ascii="Arial" w:hAnsi="Arial" w:cs="Arial"/>
          <w:sz w:val="24"/>
          <w:szCs w:val="24"/>
        </w:rPr>
      </w:pPr>
      <w:r w:rsidRPr="000A05A8">
        <w:rPr>
          <w:rFonts w:ascii="Arial" w:hAnsi="Arial" w:cs="Arial"/>
          <w:sz w:val="24"/>
          <w:szCs w:val="24"/>
        </w:rPr>
        <w:lastRenderedPageBreak/>
        <w:t>Después de esto</w:t>
      </w:r>
      <w:ins w:id="57" w:author="María" w:date="2015-09-15T17:26:00Z">
        <w:r w:rsidR="009A6C78">
          <w:rPr>
            <w:rFonts w:ascii="Arial" w:hAnsi="Arial" w:cs="Arial"/>
            <w:sz w:val="24"/>
            <w:szCs w:val="24"/>
          </w:rPr>
          <w:t>,</w:t>
        </w:r>
      </w:ins>
      <w:r w:rsidRPr="000A05A8">
        <w:rPr>
          <w:rFonts w:ascii="Arial" w:hAnsi="Arial" w:cs="Arial"/>
          <w:sz w:val="24"/>
          <w:szCs w:val="24"/>
        </w:rPr>
        <w:t xml:space="preserve"> </w:t>
      </w:r>
      <w:del w:id="58" w:author="María" w:date="2015-09-15T17:26:00Z">
        <w:r w:rsidRPr="000A05A8" w:rsidDel="009A6C78">
          <w:rPr>
            <w:rFonts w:ascii="Arial" w:hAnsi="Arial" w:cs="Arial"/>
            <w:sz w:val="24"/>
            <w:szCs w:val="24"/>
          </w:rPr>
          <w:delText xml:space="preserve">llévelos </w:delText>
        </w:r>
      </w:del>
      <w:ins w:id="59" w:author="María" w:date="2015-09-15T17:26:00Z">
        <w:r w:rsidR="009A6C78">
          <w:rPr>
            <w:rFonts w:ascii="Arial" w:hAnsi="Arial" w:cs="Arial"/>
            <w:sz w:val="24"/>
            <w:szCs w:val="24"/>
          </w:rPr>
          <w:t>pídales</w:t>
        </w:r>
      </w:ins>
      <w:del w:id="60" w:author="María" w:date="2015-09-15T17:26:00Z">
        <w:r w:rsidRPr="000A05A8" w:rsidDel="009A6C78">
          <w:rPr>
            <w:rFonts w:ascii="Arial" w:hAnsi="Arial" w:cs="Arial"/>
            <w:sz w:val="24"/>
            <w:szCs w:val="24"/>
          </w:rPr>
          <w:delText>a</w:delText>
        </w:r>
      </w:del>
      <w:r w:rsidRPr="000A05A8">
        <w:rPr>
          <w:rFonts w:ascii="Arial" w:hAnsi="Arial" w:cs="Arial"/>
          <w:sz w:val="24"/>
          <w:szCs w:val="24"/>
        </w:rPr>
        <w:t xml:space="preserve"> que relacionen lo anterior con el movimiento </w:t>
      </w:r>
      <w:r w:rsidR="00690918" w:rsidRPr="000A05A8">
        <w:rPr>
          <w:rFonts w:ascii="Arial" w:hAnsi="Arial" w:cs="Arial"/>
          <w:sz w:val="24"/>
          <w:szCs w:val="24"/>
        </w:rPr>
        <w:t>convergente</w:t>
      </w:r>
      <w:r w:rsidRPr="000A05A8">
        <w:rPr>
          <w:rFonts w:ascii="Arial" w:hAnsi="Arial" w:cs="Arial"/>
          <w:sz w:val="24"/>
          <w:szCs w:val="24"/>
        </w:rPr>
        <w:t xml:space="preserve"> de las placas tectónicas y su relación con las corrient</w:t>
      </w:r>
      <w:r w:rsidR="00690918" w:rsidRPr="000A05A8">
        <w:rPr>
          <w:rFonts w:ascii="Arial" w:hAnsi="Arial" w:cs="Arial"/>
          <w:sz w:val="24"/>
          <w:szCs w:val="24"/>
        </w:rPr>
        <w:t xml:space="preserve">es de convección. </w:t>
      </w:r>
      <w:r w:rsidRPr="000A05A8">
        <w:rPr>
          <w:rFonts w:ascii="Arial" w:hAnsi="Arial" w:cs="Arial"/>
          <w:sz w:val="24"/>
          <w:szCs w:val="24"/>
        </w:rPr>
        <w:t xml:space="preserve">Luego </w:t>
      </w:r>
      <w:del w:id="61" w:author="María" w:date="2015-09-15T17:26:00Z">
        <w:r w:rsidRPr="000A05A8" w:rsidDel="009A6C78">
          <w:rPr>
            <w:rFonts w:ascii="Arial" w:hAnsi="Arial" w:cs="Arial"/>
            <w:sz w:val="24"/>
            <w:szCs w:val="24"/>
          </w:rPr>
          <w:delText>insístales en</w:delText>
        </w:r>
      </w:del>
      <w:ins w:id="62" w:author="María" w:date="2015-09-15T17:26:00Z">
        <w:r w:rsidR="009A6C78">
          <w:rPr>
            <w:rFonts w:ascii="Arial" w:hAnsi="Arial" w:cs="Arial"/>
            <w:sz w:val="24"/>
            <w:szCs w:val="24"/>
          </w:rPr>
          <w:t>señale</w:t>
        </w:r>
      </w:ins>
      <w:r w:rsidRPr="000A05A8">
        <w:rPr>
          <w:rFonts w:ascii="Arial" w:hAnsi="Arial" w:cs="Arial"/>
          <w:sz w:val="24"/>
          <w:szCs w:val="24"/>
        </w:rPr>
        <w:t xml:space="preserve"> que este es un fenómeno “</w:t>
      </w:r>
      <w:r w:rsidR="00690918" w:rsidRPr="000A05A8">
        <w:rPr>
          <w:rFonts w:ascii="Arial" w:hAnsi="Arial" w:cs="Arial"/>
          <w:sz w:val="24"/>
          <w:szCs w:val="24"/>
        </w:rPr>
        <w:t>destructivo</w:t>
      </w:r>
      <w:r w:rsidRPr="000A05A8">
        <w:rPr>
          <w:rFonts w:ascii="Arial" w:hAnsi="Arial" w:cs="Arial"/>
          <w:sz w:val="24"/>
          <w:szCs w:val="24"/>
        </w:rPr>
        <w:t xml:space="preserve">”, mediante el cual </w:t>
      </w:r>
      <w:r w:rsidR="00690918" w:rsidRPr="000A05A8">
        <w:rPr>
          <w:rFonts w:ascii="Arial" w:hAnsi="Arial" w:cs="Arial"/>
          <w:sz w:val="24"/>
          <w:szCs w:val="24"/>
        </w:rPr>
        <w:t>la corteza es “reabsorbida</w:t>
      </w:r>
      <w:r w:rsidR="002F7BDF" w:rsidRPr="000A05A8">
        <w:rPr>
          <w:rFonts w:ascii="Arial" w:hAnsi="Arial" w:cs="Arial"/>
          <w:sz w:val="24"/>
          <w:szCs w:val="24"/>
        </w:rPr>
        <w:t>” por el manto</w:t>
      </w:r>
      <w:r w:rsidRPr="000A05A8">
        <w:rPr>
          <w:rFonts w:ascii="Arial" w:hAnsi="Arial" w:cs="Arial"/>
          <w:sz w:val="24"/>
          <w:szCs w:val="24"/>
        </w:rPr>
        <w:t>, tanto en los fondos marinos como en algunas zonas de los continentes.</w:t>
      </w:r>
    </w:p>
    <w:p w:rsidR="00983D8A" w:rsidRPr="000A05A8" w:rsidRDefault="002F7BDF" w:rsidP="000A05A8">
      <w:pPr>
        <w:spacing w:line="360" w:lineRule="auto"/>
        <w:rPr>
          <w:rFonts w:ascii="Arial" w:hAnsi="Arial" w:cs="Arial"/>
          <w:sz w:val="24"/>
          <w:szCs w:val="24"/>
        </w:rPr>
      </w:pPr>
      <w:r w:rsidRPr="000A05A8">
        <w:rPr>
          <w:rFonts w:ascii="Arial" w:hAnsi="Arial" w:cs="Arial"/>
          <w:sz w:val="24"/>
          <w:szCs w:val="24"/>
        </w:rPr>
        <w:t xml:space="preserve">Tenga en cuenta que esta opción se divide en otras dos, las cuales llevan, cada una, a una ficha. </w:t>
      </w:r>
    </w:p>
    <w:p w:rsidR="00983D8A" w:rsidRPr="000A05A8" w:rsidRDefault="002F7BDF" w:rsidP="000A05A8">
      <w:pPr>
        <w:spacing w:line="360" w:lineRule="auto"/>
        <w:rPr>
          <w:rFonts w:ascii="Arial" w:hAnsi="Arial" w:cs="Arial"/>
          <w:sz w:val="24"/>
          <w:szCs w:val="24"/>
        </w:rPr>
      </w:pPr>
      <w:r w:rsidRPr="000A05A8">
        <w:rPr>
          <w:rFonts w:ascii="Arial" w:hAnsi="Arial" w:cs="Arial"/>
          <w:sz w:val="24"/>
          <w:szCs w:val="24"/>
        </w:rPr>
        <w:t xml:space="preserve">Con relación a la </w:t>
      </w:r>
      <w:del w:id="63" w:author="María" w:date="2015-09-15T17:35:00Z">
        <w:r w:rsidRPr="000A05A8" w:rsidDel="001538C0">
          <w:rPr>
            <w:rFonts w:ascii="Arial" w:hAnsi="Arial" w:cs="Arial"/>
            <w:b/>
            <w:bCs/>
            <w:sz w:val="24"/>
            <w:szCs w:val="24"/>
          </w:rPr>
          <w:delText xml:space="preserve">primera </w:delText>
        </w:r>
      </w:del>
      <w:r w:rsidRPr="000A05A8">
        <w:rPr>
          <w:rFonts w:ascii="Arial" w:hAnsi="Arial" w:cs="Arial"/>
          <w:b/>
          <w:bCs/>
          <w:sz w:val="24"/>
          <w:szCs w:val="24"/>
        </w:rPr>
        <w:t>opción</w:t>
      </w:r>
      <w:ins w:id="64" w:author="María" w:date="2015-09-15T17:35:00Z">
        <w:r w:rsidR="001538C0">
          <w:rPr>
            <w:rFonts w:ascii="Arial" w:hAnsi="Arial" w:cs="Arial"/>
            <w:b/>
            <w:bCs/>
            <w:sz w:val="24"/>
            <w:szCs w:val="24"/>
          </w:rPr>
          <w:t xml:space="preserve"> 1</w:t>
        </w:r>
      </w:ins>
      <w:r w:rsidRPr="000A05A8">
        <w:rPr>
          <w:rFonts w:ascii="Arial" w:hAnsi="Arial" w:cs="Arial"/>
          <w:sz w:val="24"/>
          <w:szCs w:val="24"/>
        </w:rPr>
        <w:t>, pida a sus estudiantes que traten de definir el significado de las “flechas” que aparecen en la imagen</w:t>
      </w:r>
      <w:del w:id="65" w:author="María" w:date="2015-09-15T17:27:00Z">
        <w:r w:rsidRPr="000A05A8" w:rsidDel="009A6C78">
          <w:rPr>
            <w:rFonts w:ascii="Arial" w:hAnsi="Arial" w:cs="Arial"/>
            <w:sz w:val="24"/>
            <w:szCs w:val="24"/>
          </w:rPr>
          <w:delText xml:space="preserve"> de esta opción</w:delText>
        </w:r>
      </w:del>
      <w:r w:rsidRPr="000A05A8">
        <w:rPr>
          <w:rFonts w:ascii="Arial" w:hAnsi="Arial" w:cs="Arial"/>
          <w:sz w:val="24"/>
          <w:szCs w:val="24"/>
        </w:rPr>
        <w:t>. Luego</w:t>
      </w:r>
      <w:r w:rsidR="00983D8A" w:rsidRPr="000A05A8">
        <w:rPr>
          <w:rFonts w:ascii="Arial" w:hAnsi="Arial" w:cs="Arial"/>
          <w:sz w:val="24"/>
          <w:szCs w:val="24"/>
        </w:rPr>
        <w:t xml:space="preserve">, ya en </w:t>
      </w:r>
      <w:r w:rsidR="00957927" w:rsidRPr="000A05A8">
        <w:rPr>
          <w:rFonts w:ascii="Arial" w:hAnsi="Arial" w:cs="Arial"/>
          <w:sz w:val="24"/>
          <w:szCs w:val="24"/>
        </w:rPr>
        <w:t xml:space="preserve">la </w:t>
      </w:r>
      <w:r w:rsidR="00957927" w:rsidRPr="000A05A8">
        <w:rPr>
          <w:rFonts w:ascii="Arial" w:hAnsi="Arial" w:cs="Arial"/>
          <w:b/>
          <w:bCs/>
          <w:sz w:val="24"/>
          <w:szCs w:val="24"/>
        </w:rPr>
        <w:t>ficha 1</w:t>
      </w:r>
      <w:r w:rsidR="00983D8A" w:rsidRPr="000A05A8">
        <w:rPr>
          <w:rFonts w:ascii="Arial" w:hAnsi="Arial" w:cs="Arial"/>
          <w:sz w:val="24"/>
          <w:szCs w:val="24"/>
        </w:rPr>
        <w:t>,</w:t>
      </w:r>
      <w:r w:rsidRPr="000A05A8">
        <w:rPr>
          <w:rFonts w:ascii="Arial" w:hAnsi="Arial" w:cs="Arial"/>
          <w:sz w:val="24"/>
          <w:szCs w:val="24"/>
        </w:rPr>
        <w:t xml:space="preserve"> guíelos hasta que comprendan que las placas tectónicas, en unas de sus interacciones, convergen debido a</w:t>
      </w:r>
      <w:r w:rsidR="00983D8A" w:rsidRPr="000A05A8">
        <w:rPr>
          <w:rFonts w:ascii="Arial" w:hAnsi="Arial" w:cs="Arial"/>
          <w:sz w:val="24"/>
          <w:szCs w:val="24"/>
        </w:rPr>
        <w:t>l</w:t>
      </w:r>
      <w:r w:rsidRPr="000A05A8">
        <w:rPr>
          <w:rFonts w:ascii="Arial" w:hAnsi="Arial" w:cs="Arial"/>
          <w:sz w:val="24"/>
          <w:szCs w:val="24"/>
        </w:rPr>
        <w:t xml:space="preserve"> fenómeno de subducción; pero que</w:t>
      </w:r>
      <w:r w:rsidR="00983D8A" w:rsidRPr="000A05A8">
        <w:rPr>
          <w:rFonts w:ascii="Arial" w:hAnsi="Arial" w:cs="Arial"/>
          <w:sz w:val="24"/>
          <w:szCs w:val="24"/>
        </w:rPr>
        <w:t xml:space="preserve"> en este caso</w:t>
      </w:r>
      <w:r w:rsidRPr="000A05A8">
        <w:rPr>
          <w:rFonts w:ascii="Arial" w:hAnsi="Arial" w:cs="Arial"/>
          <w:sz w:val="24"/>
          <w:szCs w:val="24"/>
        </w:rPr>
        <w:t xml:space="preserve"> la masa continental</w:t>
      </w:r>
      <w:r w:rsidR="00983D8A" w:rsidRPr="000A05A8">
        <w:rPr>
          <w:rFonts w:ascii="Arial" w:hAnsi="Arial" w:cs="Arial"/>
          <w:sz w:val="24"/>
          <w:szCs w:val="24"/>
        </w:rPr>
        <w:t xml:space="preserve"> </w:t>
      </w:r>
      <w:r w:rsidRPr="000A05A8">
        <w:rPr>
          <w:rFonts w:ascii="Arial" w:hAnsi="Arial" w:cs="Arial"/>
          <w:sz w:val="24"/>
          <w:szCs w:val="24"/>
        </w:rPr>
        <w:t xml:space="preserve">que es arrastrada por la corteza que se hunde, se estrella frontalmente contra otra. </w:t>
      </w:r>
      <w:del w:id="66" w:author="María" w:date="2015-09-15T17:33:00Z">
        <w:r w:rsidR="00957927" w:rsidRPr="000A05A8" w:rsidDel="001538C0">
          <w:rPr>
            <w:rFonts w:ascii="Arial" w:hAnsi="Arial" w:cs="Arial"/>
            <w:sz w:val="24"/>
            <w:szCs w:val="24"/>
          </w:rPr>
          <w:delText xml:space="preserve">Finalmente </w:delText>
        </w:r>
      </w:del>
      <w:ins w:id="67" w:author="María" w:date="2015-09-15T17:33:00Z">
        <w:r w:rsidR="001538C0">
          <w:rPr>
            <w:rFonts w:ascii="Arial" w:hAnsi="Arial" w:cs="Arial"/>
            <w:sz w:val="24"/>
            <w:szCs w:val="24"/>
          </w:rPr>
          <w:t>Por último,</w:t>
        </w:r>
        <w:r w:rsidR="001538C0" w:rsidRPr="000A05A8">
          <w:rPr>
            <w:rFonts w:ascii="Arial" w:hAnsi="Arial" w:cs="Arial"/>
            <w:sz w:val="24"/>
            <w:szCs w:val="24"/>
          </w:rPr>
          <w:t xml:space="preserve"> </w:t>
        </w:r>
      </w:ins>
      <w:r w:rsidR="00957927" w:rsidRPr="000A05A8">
        <w:rPr>
          <w:rFonts w:ascii="Arial" w:hAnsi="Arial" w:cs="Arial"/>
          <w:sz w:val="24"/>
          <w:szCs w:val="24"/>
        </w:rPr>
        <w:t xml:space="preserve">en la </w:t>
      </w:r>
      <w:r w:rsidR="00957927" w:rsidRPr="000A05A8">
        <w:rPr>
          <w:rFonts w:ascii="Arial" w:hAnsi="Arial" w:cs="Arial"/>
          <w:b/>
          <w:bCs/>
          <w:sz w:val="24"/>
          <w:szCs w:val="24"/>
        </w:rPr>
        <w:t>ficha 2</w:t>
      </w:r>
      <w:ins w:id="68" w:author="María" w:date="2015-09-15T17:33:00Z">
        <w:r w:rsidR="001538C0">
          <w:rPr>
            <w:rFonts w:ascii="Arial" w:hAnsi="Arial" w:cs="Arial"/>
            <w:b/>
            <w:bCs/>
            <w:sz w:val="24"/>
            <w:szCs w:val="24"/>
          </w:rPr>
          <w:t>,</w:t>
        </w:r>
      </w:ins>
      <w:r w:rsidR="00957927" w:rsidRPr="000A05A8">
        <w:rPr>
          <w:rFonts w:ascii="Arial" w:hAnsi="Arial" w:cs="Arial"/>
          <w:sz w:val="24"/>
          <w:szCs w:val="24"/>
        </w:rPr>
        <w:t xml:space="preserve"> muéstreles los efectos de esas interacciones, especialmente el caso de la formación del Himalaya.</w:t>
      </w:r>
    </w:p>
    <w:p w:rsidR="002F7BDF" w:rsidRPr="000A05A8" w:rsidRDefault="002F7BDF" w:rsidP="000A05A8">
      <w:pPr>
        <w:spacing w:line="360" w:lineRule="auto"/>
        <w:rPr>
          <w:rFonts w:ascii="Arial" w:hAnsi="Arial" w:cs="Arial"/>
          <w:sz w:val="24"/>
          <w:szCs w:val="24"/>
        </w:rPr>
      </w:pPr>
      <w:r w:rsidRPr="000A05A8">
        <w:rPr>
          <w:rFonts w:ascii="Arial" w:hAnsi="Arial" w:cs="Arial"/>
          <w:sz w:val="24"/>
          <w:szCs w:val="24"/>
        </w:rPr>
        <w:t xml:space="preserve">Con relación a la </w:t>
      </w:r>
      <w:del w:id="69" w:author="María" w:date="2015-09-15T17:35:00Z">
        <w:r w:rsidRPr="000A05A8" w:rsidDel="001538C0">
          <w:rPr>
            <w:rFonts w:ascii="Arial" w:hAnsi="Arial" w:cs="Arial"/>
            <w:b/>
            <w:bCs/>
            <w:sz w:val="24"/>
            <w:szCs w:val="24"/>
          </w:rPr>
          <w:delText xml:space="preserve">segunda </w:delText>
        </w:r>
      </w:del>
      <w:r w:rsidRPr="000A05A8">
        <w:rPr>
          <w:rFonts w:ascii="Arial" w:hAnsi="Arial" w:cs="Arial"/>
          <w:b/>
          <w:bCs/>
          <w:sz w:val="24"/>
          <w:szCs w:val="24"/>
        </w:rPr>
        <w:t>opción</w:t>
      </w:r>
      <w:ins w:id="70" w:author="María" w:date="2015-09-15T17:35:00Z">
        <w:r w:rsidR="001538C0">
          <w:rPr>
            <w:rFonts w:ascii="Arial" w:hAnsi="Arial" w:cs="Arial"/>
            <w:b/>
            <w:bCs/>
            <w:sz w:val="24"/>
            <w:szCs w:val="24"/>
          </w:rPr>
          <w:t xml:space="preserve"> 2</w:t>
        </w:r>
      </w:ins>
      <w:r w:rsidRPr="000A05A8">
        <w:rPr>
          <w:rFonts w:ascii="Arial" w:hAnsi="Arial" w:cs="Arial"/>
          <w:sz w:val="24"/>
          <w:szCs w:val="24"/>
        </w:rPr>
        <w:t>, pida a sus estudiantes que traten de definir el significado de las “flechas” que aparecen en la imagen</w:t>
      </w:r>
      <w:del w:id="71" w:author="María" w:date="2015-09-15T17:35:00Z">
        <w:r w:rsidRPr="000A05A8" w:rsidDel="001538C0">
          <w:rPr>
            <w:rFonts w:ascii="Arial" w:hAnsi="Arial" w:cs="Arial"/>
            <w:sz w:val="24"/>
            <w:szCs w:val="24"/>
          </w:rPr>
          <w:delText xml:space="preserve"> de esta opción</w:delText>
        </w:r>
      </w:del>
      <w:r w:rsidRPr="000A05A8">
        <w:rPr>
          <w:rFonts w:ascii="Arial" w:hAnsi="Arial" w:cs="Arial"/>
          <w:sz w:val="24"/>
          <w:szCs w:val="24"/>
        </w:rPr>
        <w:t>. Luego</w:t>
      </w:r>
      <w:r w:rsidR="00983D8A" w:rsidRPr="000A05A8">
        <w:rPr>
          <w:rFonts w:ascii="Arial" w:hAnsi="Arial" w:cs="Arial"/>
          <w:sz w:val="24"/>
          <w:szCs w:val="24"/>
        </w:rPr>
        <w:t>, ya</w:t>
      </w:r>
      <w:r w:rsidR="00957927" w:rsidRPr="000A05A8">
        <w:rPr>
          <w:rFonts w:ascii="Arial" w:hAnsi="Arial" w:cs="Arial"/>
          <w:sz w:val="24"/>
          <w:szCs w:val="24"/>
        </w:rPr>
        <w:t xml:space="preserve"> en la </w:t>
      </w:r>
      <w:r w:rsidR="00957927" w:rsidRPr="000A05A8">
        <w:rPr>
          <w:rFonts w:ascii="Arial" w:hAnsi="Arial" w:cs="Arial"/>
          <w:b/>
          <w:bCs/>
          <w:sz w:val="24"/>
          <w:szCs w:val="24"/>
        </w:rPr>
        <w:t>ficha 1</w:t>
      </w:r>
      <w:r w:rsidR="00983D8A" w:rsidRPr="000A05A8">
        <w:rPr>
          <w:rFonts w:ascii="Arial" w:hAnsi="Arial" w:cs="Arial"/>
          <w:sz w:val="24"/>
          <w:szCs w:val="24"/>
        </w:rPr>
        <w:t>,</w:t>
      </w:r>
      <w:r w:rsidRPr="000A05A8">
        <w:rPr>
          <w:rFonts w:ascii="Arial" w:hAnsi="Arial" w:cs="Arial"/>
          <w:sz w:val="24"/>
          <w:szCs w:val="24"/>
        </w:rPr>
        <w:t xml:space="preserve"> guíelos hasta que comprendan que las placas tectónicas, en una de sus interacciones, convergen debido a</w:t>
      </w:r>
      <w:r w:rsidR="00983D8A" w:rsidRPr="000A05A8">
        <w:rPr>
          <w:rFonts w:ascii="Arial" w:hAnsi="Arial" w:cs="Arial"/>
          <w:sz w:val="24"/>
          <w:szCs w:val="24"/>
        </w:rPr>
        <w:t>l</w:t>
      </w:r>
      <w:r w:rsidRPr="000A05A8">
        <w:rPr>
          <w:rFonts w:ascii="Arial" w:hAnsi="Arial" w:cs="Arial"/>
          <w:sz w:val="24"/>
          <w:szCs w:val="24"/>
        </w:rPr>
        <w:t xml:space="preserve"> fenómeno de subducción</w:t>
      </w:r>
      <w:del w:id="72" w:author="María" w:date="2015-09-15T17:35:00Z">
        <w:r w:rsidRPr="000A05A8" w:rsidDel="001538C0">
          <w:rPr>
            <w:rFonts w:ascii="Arial" w:hAnsi="Arial" w:cs="Arial"/>
            <w:sz w:val="24"/>
            <w:szCs w:val="24"/>
          </w:rPr>
          <w:delText xml:space="preserve">; </w:delText>
        </w:r>
      </w:del>
      <w:ins w:id="73" w:author="María" w:date="2015-09-15T17:35:00Z">
        <w:r w:rsidR="001538C0">
          <w:rPr>
            <w:rFonts w:ascii="Arial" w:hAnsi="Arial" w:cs="Arial"/>
            <w:sz w:val="24"/>
            <w:szCs w:val="24"/>
          </w:rPr>
          <w:t>,</w:t>
        </w:r>
        <w:r w:rsidR="001538C0" w:rsidRPr="000A05A8">
          <w:rPr>
            <w:rFonts w:ascii="Arial" w:hAnsi="Arial" w:cs="Arial"/>
            <w:sz w:val="24"/>
            <w:szCs w:val="24"/>
          </w:rPr>
          <w:t xml:space="preserve"> </w:t>
        </w:r>
      </w:ins>
      <w:r w:rsidRPr="000A05A8">
        <w:rPr>
          <w:rFonts w:ascii="Arial" w:hAnsi="Arial" w:cs="Arial"/>
          <w:sz w:val="24"/>
          <w:szCs w:val="24"/>
        </w:rPr>
        <w:t>pero que en este caso, la corteza oceánica se hunde completamente debajo de la masa continental</w:t>
      </w:r>
      <w:r w:rsidR="00957927" w:rsidRPr="000A05A8">
        <w:rPr>
          <w:rFonts w:ascii="Arial" w:hAnsi="Arial" w:cs="Arial"/>
          <w:sz w:val="24"/>
          <w:szCs w:val="24"/>
        </w:rPr>
        <w:t xml:space="preserve">. Finalmente, en la </w:t>
      </w:r>
      <w:r w:rsidR="00957927" w:rsidRPr="000A05A8">
        <w:rPr>
          <w:rFonts w:ascii="Arial" w:hAnsi="Arial" w:cs="Arial"/>
          <w:b/>
          <w:bCs/>
          <w:sz w:val="24"/>
          <w:szCs w:val="24"/>
        </w:rPr>
        <w:t>ficha 2</w:t>
      </w:r>
      <w:r w:rsidR="00957927" w:rsidRPr="000A05A8">
        <w:rPr>
          <w:rFonts w:ascii="Arial" w:hAnsi="Arial" w:cs="Arial"/>
          <w:sz w:val="24"/>
          <w:szCs w:val="24"/>
        </w:rPr>
        <w:t xml:space="preserve">, muéstreles los efectos de esas interacciones, especialmente el caso de la formación de los Andes. </w:t>
      </w:r>
    </w:p>
    <w:p w:rsidR="00983D8A" w:rsidRPr="000A05A8" w:rsidRDefault="00983D8A" w:rsidP="000A05A8">
      <w:pPr>
        <w:spacing w:line="360" w:lineRule="auto"/>
        <w:rPr>
          <w:rFonts w:ascii="Arial" w:hAnsi="Arial" w:cs="Arial"/>
          <w:sz w:val="24"/>
          <w:szCs w:val="24"/>
        </w:rPr>
      </w:pPr>
      <w:del w:id="74" w:author="María" w:date="2015-09-15T17:36:00Z">
        <w:r w:rsidRPr="001538C0" w:rsidDel="001538C0">
          <w:rPr>
            <w:rFonts w:ascii="Arial" w:hAnsi="Arial" w:cs="Arial"/>
            <w:bCs/>
            <w:sz w:val="24"/>
            <w:szCs w:val="24"/>
            <w:rPrChange w:id="75" w:author="María" w:date="2015-09-15T17:36:00Z">
              <w:rPr>
                <w:rFonts w:ascii="Arial" w:hAnsi="Arial" w:cs="Arial"/>
                <w:b/>
                <w:bCs/>
                <w:sz w:val="24"/>
                <w:szCs w:val="24"/>
              </w:rPr>
            </w:rPrChange>
          </w:rPr>
          <w:delText xml:space="preserve">Opción </w:delText>
        </w:r>
      </w:del>
      <w:ins w:id="76" w:author="María" w:date="2015-09-15T17:36:00Z">
        <w:r w:rsidR="001538C0" w:rsidRPr="001538C0">
          <w:rPr>
            <w:rFonts w:ascii="Arial" w:hAnsi="Arial" w:cs="Arial"/>
            <w:bCs/>
            <w:sz w:val="24"/>
            <w:szCs w:val="24"/>
            <w:rPrChange w:id="77" w:author="María" w:date="2015-09-15T17:36:00Z">
              <w:rPr>
                <w:rFonts w:ascii="Arial" w:hAnsi="Arial" w:cs="Arial"/>
                <w:b/>
                <w:bCs/>
                <w:sz w:val="24"/>
                <w:szCs w:val="24"/>
              </w:rPr>
            </w:rPrChange>
          </w:rPr>
          <w:t xml:space="preserve">Respecto a la </w:t>
        </w:r>
        <w:r w:rsidR="001538C0">
          <w:rPr>
            <w:rFonts w:ascii="Arial" w:hAnsi="Arial" w:cs="Arial"/>
            <w:b/>
            <w:bCs/>
            <w:sz w:val="24"/>
            <w:szCs w:val="24"/>
          </w:rPr>
          <w:t>o</w:t>
        </w:r>
        <w:r w:rsidR="001538C0" w:rsidRPr="000A05A8">
          <w:rPr>
            <w:rFonts w:ascii="Arial" w:hAnsi="Arial" w:cs="Arial"/>
            <w:b/>
            <w:bCs/>
            <w:sz w:val="24"/>
            <w:szCs w:val="24"/>
          </w:rPr>
          <w:t xml:space="preserve">pción </w:t>
        </w:r>
      </w:ins>
      <w:r w:rsidRPr="000A05A8">
        <w:rPr>
          <w:rFonts w:ascii="Arial" w:hAnsi="Arial" w:cs="Arial"/>
          <w:b/>
          <w:bCs/>
          <w:sz w:val="24"/>
          <w:szCs w:val="24"/>
        </w:rPr>
        <w:t>3</w:t>
      </w:r>
      <w:del w:id="78" w:author="María" w:date="2015-09-15T17:36:00Z">
        <w:r w:rsidRPr="000A05A8" w:rsidDel="001538C0">
          <w:rPr>
            <w:rFonts w:ascii="Arial" w:hAnsi="Arial" w:cs="Arial"/>
            <w:sz w:val="24"/>
            <w:szCs w:val="24"/>
          </w:rPr>
          <w:delText>.</w:delText>
        </w:r>
        <w:r w:rsidR="00DB5DB7" w:rsidDel="001538C0">
          <w:rPr>
            <w:rFonts w:ascii="Arial" w:hAnsi="Arial" w:cs="Arial"/>
            <w:sz w:val="24"/>
            <w:szCs w:val="24"/>
          </w:rPr>
          <w:delText xml:space="preserve"> </w:delText>
        </w:r>
        <w:r w:rsidRPr="000A05A8" w:rsidDel="001538C0">
          <w:rPr>
            <w:rFonts w:ascii="Arial" w:hAnsi="Arial" w:cs="Arial"/>
            <w:sz w:val="24"/>
            <w:szCs w:val="24"/>
          </w:rPr>
          <w:delText>P</w:delText>
        </w:r>
      </w:del>
      <w:ins w:id="79" w:author="María" w:date="2015-09-15T17:36:00Z">
        <w:r w:rsidR="001538C0">
          <w:rPr>
            <w:rFonts w:ascii="Arial" w:hAnsi="Arial" w:cs="Arial"/>
            <w:sz w:val="24"/>
            <w:szCs w:val="24"/>
          </w:rPr>
          <w:t>, p</w:t>
        </w:r>
      </w:ins>
      <w:r w:rsidRPr="000A05A8">
        <w:rPr>
          <w:rFonts w:ascii="Arial" w:hAnsi="Arial" w:cs="Arial"/>
          <w:sz w:val="24"/>
          <w:szCs w:val="24"/>
        </w:rPr>
        <w:t>ida a sus estudiantes que traten de definir el significado de las “flechas” que aparecen en la imagen</w:t>
      </w:r>
      <w:del w:id="80" w:author="María" w:date="2015-09-15T17:36:00Z">
        <w:r w:rsidRPr="000A05A8" w:rsidDel="001538C0">
          <w:rPr>
            <w:rFonts w:ascii="Arial" w:hAnsi="Arial" w:cs="Arial"/>
            <w:sz w:val="24"/>
            <w:szCs w:val="24"/>
          </w:rPr>
          <w:delText xml:space="preserve"> de esta opción</w:delText>
        </w:r>
      </w:del>
      <w:r w:rsidRPr="000A05A8">
        <w:rPr>
          <w:rFonts w:ascii="Arial" w:hAnsi="Arial" w:cs="Arial"/>
          <w:sz w:val="24"/>
          <w:szCs w:val="24"/>
        </w:rPr>
        <w:t>.</w:t>
      </w:r>
      <w:r w:rsidR="00DB5DB7">
        <w:rPr>
          <w:rFonts w:ascii="Arial" w:hAnsi="Arial" w:cs="Arial"/>
          <w:sz w:val="24"/>
          <w:szCs w:val="24"/>
        </w:rPr>
        <w:t xml:space="preserve"> </w:t>
      </w:r>
      <w:r w:rsidRPr="000A05A8">
        <w:rPr>
          <w:rFonts w:ascii="Arial" w:hAnsi="Arial" w:cs="Arial"/>
          <w:sz w:val="24"/>
          <w:szCs w:val="24"/>
        </w:rPr>
        <w:t>Luego</w:t>
      </w:r>
      <w:r w:rsidR="00957927" w:rsidRPr="000A05A8">
        <w:rPr>
          <w:rFonts w:ascii="Arial" w:hAnsi="Arial" w:cs="Arial"/>
          <w:sz w:val="24"/>
          <w:szCs w:val="24"/>
        </w:rPr>
        <w:t xml:space="preserve">, </w:t>
      </w:r>
      <w:del w:id="81" w:author="María" w:date="2015-09-15T17:37:00Z">
        <w:r w:rsidR="00957927" w:rsidRPr="000A05A8" w:rsidDel="001538C0">
          <w:rPr>
            <w:rFonts w:ascii="Arial" w:hAnsi="Arial" w:cs="Arial"/>
            <w:sz w:val="24"/>
            <w:szCs w:val="24"/>
          </w:rPr>
          <w:delText xml:space="preserve">ya </w:delText>
        </w:r>
      </w:del>
      <w:r w:rsidR="00957927" w:rsidRPr="000A05A8">
        <w:rPr>
          <w:rFonts w:ascii="Arial" w:hAnsi="Arial" w:cs="Arial"/>
          <w:sz w:val="24"/>
          <w:szCs w:val="24"/>
        </w:rPr>
        <w:t xml:space="preserve">en la </w:t>
      </w:r>
      <w:r w:rsidR="00957927" w:rsidRPr="000A05A8">
        <w:rPr>
          <w:rFonts w:ascii="Arial" w:hAnsi="Arial" w:cs="Arial"/>
          <w:b/>
          <w:bCs/>
          <w:sz w:val="24"/>
          <w:szCs w:val="24"/>
        </w:rPr>
        <w:t>ficha 1</w:t>
      </w:r>
      <w:r w:rsidR="00957927" w:rsidRPr="000A05A8">
        <w:rPr>
          <w:rFonts w:ascii="Arial" w:hAnsi="Arial" w:cs="Arial"/>
          <w:sz w:val="24"/>
          <w:szCs w:val="24"/>
        </w:rPr>
        <w:t>,</w:t>
      </w:r>
      <w:r w:rsidRPr="000A05A8">
        <w:rPr>
          <w:rFonts w:ascii="Arial" w:hAnsi="Arial" w:cs="Arial"/>
          <w:sz w:val="24"/>
          <w:szCs w:val="24"/>
        </w:rPr>
        <w:t xml:space="preserve"> guíelos hasta que comprendan que las placas tectónicas se deslizan lateralmente una</w:t>
      </w:r>
      <w:r w:rsidR="00957927" w:rsidRPr="000A05A8">
        <w:rPr>
          <w:rFonts w:ascii="Arial" w:hAnsi="Arial" w:cs="Arial"/>
          <w:sz w:val="24"/>
          <w:szCs w:val="24"/>
        </w:rPr>
        <w:t>s</w:t>
      </w:r>
      <w:r w:rsidRPr="000A05A8">
        <w:rPr>
          <w:rFonts w:ascii="Arial" w:hAnsi="Arial" w:cs="Arial"/>
          <w:sz w:val="24"/>
          <w:szCs w:val="24"/>
        </w:rPr>
        <w:t xml:space="preserve"> contra otra</w:t>
      </w:r>
      <w:r w:rsidR="00957927" w:rsidRPr="000A05A8">
        <w:rPr>
          <w:rFonts w:ascii="Arial" w:hAnsi="Arial" w:cs="Arial"/>
          <w:sz w:val="24"/>
          <w:szCs w:val="24"/>
        </w:rPr>
        <w:t>s</w:t>
      </w:r>
      <w:r w:rsidRPr="000A05A8">
        <w:rPr>
          <w:rFonts w:ascii="Arial" w:hAnsi="Arial" w:cs="Arial"/>
          <w:sz w:val="24"/>
          <w:szCs w:val="24"/>
        </w:rPr>
        <w:t xml:space="preserve">, en un fenómeno conocido como “interacción transformante”. </w:t>
      </w:r>
      <w:del w:id="82" w:author="María" w:date="2015-09-15T17:37:00Z">
        <w:r w:rsidRPr="000A05A8" w:rsidDel="001538C0">
          <w:rPr>
            <w:rFonts w:ascii="Arial" w:hAnsi="Arial" w:cs="Arial"/>
            <w:sz w:val="24"/>
            <w:szCs w:val="24"/>
          </w:rPr>
          <w:delText>Al respecto p</w:delText>
        </w:r>
      </w:del>
      <w:ins w:id="83" w:author="María" w:date="2015-09-15T17:37:00Z">
        <w:r w:rsidR="001538C0">
          <w:rPr>
            <w:rFonts w:ascii="Arial" w:hAnsi="Arial" w:cs="Arial"/>
            <w:sz w:val="24"/>
            <w:szCs w:val="24"/>
          </w:rPr>
          <w:t>P</w:t>
        </w:r>
      </w:ins>
      <w:r w:rsidRPr="000A05A8">
        <w:rPr>
          <w:rFonts w:ascii="Arial" w:hAnsi="Arial" w:cs="Arial"/>
          <w:sz w:val="24"/>
          <w:szCs w:val="24"/>
        </w:rPr>
        <w:t xml:space="preserve">ídales que averigüen en un diccionario qué significa esta palabra. Luego </w:t>
      </w:r>
      <w:del w:id="84" w:author="María" w:date="2015-09-15T17:37:00Z">
        <w:r w:rsidRPr="000A05A8" w:rsidDel="001538C0">
          <w:rPr>
            <w:rFonts w:ascii="Arial" w:hAnsi="Arial" w:cs="Arial"/>
            <w:sz w:val="24"/>
            <w:szCs w:val="24"/>
          </w:rPr>
          <w:delText>insístales en</w:delText>
        </w:r>
      </w:del>
      <w:ins w:id="85" w:author="María" w:date="2015-09-15T17:37:00Z">
        <w:r w:rsidR="001538C0">
          <w:rPr>
            <w:rFonts w:ascii="Arial" w:hAnsi="Arial" w:cs="Arial"/>
            <w:sz w:val="24"/>
            <w:szCs w:val="24"/>
          </w:rPr>
          <w:t>señ</w:t>
        </w:r>
      </w:ins>
      <w:ins w:id="86" w:author="María" w:date="2015-09-15T17:38:00Z">
        <w:r w:rsidR="001538C0">
          <w:rPr>
            <w:rFonts w:ascii="Arial" w:hAnsi="Arial" w:cs="Arial"/>
            <w:sz w:val="24"/>
            <w:szCs w:val="24"/>
          </w:rPr>
          <w:t>ale</w:t>
        </w:r>
      </w:ins>
      <w:r w:rsidRPr="000A05A8">
        <w:rPr>
          <w:rFonts w:ascii="Arial" w:hAnsi="Arial" w:cs="Arial"/>
          <w:sz w:val="24"/>
          <w:szCs w:val="24"/>
        </w:rPr>
        <w:t xml:space="preserve"> que este es un fenómeno en el que no se gana ni se pierde corteza</w:t>
      </w:r>
      <w:del w:id="87" w:author="María" w:date="2015-09-15T17:38:00Z">
        <w:r w:rsidRPr="000A05A8" w:rsidDel="001538C0">
          <w:rPr>
            <w:rFonts w:ascii="Arial" w:hAnsi="Arial" w:cs="Arial"/>
            <w:sz w:val="24"/>
            <w:szCs w:val="24"/>
          </w:rPr>
          <w:delText xml:space="preserve">; </w:delText>
        </w:r>
      </w:del>
      <w:ins w:id="88" w:author="María" w:date="2015-09-15T17:38:00Z">
        <w:r w:rsidR="001538C0">
          <w:rPr>
            <w:rFonts w:ascii="Arial" w:hAnsi="Arial" w:cs="Arial"/>
            <w:sz w:val="24"/>
            <w:szCs w:val="24"/>
          </w:rPr>
          <w:t>,</w:t>
        </w:r>
        <w:r w:rsidR="001538C0" w:rsidRPr="000A05A8">
          <w:rPr>
            <w:rFonts w:ascii="Arial" w:hAnsi="Arial" w:cs="Arial"/>
            <w:sz w:val="24"/>
            <w:szCs w:val="24"/>
          </w:rPr>
          <w:t xml:space="preserve"> </w:t>
        </w:r>
      </w:ins>
      <w:r w:rsidRPr="000A05A8">
        <w:rPr>
          <w:rFonts w:ascii="Arial" w:hAnsi="Arial" w:cs="Arial"/>
          <w:sz w:val="24"/>
          <w:szCs w:val="24"/>
        </w:rPr>
        <w:t xml:space="preserve">pero </w:t>
      </w:r>
      <w:r w:rsidR="00957927" w:rsidRPr="000A05A8">
        <w:rPr>
          <w:rFonts w:ascii="Arial" w:hAnsi="Arial" w:cs="Arial"/>
          <w:sz w:val="24"/>
          <w:szCs w:val="24"/>
        </w:rPr>
        <w:t xml:space="preserve">en el cual </w:t>
      </w:r>
      <w:ins w:id="89" w:author="María" w:date="2015-09-15T17:38:00Z">
        <w:r w:rsidR="001538C0">
          <w:rPr>
            <w:rFonts w:ascii="Arial" w:hAnsi="Arial" w:cs="Arial"/>
            <w:sz w:val="24"/>
            <w:szCs w:val="24"/>
          </w:rPr>
          <w:t xml:space="preserve">se </w:t>
        </w:r>
      </w:ins>
      <w:r w:rsidR="00957927" w:rsidRPr="000A05A8">
        <w:rPr>
          <w:rFonts w:ascii="Arial" w:hAnsi="Arial" w:cs="Arial"/>
          <w:sz w:val="24"/>
          <w:szCs w:val="24"/>
        </w:rPr>
        <w:t>transforma la corteza superior. Finalmente</w:t>
      </w:r>
      <w:ins w:id="90" w:author="María" w:date="2015-09-15T17:38:00Z">
        <w:r w:rsidR="001538C0">
          <w:rPr>
            <w:rFonts w:ascii="Arial" w:hAnsi="Arial" w:cs="Arial"/>
            <w:sz w:val="24"/>
            <w:szCs w:val="24"/>
          </w:rPr>
          <w:t>,</w:t>
        </w:r>
      </w:ins>
      <w:r w:rsidR="00957927" w:rsidRPr="000A05A8">
        <w:rPr>
          <w:rFonts w:ascii="Arial" w:hAnsi="Arial" w:cs="Arial"/>
          <w:sz w:val="24"/>
          <w:szCs w:val="24"/>
        </w:rPr>
        <w:t xml:space="preserve"> en la </w:t>
      </w:r>
      <w:r w:rsidR="00957927" w:rsidRPr="000A05A8">
        <w:rPr>
          <w:rFonts w:ascii="Arial" w:hAnsi="Arial" w:cs="Arial"/>
          <w:b/>
          <w:bCs/>
          <w:sz w:val="24"/>
          <w:szCs w:val="24"/>
        </w:rPr>
        <w:t>ficha 2</w:t>
      </w:r>
      <w:ins w:id="91" w:author="María" w:date="2015-09-15T17:38:00Z">
        <w:r w:rsidR="001538C0">
          <w:rPr>
            <w:rFonts w:ascii="Arial" w:hAnsi="Arial" w:cs="Arial"/>
            <w:b/>
            <w:bCs/>
            <w:sz w:val="24"/>
            <w:szCs w:val="24"/>
          </w:rPr>
          <w:t>,</w:t>
        </w:r>
      </w:ins>
      <w:r w:rsidR="00957927" w:rsidRPr="000A05A8">
        <w:rPr>
          <w:rFonts w:ascii="Arial" w:hAnsi="Arial" w:cs="Arial"/>
          <w:sz w:val="24"/>
          <w:szCs w:val="24"/>
        </w:rPr>
        <w:t xml:space="preserve"> muéstreles los efectos de esas interacciones.</w:t>
      </w: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rPr>
        <w:lastRenderedPageBreak/>
        <w:t>Después de la presentación</w:t>
      </w:r>
    </w:p>
    <w:p w:rsidR="005863E4" w:rsidRPr="000A05A8" w:rsidRDefault="005863E4" w:rsidP="000A05A8">
      <w:pPr>
        <w:spacing w:line="360" w:lineRule="auto"/>
        <w:rPr>
          <w:rFonts w:ascii="Arial" w:hAnsi="Arial" w:cs="Arial"/>
          <w:sz w:val="24"/>
          <w:szCs w:val="24"/>
        </w:rPr>
      </w:pPr>
      <w:r w:rsidRPr="000A05A8">
        <w:rPr>
          <w:rFonts w:ascii="Arial" w:hAnsi="Arial" w:cs="Arial"/>
          <w:sz w:val="24"/>
          <w:szCs w:val="24"/>
        </w:rPr>
        <w:t xml:space="preserve">Complemente la información generada durante la presentación y las discusiones </w:t>
      </w:r>
      <w:del w:id="92" w:author="María" w:date="2015-09-15T17:39:00Z">
        <w:r w:rsidRPr="000A05A8" w:rsidDel="001538C0">
          <w:rPr>
            <w:rFonts w:ascii="Arial" w:hAnsi="Arial" w:cs="Arial"/>
            <w:sz w:val="24"/>
            <w:szCs w:val="24"/>
          </w:rPr>
          <w:delText>acu</w:delText>
        </w:r>
        <w:r w:rsidR="00774867" w:rsidRPr="000A05A8" w:rsidDel="001538C0">
          <w:rPr>
            <w:rFonts w:ascii="Arial" w:hAnsi="Arial" w:cs="Arial"/>
            <w:sz w:val="24"/>
            <w:szCs w:val="24"/>
          </w:rPr>
          <w:delText>diendo a</w:delText>
        </w:r>
      </w:del>
      <w:ins w:id="93" w:author="María" w:date="2015-09-15T17:39:00Z">
        <w:r w:rsidR="001538C0">
          <w:rPr>
            <w:rFonts w:ascii="Arial" w:hAnsi="Arial" w:cs="Arial"/>
            <w:sz w:val="24"/>
            <w:szCs w:val="24"/>
          </w:rPr>
          <w:t>con</w:t>
        </w:r>
      </w:ins>
      <w:r w:rsidR="00774867" w:rsidRPr="000A05A8">
        <w:rPr>
          <w:rFonts w:ascii="Arial" w:hAnsi="Arial" w:cs="Arial"/>
          <w:sz w:val="24"/>
          <w:szCs w:val="24"/>
        </w:rPr>
        <w:t xml:space="preserve"> los</w:t>
      </w:r>
      <w:r w:rsidR="00875A52" w:rsidRPr="000A05A8">
        <w:rPr>
          <w:rFonts w:ascii="Arial" w:hAnsi="Arial" w:cs="Arial"/>
          <w:sz w:val="24"/>
          <w:szCs w:val="24"/>
        </w:rPr>
        <w:t xml:space="preserve"> siguiente</w:t>
      </w:r>
      <w:r w:rsidR="00774867" w:rsidRPr="000A05A8">
        <w:rPr>
          <w:rFonts w:ascii="Arial" w:hAnsi="Arial" w:cs="Arial"/>
          <w:sz w:val="24"/>
          <w:szCs w:val="24"/>
        </w:rPr>
        <w:t>s</w:t>
      </w:r>
      <w:r w:rsidR="00875A52" w:rsidRPr="000A05A8">
        <w:rPr>
          <w:rFonts w:ascii="Arial" w:hAnsi="Arial" w:cs="Arial"/>
          <w:sz w:val="24"/>
          <w:szCs w:val="24"/>
        </w:rPr>
        <w:t xml:space="preserve"> video</w:t>
      </w:r>
      <w:r w:rsidR="00774867" w:rsidRPr="000A05A8">
        <w:rPr>
          <w:rFonts w:ascii="Arial" w:hAnsi="Arial" w:cs="Arial"/>
          <w:sz w:val="24"/>
          <w:szCs w:val="24"/>
        </w:rPr>
        <w:t>s</w:t>
      </w:r>
      <w:r w:rsidRPr="000A05A8">
        <w:rPr>
          <w:rFonts w:ascii="Arial" w:hAnsi="Arial" w:cs="Arial"/>
          <w:sz w:val="24"/>
          <w:szCs w:val="24"/>
        </w:rPr>
        <w:t>:</w:t>
      </w:r>
    </w:p>
    <w:p w:rsidR="005863E4" w:rsidRPr="000A05A8" w:rsidRDefault="00774867" w:rsidP="000A05A8">
      <w:pPr>
        <w:spacing w:line="360" w:lineRule="auto"/>
        <w:rPr>
          <w:rFonts w:ascii="Arial" w:hAnsi="Arial" w:cs="Arial"/>
          <w:sz w:val="24"/>
          <w:szCs w:val="24"/>
        </w:rPr>
      </w:pPr>
      <w:r w:rsidRPr="000A05A8">
        <w:rPr>
          <w:rFonts w:ascii="Arial" w:hAnsi="Arial" w:cs="Arial"/>
          <w:sz w:val="24"/>
          <w:szCs w:val="24"/>
        </w:rPr>
        <w:t xml:space="preserve">Por qué se mueven las placas tectónicas. </w:t>
      </w:r>
      <w:hyperlink r:id="rId23" w:history="1">
        <w:r w:rsidR="00875A52" w:rsidRPr="000A05A8">
          <w:rPr>
            <w:rStyle w:val="Hipervnculo"/>
            <w:rFonts w:ascii="Arial" w:hAnsi="Arial" w:cs="Arial"/>
            <w:sz w:val="24"/>
            <w:szCs w:val="24"/>
          </w:rPr>
          <w:t>[VER]</w:t>
        </w:r>
      </w:hyperlink>
      <w:r w:rsidR="005863E4" w:rsidRPr="000A05A8">
        <w:rPr>
          <w:rFonts w:ascii="Arial" w:hAnsi="Arial" w:cs="Arial"/>
          <w:sz w:val="24"/>
          <w:szCs w:val="24"/>
        </w:rPr>
        <w:t xml:space="preserve">. </w:t>
      </w:r>
    </w:p>
    <w:p w:rsidR="00774867" w:rsidRPr="000A05A8" w:rsidRDefault="00774867" w:rsidP="000A05A8">
      <w:pPr>
        <w:spacing w:line="360" w:lineRule="auto"/>
        <w:rPr>
          <w:rFonts w:ascii="Arial" w:hAnsi="Arial" w:cs="Arial"/>
          <w:sz w:val="24"/>
          <w:szCs w:val="24"/>
        </w:rPr>
      </w:pPr>
      <w:r w:rsidRPr="000A05A8">
        <w:rPr>
          <w:rFonts w:ascii="Arial" w:hAnsi="Arial" w:cs="Arial"/>
          <w:sz w:val="24"/>
          <w:szCs w:val="24"/>
        </w:rPr>
        <w:t xml:space="preserve">Tectónica de placas. </w:t>
      </w:r>
      <w:hyperlink r:id="rId24" w:history="1">
        <w:r w:rsidRPr="000A05A8">
          <w:rPr>
            <w:rStyle w:val="Hipervnculo"/>
            <w:rFonts w:ascii="Arial" w:hAnsi="Arial" w:cs="Arial"/>
            <w:sz w:val="24"/>
            <w:szCs w:val="24"/>
          </w:rPr>
          <w:t>[VER]</w:t>
        </w:r>
      </w:hyperlink>
      <w:r w:rsidRPr="000A05A8">
        <w:rPr>
          <w:rFonts w:ascii="Arial" w:hAnsi="Arial" w:cs="Arial"/>
          <w:sz w:val="24"/>
          <w:szCs w:val="24"/>
        </w:rPr>
        <w:t>.</w:t>
      </w:r>
    </w:p>
    <w:p w:rsidR="00254AAF" w:rsidRPr="000A05A8" w:rsidRDefault="00254AAF" w:rsidP="000A05A8">
      <w:pPr>
        <w:spacing w:line="360" w:lineRule="auto"/>
        <w:rPr>
          <w:rFonts w:ascii="Arial" w:hAnsi="Arial" w:cs="Arial"/>
          <w:b/>
          <w:bCs/>
          <w:sz w:val="24"/>
          <w:szCs w:val="24"/>
          <w:highlight w:val="yellow"/>
        </w:rPr>
      </w:pPr>
    </w:p>
    <w:p w:rsidR="005863E4" w:rsidRPr="000A05A8" w:rsidRDefault="005863E4" w:rsidP="000A05A8">
      <w:pPr>
        <w:spacing w:line="360" w:lineRule="auto"/>
        <w:rPr>
          <w:rFonts w:ascii="Arial" w:hAnsi="Arial" w:cs="Arial"/>
          <w:b/>
          <w:bCs/>
          <w:sz w:val="24"/>
          <w:szCs w:val="24"/>
        </w:rPr>
      </w:pPr>
      <w:r w:rsidRPr="000A05A8">
        <w:rPr>
          <w:rFonts w:ascii="Arial" w:hAnsi="Arial" w:cs="Arial"/>
          <w:b/>
          <w:bCs/>
          <w:sz w:val="24"/>
          <w:szCs w:val="24"/>
          <w:highlight w:val="yellow"/>
        </w:rPr>
        <w:t>FICHA DEL ESTUDIANTE</w:t>
      </w:r>
    </w:p>
    <w:p w:rsidR="00E2591A" w:rsidRPr="000A05A8" w:rsidRDefault="00E2591A" w:rsidP="000A05A8">
      <w:pPr>
        <w:spacing w:line="360" w:lineRule="auto"/>
        <w:rPr>
          <w:rFonts w:ascii="Arial" w:hAnsi="Arial" w:cs="Arial"/>
          <w:b/>
          <w:bCs/>
          <w:sz w:val="24"/>
          <w:szCs w:val="24"/>
        </w:rPr>
      </w:pPr>
      <w:r w:rsidRPr="000A05A8">
        <w:rPr>
          <w:rFonts w:ascii="Arial" w:hAnsi="Arial" w:cs="Arial"/>
          <w:b/>
          <w:bCs/>
          <w:sz w:val="24"/>
          <w:szCs w:val="24"/>
        </w:rPr>
        <w:t>Las interacciones entre las placas tectónicas</w:t>
      </w:r>
    </w:p>
    <w:p w:rsidR="00E2591A" w:rsidRPr="000A05A8" w:rsidRDefault="00E2591A" w:rsidP="000A05A8">
      <w:pPr>
        <w:pStyle w:val="Prrafodelista"/>
        <w:numPr>
          <w:ilvl w:val="0"/>
          <w:numId w:val="2"/>
        </w:numPr>
        <w:spacing w:line="360" w:lineRule="auto"/>
        <w:rPr>
          <w:rFonts w:ascii="Arial" w:hAnsi="Arial" w:cs="Arial"/>
          <w:b/>
          <w:bCs/>
          <w:sz w:val="24"/>
          <w:szCs w:val="24"/>
        </w:rPr>
      </w:pPr>
      <w:r w:rsidRPr="000A05A8">
        <w:rPr>
          <w:rFonts w:ascii="Arial" w:hAnsi="Arial" w:cs="Arial"/>
          <w:b/>
          <w:bCs/>
          <w:sz w:val="24"/>
          <w:szCs w:val="24"/>
        </w:rPr>
        <w:t xml:space="preserve">¿Qué son </w:t>
      </w:r>
      <w:ins w:id="94" w:author="María" w:date="2015-09-15T17:39:00Z">
        <w:r w:rsidR="00041312">
          <w:rPr>
            <w:rFonts w:ascii="Arial" w:hAnsi="Arial" w:cs="Arial"/>
            <w:b/>
            <w:bCs/>
            <w:sz w:val="24"/>
            <w:szCs w:val="24"/>
          </w:rPr>
          <w:t xml:space="preserve">las </w:t>
        </w:r>
      </w:ins>
      <w:r w:rsidRPr="000A05A8">
        <w:rPr>
          <w:rFonts w:ascii="Arial" w:hAnsi="Arial" w:cs="Arial"/>
          <w:b/>
          <w:bCs/>
          <w:sz w:val="24"/>
          <w:szCs w:val="24"/>
        </w:rPr>
        <w:t>interacciones de divergencia?</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Cuando las placas tectónicas se separan unas de otras</w:t>
      </w:r>
      <w:ins w:id="95" w:author="María" w:date="2015-09-15T17:39:00Z">
        <w:r w:rsidR="00041312">
          <w:rPr>
            <w:rFonts w:ascii="Arial" w:hAnsi="Arial" w:cs="Arial"/>
            <w:sz w:val="24"/>
            <w:szCs w:val="24"/>
          </w:rPr>
          <w:t>,</w:t>
        </w:r>
      </w:ins>
      <w:r w:rsidRPr="000A05A8">
        <w:rPr>
          <w:rFonts w:ascii="Arial" w:hAnsi="Arial" w:cs="Arial"/>
          <w:sz w:val="24"/>
          <w:szCs w:val="24"/>
        </w:rPr>
        <w:t xml:space="preserve"> se producen interacciones de divergencia. Estas se dan en zonas de la litosfera en las que los materiales calientes, traídos de las profundidades del planeta por las corrientes de convección, ascienden a la superficie. </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En la medida en que las placas tectónicas se separan, el espacio dejado por estas se rellena con materiales calientes del fondo, los cuales</w:t>
      </w:r>
      <w:ins w:id="96" w:author="María" w:date="2015-09-15T17:40:00Z">
        <w:r w:rsidR="00041312">
          <w:rPr>
            <w:rFonts w:ascii="Arial" w:hAnsi="Arial" w:cs="Arial"/>
            <w:sz w:val="24"/>
            <w:szCs w:val="24"/>
          </w:rPr>
          <w:t>,</w:t>
        </w:r>
      </w:ins>
      <w:r w:rsidRPr="000A05A8">
        <w:rPr>
          <w:rFonts w:ascii="Arial" w:hAnsi="Arial" w:cs="Arial"/>
          <w:sz w:val="24"/>
          <w:szCs w:val="24"/>
        </w:rPr>
        <w:t xml:space="preserve"> al solidificarse</w:t>
      </w:r>
      <w:ins w:id="97" w:author="María" w:date="2015-09-15T17:40:00Z">
        <w:r w:rsidR="00041312">
          <w:rPr>
            <w:rFonts w:ascii="Arial" w:hAnsi="Arial" w:cs="Arial"/>
            <w:sz w:val="24"/>
            <w:szCs w:val="24"/>
          </w:rPr>
          <w:t>,</w:t>
        </w:r>
      </w:ins>
      <w:r w:rsidRPr="000A05A8">
        <w:rPr>
          <w:rFonts w:ascii="Arial" w:hAnsi="Arial" w:cs="Arial"/>
          <w:sz w:val="24"/>
          <w:szCs w:val="24"/>
        </w:rPr>
        <w:t xml:space="preserve"> forman nueva corteza.</w:t>
      </w:r>
    </w:p>
    <w:p w:rsidR="00E2591A" w:rsidRPr="000A05A8" w:rsidRDefault="00E2591A" w:rsidP="000A05A8">
      <w:pPr>
        <w:spacing w:line="360" w:lineRule="auto"/>
        <w:ind w:firstLine="708"/>
        <w:rPr>
          <w:rFonts w:ascii="Arial" w:hAnsi="Arial" w:cs="Arial"/>
          <w:i/>
          <w:iCs/>
          <w:sz w:val="24"/>
          <w:szCs w:val="24"/>
        </w:rPr>
      </w:pPr>
      <w:r w:rsidRPr="000A05A8">
        <w:rPr>
          <w:rFonts w:ascii="Arial" w:hAnsi="Arial" w:cs="Arial"/>
          <w:i/>
          <w:iCs/>
          <w:sz w:val="24"/>
          <w:szCs w:val="24"/>
        </w:rPr>
        <w:t>¿Qué efectos tienen las interacciones de divergencia?</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Las interacciones de divergencia son causa directa de la formación de nueva corteza continental y marina. En la imagen se muestra el mar Rojo</w:t>
      </w:r>
      <w:del w:id="98" w:author="María" w:date="2015-09-15T17:40:00Z">
        <w:r w:rsidRPr="000A05A8" w:rsidDel="00041312">
          <w:rPr>
            <w:rFonts w:ascii="Arial" w:hAnsi="Arial" w:cs="Arial"/>
            <w:sz w:val="24"/>
            <w:szCs w:val="24"/>
          </w:rPr>
          <w:delText xml:space="preserve">; </w:delText>
        </w:r>
      </w:del>
      <w:ins w:id="99" w:author="María" w:date="2015-09-15T17:40:00Z">
        <w:r w:rsidR="00041312">
          <w:rPr>
            <w:rFonts w:ascii="Arial" w:hAnsi="Arial" w:cs="Arial"/>
            <w:sz w:val="24"/>
            <w:szCs w:val="24"/>
          </w:rPr>
          <w:t>,</w:t>
        </w:r>
        <w:r w:rsidR="00041312" w:rsidRPr="000A05A8">
          <w:rPr>
            <w:rFonts w:ascii="Arial" w:hAnsi="Arial" w:cs="Arial"/>
            <w:sz w:val="24"/>
            <w:szCs w:val="24"/>
          </w:rPr>
          <w:t xml:space="preserve"> </w:t>
        </w:r>
      </w:ins>
      <w:r w:rsidRPr="000A05A8">
        <w:rPr>
          <w:rFonts w:ascii="Arial" w:hAnsi="Arial" w:cs="Arial"/>
          <w:sz w:val="24"/>
          <w:szCs w:val="24"/>
        </w:rPr>
        <w:t xml:space="preserve">una zona entre África y Asia, en la que dos placas tectónicas se están separando desde hace miles de años. </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 xml:space="preserve">Este tipo de interacciones, debido al adelgazamiento de la corteza, dan lugar a depresiones en el terreno y, también, a fenómenos </w:t>
      </w:r>
      <w:ins w:id="100" w:author="María" w:date="2015-09-15T17:41:00Z">
        <w:r w:rsidR="00041312" w:rsidRPr="000A05A8">
          <w:rPr>
            <w:rFonts w:ascii="Arial" w:hAnsi="Arial" w:cs="Arial"/>
            <w:sz w:val="24"/>
            <w:szCs w:val="24"/>
          </w:rPr>
          <w:t>sísmicos</w:t>
        </w:r>
        <w:r w:rsidR="00041312" w:rsidRPr="000A05A8">
          <w:rPr>
            <w:rFonts w:ascii="Arial" w:hAnsi="Arial" w:cs="Arial"/>
            <w:sz w:val="24"/>
            <w:szCs w:val="24"/>
          </w:rPr>
          <w:t xml:space="preserve"> </w:t>
        </w:r>
        <w:r w:rsidR="00041312" w:rsidRPr="000A05A8">
          <w:rPr>
            <w:rFonts w:ascii="Arial" w:hAnsi="Arial" w:cs="Arial"/>
            <w:sz w:val="24"/>
            <w:szCs w:val="24"/>
          </w:rPr>
          <w:t>y</w:t>
        </w:r>
        <w:r w:rsidR="00041312" w:rsidRPr="000A05A8">
          <w:rPr>
            <w:rFonts w:ascii="Arial" w:hAnsi="Arial" w:cs="Arial"/>
            <w:sz w:val="24"/>
            <w:szCs w:val="24"/>
          </w:rPr>
          <w:t xml:space="preserve"> </w:t>
        </w:r>
      </w:ins>
      <w:r w:rsidRPr="000A05A8">
        <w:rPr>
          <w:rFonts w:ascii="Arial" w:hAnsi="Arial" w:cs="Arial"/>
          <w:sz w:val="24"/>
          <w:szCs w:val="24"/>
        </w:rPr>
        <w:t>de vulcanismo</w:t>
      </w:r>
      <w:del w:id="101" w:author="María" w:date="2015-09-15T17:41:00Z">
        <w:r w:rsidRPr="000A05A8" w:rsidDel="00041312">
          <w:rPr>
            <w:rFonts w:ascii="Arial" w:hAnsi="Arial" w:cs="Arial"/>
            <w:sz w:val="24"/>
            <w:szCs w:val="24"/>
          </w:rPr>
          <w:delText xml:space="preserve"> y sísmicos</w:delText>
        </w:r>
      </w:del>
      <w:r w:rsidRPr="000A05A8">
        <w:rPr>
          <w:rFonts w:ascii="Arial" w:hAnsi="Arial" w:cs="Arial"/>
          <w:sz w:val="24"/>
          <w:szCs w:val="24"/>
        </w:rPr>
        <w:t>.</w:t>
      </w:r>
    </w:p>
    <w:p w:rsidR="00E2591A" w:rsidRPr="000A05A8" w:rsidRDefault="00E2591A" w:rsidP="000A05A8">
      <w:pPr>
        <w:spacing w:line="360" w:lineRule="auto"/>
        <w:rPr>
          <w:rFonts w:ascii="Arial" w:hAnsi="Arial" w:cs="Arial"/>
          <w:b/>
          <w:bCs/>
          <w:sz w:val="24"/>
          <w:szCs w:val="24"/>
        </w:rPr>
      </w:pPr>
    </w:p>
    <w:p w:rsidR="00E2591A" w:rsidRPr="000A05A8" w:rsidRDefault="00E2591A" w:rsidP="000A05A8">
      <w:pPr>
        <w:pStyle w:val="Prrafodelista"/>
        <w:numPr>
          <w:ilvl w:val="0"/>
          <w:numId w:val="2"/>
        </w:numPr>
        <w:spacing w:line="360" w:lineRule="auto"/>
        <w:rPr>
          <w:rFonts w:ascii="Arial" w:hAnsi="Arial" w:cs="Arial"/>
          <w:b/>
          <w:bCs/>
          <w:sz w:val="24"/>
          <w:szCs w:val="24"/>
        </w:rPr>
      </w:pPr>
      <w:r w:rsidRPr="000A05A8">
        <w:rPr>
          <w:rFonts w:ascii="Arial" w:hAnsi="Arial" w:cs="Arial"/>
          <w:b/>
          <w:bCs/>
          <w:sz w:val="24"/>
          <w:szCs w:val="24"/>
        </w:rPr>
        <w:t>Interacciones de convergencia</w:t>
      </w:r>
    </w:p>
    <w:p w:rsidR="00E2591A" w:rsidRPr="000A05A8" w:rsidRDefault="00E2591A" w:rsidP="000A05A8">
      <w:pPr>
        <w:pStyle w:val="Prrafodelista"/>
        <w:spacing w:line="360" w:lineRule="auto"/>
        <w:rPr>
          <w:rFonts w:ascii="Arial" w:hAnsi="Arial" w:cs="Arial"/>
          <w:b/>
          <w:bCs/>
          <w:sz w:val="24"/>
          <w:szCs w:val="24"/>
        </w:rPr>
      </w:pPr>
    </w:p>
    <w:p w:rsidR="00E2591A" w:rsidRPr="000A05A8" w:rsidRDefault="00E2591A" w:rsidP="000A05A8">
      <w:pPr>
        <w:pStyle w:val="Prrafodelista"/>
        <w:numPr>
          <w:ilvl w:val="0"/>
          <w:numId w:val="3"/>
        </w:numPr>
        <w:spacing w:line="360" w:lineRule="auto"/>
        <w:rPr>
          <w:rFonts w:ascii="Arial" w:hAnsi="Arial" w:cs="Arial"/>
          <w:b/>
          <w:bCs/>
          <w:sz w:val="24"/>
          <w:szCs w:val="24"/>
        </w:rPr>
      </w:pPr>
      <w:r w:rsidRPr="000A05A8">
        <w:rPr>
          <w:rFonts w:ascii="Arial" w:hAnsi="Arial" w:cs="Arial"/>
          <w:b/>
          <w:bCs/>
          <w:sz w:val="24"/>
          <w:szCs w:val="24"/>
        </w:rPr>
        <w:t>¿Qué son</w:t>
      </w:r>
      <w:ins w:id="102" w:author="María" w:date="2015-09-15T17:41:00Z">
        <w:r w:rsidR="00041312">
          <w:rPr>
            <w:rFonts w:ascii="Arial" w:hAnsi="Arial" w:cs="Arial"/>
            <w:b/>
            <w:bCs/>
            <w:sz w:val="24"/>
            <w:szCs w:val="24"/>
          </w:rPr>
          <w:t xml:space="preserve"> las</w:t>
        </w:r>
      </w:ins>
      <w:r w:rsidRPr="000A05A8">
        <w:rPr>
          <w:rFonts w:ascii="Arial" w:hAnsi="Arial" w:cs="Arial"/>
          <w:b/>
          <w:bCs/>
          <w:sz w:val="24"/>
          <w:szCs w:val="24"/>
        </w:rPr>
        <w:t xml:space="preserve"> interacciones de convergencia frontal?</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Cuando dos placas se acercan y entran en contacto, convergen. Las placas convergen en zonas del planeta en las que los materiales fríos de las corrientes de convección descienden.</w:t>
      </w:r>
      <w:r w:rsidR="00DB5DB7">
        <w:rPr>
          <w:rFonts w:ascii="Arial" w:hAnsi="Arial" w:cs="Arial"/>
          <w:sz w:val="24"/>
          <w:szCs w:val="24"/>
        </w:rPr>
        <w:t xml:space="preserve"> </w:t>
      </w:r>
      <w:r w:rsidRPr="000A05A8">
        <w:rPr>
          <w:rFonts w:ascii="Arial" w:hAnsi="Arial" w:cs="Arial"/>
          <w:sz w:val="24"/>
          <w:szCs w:val="24"/>
        </w:rPr>
        <w:t>Cuando en este proceso, una masa continental es arrastrada hacia otra, sin que se hunda por acción de las corrientes de convección, se produce un choque frontal o fenómeno de convergencia frontal.</w:t>
      </w:r>
      <w:r w:rsidR="00DB5DB7">
        <w:rPr>
          <w:rFonts w:ascii="Arial" w:hAnsi="Arial" w:cs="Arial"/>
          <w:sz w:val="24"/>
          <w:szCs w:val="24"/>
        </w:rPr>
        <w:t xml:space="preserve"> </w:t>
      </w:r>
    </w:p>
    <w:p w:rsidR="00E2591A" w:rsidRPr="000A05A8" w:rsidRDefault="00E2591A" w:rsidP="000A05A8">
      <w:pPr>
        <w:spacing w:line="360" w:lineRule="auto"/>
        <w:ind w:left="1416"/>
        <w:rPr>
          <w:rFonts w:ascii="Arial" w:hAnsi="Arial" w:cs="Arial"/>
          <w:i/>
          <w:iCs/>
          <w:sz w:val="24"/>
          <w:szCs w:val="24"/>
        </w:rPr>
      </w:pPr>
      <w:r w:rsidRPr="000A05A8">
        <w:rPr>
          <w:rFonts w:ascii="Arial" w:hAnsi="Arial" w:cs="Arial"/>
          <w:i/>
          <w:iCs/>
          <w:sz w:val="24"/>
          <w:szCs w:val="24"/>
        </w:rPr>
        <w:t>¿Qué efectos tienen las interacciones de convergencia frontal?</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 xml:space="preserve">El choque frontal entre dos masas continentales produce plegamientos de la corteza terrestre conocidos como cordilleras. </w:t>
      </w:r>
      <w:del w:id="103" w:author="María" w:date="2015-09-15T18:31:00Z">
        <w:r w:rsidRPr="000A05A8" w:rsidDel="001C4292">
          <w:rPr>
            <w:rFonts w:ascii="Arial" w:hAnsi="Arial" w:cs="Arial"/>
            <w:sz w:val="24"/>
            <w:szCs w:val="24"/>
          </w:rPr>
          <w:delText xml:space="preserve">Uno </w:delText>
        </w:r>
      </w:del>
      <w:ins w:id="104" w:author="María" w:date="2015-09-15T18:31:00Z">
        <w:r w:rsidR="001C4292" w:rsidRPr="000A05A8">
          <w:rPr>
            <w:rFonts w:ascii="Arial" w:hAnsi="Arial" w:cs="Arial"/>
            <w:sz w:val="24"/>
            <w:szCs w:val="24"/>
          </w:rPr>
          <w:t>Un</w:t>
        </w:r>
        <w:r w:rsidR="001C4292">
          <w:rPr>
            <w:rFonts w:ascii="Arial" w:hAnsi="Arial" w:cs="Arial"/>
            <w:sz w:val="24"/>
            <w:szCs w:val="24"/>
          </w:rPr>
          <w:t>a</w:t>
        </w:r>
        <w:r w:rsidR="001C4292" w:rsidRPr="000A05A8">
          <w:rPr>
            <w:rFonts w:ascii="Arial" w:hAnsi="Arial" w:cs="Arial"/>
            <w:sz w:val="24"/>
            <w:szCs w:val="24"/>
          </w:rPr>
          <w:t xml:space="preserve"> </w:t>
        </w:r>
      </w:ins>
      <w:r w:rsidRPr="000A05A8">
        <w:rPr>
          <w:rFonts w:ascii="Arial" w:hAnsi="Arial" w:cs="Arial"/>
          <w:sz w:val="24"/>
          <w:szCs w:val="24"/>
        </w:rPr>
        <w:t xml:space="preserve">de </w:t>
      </w:r>
      <w:del w:id="105" w:author="María" w:date="2015-09-15T18:31:00Z">
        <w:r w:rsidRPr="000A05A8" w:rsidDel="001C4292">
          <w:rPr>
            <w:rFonts w:ascii="Arial" w:hAnsi="Arial" w:cs="Arial"/>
            <w:sz w:val="24"/>
            <w:szCs w:val="24"/>
          </w:rPr>
          <w:delText xml:space="preserve">los </w:delText>
        </w:r>
      </w:del>
      <w:ins w:id="106" w:author="María" w:date="2015-09-15T18:31:00Z">
        <w:r w:rsidR="001C4292" w:rsidRPr="000A05A8">
          <w:rPr>
            <w:rFonts w:ascii="Arial" w:hAnsi="Arial" w:cs="Arial"/>
            <w:sz w:val="24"/>
            <w:szCs w:val="24"/>
          </w:rPr>
          <w:t>l</w:t>
        </w:r>
        <w:r w:rsidR="001C4292">
          <w:rPr>
            <w:rFonts w:ascii="Arial" w:hAnsi="Arial" w:cs="Arial"/>
            <w:sz w:val="24"/>
            <w:szCs w:val="24"/>
          </w:rPr>
          <w:t>a</w:t>
        </w:r>
        <w:r w:rsidR="001C4292" w:rsidRPr="000A05A8">
          <w:rPr>
            <w:rFonts w:ascii="Arial" w:hAnsi="Arial" w:cs="Arial"/>
            <w:sz w:val="24"/>
            <w:szCs w:val="24"/>
          </w:rPr>
          <w:t xml:space="preserve">s </w:t>
        </w:r>
        <w:r w:rsidR="001C4292" w:rsidRPr="000A05A8">
          <w:rPr>
            <w:rFonts w:ascii="Arial" w:hAnsi="Arial" w:cs="Arial"/>
            <w:sz w:val="24"/>
            <w:szCs w:val="24"/>
          </w:rPr>
          <w:t xml:space="preserve">interacciones </w:t>
        </w:r>
      </w:ins>
      <w:del w:id="107" w:author="María" w:date="2015-09-15T18:31:00Z">
        <w:r w:rsidRPr="000A05A8" w:rsidDel="001C4292">
          <w:rPr>
            <w:rFonts w:ascii="Arial" w:hAnsi="Arial" w:cs="Arial"/>
            <w:sz w:val="24"/>
            <w:szCs w:val="24"/>
          </w:rPr>
          <w:delText xml:space="preserve">casos </w:delText>
        </w:r>
      </w:del>
      <w:r w:rsidRPr="000A05A8">
        <w:rPr>
          <w:rFonts w:ascii="Arial" w:hAnsi="Arial" w:cs="Arial"/>
          <w:sz w:val="24"/>
          <w:szCs w:val="24"/>
        </w:rPr>
        <w:t xml:space="preserve">más </w:t>
      </w:r>
      <w:del w:id="108" w:author="María" w:date="2015-09-15T18:31:00Z">
        <w:r w:rsidRPr="000A05A8" w:rsidDel="001C4292">
          <w:rPr>
            <w:rFonts w:ascii="Arial" w:hAnsi="Arial" w:cs="Arial"/>
            <w:sz w:val="24"/>
            <w:szCs w:val="24"/>
          </w:rPr>
          <w:delText xml:space="preserve">estudiados </w:delText>
        </w:r>
      </w:del>
      <w:ins w:id="109" w:author="María" w:date="2015-09-15T18:31:00Z">
        <w:r w:rsidR="001C4292" w:rsidRPr="000A05A8">
          <w:rPr>
            <w:rFonts w:ascii="Arial" w:hAnsi="Arial" w:cs="Arial"/>
            <w:sz w:val="24"/>
            <w:szCs w:val="24"/>
          </w:rPr>
          <w:t>estudiad</w:t>
        </w:r>
        <w:r w:rsidR="001C4292">
          <w:rPr>
            <w:rFonts w:ascii="Arial" w:hAnsi="Arial" w:cs="Arial"/>
            <w:sz w:val="24"/>
            <w:szCs w:val="24"/>
          </w:rPr>
          <w:t>a</w:t>
        </w:r>
        <w:r w:rsidR="001C4292" w:rsidRPr="000A05A8">
          <w:rPr>
            <w:rFonts w:ascii="Arial" w:hAnsi="Arial" w:cs="Arial"/>
            <w:sz w:val="24"/>
            <w:szCs w:val="24"/>
          </w:rPr>
          <w:t xml:space="preserve">s </w:t>
        </w:r>
      </w:ins>
      <w:r w:rsidRPr="000A05A8">
        <w:rPr>
          <w:rFonts w:ascii="Arial" w:hAnsi="Arial" w:cs="Arial"/>
          <w:sz w:val="24"/>
          <w:szCs w:val="24"/>
        </w:rPr>
        <w:t xml:space="preserve">de </w:t>
      </w:r>
      <w:del w:id="110" w:author="María" w:date="2015-09-15T18:31:00Z">
        <w:r w:rsidRPr="000A05A8" w:rsidDel="001C4292">
          <w:rPr>
            <w:rFonts w:ascii="Arial" w:hAnsi="Arial" w:cs="Arial"/>
            <w:sz w:val="24"/>
            <w:szCs w:val="24"/>
          </w:rPr>
          <w:delText xml:space="preserve">interacciones de </w:delText>
        </w:r>
      </w:del>
      <w:r w:rsidRPr="000A05A8">
        <w:rPr>
          <w:rFonts w:ascii="Arial" w:hAnsi="Arial" w:cs="Arial"/>
          <w:sz w:val="24"/>
          <w:szCs w:val="24"/>
        </w:rPr>
        <w:t>este tipo, es la que comenzó hace unos cuatro millones de años entre la India y el continente asiático; esta dio origen a la cordillera del Himalaya, una de las más elevadas del planeta.</w:t>
      </w:r>
      <w:r w:rsidR="00DB5DB7">
        <w:rPr>
          <w:rFonts w:ascii="Arial" w:hAnsi="Arial" w:cs="Arial"/>
          <w:sz w:val="24"/>
          <w:szCs w:val="24"/>
        </w:rPr>
        <w:t xml:space="preserve"> </w:t>
      </w:r>
      <w:r w:rsidRPr="000A05A8">
        <w:rPr>
          <w:rFonts w:ascii="Arial" w:hAnsi="Arial" w:cs="Arial"/>
          <w:sz w:val="24"/>
          <w:szCs w:val="24"/>
        </w:rPr>
        <w:t>Las interacciones de convergencia frontal también dan lugar a fenómenos sísmicos.</w:t>
      </w:r>
    </w:p>
    <w:p w:rsidR="00E2591A" w:rsidRPr="000A05A8" w:rsidRDefault="00E2591A" w:rsidP="000A05A8">
      <w:pPr>
        <w:spacing w:line="360" w:lineRule="auto"/>
        <w:ind w:left="708"/>
        <w:rPr>
          <w:rFonts w:ascii="Arial" w:hAnsi="Arial" w:cs="Arial"/>
          <w:sz w:val="24"/>
          <w:szCs w:val="24"/>
        </w:rPr>
      </w:pPr>
    </w:p>
    <w:p w:rsidR="00E2591A" w:rsidRPr="000A05A8" w:rsidRDefault="00E2591A" w:rsidP="000A05A8">
      <w:pPr>
        <w:pStyle w:val="Prrafodelista"/>
        <w:numPr>
          <w:ilvl w:val="0"/>
          <w:numId w:val="3"/>
        </w:numPr>
        <w:spacing w:line="360" w:lineRule="auto"/>
        <w:rPr>
          <w:rFonts w:ascii="Arial" w:hAnsi="Arial" w:cs="Arial"/>
          <w:b/>
          <w:bCs/>
          <w:sz w:val="24"/>
          <w:szCs w:val="24"/>
        </w:rPr>
      </w:pPr>
      <w:r w:rsidRPr="000A05A8">
        <w:rPr>
          <w:rFonts w:ascii="Arial" w:hAnsi="Arial" w:cs="Arial"/>
          <w:b/>
          <w:bCs/>
          <w:sz w:val="24"/>
          <w:szCs w:val="24"/>
        </w:rPr>
        <w:t xml:space="preserve">¿Qué son </w:t>
      </w:r>
      <w:ins w:id="111" w:author="María" w:date="2015-09-15T18:32:00Z">
        <w:r w:rsidR="001C4292">
          <w:rPr>
            <w:rFonts w:ascii="Arial" w:hAnsi="Arial" w:cs="Arial"/>
            <w:b/>
            <w:bCs/>
            <w:sz w:val="24"/>
            <w:szCs w:val="24"/>
          </w:rPr>
          <w:t xml:space="preserve">las </w:t>
        </w:r>
      </w:ins>
      <w:r w:rsidRPr="000A05A8">
        <w:rPr>
          <w:rFonts w:ascii="Arial" w:hAnsi="Arial" w:cs="Arial"/>
          <w:b/>
          <w:bCs/>
          <w:sz w:val="24"/>
          <w:szCs w:val="24"/>
        </w:rPr>
        <w:t>interacciones de subducción?</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Cuando en las interacciones de convergencia, una placa se hunde completamente debajo de otra, por acción de las corrientes de convección, se produce un tipo de convergencia denominado subducción.</w:t>
      </w:r>
    </w:p>
    <w:p w:rsidR="00E2591A" w:rsidRPr="000A05A8" w:rsidRDefault="00E2591A" w:rsidP="000A05A8">
      <w:pPr>
        <w:spacing w:line="360" w:lineRule="auto"/>
        <w:ind w:left="1416"/>
        <w:rPr>
          <w:rFonts w:ascii="Arial" w:hAnsi="Arial" w:cs="Arial"/>
          <w:i/>
          <w:iCs/>
          <w:sz w:val="24"/>
          <w:szCs w:val="24"/>
        </w:rPr>
      </w:pPr>
      <w:r w:rsidRPr="000A05A8">
        <w:rPr>
          <w:rFonts w:ascii="Arial" w:hAnsi="Arial" w:cs="Arial"/>
          <w:i/>
          <w:iCs/>
          <w:sz w:val="24"/>
          <w:szCs w:val="24"/>
        </w:rPr>
        <w:t>¿Qué efectos tienen las interacciones de subducción?</w:t>
      </w:r>
    </w:p>
    <w:p w:rsidR="00E2591A" w:rsidRPr="000A05A8" w:rsidRDefault="00E2591A" w:rsidP="000A05A8">
      <w:pPr>
        <w:spacing w:line="360" w:lineRule="auto"/>
        <w:ind w:left="1416"/>
        <w:rPr>
          <w:rFonts w:ascii="Arial" w:hAnsi="Arial" w:cs="Arial"/>
          <w:sz w:val="24"/>
          <w:szCs w:val="24"/>
        </w:rPr>
      </w:pPr>
      <w:r w:rsidRPr="000A05A8">
        <w:rPr>
          <w:rFonts w:ascii="Arial" w:hAnsi="Arial" w:cs="Arial"/>
          <w:sz w:val="24"/>
          <w:szCs w:val="24"/>
        </w:rPr>
        <w:t>Las interacciones de subducción producen plegamientos en la masa continental localizada sobre la placa tectónica debajo de la cual se hunde la otra. La formación de la cordillera de los Andes constituye un claro ejemplo de este tipo de convergencia.</w:t>
      </w:r>
      <w:r w:rsidR="00DB5DB7">
        <w:rPr>
          <w:rFonts w:ascii="Arial" w:hAnsi="Arial" w:cs="Arial"/>
          <w:sz w:val="24"/>
          <w:szCs w:val="24"/>
        </w:rPr>
        <w:t xml:space="preserve"> </w:t>
      </w:r>
      <w:r w:rsidRPr="000A05A8">
        <w:rPr>
          <w:rFonts w:ascii="Arial" w:hAnsi="Arial" w:cs="Arial"/>
          <w:sz w:val="24"/>
          <w:szCs w:val="24"/>
        </w:rPr>
        <w:t xml:space="preserve">Esta clase de </w:t>
      </w:r>
      <w:r w:rsidRPr="000A05A8">
        <w:rPr>
          <w:rFonts w:ascii="Arial" w:hAnsi="Arial" w:cs="Arial"/>
          <w:sz w:val="24"/>
          <w:szCs w:val="24"/>
        </w:rPr>
        <w:lastRenderedPageBreak/>
        <w:t>interacciones también da</w:t>
      </w:r>
      <w:del w:id="112" w:author="María" w:date="2015-09-15T18:34:00Z">
        <w:r w:rsidRPr="000A05A8" w:rsidDel="001C4292">
          <w:rPr>
            <w:rFonts w:ascii="Arial" w:hAnsi="Arial" w:cs="Arial"/>
            <w:sz w:val="24"/>
            <w:szCs w:val="24"/>
          </w:rPr>
          <w:delText>n</w:delText>
        </w:r>
      </w:del>
      <w:r w:rsidRPr="000A05A8">
        <w:rPr>
          <w:rFonts w:ascii="Arial" w:hAnsi="Arial" w:cs="Arial"/>
          <w:sz w:val="24"/>
          <w:szCs w:val="24"/>
        </w:rPr>
        <w:t xml:space="preserve"> lugar a fenómenos </w:t>
      </w:r>
      <w:ins w:id="113" w:author="María" w:date="2015-09-15T18:34:00Z">
        <w:r w:rsidR="001C4292" w:rsidRPr="000A05A8">
          <w:rPr>
            <w:rFonts w:ascii="Arial" w:hAnsi="Arial" w:cs="Arial"/>
            <w:sz w:val="24"/>
            <w:szCs w:val="24"/>
          </w:rPr>
          <w:t>sísmicos</w:t>
        </w:r>
        <w:r w:rsidR="001C4292" w:rsidRPr="000A05A8">
          <w:rPr>
            <w:rFonts w:ascii="Arial" w:hAnsi="Arial" w:cs="Arial"/>
            <w:sz w:val="24"/>
            <w:szCs w:val="24"/>
          </w:rPr>
          <w:t xml:space="preserve"> </w:t>
        </w:r>
        <w:r w:rsidR="001C4292" w:rsidRPr="000A05A8">
          <w:rPr>
            <w:rFonts w:ascii="Arial" w:hAnsi="Arial" w:cs="Arial"/>
            <w:sz w:val="24"/>
            <w:szCs w:val="24"/>
          </w:rPr>
          <w:t>y</w:t>
        </w:r>
        <w:r w:rsidR="001C4292" w:rsidRPr="000A05A8">
          <w:rPr>
            <w:rFonts w:ascii="Arial" w:hAnsi="Arial" w:cs="Arial"/>
            <w:sz w:val="24"/>
            <w:szCs w:val="24"/>
          </w:rPr>
          <w:t xml:space="preserve"> </w:t>
        </w:r>
      </w:ins>
      <w:r w:rsidRPr="000A05A8">
        <w:rPr>
          <w:rFonts w:ascii="Arial" w:hAnsi="Arial" w:cs="Arial"/>
          <w:sz w:val="24"/>
          <w:szCs w:val="24"/>
        </w:rPr>
        <w:t>de vulcanismo</w:t>
      </w:r>
      <w:del w:id="114" w:author="María" w:date="2015-09-15T18:34:00Z">
        <w:r w:rsidRPr="000A05A8" w:rsidDel="001C4292">
          <w:rPr>
            <w:rFonts w:ascii="Arial" w:hAnsi="Arial" w:cs="Arial"/>
            <w:sz w:val="24"/>
            <w:szCs w:val="24"/>
          </w:rPr>
          <w:delText>, y sísmicos</w:delText>
        </w:r>
      </w:del>
      <w:r w:rsidRPr="000A05A8">
        <w:rPr>
          <w:rFonts w:ascii="Arial" w:hAnsi="Arial" w:cs="Arial"/>
          <w:sz w:val="24"/>
          <w:szCs w:val="24"/>
        </w:rPr>
        <w:t>.</w:t>
      </w:r>
    </w:p>
    <w:p w:rsidR="00E2591A" w:rsidRPr="000A05A8" w:rsidRDefault="00E2591A" w:rsidP="000A05A8">
      <w:pPr>
        <w:spacing w:line="360" w:lineRule="auto"/>
        <w:ind w:left="708"/>
        <w:rPr>
          <w:rFonts w:ascii="Arial" w:hAnsi="Arial" w:cs="Arial"/>
          <w:sz w:val="24"/>
          <w:szCs w:val="24"/>
        </w:rPr>
      </w:pPr>
    </w:p>
    <w:p w:rsidR="00E2591A" w:rsidRPr="000A05A8" w:rsidRDefault="00E2591A" w:rsidP="000A05A8">
      <w:pPr>
        <w:pStyle w:val="Prrafodelista"/>
        <w:numPr>
          <w:ilvl w:val="0"/>
          <w:numId w:val="2"/>
        </w:numPr>
        <w:spacing w:line="360" w:lineRule="auto"/>
        <w:rPr>
          <w:rFonts w:ascii="Arial" w:hAnsi="Arial" w:cs="Arial"/>
          <w:b/>
          <w:bCs/>
          <w:sz w:val="24"/>
          <w:szCs w:val="24"/>
        </w:rPr>
      </w:pPr>
      <w:r w:rsidRPr="000A05A8">
        <w:rPr>
          <w:rFonts w:ascii="Arial" w:hAnsi="Arial" w:cs="Arial"/>
          <w:b/>
          <w:bCs/>
          <w:sz w:val="24"/>
          <w:szCs w:val="24"/>
        </w:rPr>
        <w:t>¿Qué son las interacciones transformantes?</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Las interacciones transformantes son aquellas en las cuales las placas tectónicas se deslizan lateralmente una con respecto a la otra. En estas no se construye ni destruye corteza</w:t>
      </w:r>
      <w:ins w:id="115" w:author="María" w:date="2015-09-15T18:34:00Z">
        <w:r w:rsidR="001C4292">
          <w:rPr>
            <w:rFonts w:ascii="Arial" w:hAnsi="Arial" w:cs="Arial"/>
            <w:sz w:val="24"/>
            <w:szCs w:val="24"/>
          </w:rPr>
          <w:t>,</w:t>
        </w:r>
      </w:ins>
      <w:r w:rsidRPr="000A05A8">
        <w:rPr>
          <w:rFonts w:ascii="Arial" w:hAnsi="Arial" w:cs="Arial"/>
          <w:sz w:val="24"/>
          <w:szCs w:val="24"/>
        </w:rPr>
        <w:t xml:space="preserve"> como en las interacciones divergentes o en las convergentes.</w:t>
      </w:r>
    </w:p>
    <w:p w:rsidR="00E2591A" w:rsidRPr="000A05A8" w:rsidRDefault="00E2591A" w:rsidP="000A05A8">
      <w:pPr>
        <w:spacing w:line="360" w:lineRule="auto"/>
        <w:ind w:left="708"/>
        <w:rPr>
          <w:rFonts w:ascii="Arial" w:hAnsi="Arial" w:cs="Arial"/>
          <w:i/>
          <w:iCs/>
          <w:sz w:val="24"/>
          <w:szCs w:val="24"/>
        </w:rPr>
      </w:pPr>
      <w:r w:rsidRPr="000A05A8">
        <w:rPr>
          <w:rFonts w:ascii="Arial" w:hAnsi="Arial" w:cs="Arial"/>
          <w:i/>
          <w:iCs/>
          <w:sz w:val="24"/>
          <w:szCs w:val="24"/>
        </w:rPr>
        <w:t>¿Qué efectos tienen las interacciones transformantes?</w:t>
      </w:r>
    </w:p>
    <w:p w:rsidR="00E2591A" w:rsidRPr="000A05A8" w:rsidRDefault="00E2591A" w:rsidP="000A05A8">
      <w:pPr>
        <w:spacing w:line="360" w:lineRule="auto"/>
        <w:ind w:left="708"/>
        <w:rPr>
          <w:rFonts w:ascii="Arial" w:hAnsi="Arial" w:cs="Arial"/>
          <w:sz w:val="24"/>
          <w:szCs w:val="24"/>
        </w:rPr>
      </w:pPr>
      <w:r w:rsidRPr="000A05A8">
        <w:rPr>
          <w:rFonts w:ascii="Arial" w:hAnsi="Arial" w:cs="Arial"/>
          <w:sz w:val="24"/>
          <w:szCs w:val="24"/>
        </w:rPr>
        <w:t xml:space="preserve">Las interacciones transformantes no forman cordilleras o depresiones. </w:t>
      </w:r>
      <w:ins w:id="116" w:author="María" w:date="2015-09-15T18:35:00Z">
        <w:r w:rsidR="001C4292">
          <w:rPr>
            <w:rFonts w:ascii="Arial" w:hAnsi="Arial" w:cs="Arial"/>
            <w:sz w:val="24"/>
            <w:szCs w:val="24"/>
          </w:rPr>
          <w:t>E</w:t>
        </w:r>
        <w:r w:rsidR="001C4292" w:rsidRPr="000A05A8">
          <w:rPr>
            <w:rFonts w:ascii="Arial" w:hAnsi="Arial" w:cs="Arial"/>
            <w:sz w:val="24"/>
            <w:szCs w:val="24"/>
          </w:rPr>
          <w:t>n la actualidad</w:t>
        </w:r>
        <w:r w:rsidR="001C4292">
          <w:rPr>
            <w:rFonts w:ascii="Arial" w:hAnsi="Arial" w:cs="Arial"/>
            <w:sz w:val="24"/>
            <w:szCs w:val="24"/>
          </w:rPr>
          <w:t xml:space="preserve"> s</w:t>
        </w:r>
      </w:ins>
      <w:bookmarkStart w:id="117" w:name="_GoBack"/>
      <w:bookmarkEnd w:id="117"/>
      <w:del w:id="118" w:author="María" w:date="2015-09-15T18:35:00Z">
        <w:r w:rsidRPr="000A05A8" w:rsidDel="001C4292">
          <w:rPr>
            <w:rFonts w:ascii="Arial" w:hAnsi="Arial" w:cs="Arial"/>
            <w:sz w:val="24"/>
            <w:szCs w:val="24"/>
          </w:rPr>
          <w:delText>S</w:delText>
        </w:r>
      </w:del>
      <w:r w:rsidRPr="000A05A8">
        <w:rPr>
          <w:rFonts w:ascii="Arial" w:hAnsi="Arial" w:cs="Arial"/>
          <w:sz w:val="24"/>
          <w:szCs w:val="24"/>
        </w:rPr>
        <w:t xml:space="preserve">on muy importantes, </w:t>
      </w:r>
      <w:del w:id="119" w:author="María" w:date="2015-09-15T18:35:00Z">
        <w:r w:rsidRPr="000A05A8" w:rsidDel="001C4292">
          <w:rPr>
            <w:rFonts w:ascii="Arial" w:hAnsi="Arial" w:cs="Arial"/>
            <w:sz w:val="24"/>
            <w:szCs w:val="24"/>
          </w:rPr>
          <w:delText xml:space="preserve">en la actualidad, </w:delText>
        </w:r>
      </w:del>
      <w:r w:rsidRPr="000A05A8">
        <w:rPr>
          <w:rFonts w:ascii="Arial" w:hAnsi="Arial" w:cs="Arial"/>
          <w:sz w:val="24"/>
          <w:szCs w:val="24"/>
        </w:rPr>
        <w:t>por la intensa actividad sísmica que generan. La falla de San Andrés, localizada en el estado norteamericano de California, es un buen ejemplo de interacciones transformantes.</w:t>
      </w:r>
    </w:p>
    <w:sectPr w:rsidR="00E2591A" w:rsidRPr="000A05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7676E"/>
    <w:multiLevelType w:val="hybridMultilevel"/>
    <w:tmpl w:val="7E6461EA"/>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
    <w:nsid w:val="22F9538B"/>
    <w:multiLevelType w:val="hybridMultilevel"/>
    <w:tmpl w:val="54CC7EE8"/>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nsid w:val="67655A84"/>
    <w:multiLevelType w:val="hybridMultilevel"/>
    <w:tmpl w:val="11E246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C6C"/>
    <w:rsid w:val="00005A8B"/>
    <w:rsid w:val="00041312"/>
    <w:rsid w:val="0007134B"/>
    <w:rsid w:val="00071F72"/>
    <w:rsid w:val="00084B3C"/>
    <w:rsid w:val="000A05A8"/>
    <w:rsid w:val="000B0279"/>
    <w:rsid w:val="000B5319"/>
    <w:rsid w:val="000B7DFE"/>
    <w:rsid w:val="001538C0"/>
    <w:rsid w:val="001A00C4"/>
    <w:rsid w:val="001B6233"/>
    <w:rsid w:val="001C4292"/>
    <w:rsid w:val="001F2443"/>
    <w:rsid w:val="002212E0"/>
    <w:rsid w:val="00253B21"/>
    <w:rsid w:val="00254AAF"/>
    <w:rsid w:val="002C0EC0"/>
    <w:rsid w:val="002C6FD9"/>
    <w:rsid w:val="002E3874"/>
    <w:rsid w:val="002F7BDF"/>
    <w:rsid w:val="003F0BEC"/>
    <w:rsid w:val="003F57E6"/>
    <w:rsid w:val="004465B3"/>
    <w:rsid w:val="00464E5D"/>
    <w:rsid w:val="00485FBA"/>
    <w:rsid w:val="004A7411"/>
    <w:rsid w:val="004E453D"/>
    <w:rsid w:val="004F1D7C"/>
    <w:rsid w:val="004F49E3"/>
    <w:rsid w:val="00506ADC"/>
    <w:rsid w:val="005236EE"/>
    <w:rsid w:val="00527F75"/>
    <w:rsid w:val="005863E4"/>
    <w:rsid w:val="0059438E"/>
    <w:rsid w:val="005E6E45"/>
    <w:rsid w:val="006264B6"/>
    <w:rsid w:val="00631434"/>
    <w:rsid w:val="00651CAF"/>
    <w:rsid w:val="00690918"/>
    <w:rsid w:val="006C5D3D"/>
    <w:rsid w:val="006F0E09"/>
    <w:rsid w:val="00707887"/>
    <w:rsid w:val="00774867"/>
    <w:rsid w:val="007953E2"/>
    <w:rsid w:val="007E22A3"/>
    <w:rsid w:val="007F69E8"/>
    <w:rsid w:val="008069BF"/>
    <w:rsid w:val="0082060D"/>
    <w:rsid w:val="00835507"/>
    <w:rsid w:val="00855F5B"/>
    <w:rsid w:val="00870937"/>
    <w:rsid w:val="00875A52"/>
    <w:rsid w:val="008A4F09"/>
    <w:rsid w:val="008A5E92"/>
    <w:rsid w:val="008E1972"/>
    <w:rsid w:val="00917219"/>
    <w:rsid w:val="00932001"/>
    <w:rsid w:val="009470C2"/>
    <w:rsid w:val="0095053F"/>
    <w:rsid w:val="00957927"/>
    <w:rsid w:val="00974C6C"/>
    <w:rsid w:val="00983D8A"/>
    <w:rsid w:val="009A6C78"/>
    <w:rsid w:val="009D0888"/>
    <w:rsid w:val="009D4AE6"/>
    <w:rsid w:val="00A00F99"/>
    <w:rsid w:val="00A07C25"/>
    <w:rsid w:val="00A14C0C"/>
    <w:rsid w:val="00A377F1"/>
    <w:rsid w:val="00AC533D"/>
    <w:rsid w:val="00AF1966"/>
    <w:rsid w:val="00AF32F4"/>
    <w:rsid w:val="00AF4D98"/>
    <w:rsid w:val="00AF70C2"/>
    <w:rsid w:val="00B47853"/>
    <w:rsid w:val="00B56EB0"/>
    <w:rsid w:val="00B60C43"/>
    <w:rsid w:val="00B61E7D"/>
    <w:rsid w:val="00B76ADD"/>
    <w:rsid w:val="00BA13EF"/>
    <w:rsid w:val="00C51819"/>
    <w:rsid w:val="00C75653"/>
    <w:rsid w:val="00CD6D5A"/>
    <w:rsid w:val="00D32997"/>
    <w:rsid w:val="00D620F1"/>
    <w:rsid w:val="00D95F06"/>
    <w:rsid w:val="00D97005"/>
    <w:rsid w:val="00DA2331"/>
    <w:rsid w:val="00DB5DB7"/>
    <w:rsid w:val="00E2591A"/>
    <w:rsid w:val="00E50BE7"/>
    <w:rsid w:val="00E766EA"/>
    <w:rsid w:val="00F0329C"/>
    <w:rsid w:val="00F655AE"/>
    <w:rsid w:val="00FA73EB"/>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2443"/>
    <w:pPr>
      <w:ind w:left="720"/>
      <w:contextualSpacing/>
    </w:pPr>
  </w:style>
  <w:style w:type="character" w:styleId="Hipervnculo">
    <w:name w:val="Hyperlink"/>
    <w:basedOn w:val="Fuentedeprrafopredeter"/>
    <w:uiPriority w:val="99"/>
    <w:unhideWhenUsed/>
    <w:rsid w:val="00875A52"/>
    <w:rPr>
      <w:color w:val="0563C1" w:themeColor="hyperlink"/>
      <w:u w:val="single"/>
    </w:rPr>
  </w:style>
  <w:style w:type="character" w:styleId="Refdecomentario">
    <w:name w:val="annotation reference"/>
    <w:basedOn w:val="Fuentedeprrafopredeter"/>
    <w:uiPriority w:val="99"/>
    <w:semiHidden/>
    <w:unhideWhenUsed/>
    <w:rsid w:val="00875A52"/>
    <w:rPr>
      <w:sz w:val="16"/>
      <w:szCs w:val="16"/>
    </w:rPr>
  </w:style>
  <w:style w:type="paragraph" w:styleId="Textocomentario">
    <w:name w:val="annotation text"/>
    <w:basedOn w:val="Normal"/>
    <w:link w:val="TextocomentarioCar"/>
    <w:uiPriority w:val="99"/>
    <w:semiHidden/>
    <w:unhideWhenUsed/>
    <w:rsid w:val="00875A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A52"/>
    <w:rPr>
      <w:sz w:val="20"/>
      <w:szCs w:val="20"/>
    </w:rPr>
  </w:style>
  <w:style w:type="paragraph" w:styleId="Asuntodelcomentario">
    <w:name w:val="annotation subject"/>
    <w:basedOn w:val="Textocomentario"/>
    <w:next w:val="Textocomentario"/>
    <w:link w:val="AsuntodelcomentarioCar"/>
    <w:uiPriority w:val="99"/>
    <w:semiHidden/>
    <w:unhideWhenUsed/>
    <w:rsid w:val="00875A52"/>
    <w:rPr>
      <w:b/>
      <w:bCs/>
    </w:rPr>
  </w:style>
  <w:style w:type="character" w:customStyle="1" w:styleId="AsuntodelcomentarioCar">
    <w:name w:val="Asunto del comentario Car"/>
    <w:basedOn w:val="TextocomentarioCar"/>
    <w:link w:val="Asuntodelcomentario"/>
    <w:uiPriority w:val="99"/>
    <w:semiHidden/>
    <w:rsid w:val="00875A52"/>
    <w:rPr>
      <w:b/>
      <w:bCs/>
      <w:sz w:val="20"/>
      <w:szCs w:val="20"/>
    </w:rPr>
  </w:style>
  <w:style w:type="paragraph" w:styleId="Textodeglobo">
    <w:name w:val="Balloon Text"/>
    <w:basedOn w:val="Normal"/>
    <w:link w:val="TextodegloboCar"/>
    <w:uiPriority w:val="99"/>
    <w:semiHidden/>
    <w:unhideWhenUsed/>
    <w:rsid w:val="00875A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5A52"/>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27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2443"/>
    <w:pPr>
      <w:ind w:left="720"/>
      <w:contextualSpacing/>
    </w:pPr>
  </w:style>
  <w:style w:type="character" w:styleId="Hipervnculo">
    <w:name w:val="Hyperlink"/>
    <w:basedOn w:val="Fuentedeprrafopredeter"/>
    <w:uiPriority w:val="99"/>
    <w:unhideWhenUsed/>
    <w:rsid w:val="00875A52"/>
    <w:rPr>
      <w:color w:val="0563C1" w:themeColor="hyperlink"/>
      <w:u w:val="single"/>
    </w:rPr>
  </w:style>
  <w:style w:type="character" w:styleId="Refdecomentario">
    <w:name w:val="annotation reference"/>
    <w:basedOn w:val="Fuentedeprrafopredeter"/>
    <w:uiPriority w:val="99"/>
    <w:semiHidden/>
    <w:unhideWhenUsed/>
    <w:rsid w:val="00875A52"/>
    <w:rPr>
      <w:sz w:val="16"/>
      <w:szCs w:val="16"/>
    </w:rPr>
  </w:style>
  <w:style w:type="paragraph" w:styleId="Textocomentario">
    <w:name w:val="annotation text"/>
    <w:basedOn w:val="Normal"/>
    <w:link w:val="TextocomentarioCar"/>
    <w:uiPriority w:val="99"/>
    <w:semiHidden/>
    <w:unhideWhenUsed/>
    <w:rsid w:val="00875A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A52"/>
    <w:rPr>
      <w:sz w:val="20"/>
      <w:szCs w:val="20"/>
    </w:rPr>
  </w:style>
  <w:style w:type="paragraph" w:styleId="Asuntodelcomentario">
    <w:name w:val="annotation subject"/>
    <w:basedOn w:val="Textocomentario"/>
    <w:next w:val="Textocomentario"/>
    <w:link w:val="AsuntodelcomentarioCar"/>
    <w:uiPriority w:val="99"/>
    <w:semiHidden/>
    <w:unhideWhenUsed/>
    <w:rsid w:val="00875A52"/>
    <w:rPr>
      <w:b/>
      <w:bCs/>
    </w:rPr>
  </w:style>
  <w:style w:type="character" w:customStyle="1" w:styleId="AsuntodelcomentarioCar">
    <w:name w:val="Asunto del comentario Car"/>
    <w:basedOn w:val="TextocomentarioCar"/>
    <w:link w:val="Asuntodelcomentario"/>
    <w:uiPriority w:val="99"/>
    <w:semiHidden/>
    <w:rsid w:val="00875A52"/>
    <w:rPr>
      <w:b/>
      <w:bCs/>
      <w:sz w:val="20"/>
      <w:szCs w:val="20"/>
    </w:rPr>
  </w:style>
  <w:style w:type="paragraph" w:styleId="Textodeglobo">
    <w:name w:val="Balloon Text"/>
    <w:basedOn w:val="Normal"/>
    <w:link w:val="TextodegloboCar"/>
    <w:uiPriority w:val="99"/>
    <w:semiHidden/>
    <w:unhideWhenUsed/>
    <w:rsid w:val="00875A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5A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943294">
      <w:bodyDiv w:val="1"/>
      <w:marLeft w:val="0"/>
      <w:marRight w:val="0"/>
      <w:marTop w:val="0"/>
      <w:marBottom w:val="0"/>
      <w:divBdr>
        <w:top w:val="none" w:sz="0" w:space="0" w:color="auto"/>
        <w:left w:val="none" w:sz="0" w:space="0" w:color="auto"/>
        <w:bottom w:val="none" w:sz="0" w:space="0" w:color="auto"/>
        <w:right w:val="none" w:sz="0" w:space="0" w:color="auto"/>
      </w:divBdr>
    </w:div>
    <w:div w:id="915285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D7_mHs06A48"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youtube.com/watch?v=A6TZVBhfnNc" TargetMode="External"/><Relationship Id="rId10" Type="http://schemas.openxmlformats.org/officeDocument/2006/relationships/image" Target="media/image5.png"/><Relationship Id="rId19" Type="http://schemas.openxmlformats.org/officeDocument/2006/relationships/hyperlink" Target="http://www.shutterstock.com/subscribe?clicksrc=inline_thum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TotalTime>
  <Pages>14</Pages>
  <Words>2074</Words>
  <Characters>11407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María</cp:lastModifiedBy>
  <cp:revision>57</cp:revision>
  <dcterms:created xsi:type="dcterms:W3CDTF">2015-09-03T14:21:00Z</dcterms:created>
  <dcterms:modified xsi:type="dcterms:W3CDTF">2015-09-15T23:35:00Z</dcterms:modified>
</cp:coreProperties>
</file>