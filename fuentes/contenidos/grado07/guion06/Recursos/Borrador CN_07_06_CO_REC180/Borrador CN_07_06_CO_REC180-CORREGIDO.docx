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7C68" w:rsidRPr="00FB339E" w:rsidRDefault="00BD7C68" w:rsidP="00FB339E">
      <w:pPr>
        <w:spacing w:line="360" w:lineRule="auto"/>
        <w:rPr>
          <w:rFonts w:ascii="Arial" w:hAnsi="Arial" w:cs="Arial"/>
          <w:b/>
          <w:bCs/>
          <w:color w:val="FF0000"/>
          <w:sz w:val="24"/>
          <w:szCs w:val="24"/>
        </w:rPr>
      </w:pPr>
      <w:r w:rsidRPr="00FB339E">
        <w:rPr>
          <w:rFonts w:ascii="Arial" w:hAnsi="Arial" w:cs="Arial"/>
          <w:b/>
          <w:bCs/>
          <w:color w:val="FF0000"/>
          <w:sz w:val="24"/>
          <w:szCs w:val="24"/>
        </w:rPr>
        <w:t>La deriva continental</w:t>
      </w:r>
      <w:r w:rsidR="00900FAA" w:rsidRPr="00FB339E">
        <w:rPr>
          <w:rFonts w:ascii="Arial" w:hAnsi="Arial" w:cs="Arial"/>
          <w:b/>
          <w:bCs/>
          <w:color w:val="FF0000"/>
          <w:sz w:val="24"/>
          <w:szCs w:val="24"/>
        </w:rPr>
        <w:t xml:space="preserve"> </w:t>
      </w:r>
      <w:r w:rsidRPr="00FB339E">
        <w:rPr>
          <w:rFonts w:ascii="Arial" w:hAnsi="Arial" w:cs="Arial"/>
          <w:b/>
          <w:bCs/>
          <w:color w:val="FF0000"/>
          <w:sz w:val="24"/>
          <w:szCs w:val="24"/>
        </w:rPr>
        <w:tab/>
      </w:r>
    </w:p>
    <w:p w:rsidR="00BD7C68" w:rsidRPr="00FB339E" w:rsidRDefault="00BD7C68" w:rsidP="00FB339E">
      <w:pPr>
        <w:spacing w:line="360" w:lineRule="auto"/>
        <w:rPr>
          <w:rFonts w:ascii="Arial" w:hAnsi="Arial" w:cs="Arial"/>
          <w:b/>
          <w:bCs/>
          <w:color w:val="FF0000"/>
          <w:sz w:val="24"/>
          <w:szCs w:val="24"/>
        </w:rPr>
      </w:pPr>
      <w:r w:rsidRPr="00FB339E">
        <w:rPr>
          <w:rFonts w:ascii="Arial" w:hAnsi="Arial" w:cs="Arial"/>
          <w:b/>
          <w:bCs/>
          <w:color w:val="FF0000"/>
          <w:sz w:val="24"/>
          <w:szCs w:val="24"/>
        </w:rPr>
        <w:t>Interactivo en el que se muestran, describen y explican los eventos más importantes de la deriva continental</w:t>
      </w:r>
      <w:r w:rsidR="00900FAA" w:rsidRPr="00FB339E">
        <w:rPr>
          <w:rFonts w:ascii="Arial" w:hAnsi="Arial" w:cs="Arial"/>
          <w:b/>
          <w:bCs/>
          <w:color w:val="FF0000"/>
          <w:sz w:val="24"/>
          <w:szCs w:val="24"/>
        </w:rPr>
        <w:t xml:space="preserve"> </w:t>
      </w:r>
      <w:r w:rsidRPr="00FB339E">
        <w:rPr>
          <w:rFonts w:ascii="Arial" w:hAnsi="Arial" w:cs="Arial"/>
          <w:b/>
          <w:bCs/>
          <w:color w:val="FF0000"/>
          <w:sz w:val="24"/>
          <w:szCs w:val="24"/>
        </w:rPr>
        <w:tab/>
      </w:r>
    </w:p>
    <w:p w:rsidR="001B33A2" w:rsidRPr="00FB339E" w:rsidRDefault="00BD7C68" w:rsidP="00FB339E">
      <w:pPr>
        <w:spacing w:line="360" w:lineRule="auto"/>
        <w:rPr>
          <w:rFonts w:ascii="Arial" w:hAnsi="Arial" w:cs="Arial"/>
          <w:b/>
          <w:bCs/>
          <w:color w:val="FF0000"/>
          <w:sz w:val="24"/>
          <w:szCs w:val="24"/>
        </w:rPr>
      </w:pPr>
      <w:r w:rsidRPr="00FB339E">
        <w:rPr>
          <w:rFonts w:ascii="Arial" w:hAnsi="Arial" w:cs="Arial"/>
          <w:b/>
          <w:bCs/>
          <w:color w:val="FF0000"/>
          <w:sz w:val="24"/>
          <w:szCs w:val="24"/>
        </w:rPr>
        <w:t>NUEVO</w:t>
      </w:r>
      <w:r w:rsidR="00900FAA" w:rsidRPr="00FB339E">
        <w:rPr>
          <w:rFonts w:ascii="Arial" w:hAnsi="Arial" w:cs="Arial"/>
          <w:b/>
          <w:bCs/>
          <w:color w:val="FF0000"/>
          <w:sz w:val="24"/>
          <w:szCs w:val="24"/>
        </w:rPr>
        <w:t xml:space="preserve"> </w:t>
      </w:r>
      <w:r w:rsidRPr="00FB339E">
        <w:rPr>
          <w:rFonts w:ascii="Arial" w:hAnsi="Arial" w:cs="Arial"/>
          <w:b/>
          <w:bCs/>
          <w:color w:val="FF0000"/>
          <w:sz w:val="24"/>
          <w:szCs w:val="24"/>
        </w:rPr>
        <w:tab/>
        <w:t>INTERACTIVO</w:t>
      </w:r>
      <w:r w:rsidRPr="00FB339E">
        <w:rPr>
          <w:rFonts w:ascii="Arial" w:hAnsi="Arial" w:cs="Arial"/>
          <w:b/>
          <w:bCs/>
          <w:color w:val="FF0000"/>
          <w:sz w:val="24"/>
          <w:szCs w:val="24"/>
        </w:rPr>
        <w:tab/>
      </w:r>
      <w:r w:rsidRPr="00FB339E">
        <w:rPr>
          <w:rFonts w:ascii="Arial" w:hAnsi="Arial" w:cs="Arial"/>
          <w:b/>
          <w:bCs/>
          <w:color w:val="FF0000"/>
          <w:sz w:val="24"/>
          <w:szCs w:val="24"/>
        </w:rPr>
        <w:tab/>
      </w:r>
      <w:proofErr w:type="spellStart"/>
      <w:r w:rsidRPr="00FB339E">
        <w:rPr>
          <w:rFonts w:ascii="Arial" w:hAnsi="Arial" w:cs="Arial"/>
          <w:b/>
          <w:bCs/>
          <w:color w:val="FF0000"/>
          <w:sz w:val="24"/>
          <w:szCs w:val="24"/>
        </w:rPr>
        <w:t>F4</w:t>
      </w:r>
      <w:proofErr w:type="spellEnd"/>
    </w:p>
    <w:p w:rsidR="00BD7C68" w:rsidRPr="00FB339E" w:rsidRDefault="00BD7C68" w:rsidP="00FB339E">
      <w:pPr>
        <w:spacing w:line="360" w:lineRule="auto"/>
        <w:rPr>
          <w:rFonts w:ascii="Arial" w:hAnsi="Arial" w:cs="Arial"/>
          <w:sz w:val="24"/>
          <w:szCs w:val="24"/>
        </w:rPr>
      </w:pPr>
      <w:r w:rsidRPr="00FB339E">
        <w:rPr>
          <w:rFonts w:ascii="Arial" w:hAnsi="Arial" w:cs="Arial"/>
          <w:b/>
          <w:bCs/>
          <w:sz w:val="24"/>
          <w:szCs w:val="24"/>
          <w:highlight w:val="yellow"/>
        </w:rPr>
        <w:t>Título:</w:t>
      </w:r>
      <w:r w:rsidRPr="00FB339E">
        <w:rPr>
          <w:rFonts w:ascii="Arial" w:hAnsi="Arial" w:cs="Arial"/>
          <w:sz w:val="24"/>
          <w:szCs w:val="24"/>
        </w:rPr>
        <w:t xml:space="preserve"> La deriva continental</w:t>
      </w:r>
    </w:p>
    <w:p w:rsidR="00D1705F" w:rsidRPr="00FB339E" w:rsidRDefault="00BD7C68" w:rsidP="00FB339E">
      <w:pPr>
        <w:spacing w:line="360" w:lineRule="auto"/>
        <w:rPr>
          <w:rFonts w:ascii="Arial" w:hAnsi="Arial" w:cs="Arial"/>
          <w:b/>
          <w:bCs/>
          <w:sz w:val="24"/>
          <w:szCs w:val="24"/>
        </w:rPr>
      </w:pPr>
      <w:r w:rsidRPr="00FB339E">
        <w:rPr>
          <w:rFonts w:ascii="Arial" w:hAnsi="Arial" w:cs="Arial"/>
          <w:b/>
          <w:bCs/>
          <w:sz w:val="24"/>
          <w:szCs w:val="24"/>
        </w:rPr>
        <w:t>Imagen de inicio:</w:t>
      </w:r>
    </w:p>
    <w:p w:rsidR="00D1705F" w:rsidRPr="00FB339E" w:rsidRDefault="00D1705F" w:rsidP="00FB339E">
      <w:pPr>
        <w:spacing w:line="360" w:lineRule="auto"/>
        <w:rPr>
          <w:rFonts w:ascii="Arial" w:hAnsi="Arial" w:cs="Arial"/>
          <w:sz w:val="24"/>
          <w:szCs w:val="24"/>
        </w:rPr>
      </w:pPr>
      <w:r w:rsidRPr="00FB339E">
        <w:rPr>
          <w:rFonts w:ascii="Arial" w:hAnsi="Arial" w:cs="Arial"/>
          <w:noProof/>
          <w:sz w:val="24"/>
          <w:szCs w:val="24"/>
          <w:lang w:eastAsia="es-CO"/>
        </w:rPr>
        <w:drawing>
          <wp:inline distT="0" distB="0" distL="0" distR="0" wp14:anchorId="57071AFF" wp14:editId="46A39342">
            <wp:extent cx="5612130" cy="200787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007870"/>
                    </a:xfrm>
                    <a:prstGeom prst="rect">
                      <a:avLst/>
                    </a:prstGeom>
                  </pic:spPr>
                </pic:pic>
              </a:graphicData>
            </a:graphic>
          </wp:inline>
        </w:drawing>
      </w:r>
    </w:p>
    <w:p w:rsidR="007D0DFB" w:rsidRPr="00FB339E" w:rsidRDefault="00D1705F" w:rsidP="00FB339E">
      <w:pPr>
        <w:spacing w:line="360" w:lineRule="auto"/>
        <w:rPr>
          <w:rFonts w:ascii="Arial" w:hAnsi="Arial" w:cs="Arial"/>
          <w:sz w:val="24"/>
          <w:szCs w:val="24"/>
        </w:rPr>
      </w:pPr>
      <w:r w:rsidRPr="00FB339E">
        <w:rPr>
          <w:rFonts w:ascii="Arial" w:hAnsi="Arial" w:cs="Arial"/>
          <w:sz w:val="24"/>
          <w:szCs w:val="24"/>
        </w:rPr>
        <w:t>I</w:t>
      </w:r>
      <w:r w:rsidR="00BD7C68" w:rsidRPr="00FB339E">
        <w:rPr>
          <w:rFonts w:ascii="Arial" w:hAnsi="Arial" w:cs="Arial"/>
          <w:sz w:val="24"/>
          <w:szCs w:val="24"/>
        </w:rPr>
        <w:t>magen 1</w:t>
      </w:r>
      <w:r w:rsidR="00900FAA" w:rsidRPr="00FB339E">
        <w:rPr>
          <w:rFonts w:ascii="Arial" w:hAnsi="Arial" w:cs="Arial"/>
          <w:sz w:val="24"/>
          <w:szCs w:val="24"/>
        </w:rPr>
        <w:t xml:space="preserve"> </w:t>
      </w:r>
      <w:proofErr w:type="spellStart"/>
      <w:r w:rsidR="007D0DFB" w:rsidRPr="00FB339E">
        <w:rPr>
          <w:rFonts w:ascii="Arial" w:hAnsi="Arial" w:cs="Arial"/>
          <w:sz w:val="24"/>
          <w:szCs w:val="24"/>
        </w:rPr>
        <w:t>S.Stock</w:t>
      </w:r>
      <w:proofErr w:type="spellEnd"/>
      <w:r w:rsidR="007D0DFB" w:rsidRPr="00FB339E">
        <w:rPr>
          <w:rFonts w:ascii="Arial" w:hAnsi="Arial" w:cs="Arial"/>
          <w:sz w:val="24"/>
          <w:szCs w:val="24"/>
        </w:rPr>
        <w:t xml:space="preserve"> 163974296</w:t>
      </w:r>
    </w:p>
    <w:p w:rsidR="00BD7C68" w:rsidRPr="00FB339E" w:rsidRDefault="00BD7C68" w:rsidP="00FB339E">
      <w:pPr>
        <w:spacing w:line="360" w:lineRule="auto"/>
        <w:rPr>
          <w:rFonts w:ascii="Arial" w:hAnsi="Arial" w:cs="Arial"/>
          <w:b/>
          <w:bCs/>
          <w:sz w:val="24"/>
          <w:szCs w:val="24"/>
        </w:rPr>
      </w:pPr>
      <w:r w:rsidRPr="00FB339E">
        <w:rPr>
          <w:rFonts w:ascii="Arial" w:hAnsi="Arial" w:cs="Arial"/>
          <w:b/>
          <w:bCs/>
          <w:sz w:val="24"/>
          <w:szCs w:val="24"/>
        </w:rPr>
        <w:t>Información extra de inicio:</w:t>
      </w:r>
    </w:p>
    <w:p w:rsidR="00BD7C68" w:rsidRPr="00FB339E" w:rsidRDefault="00BD7C68" w:rsidP="00FB339E">
      <w:pPr>
        <w:spacing w:line="360" w:lineRule="auto"/>
        <w:rPr>
          <w:rFonts w:ascii="Arial" w:hAnsi="Arial" w:cs="Arial"/>
          <w:sz w:val="24"/>
          <w:szCs w:val="24"/>
        </w:rPr>
      </w:pPr>
      <w:r w:rsidRPr="00FB339E">
        <w:rPr>
          <w:rFonts w:ascii="Arial" w:hAnsi="Arial" w:cs="Arial"/>
          <w:sz w:val="24"/>
          <w:szCs w:val="24"/>
        </w:rPr>
        <w:t>¿Qué es la deriva continental?</w:t>
      </w:r>
    </w:p>
    <w:p w:rsidR="0022656C" w:rsidRPr="00FB339E" w:rsidRDefault="00BD7C68" w:rsidP="00FB339E">
      <w:pPr>
        <w:spacing w:line="360" w:lineRule="auto"/>
        <w:rPr>
          <w:rFonts w:ascii="Arial" w:hAnsi="Arial" w:cs="Arial"/>
          <w:sz w:val="24"/>
          <w:szCs w:val="24"/>
        </w:rPr>
      </w:pPr>
      <w:r w:rsidRPr="00FB339E">
        <w:rPr>
          <w:rFonts w:ascii="Arial" w:hAnsi="Arial" w:cs="Arial"/>
          <w:sz w:val="24"/>
          <w:szCs w:val="24"/>
        </w:rPr>
        <w:t>La deriva continental es una teoría científica que propone que las masas continentales de nuestro planeta, la Tierra, se desplazan continuamente</w:t>
      </w:r>
      <w:del w:id="0" w:author="María" w:date="2015-09-16T07:50:00Z">
        <w:r w:rsidRPr="00FB339E" w:rsidDel="004724C0">
          <w:rPr>
            <w:rFonts w:ascii="Arial" w:hAnsi="Arial" w:cs="Arial"/>
            <w:sz w:val="24"/>
            <w:szCs w:val="24"/>
          </w:rPr>
          <w:delText xml:space="preserve">; </w:delText>
        </w:r>
      </w:del>
      <w:ins w:id="1" w:author="María" w:date="2015-09-16T07:50:00Z">
        <w:r w:rsidR="004724C0">
          <w:rPr>
            <w:rFonts w:ascii="Arial" w:hAnsi="Arial" w:cs="Arial"/>
            <w:sz w:val="24"/>
            <w:szCs w:val="24"/>
          </w:rPr>
          <w:t>,</w:t>
        </w:r>
        <w:r w:rsidR="004724C0" w:rsidRPr="00FB339E">
          <w:rPr>
            <w:rFonts w:ascii="Arial" w:hAnsi="Arial" w:cs="Arial"/>
            <w:sz w:val="24"/>
            <w:szCs w:val="24"/>
          </w:rPr>
          <w:t xml:space="preserve"> </w:t>
        </w:r>
      </w:ins>
      <w:r w:rsidRPr="00FB339E">
        <w:rPr>
          <w:rFonts w:ascii="Arial" w:hAnsi="Arial" w:cs="Arial"/>
          <w:sz w:val="24"/>
          <w:szCs w:val="24"/>
        </w:rPr>
        <w:t>y que a lo largo de cientos de millones de años, la conformación de esas masas continentales ha variado, debido a esos desplazamientos.</w:t>
      </w:r>
    </w:p>
    <w:p w:rsidR="0022656C" w:rsidRPr="00FB339E" w:rsidRDefault="0022656C" w:rsidP="00FB339E">
      <w:pPr>
        <w:spacing w:line="360" w:lineRule="auto"/>
        <w:rPr>
          <w:rFonts w:ascii="Arial" w:hAnsi="Arial" w:cs="Arial"/>
          <w:sz w:val="24"/>
          <w:szCs w:val="24"/>
        </w:rPr>
      </w:pPr>
      <w:r w:rsidRPr="00FB339E">
        <w:rPr>
          <w:rFonts w:ascii="Arial" w:hAnsi="Arial" w:cs="Arial"/>
          <w:noProof/>
          <w:sz w:val="24"/>
          <w:szCs w:val="24"/>
          <w:lang w:eastAsia="es-CO"/>
        </w:rPr>
        <w:drawing>
          <wp:inline distT="0" distB="0" distL="0" distR="0" wp14:anchorId="0C553707" wp14:editId="3C2CB82C">
            <wp:extent cx="5612130" cy="152717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527175"/>
                    </a:xfrm>
                    <a:prstGeom prst="rect">
                      <a:avLst/>
                    </a:prstGeom>
                  </pic:spPr>
                </pic:pic>
              </a:graphicData>
            </a:graphic>
          </wp:inline>
        </w:drawing>
      </w:r>
    </w:p>
    <w:p w:rsidR="0022656C" w:rsidRPr="00FB339E" w:rsidRDefault="0022656C" w:rsidP="00FB339E">
      <w:pPr>
        <w:spacing w:line="360" w:lineRule="auto"/>
        <w:rPr>
          <w:rFonts w:ascii="Arial" w:hAnsi="Arial" w:cs="Arial"/>
          <w:sz w:val="24"/>
          <w:szCs w:val="24"/>
        </w:rPr>
      </w:pPr>
      <w:r w:rsidRPr="00FB339E">
        <w:rPr>
          <w:rFonts w:ascii="Arial" w:hAnsi="Arial" w:cs="Arial"/>
          <w:sz w:val="24"/>
          <w:szCs w:val="24"/>
        </w:rPr>
        <w:lastRenderedPageBreak/>
        <w:t>Imagen 2</w:t>
      </w:r>
      <w:r w:rsidR="00900FAA" w:rsidRPr="00FB339E">
        <w:rPr>
          <w:rFonts w:ascii="Arial" w:hAnsi="Arial" w:cs="Arial"/>
          <w:sz w:val="24"/>
          <w:szCs w:val="24"/>
        </w:rPr>
        <w:t xml:space="preserve"> </w:t>
      </w:r>
      <w:proofErr w:type="spellStart"/>
      <w:r w:rsidRPr="00FB339E">
        <w:rPr>
          <w:rFonts w:ascii="Arial" w:hAnsi="Arial" w:cs="Arial"/>
          <w:sz w:val="24"/>
          <w:szCs w:val="24"/>
        </w:rPr>
        <w:t>S.Stock</w:t>
      </w:r>
      <w:proofErr w:type="spellEnd"/>
      <w:r w:rsidRPr="00FB339E">
        <w:rPr>
          <w:rFonts w:ascii="Arial" w:hAnsi="Arial" w:cs="Arial"/>
          <w:sz w:val="24"/>
          <w:szCs w:val="24"/>
        </w:rPr>
        <w:t xml:space="preserve"> 163974296</w:t>
      </w:r>
      <w:r w:rsidR="006518D0" w:rsidRPr="00FB339E">
        <w:rPr>
          <w:rFonts w:ascii="Arial" w:hAnsi="Arial" w:cs="Arial"/>
          <w:sz w:val="24"/>
          <w:szCs w:val="24"/>
        </w:rPr>
        <w:t xml:space="preserve">. </w:t>
      </w:r>
    </w:p>
    <w:p w:rsidR="00BD7C68" w:rsidRPr="00FB339E" w:rsidRDefault="00BD7C68" w:rsidP="00FB339E">
      <w:pPr>
        <w:spacing w:line="360" w:lineRule="auto"/>
        <w:rPr>
          <w:rFonts w:ascii="Arial" w:hAnsi="Arial" w:cs="Arial"/>
          <w:b/>
          <w:bCs/>
          <w:sz w:val="24"/>
          <w:szCs w:val="24"/>
        </w:rPr>
      </w:pPr>
      <w:r w:rsidRPr="00FB339E">
        <w:rPr>
          <w:rFonts w:ascii="Arial" w:hAnsi="Arial" w:cs="Arial"/>
          <w:b/>
          <w:bCs/>
          <w:sz w:val="24"/>
          <w:szCs w:val="24"/>
          <w:highlight w:val="yellow"/>
        </w:rPr>
        <w:t>Pregunta 1</w:t>
      </w:r>
    </w:p>
    <w:p w:rsidR="00BD7C68" w:rsidRPr="00FB339E" w:rsidRDefault="00BD7C68" w:rsidP="00FB339E">
      <w:pPr>
        <w:spacing w:line="360" w:lineRule="auto"/>
        <w:rPr>
          <w:rFonts w:ascii="Arial" w:hAnsi="Arial" w:cs="Arial"/>
          <w:sz w:val="24"/>
          <w:szCs w:val="24"/>
        </w:rPr>
      </w:pPr>
      <w:r w:rsidRPr="00FB339E">
        <w:rPr>
          <w:rFonts w:ascii="Arial" w:hAnsi="Arial" w:cs="Arial"/>
          <w:b/>
          <w:bCs/>
          <w:sz w:val="24"/>
          <w:szCs w:val="24"/>
        </w:rPr>
        <w:t>Enunciado de la pregunta 1:</w:t>
      </w:r>
      <w:r w:rsidRPr="00FB339E">
        <w:rPr>
          <w:rFonts w:ascii="Arial" w:hAnsi="Arial" w:cs="Arial"/>
          <w:sz w:val="24"/>
          <w:szCs w:val="24"/>
        </w:rPr>
        <w:t xml:space="preserve"> </w:t>
      </w:r>
      <w:r w:rsidR="00987A67" w:rsidRPr="00FB339E">
        <w:rPr>
          <w:rFonts w:ascii="Arial" w:hAnsi="Arial" w:cs="Arial"/>
          <w:sz w:val="24"/>
          <w:szCs w:val="24"/>
        </w:rPr>
        <w:t xml:space="preserve">Alfred </w:t>
      </w:r>
      <w:proofErr w:type="spellStart"/>
      <w:r w:rsidR="00987A67" w:rsidRPr="00FB339E">
        <w:rPr>
          <w:rFonts w:ascii="Arial" w:hAnsi="Arial" w:cs="Arial"/>
          <w:sz w:val="24"/>
          <w:szCs w:val="24"/>
        </w:rPr>
        <w:t>Wegener</w:t>
      </w:r>
      <w:proofErr w:type="spellEnd"/>
      <w:r w:rsidR="00987A67" w:rsidRPr="00FB339E">
        <w:rPr>
          <w:rFonts w:ascii="Arial" w:hAnsi="Arial" w:cs="Arial"/>
          <w:sz w:val="24"/>
          <w:szCs w:val="24"/>
        </w:rPr>
        <w:t xml:space="preserve"> y la deriva continental</w:t>
      </w:r>
    </w:p>
    <w:p w:rsidR="00024288" w:rsidRPr="00FB339E" w:rsidRDefault="00024288" w:rsidP="00FB339E">
      <w:pPr>
        <w:spacing w:line="360" w:lineRule="auto"/>
        <w:rPr>
          <w:rFonts w:ascii="Arial" w:hAnsi="Arial" w:cs="Arial"/>
          <w:sz w:val="24"/>
          <w:szCs w:val="24"/>
        </w:rPr>
      </w:pPr>
      <w:r w:rsidRPr="00FB339E">
        <w:rPr>
          <w:rFonts w:ascii="Arial" w:hAnsi="Arial" w:cs="Arial"/>
          <w:noProof/>
          <w:sz w:val="24"/>
          <w:szCs w:val="24"/>
          <w:lang w:eastAsia="es-CO"/>
        </w:rPr>
        <w:drawing>
          <wp:inline distT="0" distB="0" distL="0" distR="0" wp14:anchorId="1AA24568" wp14:editId="5E4D5CF4">
            <wp:extent cx="1777436" cy="1526651"/>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82627" cy="1531109"/>
                    </a:xfrm>
                    <a:prstGeom prst="rect">
                      <a:avLst/>
                    </a:prstGeom>
                  </pic:spPr>
                </pic:pic>
              </a:graphicData>
            </a:graphic>
          </wp:inline>
        </w:drawing>
      </w:r>
    </w:p>
    <w:p w:rsidR="00227AA2" w:rsidRPr="00FB339E" w:rsidRDefault="00024288" w:rsidP="00FB339E">
      <w:pPr>
        <w:spacing w:line="360" w:lineRule="auto"/>
        <w:rPr>
          <w:rFonts w:ascii="Arial" w:hAnsi="Arial" w:cs="Arial"/>
          <w:sz w:val="24"/>
          <w:szCs w:val="24"/>
        </w:rPr>
      </w:pPr>
      <w:r w:rsidRPr="00FB339E">
        <w:rPr>
          <w:rFonts w:ascii="Arial" w:hAnsi="Arial" w:cs="Arial"/>
          <w:sz w:val="24"/>
          <w:szCs w:val="24"/>
        </w:rPr>
        <w:t>Imagen 3</w:t>
      </w:r>
      <w:r w:rsidR="00900FAA" w:rsidRPr="00FB339E">
        <w:rPr>
          <w:rFonts w:ascii="Arial" w:hAnsi="Arial" w:cs="Arial"/>
          <w:sz w:val="24"/>
          <w:szCs w:val="24"/>
        </w:rPr>
        <w:t xml:space="preserve"> </w:t>
      </w:r>
      <w:proofErr w:type="spellStart"/>
      <w:r w:rsidRPr="00FB339E">
        <w:rPr>
          <w:rFonts w:ascii="Arial" w:hAnsi="Arial" w:cs="Arial"/>
          <w:sz w:val="24"/>
          <w:szCs w:val="24"/>
        </w:rPr>
        <w:t>S.Stock</w:t>
      </w:r>
      <w:proofErr w:type="spellEnd"/>
      <w:r w:rsidRPr="00FB339E">
        <w:rPr>
          <w:rFonts w:ascii="Arial" w:hAnsi="Arial" w:cs="Arial"/>
          <w:sz w:val="24"/>
          <w:szCs w:val="24"/>
        </w:rPr>
        <w:t xml:space="preserve"> 230508160</w:t>
      </w:r>
      <w:r w:rsidR="00900FAA" w:rsidRPr="00FB339E">
        <w:rPr>
          <w:rFonts w:ascii="Arial" w:hAnsi="Arial" w:cs="Arial"/>
          <w:sz w:val="24"/>
          <w:szCs w:val="24"/>
        </w:rPr>
        <w:t xml:space="preserve"> </w:t>
      </w:r>
      <w:r w:rsidRPr="00FB339E">
        <w:rPr>
          <w:rFonts w:ascii="Arial" w:hAnsi="Arial" w:cs="Arial"/>
          <w:sz w:val="24"/>
          <w:szCs w:val="24"/>
        </w:rPr>
        <w:t>Utilizar esta imagen de SS para hacer una composición como la de arriba.</w:t>
      </w:r>
      <w:r w:rsidR="00900FAA" w:rsidRPr="00FB339E">
        <w:rPr>
          <w:rFonts w:ascii="Arial" w:hAnsi="Arial" w:cs="Arial"/>
          <w:sz w:val="24"/>
          <w:szCs w:val="24"/>
        </w:rPr>
        <w:t xml:space="preserve"> </w:t>
      </w:r>
    </w:p>
    <w:p w:rsidR="00BD7C68" w:rsidRPr="00FB339E" w:rsidRDefault="00BD7C68" w:rsidP="00FB339E">
      <w:pPr>
        <w:spacing w:line="360" w:lineRule="auto"/>
        <w:rPr>
          <w:rFonts w:ascii="Arial" w:hAnsi="Arial" w:cs="Arial"/>
          <w:b/>
          <w:bCs/>
          <w:sz w:val="24"/>
          <w:szCs w:val="24"/>
        </w:rPr>
      </w:pPr>
      <w:r w:rsidRPr="00FB339E">
        <w:rPr>
          <w:rFonts w:ascii="Arial" w:hAnsi="Arial" w:cs="Arial"/>
          <w:b/>
          <w:bCs/>
          <w:sz w:val="24"/>
          <w:szCs w:val="24"/>
        </w:rPr>
        <w:t xml:space="preserve">Información extra (opcional) de la pregunta: </w:t>
      </w:r>
    </w:p>
    <w:p w:rsidR="00227AA2" w:rsidRPr="00FB339E" w:rsidRDefault="00227AA2" w:rsidP="00FB339E">
      <w:pPr>
        <w:spacing w:line="360" w:lineRule="auto"/>
        <w:rPr>
          <w:rFonts w:ascii="Arial" w:hAnsi="Arial" w:cs="Arial"/>
          <w:sz w:val="24"/>
          <w:szCs w:val="24"/>
        </w:rPr>
      </w:pPr>
      <w:r w:rsidRPr="00FB339E">
        <w:rPr>
          <w:rFonts w:ascii="Arial" w:hAnsi="Arial" w:cs="Arial"/>
          <w:sz w:val="24"/>
          <w:szCs w:val="24"/>
        </w:rPr>
        <w:t xml:space="preserve">Las hipótesis de </w:t>
      </w:r>
      <w:proofErr w:type="spellStart"/>
      <w:r w:rsidRPr="00FB339E">
        <w:rPr>
          <w:rFonts w:ascii="Arial" w:hAnsi="Arial" w:cs="Arial"/>
          <w:sz w:val="24"/>
          <w:szCs w:val="24"/>
        </w:rPr>
        <w:t>Wegener</w:t>
      </w:r>
      <w:proofErr w:type="spellEnd"/>
    </w:p>
    <w:p w:rsidR="00987A67" w:rsidRPr="00FB339E" w:rsidRDefault="00987A67" w:rsidP="00FB339E">
      <w:pPr>
        <w:spacing w:line="360" w:lineRule="auto"/>
        <w:rPr>
          <w:rFonts w:ascii="Arial" w:hAnsi="Arial" w:cs="Arial"/>
          <w:sz w:val="24"/>
          <w:szCs w:val="24"/>
        </w:rPr>
      </w:pPr>
      <w:r w:rsidRPr="00FB339E">
        <w:rPr>
          <w:rFonts w:ascii="Arial" w:hAnsi="Arial" w:cs="Arial"/>
          <w:sz w:val="24"/>
          <w:szCs w:val="24"/>
        </w:rPr>
        <w:t xml:space="preserve">En 1912, el meteorólogo alemán Alfred </w:t>
      </w:r>
      <w:proofErr w:type="spellStart"/>
      <w:r w:rsidRPr="00FB339E">
        <w:rPr>
          <w:rFonts w:ascii="Arial" w:hAnsi="Arial" w:cs="Arial"/>
          <w:sz w:val="24"/>
          <w:szCs w:val="24"/>
        </w:rPr>
        <w:t>Wegener</w:t>
      </w:r>
      <w:proofErr w:type="spellEnd"/>
      <w:r w:rsidRPr="00FB339E">
        <w:rPr>
          <w:rFonts w:ascii="Arial" w:hAnsi="Arial" w:cs="Arial"/>
          <w:sz w:val="24"/>
          <w:szCs w:val="24"/>
        </w:rPr>
        <w:t xml:space="preserve">, planteó las primeras hipótesis científicas relacionadas con los cambios del relieve y de las masas continentales a través del tiempo. </w:t>
      </w:r>
    </w:p>
    <w:p w:rsidR="00987A67" w:rsidRPr="00FB339E" w:rsidRDefault="00987A67" w:rsidP="00FB339E">
      <w:pPr>
        <w:spacing w:line="360" w:lineRule="auto"/>
        <w:rPr>
          <w:rFonts w:ascii="Arial" w:hAnsi="Arial" w:cs="Arial"/>
          <w:sz w:val="24"/>
          <w:szCs w:val="24"/>
        </w:rPr>
      </w:pPr>
      <w:r w:rsidRPr="00FB339E">
        <w:rPr>
          <w:rFonts w:ascii="Arial" w:hAnsi="Arial" w:cs="Arial"/>
          <w:sz w:val="24"/>
          <w:szCs w:val="24"/>
        </w:rPr>
        <w:t xml:space="preserve">En época de </w:t>
      </w:r>
      <w:proofErr w:type="spellStart"/>
      <w:r w:rsidRPr="00FB339E">
        <w:rPr>
          <w:rFonts w:ascii="Arial" w:hAnsi="Arial" w:cs="Arial"/>
          <w:sz w:val="24"/>
          <w:szCs w:val="24"/>
        </w:rPr>
        <w:t>Wegener</w:t>
      </w:r>
      <w:proofErr w:type="spellEnd"/>
      <w:r w:rsidRPr="00FB339E">
        <w:rPr>
          <w:rFonts w:ascii="Arial" w:hAnsi="Arial" w:cs="Arial"/>
          <w:sz w:val="24"/>
          <w:szCs w:val="24"/>
        </w:rPr>
        <w:t>, se pensaba que los continentes permanecían fijos en sus posiciones “actuales”, y que las grandes montañas se habían originado por contracción de la corteza terrestre.</w:t>
      </w:r>
    </w:p>
    <w:p w:rsidR="00227AA2" w:rsidRPr="00FB339E" w:rsidRDefault="00024288" w:rsidP="00FB339E">
      <w:pPr>
        <w:spacing w:line="360" w:lineRule="auto"/>
        <w:rPr>
          <w:rFonts w:ascii="Arial" w:hAnsi="Arial" w:cs="Arial"/>
          <w:sz w:val="24"/>
          <w:szCs w:val="24"/>
        </w:rPr>
      </w:pPr>
      <w:r w:rsidRPr="00FB339E">
        <w:rPr>
          <w:rFonts w:ascii="Arial" w:hAnsi="Arial" w:cs="Arial"/>
          <w:noProof/>
          <w:color w:val="C2E1ED"/>
          <w:sz w:val="24"/>
          <w:szCs w:val="24"/>
          <w:lang w:eastAsia="es-CO"/>
        </w:rPr>
        <w:drawing>
          <wp:inline distT="0" distB="0" distL="0" distR="0" wp14:anchorId="58F3E2FE" wp14:editId="1F5808C3">
            <wp:extent cx="1355424" cy="1129085"/>
            <wp:effectExtent l="0" t="0" r="0" b="0"/>
            <wp:docPr id="50" name="Imagen 50" descr="http://thumb1.shutterstock.com/display_pic_with_logo/125293/139084964/stock-photo-austria-circa-stamp-printed-by-austria-shows-alfred-wegener-circa-139084964.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125293/139084964/stock-photo-austria-circa-stamp-printed-by-austria-shows-alfred-wegener-circa-139084964.jpg">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71045" cy="1142097"/>
                    </a:xfrm>
                    <a:prstGeom prst="rect">
                      <a:avLst/>
                    </a:prstGeom>
                    <a:noFill/>
                    <a:ln>
                      <a:noFill/>
                    </a:ln>
                  </pic:spPr>
                </pic:pic>
              </a:graphicData>
            </a:graphic>
          </wp:inline>
        </w:drawing>
      </w:r>
      <w:r w:rsidR="00227AA2" w:rsidRPr="00FB339E">
        <w:rPr>
          <w:rFonts w:ascii="Arial" w:hAnsi="Arial" w:cs="Arial"/>
          <w:sz w:val="24"/>
          <w:szCs w:val="24"/>
        </w:rPr>
        <w:t xml:space="preserve"> </w:t>
      </w:r>
    </w:p>
    <w:p w:rsidR="00227AA2" w:rsidRPr="00FB339E" w:rsidRDefault="003C50BB" w:rsidP="00FB339E">
      <w:pPr>
        <w:spacing w:line="360" w:lineRule="auto"/>
        <w:rPr>
          <w:rFonts w:ascii="Arial" w:hAnsi="Arial" w:cs="Arial"/>
          <w:sz w:val="24"/>
          <w:szCs w:val="24"/>
        </w:rPr>
      </w:pPr>
      <w:r w:rsidRPr="00FB339E">
        <w:rPr>
          <w:rFonts w:ascii="Arial" w:hAnsi="Arial" w:cs="Arial"/>
          <w:sz w:val="24"/>
          <w:szCs w:val="24"/>
        </w:rPr>
        <w:t xml:space="preserve">Imagen </w:t>
      </w:r>
      <w:r w:rsidR="00BA7042" w:rsidRPr="00FB339E">
        <w:rPr>
          <w:rFonts w:ascii="Arial" w:hAnsi="Arial" w:cs="Arial"/>
          <w:sz w:val="24"/>
          <w:szCs w:val="24"/>
        </w:rPr>
        <w:t>4</w:t>
      </w:r>
      <w:r w:rsidRPr="00FB339E">
        <w:rPr>
          <w:rFonts w:ascii="Arial" w:hAnsi="Arial" w:cs="Arial"/>
          <w:sz w:val="24"/>
          <w:szCs w:val="24"/>
        </w:rPr>
        <w:t xml:space="preserve"> </w:t>
      </w:r>
      <w:proofErr w:type="spellStart"/>
      <w:r w:rsidR="00024288" w:rsidRPr="00FB339E">
        <w:rPr>
          <w:rFonts w:ascii="Arial" w:hAnsi="Arial" w:cs="Arial"/>
          <w:sz w:val="24"/>
          <w:szCs w:val="24"/>
        </w:rPr>
        <w:t>S.Stock</w:t>
      </w:r>
      <w:proofErr w:type="spellEnd"/>
      <w:r w:rsidR="00024288" w:rsidRPr="00FB339E">
        <w:rPr>
          <w:rFonts w:ascii="Arial" w:hAnsi="Arial" w:cs="Arial"/>
          <w:sz w:val="24"/>
          <w:szCs w:val="24"/>
        </w:rPr>
        <w:t xml:space="preserve"> 139084964</w:t>
      </w:r>
    </w:p>
    <w:p w:rsidR="00227AA2" w:rsidRPr="00FB339E" w:rsidRDefault="00227AA2" w:rsidP="00FB339E">
      <w:pPr>
        <w:spacing w:line="360" w:lineRule="auto"/>
        <w:rPr>
          <w:rFonts w:ascii="Arial" w:hAnsi="Arial" w:cs="Arial"/>
          <w:b/>
          <w:bCs/>
          <w:sz w:val="24"/>
          <w:szCs w:val="24"/>
        </w:rPr>
      </w:pPr>
      <w:r w:rsidRPr="00FB339E">
        <w:rPr>
          <w:rFonts w:ascii="Arial" w:hAnsi="Arial" w:cs="Arial"/>
          <w:b/>
          <w:bCs/>
          <w:sz w:val="24"/>
          <w:szCs w:val="24"/>
          <w:highlight w:val="yellow"/>
        </w:rPr>
        <w:t xml:space="preserve">Pregunta </w:t>
      </w:r>
      <w:r w:rsidR="00974C70" w:rsidRPr="00FB339E">
        <w:rPr>
          <w:rFonts w:ascii="Arial" w:hAnsi="Arial" w:cs="Arial"/>
          <w:b/>
          <w:bCs/>
          <w:sz w:val="24"/>
          <w:szCs w:val="24"/>
          <w:highlight w:val="yellow"/>
        </w:rPr>
        <w:t>2</w:t>
      </w:r>
    </w:p>
    <w:p w:rsidR="00227AA2" w:rsidRPr="00FB339E" w:rsidRDefault="00974C70" w:rsidP="00FB339E">
      <w:pPr>
        <w:spacing w:line="360" w:lineRule="auto"/>
        <w:rPr>
          <w:rFonts w:ascii="Arial" w:hAnsi="Arial" w:cs="Arial"/>
          <w:sz w:val="24"/>
          <w:szCs w:val="24"/>
        </w:rPr>
      </w:pPr>
      <w:r w:rsidRPr="00FB339E">
        <w:rPr>
          <w:rFonts w:ascii="Arial" w:hAnsi="Arial" w:cs="Arial"/>
          <w:b/>
          <w:bCs/>
          <w:sz w:val="24"/>
          <w:szCs w:val="24"/>
        </w:rPr>
        <w:t>Enunciado de la pregunta 2</w:t>
      </w:r>
      <w:r w:rsidR="00227AA2" w:rsidRPr="00FB339E">
        <w:rPr>
          <w:rFonts w:ascii="Arial" w:hAnsi="Arial" w:cs="Arial"/>
          <w:b/>
          <w:bCs/>
          <w:sz w:val="24"/>
          <w:szCs w:val="24"/>
        </w:rPr>
        <w:t>:</w:t>
      </w:r>
      <w:r w:rsidR="00227AA2" w:rsidRPr="00FB339E">
        <w:rPr>
          <w:rFonts w:ascii="Arial" w:hAnsi="Arial" w:cs="Arial"/>
          <w:sz w:val="24"/>
          <w:szCs w:val="24"/>
        </w:rPr>
        <w:t xml:space="preserve"> </w:t>
      </w:r>
      <w:r w:rsidR="003C50BB" w:rsidRPr="00FB339E">
        <w:rPr>
          <w:rFonts w:ascii="Arial" w:hAnsi="Arial" w:cs="Arial"/>
          <w:sz w:val="24"/>
          <w:szCs w:val="24"/>
        </w:rPr>
        <w:t xml:space="preserve">Las </w:t>
      </w:r>
      <w:r w:rsidRPr="00FB339E">
        <w:rPr>
          <w:rFonts w:ascii="Arial" w:hAnsi="Arial" w:cs="Arial"/>
          <w:sz w:val="24"/>
          <w:szCs w:val="24"/>
        </w:rPr>
        <w:t>preguntas</w:t>
      </w:r>
      <w:r w:rsidR="003C50BB" w:rsidRPr="00FB339E">
        <w:rPr>
          <w:rFonts w:ascii="Arial" w:hAnsi="Arial" w:cs="Arial"/>
          <w:sz w:val="24"/>
          <w:szCs w:val="24"/>
        </w:rPr>
        <w:t xml:space="preserve"> de </w:t>
      </w:r>
      <w:proofErr w:type="spellStart"/>
      <w:r w:rsidR="003C50BB" w:rsidRPr="00FB339E">
        <w:rPr>
          <w:rFonts w:ascii="Arial" w:hAnsi="Arial" w:cs="Arial"/>
          <w:sz w:val="24"/>
          <w:szCs w:val="24"/>
        </w:rPr>
        <w:t>Wegener</w:t>
      </w:r>
      <w:proofErr w:type="spellEnd"/>
    </w:p>
    <w:p w:rsidR="00E11488" w:rsidRPr="00FB339E" w:rsidRDefault="00974C70" w:rsidP="00FB339E">
      <w:pPr>
        <w:spacing w:line="360" w:lineRule="auto"/>
        <w:rPr>
          <w:rFonts w:ascii="Arial" w:hAnsi="Arial" w:cs="Arial"/>
          <w:b/>
          <w:bCs/>
          <w:sz w:val="24"/>
          <w:szCs w:val="24"/>
        </w:rPr>
      </w:pPr>
      <w:r w:rsidRPr="00FB339E">
        <w:rPr>
          <w:rFonts w:ascii="Arial" w:hAnsi="Arial" w:cs="Arial"/>
          <w:b/>
          <w:bCs/>
          <w:sz w:val="24"/>
          <w:szCs w:val="24"/>
        </w:rPr>
        <w:lastRenderedPageBreak/>
        <w:t xml:space="preserve">Texto de la pregunta 2 </w:t>
      </w:r>
      <w:r w:rsidR="00E11488" w:rsidRPr="00FB339E">
        <w:rPr>
          <w:rFonts w:ascii="Arial" w:hAnsi="Arial" w:cs="Arial"/>
          <w:b/>
          <w:bCs/>
          <w:sz w:val="24"/>
          <w:szCs w:val="24"/>
        </w:rPr>
        <w:t>alternativo a la imagen:</w:t>
      </w:r>
    </w:p>
    <w:p w:rsidR="00974C70" w:rsidRPr="00FB339E" w:rsidRDefault="00974C70" w:rsidP="00FB339E">
      <w:pPr>
        <w:spacing w:line="360" w:lineRule="auto"/>
        <w:rPr>
          <w:rFonts w:ascii="Arial" w:hAnsi="Arial" w:cs="Arial"/>
          <w:sz w:val="24"/>
          <w:szCs w:val="24"/>
        </w:rPr>
      </w:pPr>
      <w:r w:rsidRPr="00FB339E">
        <w:rPr>
          <w:rFonts w:ascii="Arial" w:hAnsi="Arial" w:cs="Arial"/>
          <w:sz w:val="24"/>
          <w:szCs w:val="24"/>
        </w:rPr>
        <w:t xml:space="preserve">Para llegar a la formulación de su hipótesis acerca de la deriva continental, </w:t>
      </w:r>
      <w:proofErr w:type="spellStart"/>
      <w:r w:rsidRPr="00FB339E">
        <w:rPr>
          <w:rFonts w:ascii="Arial" w:hAnsi="Arial" w:cs="Arial"/>
          <w:sz w:val="24"/>
          <w:szCs w:val="24"/>
        </w:rPr>
        <w:t>Wegener</w:t>
      </w:r>
      <w:proofErr w:type="spellEnd"/>
      <w:r w:rsidRPr="00FB339E">
        <w:rPr>
          <w:rFonts w:ascii="Arial" w:hAnsi="Arial" w:cs="Arial"/>
          <w:sz w:val="24"/>
          <w:szCs w:val="24"/>
        </w:rPr>
        <w:t xml:space="preserve"> pudo haberse hecho dos preguntas: </w:t>
      </w:r>
    </w:p>
    <w:p w:rsidR="00974C70" w:rsidRPr="00FB339E" w:rsidRDefault="00974C70" w:rsidP="00FB339E">
      <w:pPr>
        <w:pStyle w:val="Prrafodelista"/>
        <w:numPr>
          <w:ilvl w:val="0"/>
          <w:numId w:val="1"/>
        </w:numPr>
        <w:spacing w:line="360" w:lineRule="auto"/>
        <w:rPr>
          <w:rFonts w:ascii="Arial" w:hAnsi="Arial" w:cs="Arial"/>
          <w:sz w:val="24"/>
          <w:szCs w:val="24"/>
        </w:rPr>
      </w:pPr>
      <w:r w:rsidRPr="00FB339E">
        <w:rPr>
          <w:rFonts w:ascii="Arial" w:hAnsi="Arial" w:cs="Arial"/>
          <w:sz w:val="24"/>
          <w:szCs w:val="24"/>
        </w:rPr>
        <w:t>¿Por qué los bordes continentales de Suramérica y África son coincidentes?</w:t>
      </w:r>
      <w:r w:rsidR="00900FAA" w:rsidRPr="00FB339E">
        <w:rPr>
          <w:rFonts w:ascii="Arial" w:hAnsi="Arial" w:cs="Arial"/>
          <w:sz w:val="24"/>
          <w:szCs w:val="24"/>
        </w:rPr>
        <w:t xml:space="preserve"> </w:t>
      </w:r>
    </w:p>
    <w:p w:rsidR="00974C70" w:rsidRPr="00FB339E" w:rsidRDefault="00974C70" w:rsidP="00FB339E">
      <w:pPr>
        <w:pStyle w:val="Prrafodelista"/>
        <w:spacing w:line="360" w:lineRule="auto"/>
        <w:rPr>
          <w:rFonts w:ascii="Arial" w:hAnsi="Arial" w:cs="Arial"/>
          <w:sz w:val="24"/>
          <w:szCs w:val="24"/>
        </w:rPr>
      </w:pPr>
    </w:p>
    <w:p w:rsidR="00227AA2" w:rsidRPr="00FB339E" w:rsidRDefault="00845170" w:rsidP="00FB339E">
      <w:pPr>
        <w:pStyle w:val="Prrafodelista"/>
        <w:numPr>
          <w:ilvl w:val="0"/>
          <w:numId w:val="1"/>
        </w:numPr>
        <w:spacing w:line="360" w:lineRule="auto"/>
        <w:rPr>
          <w:rFonts w:ascii="Arial" w:hAnsi="Arial" w:cs="Arial"/>
          <w:sz w:val="24"/>
          <w:szCs w:val="24"/>
        </w:rPr>
      </w:pPr>
      <w:r w:rsidRPr="00FB339E">
        <w:rPr>
          <w:rFonts w:ascii="Arial" w:hAnsi="Arial" w:cs="Arial"/>
          <w:sz w:val="24"/>
          <w:szCs w:val="24"/>
        </w:rPr>
        <w:t>¿P</w:t>
      </w:r>
      <w:r w:rsidR="00974C70" w:rsidRPr="00FB339E">
        <w:rPr>
          <w:rFonts w:ascii="Arial" w:hAnsi="Arial" w:cs="Arial"/>
          <w:sz w:val="24"/>
          <w:szCs w:val="24"/>
        </w:rPr>
        <w:t xml:space="preserve">or qué </w:t>
      </w:r>
      <w:del w:id="2" w:author="María" w:date="2015-09-16T06:49:00Z">
        <w:r w:rsidR="00974C70" w:rsidRPr="00FB339E" w:rsidDel="007B4AA6">
          <w:rPr>
            <w:rFonts w:ascii="Arial" w:hAnsi="Arial" w:cs="Arial"/>
            <w:sz w:val="24"/>
            <w:szCs w:val="24"/>
          </w:rPr>
          <w:delText xml:space="preserve">existen </w:delText>
        </w:r>
      </w:del>
      <w:ins w:id="3" w:author="María" w:date="2015-09-16T06:49:00Z">
        <w:r w:rsidR="007B4AA6">
          <w:rPr>
            <w:rFonts w:ascii="Arial" w:hAnsi="Arial" w:cs="Arial"/>
            <w:sz w:val="24"/>
            <w:szCs w:val="24"/>
          </w:rPr>
          <w:t>hay</w:t>
        </w:r>
        <w:r w:rsidR="007B4AA6" w:rsidRPr="00FB339E">
          <w:rPr>
            <w:rFonts w:ascii="Arial" w:hAnsi="Arial" w:cs="Arial"/>
            <w:sz w:val="24"/>
            <w:szCs w:val="24"/>
          </w:rPr>
          <w:t xml:space="preserve"> </w:t>
        </w:r>
      </w:ins>
      <w:r w:rsidR="00974C70" w:rsidRPr="00FB339E">
        <w:rPr>
          <w:rFonts w:ascii="Arial" w:hAnsi="Arial" w:cs="Arial"/>
          <w:sz w:val="24"/>
          <w:szCs w:val="24"/>
        </w:rPr>
        <w:t xml:space="preserve">fósiles de ciertos </w:t>
      </w:r>
      <w:del w:id="4" w:author="María" w:date="2015-09-16T07:51:00Z">
        <w:r w:rsidR="00974C70" w:rsidRPr="00FB339E" w:rsidDel="004724C0">
          <w:rPr>
            <w:rFonts w:ascii="Arial" w:hAnsi="Arial" w:cs="Arial"/>
            <w:sz w:val="24"/>
            <w:szCs w:val="24"/>
          </w:rPr>
          <w:delText xml:space="preserve">géneros de </w:delText>
        </w:r>
      </w:del>
      <w:r w:rsidR="00974C70" w:rsidRPr="00FB339E">
        <w:rPr>
          <w:rFonts w:ascii="Arial" w:hAnsi="Arial" w:cs="Arial"/>
          <w:sz w:val="24"/>
          <w:szCs w:val="24"/>
        </w:rPr>
        <w:t>organismos que existieron hace millones de años</w:t>
      </w:r>
      <w:ins w:id="5" w:author="María" w:date="2015-09-16T06:49:00Z">
        <w:r w:rsidR="007B4AA6">
          <w:rPr>
            <w:rFonts w:ascii="Arial" w:hAnsi="Arial" w:cs="Arial"/>
            <w:sz w:val="24"/>
            <w:szCs w:val="24"/>
          </w:rPr>
          <w:t>,</w:t>
        </w:r>
      </w:ins>
      <w:r w:rsidR="00974C70" w:rsidRPr="00FB339E">
        <w:rPr>
          <w:rFonts w:ascii="Arial" w:hAnsi="Arial" w:cs="Arial"/>
          <w:sz w:val="24"/>
          <w:szCs w:val="24"/>
        </w:rPr>
        <w:t xml:space="preserve"> tanto en Brasil como en África, o en Norteamérica y en las islas británicas?</w:t>
      </w:r>
    </w:p>
    <w:p w:rsidR="001E277E" w:rsidRPr="00FB339E" w:rsidRDefault="001E277E" w:rsidP="00FB339E">
      <w:pPr>
        <w:spacing w:line="360" w:lineRule="auto"/>
        <w:rPr>
          <w:rFonts w:ascii="Arial" w:hAnsi="Arial" w:cs="Arial"/>
          <w:b/>
          <w:bCs/>
          <w:sz w:val="24"/>
          <w:szCs w:val="24"/>
        </w:rPr>
      </w:pPr>
      <w:r w:rsidRPr="00FB339E">
        <w:rPr>
          <w:rFonts w:ascii="Arial" w:hAnsi="Arial" w:cs="Arial"/>
          <w:b/>
          <w:bCs/>
          <w:sz w:val="24"/>
          <w:szCs w:val="24"/>
          <w:highlight w:val="yellow"/>
        </w:rPr>
        <w:t>Pregunta 3</w:t>
      </w:r>
    </w:p>
    <w:p w:rsidR="001E277E" w:rsidRPr="00FB339E" w:rsidRDefault="00845170" w:rsidP="00FB339E">
      <w:pPr>
        <w:spacing w:line="360" w:lineRule="auto"/>
        <w:rPr>
          <w:rFonts w:ascii="Arial" w:hAnsi="Arial" w:cs="Arial"/>
          <w:sz w:val="24"/>
          <w:szCs w:val="24"/>
        </w:rPr>
      </w:pPr>
      <w:r w:rsidRPr="00FB339E">
        <w:rPr>
          <w:rFonts w:ascii="Arial" w:hAnsi="Arial" w:cs="Arial"/>
          <w:b/>
          <w:bCs/>
          <w:sz w:val="24"/>
          <w:szCs w:val="24"/>
        </w:rPr>
        <w:t>Enunciado de la pregunta 3</w:t>
      </w:r>
      <w:r w:rsidR="001E277E" w:rsidRPr="00FB339E">
        <w:rPr>
          <w:rFonts w:ascii="Arial" w:hAnsi="Arial" w:cs="Arial"/>
          <w:b/>
          <w:bCs/>
          <w:sz w:val="24"/>
          <w:szCs w:val="24"/>
        </w:rPr>
        <w:t>:</w:t>
      </w:r>
      <w:r w:rsidR="001E277E" w:rsidRPr="00FB339E">
        <w:rPr>
          <w:rFonts w:ascii="Arial" w:hAnsi="Arial" w:cs="Arial"/>
          <w:sz w:val="24"/>
          <w:szCs w:val="24"/>
        </w:rPr>
        <w:t xml:space="preserve"> ¿Por qué los bordes continentales de Suramérica y África son coincidentes?</w:t>
      </w:r>
      <w:r w:rsidR="00900FAA" w:rsidRPr="00FB339E">
        <w:rPr>
          <w:rFonts w:ascii="Arial" w:hAnsi="Arial" w:cs="Arial"/>
          <w:sz w:val="24"/>
          <w:szCs w:val="24"/>
        </w:rPr>
        <w:t xml:space="preserve"> </w:t>
      </w:r>
    </w:p>
    <w:p w:rsidR="00F55991" w:rsidRPr="00FB339E" w:rsidRDefault="00F55991" w:rsidP="00FB339E">
      <w:pPr>
        <w:spacing w:line="360" w:lineRule="auto"/>
        <w:rPr>
          <w:rFonts w:ascii="Arial" w:hAnsi="Arial" w:cs="Arial"/>
          <w:sz w:val="24"/>
          <w:szCs w:val="24"/>
        </w:rPr>
      </w:pPr>
      <w:r w:rsidRPr="00FB339E">
        <w:rPr>
          <w:rFonts w:ascii="Arial" w:hAnsi="Arial" w:cs="Arial"/>
          <w:noProof/>
          <w:color w:val="C2E1ED"/>
          <w:sz w:val="24"/>
          <w:szCs w:val="24"/>
          <w:lang w:eastAsia="es-CO"/>
        </w:rPr>
        <mc:AlternateContent>
          <mc:Choice Requires="wps">
            <w:drawing>
              <wp:anchor distT="0" distB="0" distL="114300" distR="114300" simplePos="0" relativeHeight="251660288" behindDoc="0" locked="0" layoutInCell="1" allowOverlap="1" wp14:anchorId="0F54D631" wp14:editId="44A9D5DD">
                <wp:simplePos x="0" y="0"/>
                <wp:positionH relativeFrom="column">
                  <wp:posOffset>2251462</wp:posOffset>
                </wp:positionH>
                <wp:positionV relativeFrom="paragraph">
                  <wp:posOffset>634807</wp:posOffset>
                </wp:positionV>
                <wp:extent cx="3045349" cy="866692"/>
                <wp:effectExtent l="0" t="0" r="22225" b="10160"/>
                <wp:wrapNone/>
                <wp:docPr id="54" name="Rectángulo 54"/>
                <wp:cNvGraphicFramePr/>
                <a:graphic xmlns:a="http://schemas.openxmlformats.org/drawingml/2006/main">
                  <a:graphicData uri="http://schemas.microsoft.com/office/word/2010/wordprocessingShape">
                    <wps:wsp>
                      <wps:cNvSpPr/>
                      <wps:spPr>
                        <a:xfrm>
                          <a:off x="0" y="0"/>
                          <a:ext cx="3045349" cy="8666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F55991" w:rsidRPr="00F55991" w:rsidRDefault="00F55991" w:rsidP="00F55991">
                            <w:pPr>
                              <w:jc w:val="both"/>
                              <w:rPr>
                                <w:color w:val="000000" w:themeColor="text1"/>
                              </w:rPr>
                            </w:pPr>
                            <w:r>
                              <w:rPr>
                                <w:color w:val="000000" w:themeColor="text1"/>
                              </w:rPr>
                              <w:t>Utilizar lo que aparece en el recuadro de la imagen de SS y resaltar las costas de África y Suramérica como aparece abajo.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54" o:spid="_x0000_s1026" style="position:absolute;margin-left:177.3pt;margin-top:50pt;width:239.8pt;height:68.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" filled="f" strokecolor="#1f4d78 [1604]" strokeweight="1pt">
                <v:textbox>
                  <w:txbxContent>
                    <w:p w:rsidR="00F55991" w:rsidRPr="00F55991" w:rsidRDefault="00F55991" w:rsidP="00F55991">
                      <w:pPr>
                        <w:jc w:val="both"/>
                        <w:rPr>
                          <w:color w:val="000000" w:themeColor="text1"/>
                        </w:rPr>
                      </w:pPr>
                      <w:r>
                        <w:rPr>
                          <w:color w:val="000000" w:themeColor="text1"/>
                        </w:rPr>
                        <w:t>Utilizar lo que aparece en el recuadro de la imagen de SS y resaltar las costas de África y Suramérica como aparece abajo.</w:t>
                      </w:r>
                    </w:p>
                  </w:txbxContent>
                </v:textbox>
              </v:rect>
            </w:pict>
          </mc:Fallback>
        </mc:AlternateContent>
      </w:r>
      <w:r w:rsidRPr="00FB339E">
        <w:rPr>
          <w:rFonts w:ascii="Arial" w:hAnsi="Arial" w:cs="Arial"/>
          <w:noProof/>
          <w:color w:val="C2E1ED"/>
          <w:sz w:val="24"/>
          <w:szCs w:val="24"/>
          <w:lang w:eastAsia="es-CO"/>
        </w:rPr>
        <mc:AlternateContent>
          <mc:Choice Requires="wps">
            <w:drawing>
              <wp:anchor distT="0" distB="0" distL="114300" distR="114300" simplePos="0" relativeHeight="251659264" behindDoc="0" locked="0" layoutInCell="1" allowOverlap="1" wp14:anchorId="427E64BD" wp14:editId="05EB7E41">
                <wp:simplePos x="0" y="0"/>
                <wp:positionH relativeFrom="column">
                  <wp:posOffset>359051</wp:posOffset>
                </wp:positionH>
                <wp:positionV relativeFrom="paragraph">
                  <wp:posOffset>531440</wp:posOffset>
                </wp:positionV>
                <wp:extent cx="866692" cy="564542"/>
                <wp:effectExtent l="0" t="0" r="10160" b="26035"/>
                <wp:wrapNone/>
                <wp:docPr id="53" name="Rectángulo 53"/>
                <wp:cNvGraphicFramePr/>
                <a:graphic xmlns:a="http://schemas.openxmlformats.org/drawingml/2006/main">
                  <a:graphicData uri="http://schemas.microsoft.com/office/word/2010/wordprocessingShape">
                    <wps:wsp>
                      <wps:cNvSpPr/>
                      <wps:spPr>
                        <a:xfrm>
                          <a:off x="0" y="0"/>
                          <a:ext cx="866692" cy="56454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960EA50" id="Rectángulo 53" o:spid="_x0000_s1026" style="position:absolute;margin-left:28.25pt;margin-top:41.85pt;width:68.25pt;height:4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" filled="f" strokecolor="#1f4d78 [1604]" strokeweight="1pt"/>
            </w:pict>
          </mc:Fallback>
        </mc:AlternateContent>
      </w:r>
      <w:r w:rsidRPr="00FB339E">
        <w:rPr>
          <w:rFonts w:ascii="Arial" w:hAnsi="Arial" w:cs="Arial"/>
          <w:noProof/>
          <w:color w:val="C2E1ED"/>
          <w:sz w:val="24"/>
          <w:szCs w:val="24"/>
          <w:lang w:eastAsia="es-CO"/>
        </w:rPr>
        <w:drawing>
          <wp:inline distT="0" distB="0" distL="0" distR="0" wp14:anchorId="3657440D" wp14:editId="4CDA88A7">
            <wp:extent cx="1836752" cy="1243733"/>
            <wp:effectExtent l="0" t="0" r="0" b="0"/>
            <wp:docPr id="52" name="Imagen 52" descr="http://thumb9.shutterstock.com/display_pic_with_logo/2117717/196142786/stock-photo-green-cartography-of-the-world-in-a-white-background-196142786.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9.shutterstock.com/display_pic_with_logo/2117717/196142786/stock-photo-green-cartography-of-the-world-in-a-white-background-196142786.jpg">
                      <a:hlinkClick r:id="rId10"/>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8679" cy="1265352"/>
                    </a:xfrm>
                    <a:prstGeom prst="rect">
                      <a:avLst/>
                    </a:prstGeom>
                    <a:noFill/>
                    <a:ln>
                      <a:noFill/>
                    </a:ln>
                  </pic:spPr>
                </pic:pic>
              </a:graphicData>
            </a:graphic>
          </wp:inline>
        </w:drawing>
      </w:r>
    </w:p>
    <w:p w:rsidR="001E277E" w:rsidRPr="00FB339E" w:rsidRDefault="00CE5803" w:rsidP="00FB339E">
      <w:pPr>
        <w:spacing w:line="360" w:lineRule="auto"/>
        <w:rPr>
          <w:rFonts w:ascii="Arial" w:hAnsi="Arial" w:cs="Arial"/>
          <w:sz w:val="24"/>
          <w:szCs w:val="24"/>
        </w:rPr>
      </w:pPr>
      <w:r w:rsidRPr="00FB339E">
        <w:rPr>
          <w:rFonts w:ascii="Arial" w:hAnsi="Arial" w:cs="Arial"/>
          <w:noProof/>
          <w:sz w:val="24"/>
          <w:szCs w:val="24"/>
          <w:lang w:eastAsia="es-CO"/>
        </w:rPr>
        <w:drawing>
          <wp:inline distT="0" distB="0" distL="0" distR="0" wp14:anchorId="76B95804" wp14:editId="3F727A21">
            <wp:extent cx="1315334" cy="962108"/>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22604" cy="967426"/>
                    </a:xfrm>
                    <a:prstGeom prst="rect">
                      <a:avLst/>
                    </a:prstGeom>
                    <a:noFill/>
                    <a:ln>
                      <a:noFill/>
                    </a:ln>
                  </pic:spPr>
                </pic:pic>
              </a:graphicData>
            </a:graphic>
          </wp:inline>
        </w:drawing>
      </w:r>
      <w:r w:rsidR="001E277E" w:rsidRPr="00FB339E">
        <w:rPr>
          <w:rFonts w:ascii="Arial" w:hAnsi="Arial" w:cs="Arial"/>
          <w:sz w:val="24"/>
          <w:szCs w:val="24"/>
        </w:rPr>
        <w:t xml:space="preserve"> </w:t>
      </w:r>
    </w:p>
    <w:p w:rsidR="00F55991" w:rsidRPr="00FB339E" w:rsidRDefault="00BA7042" w:rsidP="00FB339E">
      <w:pPr>
        <w:spacing w:line="360" w:lineRule="auto"/>
        <w:rPr>
          <w:rFonts w:ascii="Arial" w:hAnsi="Arial" w:cs="Arial"/>
          <w:sz w:val="24"/>
          <w:szCs w:val="24"/>
        </w:rPr>
      </w:pPr>
      <w:r w:rsidRPr="00FB339E">
        <w:rPr>
          <w:rFonts w:ascii="Arial" w:hAnsi="Arial" w:cs="Arial"/>
          <w:sz w:val="24"/>
          <w:szCs w:val="24"/>
        </w:rPr>
        <w:t>Imagen 5</w:t>
      </w:r>
      <w:r w:rsidR="00900FAA" w:rsidRPr="00FB339E">
        <w:rPr>
          <w:rFonts w:ascii="Arial" w:hAnsi="Arial" w:cs="Arial"/>
          <w:sz w:val="24"/>
          <w:szCs w:val="24"/>
        </w:rPr>
        <w:t xml:space="preserve"> </w:t>
      </w:r>
      <w:proofErr w:type="spellStart"/>
      <w:r w:rsidR="00F55991" w:rsidRPr="00FB339E">
        <w:rPr>
          <w:rFonts w:ascii="Arial" w:hAnsi="Arial" w:cs="Arial"/>
          <w:sz w:val="24"/>
          <w:szCs w:val="24"/>
        </w:rPr>
        <w:t>S.Stock</w:t>
      </w:r>
      <w:proofErr w:type="spellEnd"/>
      <w:r w:rsidR="00900FAA" w:rsidRPr="00FB339E">
        <w:rPr>
          <w:rFonts w:ascii="Arial" w:hAnsi="Arial" w:cs="Arial"/>
          <w:sz w:val="24"/>
          <w:szCs w:val="24"/>
        </w:rPr>
        <w:t xml:space="preserve"> </w:t>
      </w:r>
      <w:r w:rsidR="00F55991" w:rsidRPr="00FB339E">
        <w:rPr>
          <w:rFonts w:ascii="Arial" w:hAnsi="Arial" w:cs="Arial"/>
          <w:sz w:val="24"/>
          <w:szCs w:val="24"/>
        </w:rPr>
        <w:t>196142786</w:t>
      </w:r>
      <w:r w:rsidR="00900FAA" w:rsidRPr="00FB339E">
        <w:rPr>
          <w:rFonts w:ascii="Arial" w:hAnsi="Arial" w:cs="Arial"/>
          <w:sz w:val="24"/>
          <w:szCs w:val="24"/>
        </w:rPr>
        <w:t xml:space="preserve"> </w:t>
      </w:r>
    </w:p>
    <w:p w:rsidR="001E277E" w:rsidRPr="00FB339E" w:rsidRDefault="001E277E" w:rsidP="00FB339E">
      <w:pPr>
        <w:spacing w:line="360" w:lineRule="auto"/>
        <w:rPr>
          <w:rFonts w:ascii="Arial" w:hAnsi="Arial" w:cs="Arial"/>
          <w:b/>
          <w:bCs/>
          <w:sz w:val="24"/>
          <w:szCs w:val="24"/>
        </w:rPr>
      </w:pPr>
      <w:r w:rsidRPr="00FB339E">
        <w:rPr>
          <w:rFonts w:ascii="Arial" w:hAnsi="Arial" w:cs="Arial"/>
          <w:b/>
          <w:bCs/>
          <w:sz w:val="24"/>
          <w:szCs w:val="24"/>
        </w:rPr>
        <w:t xml:space="preserve">Información extra (opcional) de la pregunta: </w:t>
      </w:r>
    </w:p>
    <w:p w:rsidR="001E277E" w:rsidRPr="00FB339E" w:rsidRDefault="001E277E" w:rsidP="00FB339E">
      <w:pPr>
        <w:spacing w:line="360" w:lineRule="auto"/>
        <w:rPr>
          <w:rFonts w:ascii="Arial" w:hAnsi="Arial" w:cs="Arial"/>
          <w:sz w:val="24"/>
          <w:szCs w:val="24"/>
        </w:rPr>
      </w:pPr>
      <w:r w:rsidRPr="00FB339E">
        <w:rPr>
          <w:rFonts w:ascii="Arial" w:hAnsi="Arial" w:cs="Arial"/>
          <w:sz w:val="24"/>
          <w:szCs w:val="24"/>
        </w:rPr>
        <w:t>Los bordes de Suramérica y África</w:t>
      </w:r>
    </w:p>
    <w:p w:rsidR="001E277E" w:rsidRPr="00FB339E" w:rsidRDefault="001E277E" w:rsidP="00FB339E">
      <w:pPr>
        <w:spacing w:line="360" w:lineRule="auto"/>
        <w:rPr>
          <w:rFonts w:ascii="Arial" w:hAnsi="Arial" w:cs="Arial"/>
          <w:sz w:val="24"/>
          <w:szCs w:val="24"/>
        </w:rPr>
      </w:pPr>
      <w:r w:rsidRPr="00FB339E">
        <w:rPr>
          <w:rFonts w:ascii="Arial" w:hAnsi="Arial" w:cs="Arial"/>
          <w:sz w:val="24"/>
          <w:szCs w:val="24"/>
        </w:rPr>
        <w:t>Suramérica y Áf</w:t>
      </w:r>
      <w:r w:rsidR="00845170" w:rsidRPr="00FB339E">
        <w:rPr>
          <w:rFonts w:ascii="Arial" w:hAnsi="Arial" w:cs="Arial"/>
          <w:sz w:val="24"/>
          <w:szCs w:val="24"/>
        </w:rPr>
        <w:t>rica encajan como si se tratase</w:t>
      </w:r>
      <w:r w:rsidRPr="00FB339E">
        <w:rPr>
          <w:rFonts w:ascii="Arial" w:hAnsi="Arial" w:cs="Arial"/>
          <w:sz w:val="24"/>
          <w:szCs w:val="24"/>
        </w:rPr>
        <w:t xml:space="preserve"> de dos fichas de un </w:t>
      </w:r>
      <w:del w:id="6" w:author="María" w:date="2015-09-16T06:50:00Z">
        <w:r w:rsidRPr="00FB339E" w:rsidDel="007B4AA6">
          <w:rPr>
            <w:rFonts w:ascii="Arial" w:hAnsi="Arial" w:cs="Arial"/>
            <w:sz w:val="24"/>
            <w:szCs w:val="24"/>
          </w:rPr>
          <w:delText>“puzzle”</w:delText>
        </w:r>
      </w:del>
      <w:ins w:id="7" w:author="María" w:date="2015-09-16T06:50:00Z">
        <w:r w:rsidR="007B4AA6">
          <w:rPr>
            <w:rFonts w:ascii="Arial" w:hAnsi="Arial" w:cs="Arial"/>
            <w:sz w:val="24"/>
            <w:szCs w:val="24"/>
          </w:rPr>
          <w:t>rompecabezas</w:t>
        </w:r>
      </w:ins>
      <w:r w:rsidRPr="00FB339E">
        <w:rPr>
          <w:rFonts w:ascii="Arial" w:hAnsi="Arial" w:cs="Arial"/>
          <w:sz w:val="24"/>
          <w:szCs w:val="24"/>
        </w:rPr>
        <w:t>; aunque no de manera totalmente perfecta, debido a que con el paso del tiempo, sus costas se han desgastado por acción del mar y otros factores ambientales.</w:t>
      </w:r>
    </w:p>
    <w:p w:rsidR="001E277E" w:rsidRPr="00FB339E" w:rsidRDefault="00F55991" w:rsidP="00FB339E">
      <w:pPr>
        <w:spacing w:line="360" w:lineRule="auto"/>
        <w:rPr>
          <w:rFonts w:ascii="Arial" w:hAnsi="Arial" w:cs="Arial"/>
          <w:sz w:val="24"/>
          <w:szCs w:val="24"/>
        </w:rPr>
      </w:pPr>
      <w:r w:rsidRPr="00FB339E">
        <w:rPr>
          <w:rFonts w:ascii="Arial" w:hAnsi="Arial" w:cs="Arial"/>
          <w:noProof/>
          <w:sz w:val="24"/>
          <w:szCs w:val="24"/>
          <w:lang w:eastAsia="es-CO"/>
        </w:rPr>
        <w:lastRenderedPageBreak/>
        <w:drawing>
          <wp:inline distT="0" distB="0" distL="0" distR="0" wp14:anchorId="25C41463" wp14:editId="6E4EEFFB">
            <wp:extent cx="1315334" cy="962108"/>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22604" cy="967426"/>
                    </a:xfrm>
                    <a:prstGeom prst="rect">
                      <a:avLst/>
                    </a:prstGeom>
                    <a:noFill/>
                    <a:ln>
                      <a:noFill/>
                    </a:ln>
                  </pic:spPr>
                </pic:pic>
              </a:graphicData>
            </a:graphic>
          </wp:inline>
        </w:drawing>
      </w:r>
      <w:r w:rsidR="001E277E" w:rsidRPr="00FB339E">
        <w:rPr>
          <w:rFonts w:ascii="Arial" w:hAnsi="Arial" w:cs="Arial"/>
          <w:sz w:val="24"/>
          <w:szCs w:val="24"/>
        </w:rPr>
        <w:t xml:space="preserve"> </w:t>
      </w:r>
      <w:r w:rsidRPr="00FB339E">
        <w:rPr>
          <w:rFonts w:ascii="Arial" w:hAnsi="Arial" w:cs="Arial"/>
          <w:sz w:val="24"/>
          <w:szCs w:val="24"/>
        </w:rPr>
        <w:t>&gt;&gt;&gt;&gt;&gt;&gt;&gt;</w:t>
      </w:r>
      <w:r w:rsidR="00A97298" w:rsidRPr="00FB339E">
        <w:rPr>
          <w:rFonts w:ascii="Arial" w:hAnsi="Arial" w:cs="Arial"/>
          <w:sz w:val="24"/>
          <w:szCs w:val="24"/>
        </w:rPr>
        <w:t xml:space="preserve"> </w:t>
      </w:r>
      <w:r w:rsidR="00A97298" w:rsidRPr="00FB339E">
        <w:rPr>
          <w:rFonts w:ascii="Arial" w:hAnsi="Arial" w:cs="Arial"/>
          <w:noProof/>
          <w:sz w:val="24"/>
          <w:szCs w:val="24"/>
          <w:lang w:eastAsia="es-CO"/>
        </w:rPr>
        <w:drawing>
          <wp:inline distT="0" distB="0" distL="0" distR="0" wp14:anchorId="65595E1A" wp14:editId="307BF745">
            <wp:extent cx="875114" cy="954157"/>
            <wp:effectExtent l="0" t="0" r="127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2406" cy="962107"/>
                    </a:xfrm>
                    <a:prstGeom prst="rect">
                      <a:avLst/>
                    </a:prstGeom>
                  </pic:spPr>
                </pic:pic>
              </a:graphicData>
            </a:graphic>
          </wp:inline>
        </w:drawing>
      </w:r>
    </w:p>
    <w:p w:rsidR="00F55991" w:rsidRPr="00FB339E" w:rsidRDefault="00BA7042" w:rsidP="00FB339E">
      <w:pPr>
        <w:spacing w:line="360" w:lineRule="auto"/>
        <w:rPr>
          <w:rFonts w:ascii="Arial" w:hAnsi="Arial" w:cs="Arial"/>
          <w:sz w:val="24"/>
          <w:szCs w:val="24"/>
        </w:rPr>
      </w:pPr>
      <w:r w:rsidRPr="00FB339E">
        <w:rPr>
          <w:rFonts w:ascii="Arial" w:hAnsi="Arial" w:cs="Arial"/>
          <w:sz w:val="24"/>
          <w:szCs w:val="24"/>
        </w:rPr>
        <w:t>Imagen 6</w:t>
      </w:r>
      <w:r w:rsidR="00900FAA" w:rsidRPr="00FB339E">
        <w:rPr>
          <w:rFonts w:ascii="Arial" w:hAnsi="Arial" w:cs="Arial"/>
          <w:sz w:val="24"/>
          <w:szCs w:val="24"/>
        </w:rPr>
        <w:t xml:space="preserve"> </w:t>
      </w:r>
      <w:proofErr w:type="spellStart"/>
      <w:r w:rsidR="00A97298" w:rsidRPr="00FB339E">
        <w:rPr>
          <w:rFonts w:ascii="Arial" w:hAnsi="Arial" w:cs="Arial"/>
          <w:sz w:val="24"/>
          <w:szCs w:val="24"/>
        </w:rPr>
        <w:t>S.Stock</w:t>
      </w:r>
      <w:proofErr w:type="spellEnd"/>
      <w:r w:rsidR="00900FAA" w:rsidRPr="00FB339E">
        <w:rPr>
          <w:rFonts w:ascii="Arial" w:hAnsi="Arial" w:cs="Arial"/>
          <w:sz w:val="24"/>
          <w:szCs w:val="24"/>
        </w:rPr>
        <w:t xml:space="preserve"> </w:t>
      </w:r>
      <w:r w:rsidR="00A97298" w:rsidRPr="00FB339E">
        <w:rPr>
          <w:rFonts w:ascii="Arial" w:hAnsi="Arial" w:cs="Arial"/>
          <w:sz w:val="24"/>
          <w:szCs w:val="24"/>
        </w:rPr>
        <w:t>196142786</w:t>
      </w:r>
      <w:r w:rsidR="00900FAA" w:rsidRPr="00FB339E">
        <w:rPr>
          <w:rFonts w:ascii="Arial" w:hAnsi="Arial" w:cs="Arial"/>
          <w:sz w:val="24"/>
          <w:szCs w:val="24"/>
        </w:rPr>
        <w:t xml:space="preserve"> </w:t>
      </w:r>
      <w:r w:rsidR="00A97298" w:rsidRPr="00FB339E">
        <w:rPr>
          <w:rFonts w:ascii="Arial" w:hAnsi="Arial" w:cs="Arial"/>
          <w:sz w:val="24"/>
          <w:szCs w:val="24"/>
        </w:rPr>
        <w:t xml:space="preserve">Acercar Suramérica y África hasta que “encajen”, como si fueran fichas de un </w:t>
      </w:r>
      <w:proofErr w:type="spellStart"/>
      <w:r w:rsidR="00A97298" w:rsidRPr="00FB339E">
        <w:rPr>
          <w:rFonts w:ascii="Arial" w:hAnsi="Arial" w:cs="Arial"/>
          <w:sz w:val="24"/>
          <w:szCs w:val="24"/>
        </w:rPr>
        <w:t>puzzle</w:t>
      </w:r>
      <w:proofErr w:type="spellEnd"/>
      <w:r w:rsidR="001E277E" w:rsidRPr="00FB339E">
        <w:rPr>
          <w:rFonts w:ascii="Arial" w:hAnsi="Arial" w:cs="Arial"/>
          <w:sz w:val="24"/>
          <w:szCs w:val="24"/>
        </w:rPr>
        <w:t>.</w:t>
      </w:r>
      <w:r w:rsidR="00A97298" w:rsidRPr="00FB339E">
        <w:rPr>
          <w:rFonts w:ascii="Arial" w:hAnsi="Arial" w:cs="Arial"/>
          <w:sz w:val="24"/>
          <w:szCs w:val="24"/>
        </w:rPr>
        <w:t xml:space="preserve"> La línea naranja debe permanecer.</w:t>
      </w:r>
      <w:r w:rsidR="00F55991" w:rsidRPr="00FB339E">
        <w:rPr>
          <w:rFonts w:ascii="Arial" w:hAnsi="Arial" w:cs="Arial"/>
          <w:sz w:val="24"/>
          <w:szCs w:val="24"/>
        </w:rPr>
        <w:t xml:space="preserve"> </w:t>
      </w:r>
    </w:p>
    <w:p w:rsidR="001F64C9" w:rsidRPr="00FB339E" w:rsidRDefault="001F64C9" w:rsidP="00FB339E">
      <w:pPr>
        <w:spacing w:line="360" w:lineRule="auto"/>
        <w:rPr>
          <w:rFonts w:ascii="Arial" w:hAnsi="Arial" w:cs="Arial"/>
          <w:b/>
          <w:bCs/>
          <w:sz w:val="24"/>
          <w:szCs w:val="24"/>
          <w:highlight w:val="yellow"/>
        </w:rPr>
      </w:pPr>
    </w:p>
    <w:p w:rsidR="00845170" w:rsidRPr="00FB339E" w:rsidRDefault="00845170" w:rsidP="00FB339E">
      <w:pPr>
        <w:spacing w:line="360" w:lineRule="auto"/>
        <w:rPr>
          <w:rFonts w:ascii="Arial" w:hAnsi="Arial" w:cs="Arial"/>
          <w:b/>
          <w:bCs/>
          <w:sz w:val="24"/>
          <w:szCs w:val="24"/>
        </w:rPr>
      </w:pPr>
      <w:r w:rsidRPr="00FB339E">
        <w:rPr>
          <w:rFonts w:ascii="Arial" w:hAnsi="Arial" w:cs="Arial"/>
          <w:b/>
          <w:bCs/>
          <w:sz w:val="24"/>
          <w:szCs w:val="24"/>
          <w:highlight w:val="yellow"/>
        </w:rPr>
        <w:t>Pregunta 4</w:t>
      </w:r>
    </w:p>
    <w:p w:rsidR="00845170" w:rsidRPr="00FB339E" w:rsidRDefault="00845170" w:rsidP="00FB339E">
      <w:pPr>
        <w:pStyle w:val="Prrafodelista"/>
        <w:numPr>
          <w:ilvl w:val="0"/>
          <w:numId w:val="1"/>
        </w:numPr>
        <w:spacing w:line="360" w:lineRule="auto"/>
        <w:rPr>
          <w:rFonts w:ascii="Arial" w:hAnsi="Arial" w:cs="Arial"/>
          <w:sz w:val="24"/>
          <w:szCs w:val="24"/>
        </w:rPr>
      </w:pPr>
      <w:r w:rsidRPr="00FB339E">
        <w:rPr>
          <w:rFonts w:ascii="Arial" w:hAnsi="Arial" w:cs="Arial"/>
          <w:b/>
          <w:bCs/>
          <w:sz w:val="24"/>
          <w:szCs w:val="24"/>
        </w:rPr>
        <w:t xml:space="preserve">Enunciado de la pregunta 4 </w:t>
      </w:r>
      <w:r w:rsidRPr="00FB339E">
        <w:rPr>
          <w:rFonts w:ascii="Arial" w:hAnsi="Arial" w:cs="Arial"/>
          <w:sz w:val="24"/>
          <w:szCs w:val="24"/>
        </w:rPr>
        <w:t xml:space="preserve">¿Por qué </w:t>
      </w:r>
      <w:del w:id="8" w:author="María" w:date="2015-09-16T07:51:00Z">
        <w:r w:rsidRPr="00FB339E" w:rsidDel="004724C0">
          <w:rPr>
            <w:rFonts w:ascii="Arial" w:hAnsi="Arial" w:cs="Arial"/>
            <w:sz w:val="24"/>
            <w:szCs w:val="24"/>
          </w:rPr>
          <w:delText xml:space="preserve">existen </w:delText>
        </w:r>
      </w:del>
      <w:ins w:id="9" w:author="María" w:date="2015-09-16T07:51:00Z">
        <w:r w:rsidR="004724C0">
          <w:rPr>
            <w:rFonts w:ascii="Arial" w:hAnsi="Arial" w:cs="Arial"/>
            <w:sz w:val="24"/>
            <w:szCs w:val="24"/>
          </w:rPr>
          <w:t>hay</w:t>
        </w:r>
        <w:r w:rsidR="004724C0" w:rsidRPr="00FB339E">
          <w:rPr>
            <w:rFonts w:ascii="Arial" w:hAnsi="Arial" w:cs="Arial"/>
            <w:sz w:val="24"/>
            <w:szCs w:val="24"/>
          </w:rPr>
          <w:t xml:space="preserve"> </w:t>
        </w:r>
      </w:ins>
      <w:r w:rsidRPr="00FB339E">
        <w:rPr>
          <w:rFonts w:ascii="Arial" w:hAnsi="Arial" w:cs="Arial"/>
          <w:sz w:val="24"/>
          <w:szCs w:val="24"/>
        </w:rPr>
        <w:t xml:space="preserve">fósiles de ciertos </w:t>
      </w:r>
      <w:del w:id="10" w:author="María" w:date="2015-09-16T07:51:00Z">
        <w:r w:rsidRPr="00FB339E" w:rsidDel="004724C0">
          <w:rPr>
            <w:rFonts w:ascii="Arial" w:hAnsi="Arial" w:cs="Arial"/>
            <w:sz w:val="24"/>
            <w:szCs w:val="24"/>
          </w:rPr>
          <w:delText xml:space="preserve">géneros de </w:delText>
        </w:r>
      </w:del>
      <w:r w:rsidRPr="00FB339E">
        <w:rPr>
          <w:rFonts w:ascii="Arial" w:hAnsi="Arial" w:cs="Arial"/>
          <w:sz w:val="24"/>
          <w:szCs w:val="24"/>
        </w:rPr>
        <w:t>organismos que existieron hace millones de años</w:t>
      </w:r>
      <w:ins w:id="11" w:author="María" w:date="2015-09-16T07:51:00Z">
        <w:r w:rsidR="004724C0">
          <w:rPr>
            <w:rFonts w:ascii="Arial" w:hAnsi="Arial" w:cs="Arial"/>
            <w:sz w:val="24"/>
            <w:szCs w:val="24"/>
          </w:rPr>
          <w:t>,</w:t>
        </w:r>
      </w:ins>
      <w:r w:rsidRPr="00FB339E">
        <w:rPr>
          <w:rFonts w:ascii="Arial" w:hAnsi="Arial" w:cs="Arial"/>
          <w:sz w:val="24"/>
          <w:szCs w:val="24"/>
        </w:rPr>
        <w:t xml:space="preserve"> tanto en Brasil como en África, o en Norteamérica y en las islas británicas?</w:t>
      </w:r>
    </w:p>
    <w:p w:rsidR="001F64C9" w:rsidRPr="00FB339E" w:rsidRDefault="00105ABB" w:rsidP="00FB339E">
      <w:pPr>
        <w:spacing w:line="360" w:lineRule="auto"/>
        <w:rPr>
          <w:rFonts w:ascii="Arial" w:hAnsi="Arial" w:cs="Arial"/>
          <w:sz w:val="24"/>
          <w:szCs w:val="24"/>
        </w:rPr>
      </w:pPr>
      <w:r w:rsidRPr="00FB339E">
        <w:rPr>
          <w:rFonts w:ascii="Arial" w:hAnsi="Arial" w:cs="Arial"/>
          <w:noProof/>
          <w:sz w:val="24"/>
          <w:szCs w:val="24"/>
          <w:lang w:eastAsia="es-CO"/>
        </w:rPr>
        <w:drawing>
          <wp:inline distT="0" distB="0" distL="0" distR="0" wp14:anchorId="1EC9D428" wp14:editId="3FDCBDF3">
            <wp:extent cx="3372091" cy="1439186"/>
            <wp:effectExtent l="0" t="0" r="0" b="889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72091" cy="1439186"/>
                    </a:xfrm>
                    <a:prstGeom prst="rect">
                      <a:avLst/>
                    </a:prstGeom>
                  </pic:spPr>
                </pic:pic>
              </a:graphicData>
            </a:graphic>
          </wp:inline>
        </w:drawing>
      </w:r>
    </w:p>
    <w:p w:rsidR="00845170" w:rsidRPr="00FB339E" w:rsidRDefault="00BA7042" w:rsidP="00FB339E">
      <w:pPr>
        <w:spacing w:line="360" w:lineRule="auto"/>
        <w:rPr>
          <w:rFonts w:ascii="Arial" w:hAnsi="Arial" w:cs="Arial"/>
          <w:sz w:val="24"/>
          <w:szCs w:val="24"/>
        </w:rPr>
      </w:pPr>
      <w:r w:rsidRPr="00FB339E">
        <w:rPr>
          <w:rFonts w:ascii="Arial" w:hAnsi="Arial" w:cs="Arial"/>
          <w:sz w:val="24"/>
          <w:szCs w:val="24"/>
        </w:rPr>
        <w:t>Imagen 7</w:t>
      </w:r>
      <w:r w:rsidR="00900FAA" w:rsidRPr="00FB339E">
        <w:rPr>
          <w:rFonts w:ascii="Arial" w:hAnsi="Arial" w:cs="Arial"/>
          <w:sz w:val="24"/>
          <w:szCs w:val="24"/>
        </w:rPr>
        <w:t xml:space="preserve"> </w:t>
      </w:r>
      <w:proofErr w:type="spellStart"/>
      <w:r w:rsidR="00105ABB" w:rsidRPr="00FB339E">
        <w:rPr>
          <w:rFonts w:ascii="Arial" w:hAnsi="Arial" w:cs="Arial"/>
          <w:sz w:val="24"/>
          <w:szCs w:val="24"/>
        </w:rPr>
        <w:t>S.Stock</w:t>
      </w:r>
      <w:proofErr w:type="spellEnd"/>
      <w:r w:rsidR="00900FAA" w:rsidRPr="00FB339E">
        <w:rPr>
          <w:rFonts w:ascii="Arial" w:hAnsi="Arial" w:cs="Arial"/>
          <w:sz w:val="24"/>
          <w:szCs w:val="24"/>
        </w:rPr>
        <w:t xml:space="preserve"> </w:t>
      </w:r>
      <w:r w:rsidR="00105ABB" w:rsidRPr="00FB339E">
        <w:rPr>
          <w:rFonts w:ascii="Arial" w:hAnsi="Arial" w:cs="Arial"/>
          <w:sz w:val="24"/>
          <w:szCs w:val="24"/>
        </w:rPr>
        <w:t>3172460</w:t>
      </w:r>
      <w:r w:rsidR="00900FAA" w:rsidRPr="00FB339E">
        <w:rPr>
          <w:rFonts w:ascii="Arial" w:hAnsi="Arial" w:cs="Arial"/>
          <w:sz w:val="24"/>
          <w:szCs w:val="24"/>
        </w:rPr>
        <w:t xml:space="preserve"> </w:t>
      </w:r>
      <w:r w:rsidR="00105ABB" w:rsidRPr="00FB339E">
        <w:rPr>
          <w:rFonts w:ascii="Arial" w:hAnsi="Arial" w:cs="Arial"/>
          <w:sz w:val="24"/>
          <w:szCs w:val="24"/>
        </w:rPr>
        <w:t>/</w:t>
      </w:r>
      <w:r w:rsidR="00900FAA" w:rsidRPr="00FB339E">
        <w:rPr>
          <w:rFonts w:ascii="Arial" w:hAnsi="Arial" w:cs="Arial"/>
          <w:sz w:val="24"/>
          <w:szCs w:val="24"/>
        </w:rPr>
        <w:t xml:space="preserve"> </w:t>
      </w:r>
      <w:r w:rsidR="00105ABB" w:rsidRPr="00FB339E">
        <w:rPr>
          <w:rFonts w:ascii="Arial" w:hAnsi="Arial" w:cs="Arial"/>
          <w:sz w:val="24"/>
          <w:szCs w:val="24"/>
        </w:rPr>
        <w:t>285664442</w:t>
      </w:r>
      <w:r w:rsidR="00900FAA" w:rsidRPr="00FB339E">
        <w:rPr>
          <w:rFonts w:ascii="Arial" w:hAnsi="Arial" w:cs="Arial"/>
          <w:sz w:val="24"/>
          <w:szCs w:val="24"/>
        </w:rPr>
        <w:t xml:space="preserve"> </w:t>
      </w:r>
      <w:r w:rsidR="00105ABB" w:rsidRPr="00FB339E">
        <w:rPr>
          <w:rFonts w:ascii="Arial" w:hAnsi="Arial" w:cs="Arial"/>
          <w:sz w:val="24"/>
          <w:szCs w:val="24"/>
        </w:rPr>
        <w:t>/</w:t>
      </w:r>
      <w:r w:rsidR="00900FAA" w:rsidRPr="00FB339E">
        <w:rPr>
          <w:rFonts w:ascii="Arial" w:hAnsi="Arial" w:cs="Arial"/>
          <w:sz w:val="24"/>
          <w:szCs w:val="24"/>
        </w:rPr>
        <w:t xml:space="preserve"> </w:t>
      </w:r>
      <w:r w:rsidR="00105ABB" w:rsidRPr="00FB339E">
        <w:rPr>
          <w:rFonts w:ascii="Arial" w:hAnsi="Arial" w:cs="Arial"/>
          <w:sz w:val="24"/>
          <w:szCs w:val="24"/>
        </w:rPr>
        <w:t>46696855. Hacer una composición como la que aparece arriba utilizando la</w:t>
      </w:r>
      <w:r w:rsidR="00D1705F" w:rsidRPr="00FB339E">
        <w:rPr>
          <w:rFonts w:ascii="Arial" w:hAnsi="Arial" w:cs="Arial"/>
          <w:sz w:val="24"/>
          <w:szCs w:val="24"/>
        </w:rPr>
        <w:t>s</w:t>
      </w:r>
      <w:r w:rsidR="00105ABB" w:rsidRPr="00FB339E">
        <w:rPr>
          <w:rFonts w:ascii="Arial" w:hAnsi="Arial" w:cs="Arial"/>
          <w:sz w:val="24"/>
          <w:szCs w:val="24"/>
        </w:rPr>
        <w:t xml:space="preserve"> tres imágenes citadas de SS.</w:t>
      </w:r>
    </w:p>
    <w:p w:rsidR="00845170" w:rsidRPr="00FB339E" w:rsidRDefault="00845170" w:rsidP="00FB339E">
      <w:pPr>
        <w:spacing w:line="360" w:lineRule="auto"/>
        <w:rPr>
          <w:rFonts w:ascii="Arial" w:hAnsi="Arial" w:cs="Arial"/>
          <w:b/>
          <w:bCs/>
          <w:sz w:val="24"/>
          <w:szCs w:val="24"/>
        </w:rPr>
      </w:pPr>
      <w:r w:rsidRPr="00FB339E">
        <w:rPr>
          <w:rFonts w:ascii="Arial" w:hAnsi="Arial" w:cs="Arial"/>
          <w:b/>
          <w:bCs/>
          <w:sz w:val="24"/>
          <w:szCs w:val="24"/>
        </w:rPr>
        <w:t xml:space="preserve">Información extra (opcional) de la pregunta: </w:t>
      </w:r>
    </w:p>
    <w:p w:rsidR="00845170" w:rsidRPr="00FB339E" w:rsidRDefault="00845170" w:rsidP="00FB339E">
      <w:pPr>
        <w:spacing w:line="360" w:lineRule="auto"/>
        <w:rPr>
          <w:rFonts w:ascii="Arial" w:hAnsi="Arial" w:cs="Arial"/>
          <w:sz w:val="24"/>
          <w:szCs w:val="24"/>
        </w:rPr>
      </w:pPr>
      <w:r w:rsidRPr="00FB339E">
        <w:rPr>
          <w:rFonts w:ascii="Arial" w:hAnsi="Arial" w:cs="Arial"/>
          <w:sz w:val="24"/>
          <w:szCs w:val="24"/>
        </w:rPr>
        <w:t>Los fósiles nos cuentan que los continentes estuvieron unidos</w:t>
      </w:r>
    </w:p>
    <w:p w:rsidR="00BA7042" w:rsidRPr="00FB339E" w:rsidRDefault="00845170" w:rsidP="00FB339E">
      <w:pPr>
        <w:spacing w:line="360" w:lineRule="auto"/>
        <w:rPr>
          <w:rFonts w:ascii="Arial" w:hAnsi="Arial" w:cs="Arial"/>
          <w:sz w:val="24"/>
          <w:szCs w:val="24"/>
        </w:rPr>
      </w:pPr>
      <w:r w:rsidRPr="00FB339E">
        <w:rPr>
          <w:rFonts w:ascii="Arial" w:hAnsi="Arial" w:cs="Arial"/>
          <w:sz w:val="24"/>
          <w:szCs w:val="24"/>
        </w:rPr>
        <w:t xml:space="preserve">Los hallazgos de los mismos géneros de fósiles en continentes tan distantes como América y Europa, son la clave para proponer que en épocas remotas esos continentes formaron parte de una única masa continental. Por ejemplo, encontramos fósiles de un mismo género de </w:t>
      </w:r>
      <w:r w:rsidRPr="00FB339E">
        <w:rPr>
          <w:rFonts w:ascii="Arial" w:hAnsi="Arial" w:cs="Arial"/>
          <w:b/>
          <w:bCs/>
          <w:sz w:val="24"/>
          <w:szCs w:val="24"/>
        </w:rPr>
        <w:t xml:space="preserve">trilobites </w:t>
      </w:r>
      <w:r w:rsidRPr="00FB339E">
        <w:rPr>
          <w:rFonts w:ascii="Arial" w:hAnsi="Arial" w:cs="Arial"/>
          <w:sz w:val="24"/>
          <w:szCs w:val="24"/>
        </w:rPr>
        <w:t xml:space="preserve">en Norteamérica y en el Reino Unido, o de un mismo género de </w:t>
      </w:r>
      <w:r w:rsidR="00291CE1" w:rsidRPr="00FB339E">
        <w:rPr>
          <w:rFonts w:ascii="Arial" w:hAnsi="Arial" w:cs="Arial"/>
          <w:sz w:val="24"/>
          <w:szCs w:val="24"/>
        </w:rPr>
        <w:t xml:space="preserve">plantas arbóreas </w:t>
      </w:r>
      <w:del w:id="12" w:author="María" w:date="2015-09-16T06:52:00Z">
        <w:r w:rsidR="00291CE1" w:rsidRPr="00FB339E" w:rsidDel="007B4AA6">
          <w:rPr>
            <w:rFonts w:ascii="Arial" w:hAnsi="Arial" w:cs="Arial"/>
            <w:sz w:val="24"/>
            <w:szCs w:val="24"/>
          </w:rPr>
          <w:delText>–</w:delText>
        </w:r>
      </w:del>
      <w:ins w:id="13" w:author="María" w:date="2015-09-16T06:52:00Z">
        <w:r w:rsidR="007B4AA6">
          <w:rPr>
            <w:rFonts w:ascii="Arial" w:hAnsi="Arial" w:cs="Arial"/>
            <w:sz w:val="24"/>
            <w:szCs w:val="24"/>
          </w:rPr>
          <w:t>(</w:t>
        </w:r>
      </w:ins>
      <w:proofErr w:type="spellStart"/>
      <w:r w:rsidR="00291CE1" w:rsidRPr="00FB339E">
        <w:rPr>
          <w:rFonts w:ascii="Arial" w:hAnsi="Arial" w:cs="Arial"/>
          <w:sz w:val="24"/>
          <w:szCs w:val="24"/>
        </w:rPr>
        <w:t>Glossopteris</w:t>
      </w:r>
      <w:proofErr w:type="spellEnd"/>
      <w:del w:id="14" w:author="María" w:date="2015-09-16T06:52:00Z">
        <w:r w:rsidR="00291CE1" w:rsidRPr="00FB339E" w:rsidDel="007B4AA6">
          <w:rPr>
            <w:rFonts w:ascii="Arial" w:hAnsi="Arial" w:cs="Arial"/>
            <w:sz w:val="24"/>
            <w:szCs w:val="24"/>
          </w:rPr>
          <w:delText>-,</w:delText>
        </w:r>
        <w:r w:rsidRPr="00FB339E" w:rsidDel="007B4AA6">
          <w:rPr>
            <w:rFonts w:ascii="Arial" w:hAnsi="Arial" w:cs="Arial"/>
            <w:sz w:val="24"/>
            <w:szCs w:val="24"/>
          </w:rPr>
          <w:delText xml:space="preserve"> </w:delText>
        </w:r>
      </w:del>
      <w:ins w:id="15" w:author="María" w:date="2015-09-16T06:52:00Z">
        <w:r w:rsidR="007B4AA6">
          <w:rPr>
            <w:rFonts w:ascii="Arial" w:hAnsi="Arial" w:cs="Arial"/>
            <w:sz w:val="24"/>
            <w:szCs w:val="24"/>
          </w:rPr>
          <w:t>)</w:t>
        </w:r>
        <w:r w:rsidR="007B4AA6" w:rsidRPr="00FB339E">
          <w:rPr>
            <w:rFonts w:ascii="Arial" w:hAnsi="Arial" w:cs="Arial"/>
            <w:sz w:val="24"/>
            <w:szCs w:val="24"/>
          </w:rPr>
          <w:t xml:space="preserve">, </w:t>
        </w:r>
      </w:ins>
      <w:r w:rsidRPr="00FB339E">
        <w:rPr>
          <w:rFonts w:ascii="Arial" w:hAnsi="Arial" w:cs="Arial"/>
          <w:sz w:val="24"/>
          <w:szCs w:val="24"/>
        </w:rPr>
        <w:t>en Suramérica, India, Australia, África y Antártica.</w:t>
      </w:r>
    </w:p>
    <w:p w:rsidR="00BA7042" w:rsidRPr="00FB339E" w:rsidRDefault="007F42F9" w:rsidP="00FB339E">
      <w:pPr>
        <w:spacing w:line="360" w:lineRule="auto"/>
        <w:rPr>
          <w:rFonts w:ascii="Arial" w:hAnsi="Arial" w:cs="Arial"/>
          <w:sz w:val="24"/>
          <w:szCs w:val="24"/>
        </w:rPr>
      </w:pPr>
      <w:r w:rsidRPr="00FB339E">
        <w:rPr>
          <w:rFonts w:ascii="Arial" w:hAnsi="Arial" w:cs="Arial"/>
          <w:noProof/>
          <w:sz w:val="24"/>
          <w:szCs w:val="24"/>
          <w:lang w:eastAsia="es-CO"/>
        </w:rPr>
        <w:lastRenderedPageBreak/>
        <w:drawing>
          <wp:inline distT="0" distB="0" distL="0" distR="0" wp14:anchorId="126FEEB1" wp14:editId="6B24C6DA">
            <wp:extent cx="880599" cy="1144987"/>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85851" cy="1151816"/>
                    </a:xfrm>
                    <a:prstGeom prst="rect">
                      <a:avLst/>
                    </a:prstGeom>
                  </pic:spPr>
                </pic:pic>
              </a:graphicData>
            </a:graphic>
          </wp:inline>
        </w:drawing>
      </w:r>
    </w:p>
    <w:p w:rsidR="00845170" w:rsidRPr="00FB339E" w:rsidRDefault="00845170" w:rsidP="00FB339E">
      <w:pPr>
        <w:spacing w:line="360" w:lineRule="auto"/>
        <w:rPr>
          <w:rFonts w:ascii="Arial" w:hAnsi="Arial" w:cs="Arial"/>
          <w:sz w:val="24"/>
          <w:szCs w:val="24"/>
        </w:rPr>
      </w:pPr>
      <w:r w:rsidRPr="00FB339E">
        <w:rPr>
          <w:rFonts w:ascii="Arial" w:hAnsi="Arial" w:cs="Arial"/>
          <w:sz w:val="24"/>
          <w:szCs w:val="24"/>
        </w:rPr>
        <w:t xml:space="preserve">Imagen </w:t>
      </w:r>
      <w:r w:rsidR="00BA7042" w:rsidRPr="00FB339E">
        <w:rPr>
          <w:rFonts w:ascii="Arial" w:hAnsi="Arial" w:cs="Arial"/>
          <w:sz w:val="24"/>
          <w:szCs w:val="24"/>
        </w:rPr>
        <w:t>8</w:t>
      </w:r>
      <w:r w:rsidR="00900FAA" w:rsidRPr="00FB339E">
        <w:rPr>
          <w:rFonts w:ascii="Arial" w:hAnsi="Arial" w:cs="Arial"/>
          <w:sz w:val="24"/>
          <w:szCs w:val="24"/>
        </w:rPr>
        <w:t xml:space="preserve"> </w:t>
      </w:r>
      <w:proofErr w:type="spellStart"/>
      <w:r w:rsidR="00BA7042" w:rsidRPr="00FB339E">
        <w:rPr>
          <w:rFonts w:ascii="Arial" w:hAnsi="Arial" w:cs="Arial"/>
          <w:sz w:val="24"/>
          <w:szCs w:val="24"/>
        </w:rPr>
        <w:t>S.Stock</w:t>
      </w:r>
      <w:proofErr w:type="spellEnd"/>
      <w:r w:rsidR="00900FAA" w:rsidRPr="00FB339E">
        <w:rPr>
          <w:rFonts w:ascii="Arial" w:hAnsi="Arial" w:cs="Arial"/>
          <w:sz w:val="24"/>
          <w:szCs w:val="24"/>
        </w:rPr>
        <w:t xml:space="preserve"> </w:t>
      </w:r>
      <w:r w:rsidR="00BA7042" w:rsidRPr="00FB339E">
        <w:rPr>
          <w:rFonts w:ascii="Arial" w:hAnsi="Arial" w:cs="Arial"/>
          <w:sz w:val="24"/>
          <w:szCs w:val="24"/>
        </w:rPr>
        <w:t>137936228</w:t>
      </w:r>
      <w:r w:rsidR="00900FAA" w:rsidRPr="00FB339E">
        <w:rPr>
          <w:rFonts w:ascii="Arial" w:hAnsi="Arial" w:cs="Arial"/>
          <w:sz w:val="24"/>
          <w:szCs w:val="24"/>
        </w:rPr>
        <w:t xml:space="preserve"> </w:t>
      </w:r>
      <w:r w:rsidR="00BA7042" w:rsidRPr="00FB339E">
        <w:rPr>
          <w:rFonts w:ascii="Arial" w:hAnsi="Arial" w:cs="Arial"/>
          <w:sz w:val="24"/>
          <w:szCs w:val="24"/>
        </w:rPr>
        <w:t>244620157</w:t>
      </w:r>
      <w:r w:rsidR="00900FAA" w:rsidRPr="00FB339E">
        <w:rPr>
          <w:rFonts w:ascii="Arial" w:hAnsi="Arial" w:cs="Arial"/>
          <w:sz w:val="24"/>
          <w:szCs w:val="24"/>
        </w:rPr>
        <w:t xml:space="preserve"> </w:t>
      </w:r>
      <w:r w:rsidR="00BA7042" w:rsidRPr="00FB339E">
        <w:rPr>
          <w:rFonts w:ascii="Arial" w:hAnsi="Arial" w:cs="Arial"/>
          <w:sz w:val="24"/>
          <w:szCs w:val="24"/>
        </w:rPr>
        <w:t xml:space="preserve">Sobreponer la imagen del árbol </w:t>
      </w:r>
      <w:proofErr w:type="spellStart"/>
      <w:r w:rsidR="00BA7042" w:rsidRPr="00FB339E">
        <w:rPr>
          <w:rFonts w:ascii="Arial" w:hAnsi="Arial" w:cs="Arial"/>
          <w:sz w:val="24"/>
          <w:szCs w:val="24"/>
        </w:rPr>
        <w:t>siluetiada</w:t>
      </w:r>
      <w:proofErr w:type="spellEnd"/>
      <w:r w:rsidR="00BA7042" w:rsidRPr="00FB339E">
        <w:rPr>
          <w:rFonts w:ascii="Arial" w:hAnsi="Arial" w:cs="Arial"/>
          <w:sz w:val="24"/>
          <w:szCs w:val="24"/>
        </w:rPr>
        <w:t xml:space="preserve"> y en marca de agua sobre los continentes</w:t>
      </w:r>
      <w:r w:rsidR="007F42F9" w:rsidRPr="00FB339E">
        <w:rPr>
          <w:rFonts w:ascii="Arial" w:hAnsi="Arial" w:cs="Arial"/>
          <w:sz w:val="24"/>
          <w:szCs w:val="24"/>
        </w:rPr>
        <w:t xml:space="preserve"> (</w:t>
      </w:r>
      <w:r w:rsidR="00C34DC4" w:rsidRPr="00FB339E">
        <w:rPr>
          <w:rFonts w:ascii="Arial" w:hAnsi="Arial" w:cs="Arial"/>
          <w:sz w:val="24"/>
          <w:szCs w:val="24"/>
        </w:rPr>
        <w:t xml:space="preserve">seleccionada del </w:t>
      </w:r>
      <w:r w:rsidR="007F42F9" w:rsidRPr="00FB339E">
        <w:rPr>
          <w:rFonts w:ascii="Arial" w:hAnsi="Arial" w:cs="Arial"/>
          <w:sz w:val="24"/>
          <w:szCs w:val="24"/>
        </w:rPr>
        <w:t>recuadro de arriba)</w:t>
      </w:r>
      <w:r w:rsidR="00BA7042" w:rsidRPr="00FB339E">
        <w:rPr>
          <w:rFonts w:ascii="Arial" w:hAnsi="Arial" w:cs="Arial"/>
          <w:sz w:val="24"/>
          <w:szCs w:val="24"/>
        </w:rPr>
        <w:t>. Eliminar la línea roja del ecuador terrestre.</w:t>
      </w:r>
    </w:p>
    <w:p w:rsidR="00291CE1" w:rsidRPr="00FB339E" w:rsidRDefault="00291CE1" w:rsidP="00FB339E">
      <w:pPr>
        <w:spacing w:line="360" w:lineRule="auto"/>
        <w:rPr>
          <w:rFonts w:ascii="Arial" w:hAnsi="Arial" w:cs="Arial"/>
          <w:b/>
          <w:bCs/>
          <w:sz w:val="24"/>
          <w:szCs w:val="24"/>
        </w:rPr>
      </w:pPr>
      <w:r w:rsidRPr="00FB339E">
        <w:rPr>
          <w:rFonts w:ascii="Arial" w:hAnsi="Arial" w:cs="Arial"/>
          <w:b/>
          <w:bCs/>
          <w:sz w:val="24"/>
          <w:szCs w:val="24"/>
          <w:highlight w:val="yellow"/>
        </w:rPr>
        <w:t xml:space="preserve">Pregunta </w:t>
      </w:r>
      <w:r w:rsidRPr="00FB339E">
        <w:rPr>
          <w:rFonts w:ascii="Arial" w:hAnsi="Arial" w:cs="Arial"/>
          <w:b/>
          <w:bCs/>
          <w:sz w:val="24"/>
          <w:szCs w:val="24"/>
        </w:rPr>
        <w:t>5</w:t>
      </w:r>
    </w:p>
    <w:p w:rsidR="00865A80" w:rsidRPr="00FB339E" w:rsidRDefault="00291CE1" w:rsidP="00FB339E">
      <w:pPr>
        <w:pStyle w:val="Prrafodelista"/>
        <w:numPr>
          <w:ilvl w:val="0"/>
          <w:numId w:val="1"/>
        </w:numPr>
        <w:spacing w:line="360" w:lineRule="auto"/>
        <w:rPr>
          <w:rFonts w:ascii="Arial" w:hAnsi="Arial" w:cs="Arial"/>
          <w:sz w:val="24"/>
          <w:szCs w:val="24"/>
        </w:rPr>
      </w:pPr>
      <w:r w:rsidRPr="00FB339E">
        <w:rPr>
          <w:rFonts w:ascii="Arial" w:hAnsi="Arial" w:cs="Arial"/>
          <w:b/>
          <w:bCs/>
          <w:sz w:val="24"/>
          <w:szCs w:val="24"/>
        </w:rPr>
        <w:t xml:space="preserve">Enunciado de la pregunta 5 </w:t>
      </w:r>
      <w:r w:rsidRPr="00FB339E">
        <w:rPr>
          <w:rFonts w:ascii="Arial" w:hAnsi="Arial" w:cs="Arial"/>
          <w:sz w:val="24"/>
          <w:szCs w:val="24"/>
        </w:rPr>
        <w:t xml:space="preserve">¿Cómo se </w:t>
      </w:r>
      <w:r w:rsidR="00E137FE" w:rsidRPr="00FB339E">
        <w:rPr>
          <w:rFonts w:ascii="Arial" w:hAnsi="Arial" w:cs="Arial"/>
          <w:sz w:val="24"/>
          <w:szCs w:val="24"/>
        </w:rPr>
        <w:t>desplazan los continentes</w:t>
      </w:r>
      <w:r w:rsidRPr="00FB339E">
        <w:rPr>
          <w:rFonts w:ascii="Arial" w:hAnsi="Arial" w:cs="Arial"/>
          <w:sz w:val="24"/>
          <w:szCs w:val="24"/>
        </w:rPr>
        <w:t>?</w:t>
      </w:r>
    </w:p>
    <w:p w:rsidR="00865A80" w:rsidRPr="00FB339E" w:rsidRDefault="00865A80" w:rsidP="00FB339E">
      <w:pPr>
        <w:pStyle w:val="Prrafodelista"/>
        <w:spacing w:line="360" w:lineRule="auto"/>
        <w:rPr>
          <w:rFonts w:ascii="Arial" w:hAnsi="Arial" w:cs="Arial"/>
          <w:sz w:val="24"/>
          <w:szCs w:val="24"/>
        </w:rPr>
      </w:pPr>
    </w:p>
    <w:p w:rsidR="00865A80" w:rsidRPr="00FB339E" w:rsidRDefault="00865A80" w:rsidP="00FB339E">
      <w:pPr>
        <w:pStyle w:val="Prrafodelista"/>
        <w:spacing w:line="360" w:lineRule="auto"/>
        <w:rPr>
          <w:rFonts w:ascii="Arial" w:hAnsi="Arial" w:cs="Arial"/>
          <w:sz w:val="24"/>
          <w:szCs w:val="24"/>
        </w:rPr>
      </w:pPr>
      <w:r w:rsidRPr="00FB339E">
        <w:rPr>
          <w:rFonts w:ascii="Arial" w:hAnsi="Arial" w:cs="Arial"/>
          <w:noProof/>
          <w:sz w:val="24"/>
          <w:szCs w:val="24"/>
          <w:lang w:eastAsia="es-CO"/>
        </w:rPr>
        <w:drawing>
          <wp:inline distT="0" distB="0" distL="0" distR="0" wp14:anchorId="7CED8F21" wp14:editId="4098E198">
            <wp:extent cx="1273296" cy="1280160"/>
            <wp:effectExtent l="0" t="0" r="3175"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80266" cy="1287167"/>
                    </a:xfrm>
                    <a:prstGeom prst="rect">
                      <a:avLst/>
                    </a:prstGeom>
                  </pic:spPr>
                </pic:pic>
              </a:graphicData>
            </a:graphic>
          </wp:inline>
        </w:drawing>
      </w:r>
    </w:p>
    <w:p w:rsidR="00291CE1" w:rsidRPr="00FB339E" w:rsidRDefault="00865A80" w:rsidP="00FB339E">
      <w:pPr>
        <w:spacing w:line="360" w:lineRule="auto"/>
        <w:rPr>
          <w:rFonts w:ascii="Arial" w:hAnsi="Arial" w:cs="Arial"/>
          <w:sz w:val="24"/>
          <w:szCs w:val="24"/>
        </w:rPr>
      </w:pPr>
      <w:r w:rsidRPr="00FB339E">
        <w:rPr>
          <w:rFonts w:ascii="Arial" w:hAnsi="Arial" w:cs="Arial"/>
          <w:sz w:val="24"/>
          <w:szCs w:val="24"/>
        </w:rPr>
        <w:t xml:space="preserve"> Imagen 9</w:t>
      </w:r>
      <w:r w:rsidR="00900FAA" w:rsidRPr="00FB339E">
        <w:rPr>
          <w:rFonts w:ascii="Arial" w:hAnsi="Arial" w:cs="Arial"/>
          <w:sz w:val="24"/>
          <w:szCs w:val="24"/>
        </w:rPr>
        <w:t xml:space="preserve"> </w:t>
      </w:r>
      <w:proofErr w:type="spellStart"/>
      <w:r w:rsidR="007F42F9" w:rsidRPr="00FB339E">
        <w:rPr>
          <w:rFonts w:ascii="Arial" w:hAnsi="Arial" w:cs="Arial"/>
          <w:sz w:val="24"/>
          <w:szCs w:val="24"/>
        </w:rPr>
        <w:t>S.Stock</w:t>
      </w:r>
      <w:proofErr w:type="spellEnd"/>
      <w:r w:rsidR="007F42F9" w:rsidRPr="00FB339E">
        <w:rPr>
          <w:rFonts w:ascii="Arial" w:hAnsi="Arial" w:cs="Arial"/>
          <w:sz w:val="24"/>
          <w:szCs w:val="24"/>
        </w:rPr>
        <w:t xml:space="preserve"> 163974296</w:t>
      </w:r>
      <w:r w:rsidR="00900FAA" w:rsidRPr="00FB339E">
        <w:rPr>
          <w:rFonts w:ascii="Arial" w:hAnsi="Arial" w:cs="Arial"/>
          <w:sz w:val="24"/>
          <w:szCs w:val="24"/>
        </w:rPr>
        <w:t xml:space="preserve"> </w:t>
      </w:r>
      <w:r w:rsidR="007F42F9" w:rsidRPr="00FB339E">
        <w:rPr>
          <w:rFonts w:ascii="Arial" w:hAnsi="Arial" w:cs="Arial"/>
          <w:sz w:val="24"/>
          <w:szCs w:val="24"/>
        </w:rPr>
        <w:t>Seleccionar la imagen del recuadro.</w:t>
      </w:r>
    </w:p>
    <w:p w:rsidR="00291CE1" w:rsidRPr="00FB339E" w:rsidRDefault="00291CE1" w:rsidP="00FB339E">
      <w:pPr>
        <w:spacing w:line="360" w:lineRule="auto"/>
        <w:rPr>
          <w:rFonts w:ascii="Arial" w:hAnsi="Arial" w:cs="Arial"/>
          <w:b/>
          <w:bCs/>
          <w:sz w:val="24"/>
          <w:szCs w:val="24"/>
        </w:rPr>
      </w:pPr>
      <w:r w:rsidRPr="00FB339E">
        <w:rPr>
          <w:rFonts w:ascii="Arial" w:hAnsi="Arial" w:cs="Arial"/>
          <w:b/>
          <w:bCs/>
          <w:sz w:val="24"/>
          <w:szCs w:val="24"/>
        </w:rPr>
        <w:t xml:space="preserve">Información extra (opcional) de la pregunta: </w:t>
      </w:r>
    </w:p>
    <w:p w:rsidR="00891518" w:rsidRPr="00FB339E" w:rsidRDefault="00891518" w:rsidP="00FB339E">
      <w:pPr>
        <w:spacing w:line="360" w:lineRule="auto"/>
        <w:rPr>
          <w:rFonts w:ascii="Arial" w:hAnsi="Arial" w:cs="Arial"/>
          <w:sz w:val="24"/>
          <w:szCs w:val="24"/>
        </w:rPr>
      </w:pPr>
      <w:r w:rsidRPr="00FB339E">
        <w:rPr>
          <w:rFonts w:ascii="Arial" w:hAnsi="Arial" w:cs="Arial"/>
          <w:sz w:val="24"/>
          <w:szCs w:val="24"/>
        </w:rPr>
        <w:t xml:space="preserve">La propuesta de </w:t>
      </w:r>
      <w:proofErr w:type="spellStart"/>
      <w:r w:rsidRPr="00FB339E">
        <w:rPr>
          <w:rFonts w:ascii="Arial" w:hAnsi="Arial" w:cs="Arial"/>
          <w:sz w:val="24"/>
          <w:szCs w:val="24"/>
        </w:rPr>
        <w:t>Wegener</w:t>
      </w:r>
      <w:proofErr w:type="spellEnd"/>
      <w:r w:rsidRPr="00FB339E">
        <w:rPr>
          <w:rFonts w:ascii="Arial" w:hAnsi="Arial" w:cs="Arial"/>
          <w:sz w:val="24"/>
          <w:szCs w:val="24"/>
        </w:rPr>
        <w:t xml:space="preserve"> y lo que sabemos hoy en día</w:t>
      </w:r>
    </w:p>
    <w:p w:rsidR="00E137FE" w:rsidRPr="00FB339E" w:rsidRDefault="00E137FE" w:rsidP="00FB339E">
      <w:pPr>
        <w:spacing w:line="360" w:lineRule="auto"/>
        <w:rPr>
          <w:rFonts w:ascii="Arial" w:hAnsi="Arial" w:cs="Arial"/>
          <w:sz w:val="24"/>
          <w:szCs w:val="24"/>
        </w:rPr>
      </w:pPr>
      <w:proofErr w:type="spellStart"/>
      <w:r w:rsidRPr="00FB339E">
        <w:rPr>
          <w:rFonts w:ascii="Arial" w:hAnsi="Arial" w:cs="Arial"/>
          <w:sz w:val="24"/>
          <w:szCs w:val="24"/>
        </w:rPr>
        <w:t>Wegener</w:t>
      </w:r>
      <w:proofErr w:type="spellEnd"/>
      <w:r w:rsidRPr="00FB339E">
        <w:rPr>
          <w:rFonts w:ascii="Arial" w:hAnsi="Arial" w:cs="Arial"/>
          <w:sz w:val="24"/>
          <w:szCs w:val="24"/>
        </w:rPr>
        <w:t xml:space="preserve"> propuso que los continentes se desplazan sobre un sustrato que actúa como un fluido viscoso, el cual es impulsado por fuerzas originadas en fuertes impactos provocados por la energía acumulada en el interior de la Tierra. </w:t>
      </w:r>
    </w:p>
    <w:p w:rsidR="00E137FE" w:rsidRPr="00FB339E" w:rsidRDefault="00E137FE" w:rsidP="00FB339E">
      <w:pPr>
        <w:spacing w:line="360" w:lineRule="auto"/>
        <w:rPr>
          <w:rFonts w:ascii="Arial" w:hAnsi="Arial" w:cs="Arial"/>
          <w:sz w:val="24"/>
          <w:szCs w:val="24"/>
        </w:rPr>
      </w:pPr>
      <w:r w:rsidRPr="00FB339E">
        <w:rPr>
          <w:rFonts w:ascii="Arial" w:hAnsi="Arial" w:cs="Arial"/>
          <w:sz w:val="24"/>
          <w:szCs w:val="24"/>
        </w:rPr>
        <w:t xml:space="preserve">Hoy sabemos que el </w:t>
      </w:r>
      <w:r w:rsidRPr="00FB339E">
        <w:rPr>
          <w:rFonts w:ascii="Arial" w:hAnsi="Arial" w:cs="Arial"/>
          <w:b/>
          <w:bCs/>
          <w:sz w:val="24"/>
          <w:szCs w:val="24"/>
        </w:rPr>
        <w:t>fluido viscoso</w:t>
      </w:r>
      <w:r w:rsidRPr="00FB339E">
        <w:rPr>
          <w:rFonts w:ascii="Arial" w:hAnsi="Arial" w:cs="Arial"/>
          <w:sz w:val="24"/>
          <w:szCs w:val="24"/>
        </w:rPr>
        <w:t xml:space="preserve"> al que se refería </w:t>
      </w:r>
      <w:proofErr w:type="spellStart"/>
      <w:r w:rsidRPr="00FB339E">
        <w:rPr>
          <w:rFonts w:ascii="Arial" w:hAnsi="Arial" w:cs="Arial"/>
          <w:sz w:val="24"/>
          <w:szCs w:val="24"/>
        </w:rPr>
        <w:t>Wegener</w:t>
      </w:r>
      <w:proofErr w:type="spellEnd"/>
      <w:r w:rsidRPr="00FB339E">
        <w:rPr>
          <w:rFonts w:ascii="Arial" w:hAnsi="Arial" w:cs="Arial"/>
          <w:sz w:val="24"/>
          <w:szCs w:val="24"/>
        </w:rPr>
        <w:t xml:space="preserve"> es el </w:t>
      </w:r>
      <w:r w:rsidRPr="00FB339E">
        <w:rPr>
          <w:rFonts w:ascii="Arial" w:hAnsi="Arial" w:cs="Arial"/>
          <w:b/>
          <w:bCs/>
          <w:sz w:val="24"/>
          <w:szCs w:val="24"/>
        </w:rPr>
        <w:t>manto terrestre</w:t>
      </w:r>
      <w:r w:rsidRPr="00FB339E">
        <w:rPr>
          <w:rFonts w:ascii="Arial" w:hAnsi="Arial" w:cs="Arial"/>
          <w:sz w:val="24"/>
          <w:szCs w:val="24"/>
        </w:rPr>
        <w:t xml:space="preserve">, y que la fuerza que origina los </w:t>
      </w:r>
      <w:r w:rsidRPr="00FB339E">
        <w:rPr>
          <w:rFonts w:ascii="Arial" w:hAnsi="Arial" w:cs="Arial"/>
          <w:b/>
          <w:bCs/>
          <w:sz w:val="24"/>
          <w:szCs w:val="24"/>
        </w:rPr>
        <w:t>fuertes impactos</w:t>
      </w:r>
      <w:r w:rsidRPr="00FB339E">
        <w:rPr>
          <w:rFonts w:ascii="Arial" w:hAnsi="Arial" w:cs="Arial"/>
          <w:sz w:val="24"/>
          <w:szCs w:val="24"/>
        </w:rPr>
        <w:t xml:space="preserve"> corresponde a las </w:t>
      </w:r>
      <w:r w:rsidRPr="00FB339E">
        <w:rPr>
          <w:rFonts w:ascii="Arial" w:hAnsi="Arial" w:cs="Arial"/>
          <w:b/>
          <w:bCs/>
          <w:sz w:val="24"/>
          <w:szCs w:val="24"/>
        </w:rPr>
        <w:t>corrientes de convección</w:t>
      </w:r>
      <w:r w:rsidRPr="00FB339E">
        <w:rPr>
          <w:rFonts w:ascii="Arial" w:hAnsi="Arial" w:cs="Arial"/>
          <w:sz w:val="24"/>
          <w:szCs w:val="24"/>
        </w:rPr>
        <w:t xml:space="preserve"> del manto; los continentes se desplazan a la deriva porque los </w:t>
      </w:r>
      <w:r w:rsidRPr="00FB339E">
        <w:rPr>
          <w:rFonts w:ascii="Arial" w:hAnsi="Arial" w:cs="Arial"/>
          <w:b/>
          <w:bCs/>
          <w:sz w:val="24"/>
          <w:szCs w:val="24"/>
        </w:rPr>
        <w:t>movimientos de las placas tectónicas</w:t>
      </w:r>
      <w:r w:rsidRPr="00FB339E">
        <w:rPr>
          <w:rFonts w:ascii="Arial" w:hAnsi="Arial" w:cs="Arial"/>
          <w:sz w:val="24"/>
          <w:szCs w:val="24"/>
        </w:rPr>
        <w:t xml:space="preserve"> los </w:t>
      </w:r>
      <w:r w:rsidR="00A40C35" w:rsidRPr="00FB339E">
        <w:rPr>
          <w:rFonts w:ascii="Arial" w:hAnsi="Arial" w:cs="Arial"/>
          <w:sz w:val="24"/>
          <w:szCs w:val="24"/>
        </w:rPr>
        <w:t xml:space="preserve">acercan </w:t>
      </w:r>
      <w:r w:rsidRPr="00FB339E">
        <w:rPr>
          <w:rFonts w:ascii="Arial" w:hAnsi="Arial" w:cs="Arial"/>
          <w:sz w:val="24"/>
          <w:szCs w:val="24"/>
        </w:rPr>
        <w:t xml:space="preserve">o </w:t>
      </w:r>
      <w:ins w:id="16" w:author="María" w:date="2015-09-16T06:54:00Z">
        <w:r w:rsidR="00625C1E">
          <w:rPr>
            <w:rFonts w:ascii="Arial" w:hAnsi="Arial" w:cs="Arial"/>
            <w:sz w:val="24"/>
            <w:szCs w:val="24"/>
          </w:rPr>
          <w:t xml:space="preserve">los </w:t>
        </w:r>
      </w:ins>
      <w:r w:rsidRPr="00FB339E">
        <w:rPr>
          <w:rFonts w:ascii="Arial" w:hAnsi="Arial" w:cs="Arial"/>
          <w:sz w:val="24"/>
          <w:szCs w:val="24"/>
        </w:rPr>
        <w:t>separan.</w:t>
      </w:r>
    </w:p>
    <w:p w:rsidR="00035110" w:rsidRPr="00FB339E" w:rsidRDefault="00035110" w:rsidP="00FB339E">
      <w:pPr>
        <w:spacing w:line="360" w:lineRule="auto"/>
        <w:rPr>
          <w:rFonts w:ascii="Arial" w:hAnsi="Arial" w:cs="Arial"/>
          <w:sz w:val="24"/>
          <w:szCs w:val="24"/>
        </w:rPr>
      </w:pPr>
      <w:r w:rsidRPr="00FB339E">
        <w:rPr>
          <w:rFonts w:ascii="Arial" w:hAnsi="Arial" w:cs="Arial"/>
          <w:noProof/>
          <w:color w:val="C2E1ED"/>
          <w:sz w:val="24"/>
          <w:szCs w:val="24"/>
          <w:lang w:eastAsia="es-CO"/>
        </w:rPr>
        <w:lastRenderedPageBreak/>
        <w:drawing>
          <wp:inline distT="0" distB="0" distL="0" distR="0" wp14:anchorId="441360C1" wp14:editId="3673B277">
            <wp:extent cx="1351722" cy="907891"/>
            <wp:effectExtent l="0" t="0" r="1270" b="6985"/>
            <wp:docPr id="86" name="Imagen 86" descr="http://thumb101.shutterstock.com/display_pic_with_logo/726622/156335627/stock-photo-plate-subduction-156335627.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726622/156335627/stock-photo-plate-subduction-156335627.jpg">
                      <a:hlinkClick r:id="rId10"/>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69309" cy="919703"/>
                    </a:xfrm>
                    <a:prstGeom prst="rect">
                      <a:avLst/>
                    </a:prstGeom>
                    <a:noFill/>
                    <a:ln>
                      <a:noFill/>
                    </a:ln>
                  </pic:spPr>
                </pic:pic>
              </a:graphicData>
            </a:graphic>
          </wp:inline>
        </w:drawing>
      </w:r>
    </w:p>
    <w:p w:rsidR="00291CE1" w:rsidRPr="00FB339E" w:rsidRDefault="00035110" w:rsidP="00FB339E">
      <w:pPr>
        <w:spacing w:line="360" w:lineRule="auto"/>
        <w:rPr>
          <w:rFonts w:ascii="Arial" w:hAnsi="Arial" w:cs="Arial"/>
          <w:sz w:val="24"/>
          <w:szCs w:val="24"/>
        </w:rPr>
      </w:pPr>
      <w:r w:rsidRPr="00FB339E">
        <w:rPr>
          <w:rFonts w:ascii="Arial" w:hAnsi="Arial" w:cs="Arial"/>
          <w:sz w:val="24"/>
          <w:szCs w:val="24"/>
        </w:rPr>
        <w:t xml:space="preserve">Imagen 10 </w:t>
      </w:r>
      <w:proofErr w:type="spellStart"/>
      <w:r w:rsidRPr="00FB339E">
        <w:rPr>
          <w:rFonts w:ascii="Arial" w:hAnsi="Arial" w:cs="Arial"/>
          <w:sz w:val="24"/>
          <w:szCs w:val="24"/>
        </w:rPr>
        <w:t>S.Stock</w:t>
      </w:r>
      <w:proofErr w:type="spellEnd"/>
      <w:r w:rsidR="00900FAA" w:rsidRPr="00FB339E">
        <w:rPr>
          <w:rFonts w:ascii="Arial" w:hAnsi="Arial" w:cs="Arial"/>
          <w:sz w:val="24"/>
          <w:szCs w:val="24"/>
        </w:rPr>
        <w:t xml:space="preserve"> </w:t>
      </w:r>
      <w:r w:rsidRPr="00FB339E">
        <w:rPr>
          <w:rFonts w:ascii="Arial" w:hAnsi="Arial" w:cs="Arial"/>
          <w:sz w:val="24"/>
          <w:szCs w:val="24"/>
        </w:rPr>
        <w:t>156335627</w:t>
      </w:r>
    </w:p>
    <w:p w:rsidR="00A45910" w:rsidRPr="00FB339E" w:rsidRDefault="00A45910" w:rsidP="00FB339E">
      <w:pPr>
        <w:spacing w:line="360" w:lineRule="auto"/>
        <w:rPr>
          <w:rFonts w:ascii="Arial" w:hAnsi="Arial" w:cs="Arial"/>
          <w:b/>
          <w:bCs/>
          <w:sz w:val="24"/>
          <w:szCs w:val="24"/>
        </w:rPr>
      </w:pPr>
      <w:r w:rsidRPr="00FB339E">
        <w:rPr>
          <w:rFonts w:ascii="Arial" w:hAnsi="Arial" w:cs="Arial"/>
          <w:b/>
          <w:bCs/>
          <w:sz w:val="24"/>
          <w:szCs w:val="24"/>
          <w:highlight w:val="yellow"/>
        </w:rPr>
        <w:t xml:space="preserve">Pregunta </w:t>
      </w:r>
      <w:r w:rsidRPr="00FB339E">
        <w:rPr>
          <w:rFonts w:ascii="Arial" w:hAnsi="Arial" w:cs="Arial"/>
          <w:b/>
          <w:bCs/>
          <w:sz w:val="24"/>
          <w:szCs w:val="24"/>
        </w:rPr>
        <w:t>6</w:t>
      </w:r>
    </w:p>
    <w:p w:rsidR="00600F32" w:rsidRPr="00FB339E" w:rsidRDefault="00533A26" w:rsidP="00FB339E">
      <w:pPr>
        <w:spacing w:line="360" w:lineRule="auto"/>
        <w:rPr>
          <w:rFonts w:ascii="Arial" w:hAnsi="Arial" w:cs="Arial"/>
          <w:sz w:val="24"/>
          <w:szCs w:val="24"/>
        </w:rPr>
      </w:pPr>
      <w:r w:rsidRPr="00FB339E">
        <w:rPr>
          <w:rFonts w:ascii="Arial" w:hAnsi="Arial" w:cs="Arial"/>
          <w:b/>
          <w:bCs/>
          <w:sz w:val="24"/>
          <w:szCs w:val="24"/>
        </w:rPr>
        <w:t>Enunciado de la pregunta 6</w:t>
      </w:r>
      <w:r w:rsidR="00A45910" w:rsidRPr="00FB339E">
        <w:rPr>
          <w:rFonts w:ascii="Arial" w:hAnsi="Arial" w:cs="Arial"/>
          <w:b/>
          <w:bCs/>
          <w:sz w:val="24"/>
          <w:szCs w:val="24"/>
        </w:rPr>
        <w:t xml:space="preserve"> </w:t>
      </w:r>
      <w:r w:rsidR="00A45910" w:rsidRPr="00FB339E">
        <w:rPr>
          <w:rFonts w:ascii="Arial" w:hAnsi="Arial" w:cs="Arial"/>
          <w:sz w:val="24"/>
          <w:szCs w:val="24"/>
        </w:rPr>
        <w:t>¿Cómo se han desplazado los continentes a lo</w:t>
      </w:r>
      <w:del w:id="17" w:author="María" w:date="2015-09-16T06:54:00Z">
        <w:r w:rsidR="00A45910" w:rsidRPr="00FB339E" w:rsidDel="00625C1E">
          <w:rPr>
            <w:rFonts w:ascii="Arial" w:hAnsi="Arial" w:cs="Arial"/>
            <w:sz w:val="24"/>
            <w:szCs w:val="24"/>
          </w:rPr>
          <w:delText>s</w:delText>
        </w:r>
      </w:del>
      <w:r w:rsidR="00A45910" w:rsidRPr="00FB339E">
        <w:rPr>
          <w:rFonts w:ascii="Arial" w:hAnsi="Arial" w:cs="Arial"/>
          <w:sz w:val="24"/>
          <w:szCs w:val="24"/>
        </w:rPr>
        <w:t xml:space="preserve"> largo de millones de años?</w:t>
      </w:r>
    </w:p>
    <w:p w:rsidR="00306E91" w:rsidRPr="00FB339E" w:rsidRDefault="00600F32" w:rsidP="00FB339E">
      <w:pPr>
        <w:spacing w:line="360" w:lineRule="auto"/>
        <w:rPr>
          <w:rFonts w:ascii="Arial" w:hAnsi="Arial" w:cs="Arial"/>
          <w:sz w:val="24"/>
          <w:szCs w:val="24"/>
        </w:rPr>
      </w:pPr>
      <w:r w:rsidRPr="00FB339E">
        <w:rPr>
          <w:rFonts w:ascii="Arial" w:hAnsi="Arial" w:cs="Arial"/>
          <w:noProof/>
          <w:sz w:val="24"/>
          <w:szCs w:val="24"/>
          <w:lang w:eastAsia="es-CO"/>
        </w:rPr>
        <w:drawing>
          <wp:inline distT="0" distB="0" distL="0" distR="0" wp14:anchorId="0F925DB8" wp14:editId="7D221130">
            <wp:extent cx="2470842" cy="1351722"/>
            <wp:effectExtent l="0" t="0" r="5715" b="127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70842" cy="1351722"/>
                    </a:xfrm>
                    <a:prstGeom prst="rect">
                      <a:avLst/>
                    </a:prstGeom>
                  </pic:spPr>
                </pic:pic>
              </a:graphicData>
            </a:graphic>
          </wp:inline>
        </w:drawing>
      </w:r>
    </w:p>
    <w:p w:rsidR="009E2FFF" w:rsidRPr="00FB339E" w:rsidRDefault="009E2FFF" w:rsidP="00FB339E">
      <w:pPr>
        <w:spacing w:line="360" w:lineRule="auto"/>
        <w:rPr>
          <w:rFonts w:ascii="Arial" w:hAnsi="Arial" w:cs="Arial"/>
          <w:sz w:val="24"/>
          <w:szCs w:val="24"/>
        </w:rPr>
      </w:pPr>
    </w:p>
    <w:p w:rsidR="00A45910" w:rsidRPr="00FB339E" w:rsidRDefault="00600F32" w:rsidP="00FB339E">
      <w:pPr>
        <w:spacing w:line="360" w:lineRule="auto"/>
        <w:rPr>
          <w:rFonts w:ascii="Arial" w:hAnsi="Arial" w:cs="Arial"/>
          <w:sz w:val="24"/>
          <w:szCs w:val="24"/>
        </w:rPr>
      </w:pPr>
      <w:r w:rsidRPr="00FB339E">
        <w:rPr>
          <w:rFonts w:ascii="Arial" w:hAnsi="Arial" w:cs="Arial"/>
          <w:sz w:val="24"/>
          <w:szCs w:val="24"/>
        </w:rPr>
        <w:t>Imagen 11</w:t>
      </w:r>
      <w:r w:rsidR="00900FAA" w:rsidRPr="00FB339E">
        <w:rPr>
          <w:rFonts w:ascii="Arial" w:hAnsi="Arial" w:cs="Arial"/>
          <w:sz w:val="24"/>
          <w:szCs w:val="24"/>
        </w:rPr>
        <w:t xml:space="preserve"> </w:t>
      </w:r>
      <w:r w:rsidRPr="00FB339E">
        <w:rPr>
          <w:rFonts w:ascii="Arial" w:hAnsi="Arial" w:cs="Arial"/>
          <w:sz w:val="24"/>
          <w:szCs w:val="24"/>
        </w:rPr>
        <w:t>SS 163974296</w:t>
      </w:r>
      <w:r w:rsidR="00900FAA" w:rsidRPr="00FB339E">
        <w:rPr>
          <w:rFonts w:ascii="Arial" w:hAnsi="Arial" w:cs="Arial"/>
          <w:sz w:val="24"/>
          <w:szCs w:val="24"/>
        </w:rPr>
        <w:t xml:space="preserve"> </w:t>
      </w:r>
      <w:r w:rsidR="00891518" w:rsidRPr="00FB339E">
        <w:rPr>
          <w:rFonts w:ascii="Arial" w:hAnsi="Arial" w:cs="Arial"/>
          <w:sz w:val="24"/>
          <w:szCs w:val="24"/>
        </w:rPr>
        <w:t>Imágenes</w:t>
      </w:r>
      <w:r w:rsidRPr="00FB339E">
        <w:rPr>
          <w:rFonts w:ascii="Arial" w:hAnsi="Arial" w:cs="Arial"/>
          <w:sz w:val="24"/>
          <w:szCs w:val="24"/>
        </w:rPr>
        <w:t xml:space="preserve"> extractadas de la de arriba</w:t>
      </w:r>
      <w:r w:rsidR="00891518" w:rsidRPr="00FB339E">
        <w:rPr>
          <w:rFonts w:ascii="Arial" w:hAnsi="Arial" w:cs="Arial"/>
          <w:sz w:val="24"/>
          <w:szCs w:val="24"/>
        </w:rPr>
        <w:t xml:space="preserve">, </w:t>
      </w:r>
      <w:r w:rsidRPr="00FB339E">
        <w:rPr>
          <w:rFonts w:ascii="Arial" w:hAnsi="Arial" w:cs="Arial"/>
          <w:sz w:val="24"/>
          <w:szCs w:val="24"/>
        </w:rPr>
        <w:t>en degradé,</w:t>
      </w:r>
      <w:r w:rsidR="00891518" w:rsidRPr="00FB339E">
        <w:rPr>
          <w:rFonts w:ascii="Arial" w:hAnsi="Arial" w:cs="Arial"/>
          <w:sz w:val="24"/>
          <w:szCs w:val="24"/>
        </w:rPr>
        <w:t xml:space="preserve"> superpuestas de Pangea, </w:t>
      </w:r>
      <w:proofErr w:type="spellStart"/>
      <w:r w:rsidR="00891518" w:rsidRPr="00FB339E">
        <w:rPr>
          <w:rFonts w:ascii="Arial" w:hAnsi="Arial" w:cs="Arial"/>
          <w:sz w:val="24"/>
          <w:szCs w:val="24"/>
        </w:rPr>
        <w:t>Laurasia</w:t>
      </w:r>
      <w:proofErr w:type="spellEnd"/>
      <w:r w:rsidR="00891518" w:rsidRPr="00FB339E">
        <w:rPr>
          <w:rFonts w:ascii="Arial" w:hAnsi="Arial" w:cs="Arial"/>
          <w:sz w:val="24"/>
          <w:szCs w:val="24"/>
        </w:rPr>
        <w:t xml:space="preserve"> y </w:t>
      </w:r>
      <w:proofErr w:type="spellStart"/>
      <w:r w:rsidR="00891518" w:rsidRPr="00FB339E">
        <w:rPr>
          <w:rFonts w:ascii="Arial" w:hAnsi="Arial" w:cs="Arial"/>
          <w:sz w:val="24"/>
          <w:szCs w:val="24"/>
        </w:rPr>
        <w:t>Gondwana</w:t>
      </w:r>
      <w:proofErr w:type="spellEnd"/>
      <w:r w:rsidR="00891518" w:rsidRPr="00FB339E">
        <w:rPr>
          <w:rFonts w:ascii="Arial" w:hAnsi="Arial" w:cs="Arial"/>
          <w:sz w:val="24"/>
          <w:szCs w:val="24"/>
        </w:rPr>
        <w:t xml:space="preserve">, los continentes hace 60 </w:t>
      </w:r>
      <w:proofErr w:type="spellStart"/>
      <w:r w:rsidR="00891518" w:rsidRPr="00FB339E">
        <w:rPr>
          <w:rFonts w:ascii="Arial" w:hAnsi="Arial" w:cs="Arial"/>
          <w:sz w:val="24"/>
          <w:szCs w:val="24"/>
        </w:rPr>
        <w:t>m.a</w:t>
      </w:r>
      <w:proofErr w:type="spellEnd"/>
      <w:r w:rsidR="00891518" w:rsidRPr="00FB339E">
        <w:rPr>
          <w:rFonts w:ascii="Arial" w:hAnsi="Arial" w:cs="Arial"/>
          <w:sz w:val="24"/>
          <w:szCs w:val="24"/>
        </w:rPr>
        <w:t>. y hoy en día)</w:t>
      </w:r>
      <w:r w:rsidR="00C21DB6" w:rsidRPr="00FB339E">
        <w:rPr>
          <w:rFonts w:ascii="Arial" w:hAnsi="Arial" w:cs="Arial"/>
          <w:sz w:val="24"/>
          <w:szCs w:val="24"/>
        </w:rPr>
        <w:t>. Quitar la</w:t>
      </w:r>
      <w:r w:rsidR="00165A41" w:rsidRPr="00FB339E">
        <w:rPr>
          <w:rFonts w:ascii="Arial" w:hAnsi="Arial" w:cs="Arial"/>
          <w:sz w:val="24"/>
          <w:szCs w:val="24"/>
        </w:rPr>
        <w:t>s</w:t>
      </w:r>
      <w:r w:rsidR="00C21DB6" w:rsidRPr="00FB339E">
        <w:rPr>
          <w:rFonts w:ascii="Arial" w:hAnsi="Arial" w:cs="Arial"/>
          <w:sz w:val="24"/>
          <w:szCs w:val="24"/>
        </w:rPr>
        <w:t xml:space="preserve"> flechas negras.</w:t>
      </w:r>
      <w:r w:rsidR="00165A41" w:rsidRPr="00FB339E">
        <w:rPr>
          <w:rFonts w:ascii="Arial" w:hAnsi="Arial" w:cs="Arial"/>
          <w:sz w:val="24"/>
          <w:szCs w:val="24"/>
        </w:rPr>
        <w:t xml:space="preserve"> Algo parecido a esto pero bonito.</w:t>
      </w:r>
    </w:p>
    <w:p w:rsidR="00A45910" w:rsidRPr="00FB339E" w:rsidRDefault="00A45910" w:rsidP="00FB339E">
      <w:pPr>
        <w:spacing w:line="360" w:lineRule="auto"/>
        <w:rPr>
          <w:rFonts w:ascii="Arial" w:hAnsi="Arial" w:cs="Arial"/>
          <w:b/>
          <w:bCs/>
          <w:sz w:val="24"/>
          <w:szCs w:val="24"/>
        </w:rPr>
      </w:pPr>
      <w:r w:rsidRPr="00FB339E">
        <w:rPr>
          <w:rFonts w:ascii="Arial" w:hAnsi="Arial" w:cs="Arial"/>
          <w:b/>
          <w:bCs/>
          <w:sz w:val="24"/>
          <w:szCs w:val="24"/>
        </w:rPr>
        <w:t xml:space="preserve">Información extra (opcional) de la pregunta: </w:t>
      </w:r>
    </w:p>
    <w:p w:rsidR="00891518" w:rsidRPr="00FB339E" w:rsidRDefault="00891518" w:rsidP="00FB339E">
      <w:pPr>
        <w:spacing w:line="360" w:lineRule="auto"/>
        <w:rPr>
          <w:rFonts w:ascii="Arial" w:hAnsi="Arial" w:cs="Arial"/>
          <w:sz w:val="24"/>
          <w:szCs w:val="24"/>
        </w:rPr>
      </w:pPr>
      <w:r w:rsidRPr="00FB339E">
        <w:rPr>
          <w:rFonts w:ascii="Arial" w:hAnsi="Arial" w:cs="Arial"/>
          <w:sz w:val="24"/>
          <w:szCs w:val="24"/>
        </w:rPr>
        <w:t>Hace doscientos millones de años</w:t>
      </w:r>
      <w:ins w:id="18" w:author="María" w:date="2015-09-16T07:00:00Z">
        <w:r w:rsidR="00625C1E">
          <w:rPr>
            <w:rFonts w:ascii="Arial" w:hAnsi="Arial" w:cs="Arial"/>
            <w:sz w:val="24"/>
            <w:szCs w:val="24"/>
          </w:rPr>
          <w:t>,</w:t>
        </w:r>
      </w:ins>
      <w:r w:rsidRPr="00FB339E">
        <w:rPr>
          <w:rFonts w:ascii="Arial" w:hAnsi="Arial" w:cs="Arial"/>
          <w:sz w:val="24"/>
          <w:szCs w:val="24"/>
        </w:rPr>
        <w:t xml:space="preserve"> los continentes formaron un gran </w:t>
      </w:r>
      <w:proofErr w:type="spellStart"/>
      <w:r w:rsidRPr="00FB339E">
        <w:rPr>
          <w:rFonts w:ascii="Arial" w:hAnsi="Arial" w:cs="Arial"/>
          <w:sz w:val="24"/>
          <w:szCs w:val="24"/>
        </w:rPr>
        <w:t>supercontinente</w:t>
      </w:r>
      <w:proofErr w:type="spellEnd"/>
      <w:r w:rsidRPr="00FB339E">
        <w:rPr>
          <w:rFonts w:ascii="Arial" w:hAnsi="Arial" w:cs="Arial"/>
          <w:sz w:val="24"/>
          <w:szCs w:val="24"/>
        </w:rPr>
        <w:t xml:space="preserve"> denominado </w:t>
      </w:r>
      <w:r w:rsidRPr="00FB339E">
        <w:rPr>
          <w:rFonts w:ascii="Arial" w:hAnsi="Arial" w:cs="Arial"/>
          <w:b/>
          <w:bCs/>
          <w:sz w:val="24"/>
          <w:szCs w:val="24"/>
        </w:rPr>
        <w:t>Pangea</w:t>
      </w:r>
      <w:r w:rsidRPr="00FB339E">
        <w:rPr>
          <w:rFonts w:ascii="Arial" w:hAnsi="Arial" w:cs="Arial"/>
          <w:sz w:val="24"/>
          <w:szCs w:val="24"/>
        </w:rPr>
        <w:t xml:space="preserve">, que quiere </w:t>
      </w:r>
      <w:ins w:id="19" w:author="María" w:date="2015-09-16T06:58:00Z">
        <w:r w:rsidR="00625C1E" w:rsidRPr="00625C1E">
          <w:rPr>
            <w:rFonts w:ascii="Arial" w:hAnsi="Arial" w:cs="Arial"/>
            <w:bCs/>
            <w:sz w:val="24"/>
            <w:szCs w:val="24"/>
            <w:rPrChange w:id="20" w:author="María" w:date="2015-09-16T06:58:00Z">
              <w:rPr>
                <w:rFonts w:ascii="Arial" w:hAnsi="Arial" w:cs="Arial"/>
                <w:b/>
                <w:bCs/>
                <w:sz w:val="24"/>
                <w:szCs w:val="24"/>
              </w:rPr>
            </w:rPrChange>
          </w:rPr>
          <w:t>decir</w:t>
        </w:r>
        <w:r w:rsidR="00625C1E" w:rsidRPr="00FB339E">
          <w:rPr>
            <w:rFonts w:ascii="Arial" w:hAnsi="Arial" w:cs="Arial"/>
            <w:b/>
            <w:bCs/>
            <w:sz w:val="24"/>
            <w:szCs w:val="24"/>
          </w:rPr>
          <w:t xml:space="preserve"> </w:t>
        </w:r>
      </w:ins>
      <w:r w:rsidRPr="00FB339E">
        <w:rPr>
          <w:rFonts w:ascii="Arial" w:hAnsi="Arial" w:cs="Arial"/>
          <w:sz w:val="24"/>
          <w:szCs w:val="24"/>
        </w:rPr>
        <w:t>“</w:t>
      </w:r>
      <w:del w:id="21" w:author="María" w:date="2015-09-16T06:58:00Z">
        <w:r w:rsidRPr="00FB339E" w:rsidDel="00625C1E">
          <w:rPr>
            <w:rFonts w:ascii="Arial" w:hAnsi="Arial" w:cs="Arial"/>
            <w:b/>
            <w:bCs/>
            <w:sz w:val="24"/>
            <w:szCs w:val="24"/>
          </w:rPr>
          <w:delText xml:space="preserve">decir </w:delText>
        </w:r>
      </w:del>
      <w:r w:rsidRPr="00FB339E">
        <w:rPr>
          <w:rFonts w:ascii="Arial" w:hAnsi="Arial" w:cs="Arial"/>
          <w:b/>
          <w:bCs/>
          <w:sz w:val="24"/>
          <w:szCs w:val="24"/>
        </w:rPr>
        <w:t xml:space="preserve">todas </w:t>
      </w:r>
      <w:del w:id="22" w:author="María" w:date="2015-09-16T06:58:00Z">
        <w:r w:rsidRPr="00FB339E" w:rsidDel="00625C1E">
          <w:rPr>
            <w:rFonts w:ascii="Arial" w:hAnsi="Arial" w:cs="Arial"/>
            <w:b/>
            <w:bCs/>
            <w:sz w:val="24"/>
            <w:szCs w:val="24"/>
          </w:rPr>
          <w:delText xml:space="preserve">la </w:delText>
        </w:r>
      </w:del>
      <w:ins w:id="23" w:author="María" w:date="2015-09-16T06:58:00Z">
        <w:r w:rsidR="00625C1E" w:rsidRPr="00FB339E">
          <w:rPr>
            <w:rFonts w:ascii="Arial" w:hAnsi="Arial" w:cs="Arial"/>
            <w:b/>
            <w:bCs/>
            <w:sz w:val="24"/>
            <w:szCs w:val="24"/>
          </w:rPr>
          <w:t>l</w:t>
        </w:r>
        <w:r w:rsidR="00625C1E">
          <w:rPr>
            <w:rFonts w:ascii="Arial" w:hAnsi="Arial" w:cs="Arial"/>
            <w:b/>
            <w:bCs/>
            <w:sz w:val="24"/>
            <w:szCs w:val="24"/>
          </w:rPr>
          <w:t>as</w:t>
        </w:r>
        <w:r w:rsidR="00625C1E" w:rsidRPr="00FB339E">
          <w:rPr>
            <w:rFonts w:ascii="Arial" w:hAnsi="Arial" w:cs="Arial"/>
            <w:b/>
            <w:bCs/>
            <w:sz w:val="24"/>
            <w:szCs w:val="24"/>
          </w:rPr>
          <w:t xml:space="preserve"> </w:t>
        </w:r>
      </w:ins>
      <w:r w:rsidRPr="00FB339E">
        <w:rPr>
          <w:rFonts w:ascii="Arial" w:hAnsi="Arial" w:cs="Arial"/>
          <w:b/>
          <w:bCs/>
          <w:sz w:val="24"/>
          <w:szCs w:val="24"/>
        </w:rPr>
        <w:t>tierras</w:t>
      </w:r>
      <w:r w:rsidRPr="00FB339E">
        <w:rPr>
          <w:rFonts w:ascii="Arial" w:hAnsi="Arial" w:cs="Arial"/>
          <w:sz w:val="24"/>
          <w:szCs w:val="24"/>
        </w:rPr>
        <w:t xml:space="preserve">”; </w:t>
      </w:r>
      <w:del w:id="24" w:author="María" w:date="2015-09-16T06:59:00Z">
        <w:r w:rsidRPr="00FB339E" w:rsidDel="00625C1E">
          <w:rPr>
            <w:rFonts w:ascii="Arial" w:hAnsi="Arial" w:cs="Arial"/>
            <w:sz w:val="24"/>
            <w:szCs w:val="24"/>
          </w:rPr>
          <w:delText xml:space="preserve">hace </w:delText>
        </w:r>
      </w:del>
      <w:r w:rsidRPr="00FB339E">
        <w:rPr>
          <w:rFonts w:ascii="Arial" w:hAnsi="Arial" w:cs="Arial"/>
          <w:sz w:val="24"/>
          <w:szCs w:val="24"/>
        </w:rPr>
        <w:t>120 millones de años</w:t>
      </w:r>
      <w:ins w:id="25" w:author="María" w:date="2015-09-16T06:59:00Z">
        <w:r w:rsidR="00625C1E">
          <w:rPr>
            <w:rFonts w:ascii="Arial" w:hAnsi="Arial" w:cs="Arial"/>
            <w:sz w:val="24"/>
            <w:szCs w:val="24"/>
          </w:rPr>
          <w:t xml:space="preserve"> atrás</w:t>
        </w:r>
      </w:ins>
      <w:r w:rsidRPr="00FB339E">
        <w:rPr>
          <w:rFonts w:ascii="Arial" w:hAnsi="Arial" w:cs="Arial"/>
          <w:sz w:val="24"/>
          <w:szCs w:val="24"/>
        </w:rPr>
        <w:t>, Pangea se dividió en tres masas continentales, dos de ellas muy grandes</w:t>
      </w:r>
      <w:ins w:id="26" w:author="María" w:date="2015-09-16T08:14:00Z">
        <w:r w:rsidR="0072721A">
          <w:rPr>
            <w:rFonts w:ascii="Arial" w:hAnsi="Arial" w:cs="Arial"/>
            <w:sz w:val="24"/>
            <w:szCs w:val="24"/>
          </w:rPr>
          <w:t>,</w:t>
        </w:r>
      </w:ins>
      <w:r w:rsidRPr="00FB339E">
        <w:rPr>
          <w:rFonts w:ascii="Arial" w:hAnsi="Arial" w:cs="Arial"/>
          <w:sz w:val="24"/>
          <w:szCs w:val="24"/>
        </w:rPr>
        <w:t xml:space="preserve"> denominadas</w:t>
      </w:r>
      <w:del w:id="27" w:author="María" w:date="2015-09-16T08:14:00Z">
        <w:r w:rsidRPr="00FB339E" w:rsidDel="0072721A">
          <w:rPr>
            <w:rFonts w:ascii="Arial" w:hAnsi="Arial" w:cs="Arial"/>
            <w:sz w:val="24"/>
            <w:szCs w:val="24"/>
          </w:rPr>
          <w:delText>,</w:delText>
        </w:r>
      </w:del>
      <w:r w:rsidRPr="00FB339E">
        <w:rPr>
          <w:rFonts w:ascii="Arial" w:hAnsi="Arial" w:cs="Arial"/>
          <w:sz w:val="24"/>
          <w:szCs w:val="24"/>
        </w:rPr>
        <w:t xml:space="preserve"> </w:t>
      </w:r>
      <w:proofErr w:type="spellStart"/>
      <w:r w:rsidRPr="00FB339E">
        <w:rPr>
          <w:rFonts w:ascii="Arial" w:hAnsi="Arial" w:cs="Arial"/>
          <w:b/>
          <w:bCs/>
          <w:sz w:val="24"/>
          <w:szCs w:val="24"/>
        </w:rPr>
        <w:t>Laurasia</w:t>
      </w:r>
      <w:proofErr w:type="spellEnd"/>
      <w:r w:rsidRPr="00FB339E">
        <w:rPr>
          <w:rFonts w:ascii="Arial" w:hAnsi="Arial" w:cs="Arial"/>
          <w:b/>
          <w:bCs/>
          <w:sz w:val="24"/>
          <w:szCs w:val="24"/>
        </w:rPr>
        <w:t xml:space="preserve"> y </w:t>
      </w:r>
      <w:proofErr w:type="spellStart"/>
      <w:r w:rsidRPr="00FB339E">
        <w:rPr>
          <w:rFonts w:ascii="Arial" w:hAnsi="Arial" w:cs="Arial"/>
          <w:b/>
          <w:bCs/>
          <w:sz w:val="24"/>
          <w:szCs w:val="24"/>
        </w:rPr>
        <w:t>Gondwana</w:t>
      </w:r>
      <w:proofErr w:type="spellEnd"/>
      <w:r w:rsidRPr="00FB339E">
        <w:rPr>
          <w:rFonts w:ascii="Arial" w:hAnsi="Arial" w:cs="Arial"/>
          <w:sz w:val="24"/>
          <w:szCs w:val="24"/>
        </w:rPr>
        <w:t>; hace 60 millones de años</w:t>
      </w:r>
      <w:ins w:id="28" w:author="María" w:date="2015-09-16T08:15:00Z">
        <w:r w:rsidR="0072721A">
          <w:rPr>
            <w:rFonts w:ascii="Arial" w:hAnsi="Arial" w:cs="Arial"/>
            <w:sz w:val="24"/>
            <w:szCs w:val="24"/>
          </w:rPr>
          <w:t>,</w:t>
        </w:r>
      </w:ins>
      <w:r w:rsidR="000D4A4C" w:rsidRPr="00FB339E">
        <w:rPr>
          <w:rFonts w:ascii="Arial" w:hAnsi="Arial" w:cs="Arial"/>
          <w:sz w:val="24"/>
          <w:szCs w:val="24"/>
        </w:rPr>
        <w:t xml:space="preserve"> estas</w:t>
      </w:r>
      <w:r w:rsidRPr="00FB339E">
        <w:rPr>
          <w:rFonts w:ascii="Arial" w:hAnsi="Arial" w:cs="Arial"/>
          <w:sz w:val="24"/>
          <w:szCs w:val="24"/>
        </w:rPr>
        <w:t xml:space="preserve"> masas </w:t>
      </w:r>
      <w:del w:id="29" w:author="María" w:date="2015-09-16T06:59:00Z">
        <w:r w:rsidRPr="00FB339E" w:rsidDel="00625C1E">
          <w:rPr>
            <w:rFonts w:ascii="Arial" w:hAnsi="Arial" w:cs="Arial"/>
            <w:sz w:val="24"/>
            <w:szCs w:val="24"/>
          </w:rPr>
          <w:delText xml:space="preserve">comenzaban </w:delText>
        </w:r>
      </w:del>
      <w:ins w:id="30" w:author="María" w:date="2015-09-16T06:59:00Z">
        <w:r w:rsidR="00625C1E" w:rsidRPr="00FB339E">
          <w:rPr>
            <w:rFonts w:ascii="Arial" w:hAnsi="Arial" w:cs="Arial"/>
            <w:sz w:val="24"/>
            <w:szCs w:val="24"/>
          </w:rPr>
          <w:t>comenza</w:t>
        </w:r>
        <w:r w:rsidR="00625C1E">
          <w:rPr>
            <w:rFonts w:ascii="Arial" w:hAnsi="Arial" w:cs="Arial"/>
            <w:sz w:val="24"/>
            <w:szCs w:val="24"/>
          </w:rPr>
          <w:t>ro</w:t>
        </w:r>
        <w:r w:rsidR="00625C1E" w:rsidRPr="00FB339E">
          <w:rPr>
            <w:rFonts w:ascii="Arial" w:hAnsi="Arial" w:cs="Arial"/>
            <w:sz w:val="24"/>
            <w:szCs w:val="24"/>
          </w:rPr>
          <w:t xml:space="preserve">n </w:t>
        </w:r>
      </w:ins>
      <w:r w:rsidRPr="00FB339E">
        <w:rPr>
          <w:rFonts w:ascii="Arial" w:hAnsi="Arial" w:cs="Arial"/>
          <w:sz w:val="24"/>
          <w:szCs w:val="24"/>
        </w:rPr>
        <w:t xml:space="preserve">a </w:t>
      </w:r>
      <w:del w:id="31" w:author="María" w:date="2015-09-16T06:59:00Z">
        <w:r w:rsidRPr="00FB339E" w:rsidDel="00625C1E">
          <w:rPr>
            <w:rFonts w:ascii="Arial" w:hAnsi="Arial" w:cs="Arial"/>
            <w:sz w:val="24"/>
            <w:szCs w:val="24"/>
          </w:rPr>
          <w:delText xml:space="preserve">perecerse </w:delText>
        </w:r>
      </w:del>
      <w:ins w:id="32" w:author="María" w:date="2015-09-16T06:59:00Z">
        <w:r w:rsidR="00625C1E" w:rsidRPr="00FB339E">
          <w:rPr>
            <w:rFonts w:ascii="Arial" w:hAnsi="Arial" w:cs="Arial"/>
            <w:sz w:val="24"/>
            <w:szCs w:val="24"/>
          </w:rPr>
          <w:t>p</w:t>
        </w:r>
        <w:r w:rsidR="00625C1E">
          <w:rPr>
            <w:rFonts w:ascii="Arial" w:hAnsi="Arial" w:cs="Arial"/>
            <w:sz w:val="24"/>
            <w:szCs w:val="24"/>
          </w:rPr>
          <w:t>a</w:t>
        </w:r>
        <w:r w:rsidR="00625C1E" w:rsidRPr="00FB339E">
          <w:rPr>
            <w:rFonts w:ascii="Arial" w:hAnsi="Arial" w:cs="Arial"/>
            <w:sz w:val="24"/>
            <w:szCs w:val="24"/>
          </w:rPr>
          <w:t xml:space="preserve">recerse </w:t>
        </w:r>
      </w:ins>
      <w:r w:rsidRPr="00FB339E">
        <w:rPr>
          <w:rFonts w:ascii="Arial" w:hAnsi="Arial" w:cs="Arial"/>
          <w:sz w:val="24"/>
          <w:szCs w:val="24"/>
        </w:rPr>
        <w:t xml:space="preserve">a las actuales; hoy </w:t>
      </w:r>
      <w:r w:rsidR="000D4A4C" w:rsidRPr="00FB339E">
        <w:rPr>
          <w:rFonts w:ascii="Arial" w:hAnsi="Arial" w:cs="Arial"/>
          <w:sz w:val="24"/>
          <w:szCs w:val="24"/>
        </w:rPr>
        <w:t xml:space="preserve">en día, las masas continentales están constituidas por </w:t>
      </w:r>
      <w:r w:rsidRPr="00FB339E">
        <w:rPr>
          <w:rFonts w:ascii="Arial" w:hAnsi="Arial" w:cs="Arial"/>
          <w:sz w:val="24"/>
          <w:szCs w:val="24"/>
        </w:rPr>
        <w:t>cinco continentes</w:t>
      </w:r>
      <w:r w:rsidR="000D4A4C" w:rsidRPr="00FB339E">
        <w:rPr>
          <w:rFonts w:ascii="Arial" w:hAnsi="Arial" w:cs="Arial"/>
          <w:sz w:val="24"/>
          <w:szCs w:val="24"/>
        </w:rPr>
        <w:t xml:space="preserve"> diferenciados.</w:t>
      </w:r>
    </w:p>
    <w:p w:rsidR="00600F32" w:rsidRPr="00FB339E" w:rsidRDefault="00A04DB0" w:rsidP="00FB339E">
      <w:pPr>
        <w:spacing w:line="360" w:lineRule="auto"/>
        <w:rPr>
          <w:rFonts w:ascii="Arial" w:hAnsi="Arial" w:cs="Arial"/>
          <w:noProof/>
          <w:sz w:val="24"/>
          <w:szCs w:val="24"/>
          <w:lang w:eastAsia="es-CO" w:bidi="he-IL"/>
        </w:rPr>
      </w:pPr>
      <w:r w:rsidRPr="00FB339E">
        <w:rPr>
          <w:rFonts w:ascii="Arial" w:hAnsi="Arial" w:cs="Arial"/>
          <w:noProof/>
          <w:color w:val="C2E1ED"/>
          <w:sz w:val="24"/>
          <w:szCs w:val="24"/>
          <w:lang w:eastAsia="es-CO"/>
        </w:rPr>
        <w:lastRenderedPageBreak/>
        <w:drawing>
          <wp:inline distT="0" distB="0" distL="0" distR="0" wp14:anchorId="1EFA6B3B" wp14:editId="07F0759A">
            <wp:extent cx="1757239" cy="1441149"/>
            <wp:effectExtent l="0" t="0" r="0" b="6985"/>
            <wp:docPr id="110" name="Imagen 110" descr="http://thumb7.shutterstock.com/display_pic_with_logo/52861/123553165/stock-photo-set-of-many-worlds-of-planet-earth-floating-globes-symbols-of-change-and-change-123553165.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52861/123553165/stock-photo-set-of-many-worlds-of-planet-earth-floating-globes-symbols-of-change-and-change-123553165.jpg">
                      <a:hlinkClick r:id="rId10"/>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65595" cy="1448002"/>
                    </a:xfrm>
                    <a:prstGeom prst="rect">
                      <a:avLst/>
                    </a:prstGeom>
                    <a:noFill/>
                    <a:ln>
                      <a:noFill/>
                    </a:ln>
                  </pic:spPr>
                </pic:pic>
              </a:graphicData>
            </a:graphic>
          </wp:inline>
        </w:drawing>
      </w:r>
    </w:p>
    <w:p w:rsidR="00A45910" w:rsidRPr="00FB339E" w:rsidRDefault="00600F32" w:rsidP="00FB339E">
      <w:pPr>
        <w:spacing w:line="360" w:lineRule="auto"/>
        <w:rPr>
          <w:rFonts w:ascii="Arial" w:hAnsi="Arial" w:cs="Arial"/>
          <w:sz w:val="24"/>
          <w:szCs w:val="24"/>
        </w:rPr>
      </w:pPr>
      <w:r w:rsidRPr="00FB339E">
        <w:rPr>
          <w:rFonts w:ascii="Arial" w:hAnsi="Arial" w:cs="Arial"/>
          <w:sz w:val="24"/>
          <w:szCs w:val="24"/>
        </w:rPr>
        <w:t>Imagen 12</w:t>
      </w:r>
      <w:r w:rsidR="00900FAA" w:rsidRPr="00FB339E">
        <w:rPr>
          <w:rFonts w:ascii="Arial" w:hAnsi="Arial" w:cs="Arial"/>
          <w:sz w:val="24"/>
          <w:szCs w:val="24"/>
        </w:rPr>
        <w:t xml:space="preserve"> </w:t>
      </w:r>
      <w:r w:rsidRPr="00FB339E">
        <w:rPr>
          <w:rFonts w:ascii="Arial" w:hAnsi="Arial" w:cs="Arial"/>
          <w:sz w:val="24"/>
          <w:szCs w:val="24"/>
        </w:rPr>
        <w:t xml:space="preserve">SS </w:t>
      </w:r>
      <w:r w:rsidR="00A04DB0" w:rsidRPr="00FB339E">
        <w:rPr>
          <w:rFonts w:ascii="Arial" w:hAnsi="Arial" w:cs="Arial"/>
          <w:sz w:val="24"/>
          <w:szCs w:val="24"/>
        </w:rPr>
        <w:t xml:space="preserve">123553165 </w:t>
      </w:r>
    </w:p>
    <w:p w:rsidR="00533A26" w:rsidRPr="00FB339E" w:rsidRDefault="00600F32" w:rsidP="00FB339E">
      <w:pPr>
        <w:spacing w:line="360" w:lineRule="auto"/>
        <w:rPr>
          <w:rFonts w:ascii="Arial" w:hAnsi="Arial" w:cs="Arial"/>
          <w:b/>
          <w:bCs/>
          <w:sz w:val="24"/>
          <w:szCs w:val="24"/>
        </w:rPr>
      </w:pPr>
      <w:r w:rsidRPr="00FB339E">
        <w:rPr>
          <w:rFonts w:ascii="Arial" w:hAnsi="Arial" w:cs="Arial"/>
          <w:b/>
          <w:bCs/>
          <w:sz w:val="24"/>
          <w:szCs w:val="24"/>
          <w:highlight w:val="yellow"/>
        </w:rPr>
        <w:t>P</w:t>
      </w:r>
      <w:r w:rsidR="00533A26" w:rsidRPr="00FB339E">
        <w:rPr>
          <w:rFonts w:ascii="Arial" w:hAnsi="Arial" w:cs="Arial"/>
          <w:b/>
          <w:bCs/>
          <w:sz w:val="24"/>
          <w:szCs w:val="24"/>
          <w:highlight w:val="yellow"/>
        </w:rPr>
        <w:t>regunta 7</w:t>
      </w:r>
    </w:p>
    <w:p w:rsidR="00A65101" w:rsidRPr="00FB339E" w:rsidRDefault="00533A26" w:rsidP="00FB339E">
      <w:pPr>
        <w:spacing w:line="360" w:lineRule="auto"/>
        <w:rPr>
          <w:rFonts w:ascii="Arial" w:hAnsi="Arial" w:cs="Arial"/>
          <w:sz w:val="24"/>
          <w:szCs w:val="24"/>
        </w:rPr>
      </w:pPr>
      <w:r w:rsidRPr="00FB339E">
        <w:rPr>
          <w:rFonts w:ascii="Arial" w:hAnsi="Arial" w:cs="Arial"/>
          <w:b/>
          <w:bCs/>
          <w:sz w:val="24"/>
          <w:szCs w:val="24"/>
        </w:rPr>
        <w:t xml:space="preserve">Enunciado de la pregunta 7 </w:t>
      </w:r>
      <w:r w:rsidRPr="00FB339E">
        <w:rPr>
          <w:rFonts w:ascii="Arial" w:hAnsi="Arial" w:cs="Arial"/>
          <w:sz w:val="24"/>
          <w:szCs w:val="24"/>
        </w:rPr>
        <w:t>Pangea</w:t>
      </w:r>
    </w:p>
    <w:p w:rsidR="00EE68A8" w:rsidRPr="00FB339E" w:rsidRDefault="00EE68A8" w:rsidP="00FB339E">
      <w:pPr>
        <w:spacing w:line="360" w:lineRule="auto"/>
        <w:rPr>
          <w:rFonts w:ascii="Arial" w:hAnsi="Arial" w:cs="Arial"/>
          <w:sz w:val="24"/>
          <w:szCs w:val="24"/>
        </w:rPr>
      </w:pPr>
      <w:r w:rsidRPr="00FB339E">
        <w:rPr>
          <w:rFonts w:ascii="Arial" w:hAnsi="Arial" w:cs="Arial"/>
          <w:noProof/>
          <w:sz w:val="24"/>
          <w:szCs w:val="24"/>
          <w:lang w:eastAsia="es-CO"/>
        </w:rPr>
        <w:drawing>
          <wp:inline distT="0" distB="0" distL="0" distR="0" wp14:anchorId="2EDC4D25" wp14:editId="548840C2">
            <wp:extent cx="1134485" cy="1296063"/>
            <wp:effectExtent l="0" t="0" r="889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39710" cy="1302032"/>
                    </a:xfrm>
                    <a:prstGeom prst="rect">
                      <a:avLst/>
                    </a:prstGeom>
                  </pic:spPr>
                </pic:pic>
              </a:graphicData>
            </a:graphic>
          </wp:inline>
        </w:drawing>
      </w:r>
    </w:p>
    <w:p w:rsidR="00533A26" w:rsidRPr="00FB339E" w:rsidRDefault="00EE68A8" w:rsidP="00FB339E">
      <w:pPr>
        <w:spacing w:line="360" w:lineRule="auto"/>
        <w:rPr>
          <w:rFonts w:ascii="Arial" w:hAnsi="Arial" w:cs="Arial"/>
          <w:sz w:val="24"/>
          <w:szCs w:val="24"/>
        </w:rPr>
      </w:pPr>
      <w:r w:rsidRPr="00FB339E">
        <w:rPr>
          <w:rFonts w:ascii="Arial" w:hAnsi="Arial" w:cs="Arial"/>
          <w:sz w:val="24"/>
          <w:szCs w:val="24"/>
        </w:rPr>
        <w:t>Imagen 13</w:t>
      </w:r>
      <w:r w:rsidR="00900FAA" w:rsidRPr="00FB339E">
        <w:rPr>
          <w:rFonts w:ascii="Arial" w:hAnsi="Arial" w:cs="Arial"/>
          <w:sz w:val="24"/>
          <w:szCs w:val="24"/>
        </w:rPr>
        <w:t xml:space="preserve"> </w:t>
      </w:r>
      <w:r w:rsidR="00A65101" w:rsidRPr="00FB339E">
        <w:rPr>
          <w:rFonts w:ascii="Arial" w:hAnsi="Arial" w:cs="Arial"/>
          <w:sz w:val="24"/>
          <w:szCs w:val="24"/>
        </w:rPr>
        <w:t>SS 163974296</w:t>
      </w:r>
      <w:r w:rsidR="00900FAA" w:rsidRPr="00FB339E">
        <w:rPr>
          <w:rFonts w:ascii="Arial" w:hAnsi="Arial" w:cs="Arial"/>
          <w:sz w:val="24"/>
          <w:szCs w:val="24"/>
        </w:rPr>
        <w:t xml:space="preserve"> </w:t>
      </w:r>
      <w:r w:rsidRPr="00FB339E">
        <w:rPr>
          <w:rFonts w:ascii="Arial" w:hAnsi="Arial" w:cs="Arial"/>
          <w:sz w:val="24"/>
          <w:szCs w:val="24"/>
        </w:rPr>
        <w:t>Seleccionar lo que aparece en el recuadro</w:t>
      </w:r>
      <w:r w:rsidR="00A65101" w:rsidRPr="00FB339E">
        <w:rPr>
          <w:rFonts w:ascii="Arial" w:hAnsi="Arial" w:cs="Arial"/>
          <w:sz w:val="24"/>
          <w:szCs w:val="24"/>
        </w:rPr>
        <w:t>. Rotular como aparece abajo.</w:t>
      </w:r>
    </w:p>
    <w:p w:rsidR="00533A26" w:rsidRPr="00FB339E" w:rsidRDefault="00533A26" w:rsidP="00FB339E">
      <w:pPr>
        <w:spacing w:line="360" w:lineRule="auto"/>
        <w:rPr>
          <w:rFonts w:ascii="Arial" w:hAnsi="Arial" w:cs="Arial"/>
          <w:b/>
          <w:bCs/>
          <w:sz w:val="24"/>
          <w:szCs w:val="24"/>
        </w:rPr>
      </w:pPr>
      <w:r w:rsidRPr="00FB339E">
        <w:rPr>
          <w:rFonts w:ascii="Arial" w:hAnsi="Arial" w:cs="Arial"/>
          <w:b/>
          <w:bCs/>
          <w:sz w:val="24"/>
          <w:szCs w:val="24"/>
        </w:rPr>
        <w:t xml:space="preserve">Información extra (opcional) de la pregunta: </w:t>
      </w:r>
    </w:p>
    <w:p w:rsidR="00533A26" w:rsidRPr="00FB339E" w:rsidRDefault="00533A26" w:rsidP="00FB339E">
      <w:pPr>
        <w:spacing w:line="360" w:lineRule="auto"/>
        <w:rPr>
          <w:rFonts w:ascii="Arial" w:hAnsi="Arial" w:cs="Arial"/>
          <w:sz w:val="24"/>
          <w:szCs w:val="24"/>
        </w:rPr>
      </w:pPr>
      <w:r w:rsidRPr="00FB339E">
        <w:rPr>
          <w:rFonts w:ascii="Arial" w:hAnsi="Arial" w:cs="Arial"/>
          <w:sz w:val="24"/>
          <w:szCs w:val="24"/>
        </w:rPr>
        <w:t>Hace</w:t>
      </w:r>
      <w:r w:rsidR="00970714" w:rsidRPr="00FB339E">
        <w:rPr>
          <w:rFonts w:ascii="Arial" w:hAnsi="Arial" w:cs="Arial"/>
          <w:sz w:val="24"/>
          <w:szCs w:val="24"/>
        </w:rPr>
        <w:t xml:space="preserve"> unos 270 millones de años</w:t>
      </w:r>
      <w:r w:rsidRPr="00FB339E">
        <w:rPr>
          <w:rFonts w:ascii="Arial" w:hAnsi="Arial" w:cs="Arial"/>
          <w:sz w:val="24"/>
          <w:szCs w:val="24"/>
        </w:rPr>
        <w:t>, existió una única masa continental conocida como Pangea, término que quiere decir “todas las tierras”.</w:t>
      </w:r>
      <w:r w:rsidR="00900FAA" w:rsidRPr="00FB339E">
        <w:rPr>
          <w:rFonts w:ascii="Arial" w:hAnsi="Arial" w:cs="Arial"/>
          <w:sz w:val="24"/>
          <w:szCs w:val="24"/>
        </w:rPr>
        <w:t xml:space="preserve"> </w:t>
      </w:r>
    </w:p>
    <w:p w:rsidR="00533A26" w:rsidRPr="00FB339E" w:rsidRDefault="00533A26" w:rsidP="00FB339E">
      <w:pPr>
        <w:spacing w:line="360" w:lineRule="auto"/>
        <w:rPr>
          <w:rFonts w:ascii="Arial" w:hAnsi="Arial" w:cs="Arial"/>
          <w:sz w:val="24"/>
          <w:szCs w:val="24"/>
        </w:rPr>
      </w:pPr>
      <w:r w:rsidRPr="00FB339E">
        <w:rPr>
          <w:rFonts w:ascii="Arial" w:hAnsi="Arial" w:cs="Arial"/>
          <w:sz w:val="24"/>
          <w:szCs w:val="24"/>
        </w:rPr>
        <w:t>El clima dominante en Pangea era cálido, su interior estaba dominado por zonas áridas rodeadas por zonas húmedas que llegaban hasta las costas. En el ambiente cálido de Pangea</w:t>
      </w:r>
      <w:r w:rsidR="001A01A9" w:rsidRPr="00FB339E">
        <w:rPr>
          <w:rFonts w:ascii="Arial" w:hAnsi="Arial" w:cs="Arial"/>
          <w:sz w:val="24"/>
          <w:szCs w:val="24"/>
        </w:rPr>
        <w:t xml:space="preserve"> </w:t>
      </w:r>
      <w:r w:rsidRPr="00FB339E">
        <w:rPr>
          <w:rFonts w:ascii="Arial" w:hAnsi="Arial" w:cs="Arial"/>
          <w:sz w:val="24"/>
          <w:szCs w:val="24"/>
        </w:rPr>
        <w:t xml:space="preserve">la vida marina </w:t>
      </w:r>
      <w:r w:rsidR="001A01A9" w:rsidRPr="00FB339E">
        <w:rPr>
          <w:rFonts w:ascii="Arial" w:hAnsi="Arial" w:cs="Arial"/>
          <w:sz w:val="24"/>
          <w:szCs w:val="24"/>
        </w:rPr>
        <w:t>fue muy diversa</w:t>
      </w:r>
      <w:del w:id="33" w:author="María" w:date="2015-09-16T07:02:00Z">
        <w:r w:rsidRPr="00FB339E" w:rsidDel="003C4811">
          <w:rPr>
            <w:rFonts w:ascii="Arial" w:hAnsi="Arial" w:cs="Arial"/>
            <w:sz w:val="24"/>
            <w:szCs w:val="24"/>
          </w:rPr>
          <w:delText>, mientras que</w:delText>
        </w:r>
      </w:del>
      <w:ins w:id="34" w:author="María" w:date="2015-09-16T07:02:00Z">
        <w:r w:rsidR="003C4811">
          <w:rPr>
            <w:rFonts w:ascii="Arial" w:hAnsi="Arial" w:cs="Arial"/>
            <w:sz w:val="24"/>
            <w:szCs w:val="24"/>
          </w:rPr>
          <w:t>;</w:t>
        </w:r>
      </w:ins>
      <w:r w:rsidRPr="00FB339E">
        <w:rPr>
          <w:rFonts w:ascii="Arial" w:hAnsi="Arial" w:cs="Arial"/>
          <w:sz w:val="24"/>
          <w:szCs w:val="24"/>
        </w:rPr>
        <w:t xml:space="preserve"> en tierra firme aparecieron helechos y coníferas, y los primeros dinosaurios, mamíferos y aves.</w:t>
      </w:r>
    </w:p>
    <w:p w:rsidR="0020584A" w:rsidRPr="00FB339E" w:rsidRDefault="0020584A" w:rsidP="00FB339E">
      <w:pPr>
        <w:spacing w:line="360" w:lineRule="auto"/>
        <w:rPr>
          <w:rFonts w:ascii="Arial" w:hAnsi="Arial" w:cs="Arial"/>
          <w:noProof/>
          <w:sz w:val="24"/>
          <w:szCs w:val="24"/>
          <w:lang w:eastAsia="es-CO" w:bidi="he-IL"/>
        </w:rPr>
      </w:pPr>
      <w:r w:rsidRPr="00FB339E">
        <w:rPr>
          <w:rFonts w:ascii="Arial" w:hAnsi="Arial" w:cs="Arial"/>
          <w:noProof/>
          <w:color w:val="C2E1ED"/>
          <w:sz w:val="24"/>
          <w:szCs w:val="24"/>
          <w:lang w:eastAsia="es-CO"/>
        </w:rPr>
        <w:drawing>
          <wp:inline distT="0" distB="0" distL="0" distR="0" wp14:anchorId="0A2934C9" wp14:editId="69DAC27B">
            <wp:extent cx="1248682" cy="993913"/>
            <wp:effectExtent l="0" t="0" r="8890" b="0"/>
            <wp:docPr id="115" name="Imagen 115" descr="http://thumb1.shutterstock.com/display_pic_with_logo/621082/262643960/stock-photo-carboniferous-forest-262643960.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621082/262643960/stock-photo-carboniferous-forest-262643960.jpg">
                      <a:hlinkClick r:id="rId10"/>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63750" cy="1005907"/>
                    </a:xfrm>
                    <a:prstGeom prst="rect">
                      <a:avLst/>
                    </a:prstGeom>
                    <a:noFill/>
                    <a:ln>
                      <a:noFill/>
                    </a:ln>
                  </pic:spPr>
                </pic:pic>
              </a:graphicData>
            </a:graphic>
          </wp:inline>
        </w:drawing>
      </w:r>
    </w:p>
    <w:p w:rsidR="001E277E" w:rsidRPr="00FB339E" w:rsidRDefault="0020584A" w:rsidP="00FB339E">
      <w:pPr>
        <w:spacing w:line="360" w:lineRule="auto"/>
        <w:rPr>
          <w:rFonts w:ascii="Arial" w:hAnsi="Arial" w:cs="Arial"/>
          <w:sz w:val="24"/>
          <w:szCs w:val="24"/>
        </w:rPr>
      </w:pPr>
      <w:r w:rsidRPr="00FB339E">
        <w:rPr>
          <w:rFonts w:ascii="Arial" w:hAnsi="Arial" w:cs="Arial"/>
          <w:sz w:val="24"/>
          <w:szCs w:val="24"/>
        </w:rPr>
        <w:lastRenderedPageBreak/>
        <w:t>I</w:t>
      </w:r>
      <w:r w:rsidR="00EE68A8" w:rsidRPr="00FB339E">
        <w:rPr>
          <w:rFonts w:ascii="Arial" w:hAnsi="Arial" w:cs="Arial"/>
          <w:sz w:val="24"/>
          <w:szCs w:val="24"/>
        </w:rPr>
        <w:t>magen 14</w:t>
      </w:r>
      <w:r w:rsidR="00533A26" w:rsidRPr="00FB339E">
        <w:rPr>
          <w:rFonts w:ascii="Arial" w:hAnsi="Arial" w:cs="Arial"/>
          <w:sz w:val="24"/>
          <w:szCs w:val="24"/>
        </w:rPr>
        <w:t xml:space="preserve"> </w:t>
      </w:r>
      <w:proofErr w:type="spellStart"/>
      <w:r w:rsidRPr="00FB339E">
        <w:rPr>
          <w:rFonts w:ascii="Arial" w:hAnsi="Arial" w:cs="Arial"/>
          <w:sz w:val="24"/>
          <w:szCs w:val="24"/>
        </w:rPr>
        <w:t>S.Stock</w:t>
      </w:r>
      <w:proofErr w:type="spellEnd"/>
      <w:r w:rsidR="00900FAA" w:rsidRPr="00FB339E">
        <w:rPr>
          <w:rFonts w:ascii="Arial" w:hAnsi="Arial" w:cs="Arial"/>
          <w:sz w:val="24"/>
          <w:szCs w:val="24"/>
        </w:rPr>
        <w:t xml:space="preserve"> </w:t>
      </w:r>
      <w:r w:rsidRPr="00FB339E">
        <w:rPr>
          <w:rFonts w:ascii="Arial" w:hAnsi="Arial" w:cs="Arial"/>
          <w:sz w:val="24"/>
          <w:szCs w:val="24"/>
        </w:rPr>
        <w:t>262643960</w:t>
      </w:r>
    </w:p>
    <w:p w:rsidR="001A01A9" w:rsidRPr="00FB339E" w:rsidRDefault="001A01A9" w:rsidP="00FB339E">
      <w:pPr>
        <w:spacing w:line="360" w:lineRule="auto"/>
        <w:rPr>
          <w:rFonts w:ascii="Arial" w:hAnsi="Arial" w:cs="Arial"/>
          <w:b/>
          <w:bCs/>
          <w:sz w:val="24"/>
          <w:szCs w:val="24"/>
        </w:rPr>
      </w:pPr>
      <w:r w:rsidRPr="00FB339E">
        <w:rPr>
          <w:rFonts w:ascii="Arial" w:hAnsi="Arial" w:cs="Arial"/>
          <w:b/>
          <w:bCs/>
          <w:sz w:val="24"/>
          <w:szCs w:val="24"/>
          <w:highlight w:val="yellow"/>
        </w:rPr>
        <w:t xml:space="preserve">Pregunta </w:t>
      </w:r>
      <w:r w:rsidRPr="00FB339E">
        <w:rPr>
          <w:rFonts w:ascii="Arial" w:hAnsi="Arial" w:cs="Arial"/>
          <w:b/>
          <w:bCs/>
          <w:sz w:val="24"/>
          <w:szCs w:val="24"/>
        </w:rPr>
        <w:t>8</w:t>
      </w:r>
    </w:p>
    <w:p w:rsidR="001A01A9" w:rsidRPr="00FB339E" w:rsidRDefault="003E5844" w:rsidP="00FB339E">
      <w:pPr>
        <w:spacing w:line="360" w:lineRule="auto"/>
        <w:rPr>
          <w:rFonts w:ascii="Arial" w:hAnsi="Arial" w:cs="Arial"/>
          <w:sz w:val="24"/>
          <w:szCs w:val="24"/>
        </w:rPr>
      </w:pPr>
      <w:r w:rsidRPr="00FB339E">
        <w:rPr>
          <w:rFonts w:ascii="Arial" w:hAnsi="Arial" w:cs="Arial"/>
          <w:b/>
          <w:bCs/>
          <w:sz w:val="24"/>
          <w:szCs w:val="24"/>
        </w:rPr>
        <w:t>Enunciado de la pregunta 8</w:t>
      </w:r>
      <w:r w:rsidR="001A01A9" w:rsidRPr="00FB339E">
        <w:rPr>
          <w:rFonts w:ascii="Arial" w:hAnsi="Arial" w:cs="Arial"/>
          <w:b/>
          <w:bCs/>
          <w:sz w:val="24"/>
          <w:szCs w:val="24"/>
        </w:rPr>
        <w:t xml:space="preserve"> </w:t>
      </w:r>
      <w:proofErr w:type="spellStart"/>
      <w:r w:rsidR="001A01A9" w:rsidRPr="00FB339E">
        <w:rPr>
          <w:rFonts w:ascii="Arial" w:hAnsi="Arial" w:cs="Arial"/>
          <w:sz w:val="24"/>
          <w:szCs w:val="24"/>
        </w:rPr>
        <w:t>Gondwana</w:t>
      </w:r>
      <w:proofErr w:type="spellEnd"/>
      <w:r w:rsidR="001A01A9" w:rsidRPr="00FB339E">
        <w:rPr>
          <w:rFonts w:ascii="Arial" w:hAnsi="Arial" w:cs="Arial"/>
          <w:sz w:val="24"/>
          <w:szCs w:val="24"/>
        </w:rPr>
        <w:t xml:space="preserve"> y </w:t>
      </w:r>
      <w:proofErr w:type="spellStart"/>
      <w:r w:rsidR="001A01A9" w:rsidRPr="00FB339E">
        <w:rPr>
          <w:rFonts w:ascii="Arial" w:hAnsi="Arial" w:cs="Arial"/>
          <w:sz w:val="24"/>
          <w:szCs w:val="24"/>
        </w:rPr>
        <w:t>Laurasia</w:t>
      </w:r>
      <w:proofErr w:type="spellEnd"/>
    </w:p>
    <w:p w:rsidR="0085076D" w:rsidRPr="00FB339E" w:rsidRDefault="0085076D" w:rsidP="00FB339E">
      <w:pPr>
        <w:spacing w:line="360" w:lineRule="auto"/>
        <w:rPr>
          <w:rFonts w:ascii="Arial" w:hAnsi="Arial" w:cs="Arial"/>
          <w:sz w:val="24"/>
          <w:szCs w:val="24"/>
        </w:rPr>
      </w:pPr>
      <w:r w:rsidRPr="00FB339E">
        <w:rPr>
          <w:rFonts w:ascii="Arial" w:hAnsi="Arial" w:cs="Arial"/>
          <w:noProof/>
          <w:sz w:val="24"/>
          <w:szCs w:val="24"/>
          <w:lang w:eastAsia="es-CO"/>
        </w:rPr>
        <w:drawing>
          <wp:inline distT="0" distB="0" distL="0" distR="0" wp14:anchorId="0863E31F" wp14:editId="7B0CC817">
            <wp:extent cx="1335407" cy="1717482"/>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39991" cy="1723378"/>
                    </a:xfrm>
                    <a:prstGeom prst="rect">
                      <a:avLst/>
                    </a:prstGeom>
                  </pic:spPr>
                </pic:pic>
              </a:graphicData>
            </a:graphic>
          </wp:inline>
        </w:drawing>
      </w:r>
    </w:p>
    <w:p w:rsidR="001A01A9" w:rsidRPr="00FB339E" w:rsidRDefault="00EE68A8" w:rsidP="00FB339E">
      <w:pPr>
        <w:spacing w:line="360" w:lineRule="auto"/>
        <w:rPr>
          <w:rFonts w:ascii="Arial" w:hAnsi="Arial" w:cs="Arial"/>
          <w:sz w:val="24"/>
          <w:szCs w:val="24"/>
        </w:rPr>
      </w:pPr>
      <w:r w:rsidRPr="00FB339E">
        <w:rPr>
          <w:rFonts w:ascii="Arial" w:hAnsi="Arial" w:cs="Arial"/>
          <w:sz w:val="24"/>
          <w:szCs w:val="24"/>
        </w:rPr>
        <w:t>Imagen 15</w:t>
      </w:r>
      <w:r w:rsidR="00900FAA" w:rsidRPr="00FB339E">
        <w:rPr>
          <w:rFonts w:ascii="Arial" w:hAnsi="Arial" w:cs="Arial"/>
          <w:sz w:val="24"/>
          <w:szCs w:val="24"/>
        </w:rPr>
        <w:t xml:space="preserve"> </w:t>
      </w:r>
      <w:r w:rsidRPr="00FB339E">
        <w:rPr>
          <w:rFonts w:ascii="Arial" w:hAnsi="Arial" w:cs="Arial"/>
          <w:sz w:val="24"/>
          <w:szCs w:val="24"/>
        </w:rPr>
        <w:t>SS 163974296</w:t>
      </w:r>
      <w:r w:rsidR="00900FAA" w:rsidRPr="00FB339E">
        <w:rPr>
          <w:rFonts w:ascii="Arial" w:hAnsi="Arial" w:cs="Arial"/>
          <w:sz w:val="24"/>
          <w:szCs w:val="24"/>
        </w:rPr>
        <w:t xml:space="preserve"> </w:t>
      </w:r>
      <w:r w:rsidR="00A65101" w:rsidRPr="00FB339E">
        <w:rPr>
          <w:rFonts w:ascii="Arial" w:hAnsi="Arial" w:cs="Arial"/>
          <w:sz w:val="24"/>
          <w:szCs w:val="24"/>
        </w:rPr>
        <w:t>Seleccionar lo del recuadro y rotular como aparece abajo. Eliminar las flechas negras.</w:t>
      </w:r>
    </w:p>
    <w:p w:rsidR="001A01A9" w:rsidRPr="00FB339E" w:rsidRDefault="001A01A9" w:rsidP="00FB339E">
      <w:pPr>
        <w:spacing w:line="360" w:lineRule="auto"/>
        <w:rPr>
          <w:rFonts w:ascii="Arial" w:hAnsi="Arial" w:cs="Arial"/>
          <w:b/>
          <w:bCs/>
          <w:sz w:val="24"/>
          <w:szCs w:val="24"/>
        </w:rPr>
      </w:pPr>
      <w:r w:rsidRPr="00FB339E">
        <w:rPr>
          <w:rFonts w:ascii="Arial" w:hAnsi="Arial" w:cs="Arial"/>
          <w:b/>
          <w:bCs/>
          <w:sz w:val="24"/>
          <w:szCs w:val="24"/>
        </w:rPr>
        <w:t xml:space="preserve">Información extra (opcional) de la pregunta: </w:t>
      </w:r>
    </w:p>
    <w:p w:rsidR="001A01A9" w:rsidRPr="00FB339E" w:rsidRDefault="001A01A9" w:rsidP="00FB339E">
      <w:pPr>
        <w:spacing w:line="360" w:lineRule="auto"/>
        <w:rPr>
          <w:rFonts w:ascii="Arial" w:hAnsi="Arial" w:cs="Arial"/>
          <w:sz w:val="24"/>
          <w:szCs w:val="24"/>
        </w:rPr>
      </w:pPr>
      <w:r w:rsidRPr="00FB339E">
        <w:rPr>
          <w:rFonts w:ascii="Arial" w:hAnsi="Arial" w:cs="Arial"/>
          <w:sz w:val="24"/>
          <w:szCs w:val="24"/>
        </w:rPr>
        <w:t xml:space="preserve">El fraccionamiento de Pangea dio origen a un proceso que culminaría con la formación de </w:t>
      </w:r>
      <w:del w:id="35" w:author="María" w:date="2015-09-16T07:02:00Z">
        <w:r w:rsidRPr="00FB339E" w:rsidDel="003C4811">
          <w:rPr>
            <w:rFonts w:ascii="Arial" w:hAnsi="Arial" w:cs="Arial"/>
            <w:b/>
            <w:bCs/>
            <w:sz w:val="24"/>
            <w:szCs w:val="24"/>
          </w:rPr>
          <w:delText xml:space="preserve">Godwana </w:delText>
        </w:r>
      </w:del>
      <w:proofErr w:type="spellStart"/>
      <w:ins w:id="36" w:author="María" w:date="2015-09-16T07:02:00Z">
        <w:r w:rsidR="003C4811" w:rsidRPr="00FB339E">
          <w:rPr>
            <w:rFonts w:ascii="Arial" w:hAnsi="Arial" w:cs="Arial"/>
            <w:b/>
            <w:bCs/>
            <w:sz w:val="24"/>
            <w:szCs w:val="24"/>
          </w:rPr>
          <w:t>Go</w:t>
        </w:r>
        <w:r w:rsidR="003C4811">
          <w:rPr>
            <w:rFonts w:ascii="Arial" w:hAnsi="Arial" w:cs="Arial"/>
            <w:b/>
            <w:bCs/>
            <w:sz w:val="24"/>
            <w:szCs w:val="24"/>
          </w:rPr>
          <w:t>nd</w:t>
        </w:r>
        <w:r w:rsidR="003C4811" w:rsidRPr="00FB339E">
          <w:rPr>
            <w:rFonts w:ascii="Arial" w:hAnsi="Arial" w:cs="Arial"/>
            <w:b/>
            <w:bCs/>
            <w:sz w:val="24"/>
            <w:szCs w:val="24"/>
          </w:rPr>
          <w:t>wana</w:t>
        </w:r>
        <w:proofErr w:type="spellEnd"/>
        <w:r w:rsidR="003C4811" w:rsidRPr="00FB339E">
          <w:rPr>
            <w:rFonts w:ascii="Arial" w:hAnsi="Arial" w:cs="Arial"/>
            <w:b/>
            <w:bCs/>
            <w:sz w:val="24"/>
            <w:szCs w:val="24"/>
          </w:rPr>
          <w:t xml:space="preserve"> </w:t>
        </w:r>
      </w:ins>
      <w:r w:rsidRPr="00FB339E">
        <w:rPr>
          <w:rFonts w:ascii="Arial" w:hAnsi="Arial" w:cs="Arial"/>
          <w:b/>
          <w:bCs/>
          <w:sz w:val="24"/>
          <w:szCs w:val="24"/>
        </w:rPr>
        <w:t xml:space="preserve">y </w:t>
      </w:r>
      <w:proofErr w:type="spellStart"/>
      <w:r w:rsidRPr="00FB339E">
        <w:rPr>
          <w:rFonts w:ascii="Arial" w:hAnsi="Arial" w:cs="Arial"/>
          <w:b/>
          <w:bCs/>
          <w:sz w:val="24"/>
          <w:szCs w:val="24"/>
        </w:rPr>
        <w:t>Laurasia</w:t>
      </w:r>
      <w:proofErr w:type="spellEnd"/>
      <w:r w:rsidRPr="00FB339E">
        <w:rPr>
          <w:rFonts w:ascii="Arial" w:hAnsi="Arial" w:cs="Arial"/>
          <w:sz w:val="24"/>
          <w:szCs w:val="24"/>
        </w:rPr>
        <w:t>.</w:t>
      </w:r>
      <w:r w:rsidR="00900FAA" w:rsidRPr="00FB339E">
        <w:rPr>
          <w:rFonts w:ascii="Arial" w:hAnsi="Arial" w:cs="Arial"/>
          <w:sz w:val="24"/>
          <w:szCs w:val="24"/>
        </w:rPr>
        <w:t xml:space="preserve"> </w:t>
      </w:r>
      <w:r w:rsidRPr="00FB339E">
        <w:rPr>
          <w:rFonts w:ascii="Arial" w:hAnsi="Arial" w:cs="Arial"/>
          <w:sz w:val="24"/>
          <w:szCs w:val="24"/>
        </w:rPr>
        <w:t xml:space="preserve">Hace unos 140 </w:t>
      </w:r>
      <w:r w:rsidR="00970714" w:rsidRPr="00FB339E">
        <w:rPr>
          <w:rFonts w:ascii="Arial" w:hAnsi="Arial" w:cs="Arial"/>
          <w:sz w:val="24"/>
          <w:szCs w:val="24"/>
        </w:rPr>
        <w:t>millones de años</w:t>
      </w:r>
      <w:del w:id="37" w:author="María" w:date="2015-09-16T07:24:00Z">
        <w:r w:rsidRPr="00FB339E" w:rsidDel="00A06CA5">
          <w:rPr>
            <w:rFonts w:ascii="Arial" w:hAnsi="Arial" w:cs="Arial"/>
            <w:sz w:val="24"/>
            <w:szCs w:val="24"/>
          </w:rPr>
          <w:delText>.</w:delText>
        </w:r>
      </w:del>
      <w:r w:rsidRPr="00FB339E">
        <w:rPr>
          <w:rFonts w:ascii="Arial" w:hAnsi="Arial" w:cs="Arial"/>
          <w:sz w:val="24"/>
          <w:szCs w:val="24"/>
        </w:rPr>
        <w:t xml:space="preserve">, se ampliaron las distancias entre lo que serían Europa y Norteamérica, que formaban parte de </w:t>
      </w:r>
      <w:proofErr w:type="spellStart"/>
      <w:r w:rsidRPr="00FB339E">
        <w:rPr>
          <w:rFonts w:ascii="Arial" w:hAnsi="Arial" w:cs="Arial"/>
          <w:sz w:val="24"/>
          <w:szCs w:val="24"/>
        </w:rPr>
        <w:t>Laurasia</w:t>
      </w:r>
      <w:proofErr w:type="spellEnd"/>
      <w:del w:id="38" w:author="María" w:date="2015-09-16T07:24:00Z">
        <w:r w:rsidRPr="00FB339E" w:rsidDel="00A06CA5">
          <w:rPr>
            <w:rFonts w:ascii="Arial" w:hAnsi="Arial" w:cs="Arial"/>
            <w:sz w:val="24"/>
            <w:szCs w:val="24"/>
          </w:rPr>
          <w:delText xml:space="preserve">; </w:delText>
        </w:r>
      </w:del>
      <w:ins w:id="39" w:author="María" w:date="2015-09-16T07:24:00Z">
        <w:r w:rsidR="00A06CA5">
          <w:rPr>
            <w:rFonts w:ascii="Arial" w:hAnsi="Arial" w:cs="Arial"/>
            <w:sz w:val="24"/>
            <w:szCs w:val="24"/>
          </w:rPr>
          <w:t>,</w:t>
        </w:r>
        <w:r w:rsidR="00A06CA5" w:rsidRPr="00FB339E">
          <w:rPr>
            <w:rFonts w:ascii="Arial" w:hAnsi="Arial" w:cs="Arial"/>
            <w:sz w:val="24"/>
            <w:szCs w:val="24"/>
          </w:rPr>
          <w:t xml:space="preserve"> </w:t>
        </w:r>
      </w:ins>
      <w:r w:rsidRPr="00FB339E">
        <w:rPr>
          <w:rFonts w:ascii="Arial" w:hAnsi="Arial" w:cs="Arial"/>
          <w:sz w:val="24"/>
          <w:szCs w:val="24"/>
        </w:rPr>
        <w:t xml:space="preserve">y entre las futuras masas continentales de África y Suramérica, que formaban parte de </w:t>
      </w:r>
      <w:proofErr w:type="spellStart"/>
      <w:r w:rsidRPr="00FB339E">
        <w:rPr>
          <w:rFonts w:ascii="Arial" w:hAnsi="Arial" w:cs="Arial"/>
          <w:sz w:val="24"/>
          <w:szCs w:val="24"/>
        </w:rPr>
        <w:t>Gondwana</w:t>
      </w:r>
      <w:proofErr w:type="spellEnd"/>
      <w:r w:rsidRPr="00FB339E">
        <w:rPr>
          <w:rFonts w:ascii="Arial" w:hAnsi="Arial" w:cs="Arial"/>
          <w:sz w:val="24"/>
          <w:szCs w:val="24"/>
        </w:rPr>
        <w:t xml:space="preserve">. Durante esta misma época, los dinosaurios se diversificaron, aparecieron las plantas con flores y los mamíferos marsupiales. En los océanos dominaron los </w:t>
      </w:r>
      <w:proofErr w:type="spellStart"/>
      <w:r w:rsidRPr="00FB339E">
        <w:rPr>
          <w:rFonts w:ascii="Arial" w:hAnsi="Arial" w:cs="Arial"/>
          <w:sz w:val="24"/>
          <w:szCs w:val="24"/>
        </w:rPr>
        <w:t>amonites</w:t>
      </w:r>
      <w:proofErr w:type="spellEnd"/>
      <w:r w:rsidRPr="00FB339E">
        <w:rPr>
          <w:rFonts w:ascii="Arial" w:hAnsi="Arial" w:cs="Arial"/>
          <w:sz w:val="24"/>
          <w:szCs w:val="24"/>
        </w:rPr>
        <w:t>.</w:t>
      </w:r>
    </w:p>
    <w:p w:rsidR="0085076D" w:rsidRPr="00FB339E" w:rsidRDefault="0085076D" w:rsidP="00FB339E">
      <w:pPr>
        <w:spacing w:line="360" w:lineRule="auto"/>
        <w:rPr>
          <w:rFonts w:ascii="Arial" w:hAnsi="Arial" w:cs="Arial"/>
          <w:noProof/>
          <w:sz w:val="24"/>
          <w:szCs w:val="24"/>
          <w:lang w:eastAsia="es-CO" w:bidi="he-IL"/>
        </w:rPr>
      </w:pPr>
      <w:r w:rsidRPr="00FB339E">
        <w:rPr>
          <w:rFonts w:ascii="Arial" w:hAnsi="Arial" w:cs="Arial"/>
          <w:noProof/>
          <w:color w:val="C2E1ED"/>
          <w:sz w:val="24"/>
          <w:szCs w:val="24"/>
          <w:lang w:eastAsia="es-CO"/>
        </w:rPr>
        <w:drawing>
          <wp:inline distT="0" distB="0" distL="0" distR="0" wp14:anchorId="34652486" wp14:editId="2737006C">
            <wp:extent cx="1107730" cy="787179"/>
            <wp:effectExtent l="0" t="0" r="0" b="0"/>
            <wp:docPr id="161" name="Imagen 161" descr="http://thumb7.shutterstock.com/display_pic_with_logo/460606/227205091/stock-photo-tyrannosaurus-prehistoric-era-dinosaur-showing-his-toothy-mouth-227205091.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460606/227205091/stock-photo-tyrannosaurus-prehistoric-era-dinosaur-showing-his-toothy-mouth-227205091.jpg">
                      <a:hlinkClick r:id="rId10"/>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17815" cy="794346"/>
                    </a:xfrm>
                    <a:prstGeom prst="rect">
                      <a:avLst/>
                    </a:prstGeom>
                    <a:noFill/>
                    <a:ln>
                      <a:noFill/>
                    </a:ln>
                  </pic:spPr>
                </pic:pic>
              </a:graphicData>
            </a:graphic>
          </wp:inline>
        </w:drawing>
      </w:r>
    </w:p>
    <w:p w:rsidR="001A01A9" w:rsidRPr="00FB339E" w:rsidRDefault="00EE68A8" w:rsidP="00FB339E">
      <w:pPr>
        <w:spacing w:line="360" w:lineRule="auto"/>
        <w:rPr>
          <w:rFonts w:ascii="Arial" w:hAnsi="Arial" w:cs="Arial"/>
          <w:sz w:val="24"/>
          <w:szCs w:val="24"/>
        </w:rPr>
      </w:pPr>
      <w:r w:rsidRPr="00FB339E">
        <w:rPr>
          <w:rFonts w:ascii="Arial" w:hAnsi="Arial" w:cs="Arial"/>
          <w:sz w:val="24"/>
          <w:szCs w:val="24"/>
        </w:rPr>
        <w:t>Imagen 16</w:t>
      </w:r>
      <w:r w:rsidR="001A01A9" w:rsidRPr="00FB339E">
        <w:rPr>
          <w:rFonts w:ascii="Arial" w:hAnsi="Arial" w:cs="Arial"/>
          <w:sz w:val="24"/>
          <w:szCs w:val="24"/>
        </w:rPr>
        <w:t xml:space="preserve"> </w:t>
      </w:r>
      <w:r w:rsidR="0085076D" w:rsidRPr="00FB339E">
        <w:rPr>
          <w:rFonts w:ascii="Arial" w:hAnsi="Arial" w:cs="Arial"/>
          <w:sz w:val="24"/>
          <w:szCs w:val="24"/>
        </w:rPr>
        <w:t>SS</w:t>
      </w:r>
      <w:r w:rsidR="00900FAA" w:rsidRPr="00FB339E">
        <w:rPr>
          <w:rFonts w:ascii="Arial" w:hAnsi="Arial" w:cs="Arial"/>
          <w:sz w:val="24"/>
          <w:szCs w:val="24"/>
        </w:rPr>
        <w:t xml:space="preserve"> </w:t>
      </w:r>
      <w:r w:rsidR="0085076D" w:rsidRPr="00FB339E">
        <w:rPr>
          <w:rFonts w:ascii="Arial" w:hAnsi="Arial" w:cs="Arial"/>
          <w:sz w:val="24"/>
          <w:szCs w:val="24"/>
        </w:rPr>
        <w:t>227205091</w:t>
      </w:r>
    </w:p>
    <w:p w:rsidR="002905DE" w:rsidRPr="00FB339E" w:rsidRDefault="002905DE" w:rsidP="00FB339E">
      <w:pPr>
        <w:spacing w:line="360" w:lineRule="auto"/>
        <w:rPr>
          <w:rFonts w:ascii="Arial" w:hAnsi="Arial" w:cs="Arial"/>
          <w:b/>
          <w:bCs/>
          <w:sz w:val="24"/>
          <w:szCs w:val="24"/>
        </w:rPr>
      </w:pPr>
      <w:r w:rsidRPr="00FB339E">
        <w:rPr>
          <w:rFonts w:ascii="Arial" w:hAnsi="Arial" w:cs="Arial"/>
          <w:b/>
          <w:bCs/>
          <w:sz w:val="24"/>
          <w:szCs w:val="24"/>
          <w:highlight w:val="yellow"/>
        </w:rPr>
        <w:t>Pregunta 9</w:t>
      </w:r>
    </w:p>
    <w:p w:rsidR="002905DE" w:rsidRPr="00FB339E" w:rsidRDefault="00C02A59" w:rsidP="00FB339E">
      <w:pPr>
        <w:spacing w:line="360" w:lineRule="auto"/>
        <w:rPr>
          <w:rFonts w:ascii="Arial" w:hAnsi="Arial" w:cs="Arial"/>
          <w:sz w:val="24"/>
          <w:szCs w:val="24"/>
        </w:rPr>
      </w:pPr>
      <w:r w:rsidRPr="00FB339E">
        <w:rPr>
          <w:rFonts w:ascii="Arial" w:hAnsi="Arial" w:cs="Arial"/>
          <w:b/>
          <w:bCs/>
          <w:sz w:val="24"/>
          <w:szCs w:val="24"/>
        </w:rPr>
        <w:t>Enunciado de la pregunta 9</w:t>
      </w:r>
      <w:r w:rsidR="002905DE" w:rsidRPr="00FB339E">
        <w:rPr>
          <w:rFonts w:ascii="Arial" w:hAnsi="Arial" w:cs="Arial"/>
          <w:b/>
          <w:bCs/>
          <w:sz w:val="24"/>
          <w:szCs w:val="24"/>
        </w:rPr>
        <w:t xml:space="preserve"> </w:t>
      </w:r>
      <w:r w:rsidRPr="00FB339E">
        <w:rPr>
          <w:rFonts w:ascii="Arial" w:hAnsi="Arial" w:cs="Arial"/>
          <w:sz w:val="24"/>
          <w:szCs w:val="24"/>
        </w:rPr>
        <w:t>Las masas continentales</w:t>
      </w:r>
      <w:r w:rsidR="002905DE" w:rsidRPr="00FB339E">
        <w:rPr>
          <w:rFonts w:ascii="Arial" w:hAnsi="Arial" w:cs="Arial"/>
          <w:sz w:val="24"/>
          <w:szCs w:val="24"/>
        </w:rPr>
        <w:t xml:space="preserve"> hace 60 millones de años</w:t>
      </w:r>
    </w:p>
    <w:p w:rsidR="002905DE" w:rsidRPr="00FB339E" w:rsidRDefault="002905DE" w:rsidP="00FB339E">
      <w:pPr>
        <w:spacing w:line="360" w:lineRule="auto"/>
        <w:rPr>
          <w:rFonts w:ascii="Arial" w:hAnsi="Arial" w:cs="Arial"/>
          <w:sz w:val="24"/>
          <w:szCs w:val="24"/>
        </w:rPr>
      </w:pPr>
      <w:r w:rsidRPr="00FB339E">
        <w:rPr>
          <w:rFonts w:ascii="Arial" w:hAnsi="Arial" w:cs="Arial"/>
          <w:sz w:val="24"/>
          <w:szCs w:val="24"/>
        </w:rPr>
        <w:lastRenderedPageBreak/>
        <w:t xml:space="preserve"> </w:t>
      </w:r>
      <w:r w:rsidR="0085076D" w:rsidRPr="00FB339E">
        <w:rPr>
          <w:rFonts w:ascii="Arial" w:hAnsi="Arial" w:cs="Arial"/>
          <w:noProof/>
          <w:sz w:val="24"/>
          <w:szCs w:val="24"/>
          <w:lang w:eastAsia="es-CO"/>
        </w:rPr>
        <w:drawing>
          <wp:inline distT="0" distB="0" distL="0" distR="0" wp14:anchorId="0417FD9D" wp14:editId="2769235D">
            <wp:extent cx="1453322" cy="1868557"/>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58975" cy="1875825"/>
                    </a:xfrm>
                    <a:prstGeom prst="rect">
                      <a:avLst/>
                    </a:prstGeom>
                  </pic:spPr>
                </pic:pic>
              </a:graphicData>
            </a:graphic>
          </wp:inline>
        </w:drawing>
      </w:r>
    </w:p>
    <w:p w:rsidR="002905DE" w:rsidRPr="00FB339E" w:rsidRDefault="00EE68A8" w:rsidP="00FB339E">
      <w:pPr>
        <w:spacing w:line="360" w:lineRule="auto"/>
        <w:rPr>
          <w:rFonts w:ascii="Arial" w:hAnsi="Arial" w:cs="Arial"/>
          <w:sz w:val="24"/>
          <w:szCs w:val="24"/>
        </w:rPr>
      </w:pPr>
      <w:r w:rsidRPr="00FB339E">
        <w:rPr>
          <w:rFonts w:ascii="Arial" w:hAnsi="Arial" w:cs="Arial"/>
          <w:sz w:val="24"/>
          <w:szCs w:val="24"/>
        </w:rPr>
        <w:t>Imagen 17</w:t>
      </w:r>
      <w:r w:rsidR="00900FAA" w:rsidRPr="00FB339E">
        <w:rPr>
          <w:rFonts w:ascii="Arial" w:hAnsi="Arial" w:cs="Arial"/>
          <w:sz w:val="24"/>
          <w:szCs w:val="24"/>
        </w:rPr>
        <w:t xml:space="preserve"> </w:t>
      </w:r>
      <w:r w:rsidRPr="00FB339E">
        <w:rPr>
          <w:rFonts w:ascii="Arial" w:hAnsi="Arial" w:cs="Arial"/>
          <w:sz w:val="24"/>
          <w:szCs w:val="24"/>
        </w:rPr>
        <w:t>SS 163974296</w:t>
      </w:r>
      <w:r w:rsidR="00900FAA" w:rsidRPr="00FB339E">
        <w:rPr>
          <w:rFonts w:ascii="Arial" w:hAnsi="Arial" w:cs="Arial"/>
          <w:sz w:val="24"/>
          <w:szCs w:val="24"/>
        </w:rPr>
        <w:t xml:space="preserve"> </w:t>
      </w:r>
      <w:r w:rsidR="0085076D" w:rsidRPr="00FB339E">
        <w:rPr>
          <w:rFonts w:ascii="Arial" w:hAnsi="Arial" w:cs="Arial"/>
          <w:sz w:val="24"/>
          <w:szCs w:val="24"/>
        </w:rPr>
        <w:t>Seleccionar lo que aparece en el recuadro y rotular como aparece abajo. Eliminar las flechas negras.</w:t>
      </w:r>
    </w:p>
    <w:p w:rsidR="002905DE" w:rsidRPr="00FB339E" w:rsidRDefault="002905DE" w:rsidP="00FB339E">
      <w:pPr>
        <w:spacing w:line="360" w:lineRule="auto"/>
        <w:rPr>
          <w:rFonts w:ascii="Arial" w:hAnsi="Arial" w:cs="Arial"/>
          <w:b/>
          <w:bCs/>
          <w:sz w:val="24"/>
          <w:szCs w:val="24"/>
        </w:rPr>
      </w:pPr>
      <w:r w:rsidRPr="00FB339E">
        <w:rPr>
          <w:rFonts w:ascii="Arial" w:hAnsi="Arial" w:cs="Arial"/>
          <w:b/>
          <w:bCs/>
          <w:sz w:val="24"/>
          <w:szCs w:val="24"/>
        </w:rPr>
        <w:t xml:space="preserve">Información extra (opcional) de la pregunta: </w:t>
      </w:r>
    </w:p>
    <w:p w:rsidR="002905DE" w:rsidRPr="00FB339E" w:rsidRDefault="00AD4DC8" w:rsidP="00FB339E">
      <w:pPr>
        <w:spacing w:line="360" w:lineRule="auto"/>
        <w:rPr>
          <w:rFonts w:ascii="Arial" w:hAnsi="Arial" w:cs="Arial"/>
          <w:sz w:val="24"/>
          <w:szCs w:val="24"/>
        </w:rPr>
      </w:pPr>
      <w:r w:rsidRPr="00FB339E">
        <w:rPr>
          <w:rFonts w:ascii="Arial" w:hAnsi="Arial" w:cs="Arial"/>
          <w:sz w:val="24"/>
          <w:szCs w:val="24"/>
        </w:rPr>
        <w:t>Hace 60 millones de años, las masas continentales comenzaron a parecerse a los continentes de hoy en día</w:t>
      </w:r>
      <w:r w:rsidR="008E08BB" w:rsidRPr="00FB339E">
        <w:rPr>
          <w:rFonts w:ascii="Arial" w:hAnsi="Arial" w:cs="Arial"/>
          <w:sz w:val="24"/>
          <w:szCs w:val="24"/>
        </w:rPr>
        <w:t xml:space="preserve">; sin embargo, Norteamérica estaba todavía unida con Europa y Asia; Suramérica estaba separada de Norteamérica; no existía Centroamérica; Australia y </w:t>
      </w:r>
      <w:del w:id="40" w:author="María" w:date="2015-09-16T07:29:00Z">
        <w:r w:rsidR="008E08BB" w:rsidRPr="00FB339E" w:rsidDel="00A06CA5">
          <w:rPr>
            <w:rFonts w:ascii="Arial" w:hAnsi="Arial" w:cs="Arial"/>
            <w:sz w:val="24"/>
            <w:szCs w:val="24"/>
          </w:rPr>
          <w:delText xml:space="preserve">Antártica </w:delText>
        </w:r>
      </w:del>
      <w:ins w:id="41" w:author="María" w:date="2015-09-16T07:29:00Z">
        <w:r w:rsidR="00A06CA5" w:rsidRPr="00FB339E">
          <w:rPr>
            <w:rFonts w:ascii="Arial" w:hAnsi="Arial" w:cs="Arial"/>
            <w:sz w:val="24"/>
            <w:szCs w:val="24"/>
          </w:rPr>
          <w:t>Antárti</w:t>
        </w:r>
        <w:r w:rsidR="00A06CA5">
          <w:rPr>
            <w:rFonts w:ascii="Arial" w:hAnsi="Arial" w:cs="Arial"/>
            <w:sz w:val="24"/>
            <w:szCs w:val="24"/>
          </w:rPr>
          <w:t>d</w:t>
        </w:r>
        <w:r w:rsidR="00A06CA5" w:rsidRPr="00FB339E">
          <w:rPr>
            <w:rFonts w:ascii="Arial" w:hAnsi="Arial" w:cs="Arial"/>
            <w:sz w:val="24"/>
            <w:szCs w:val="24"/>
          </w:rPr>
          <w:t xml:space="preserve">a </w:t>
        </w:r>
      </w:ins>
      <w:r w:rsidR="008E08BB" w:rsidRPr="00FB339E">
        <w:rPr>
          <w:rFonts w:ascii="Arial" w:hAnsi="Arial" w:cs="Arial"/>
          <w:sz w:val="24"/>
          <w:szCs w:val="24"/>
        </w:rPr>
        <w:t xml:space="preserve">estaban unidas; </w:t>
      </w:r>
      <w:r w:rsidR="003E5844" w:rsidRPr="00FB339E">
        <w:rPr>
          <w:rFonts w:ascii="Arial" w:hAnsi="Arial" w:cs="Arial"/>
          <w:sz w:val="24"/>
          <w:szCs w:val="24"/>
        </w:rPr>
        <w:t xml:space="preserve">y la India no </w:t>
      </w:r>
      <w:r w:rsidR="008E08BB" w:rsidRPr="00FB339E">
        <w:rPr>
          <w:rFonts w:ascii="Arial" w:hAnsi="Arial" w:cs="Arial"/>
          <w:sz w:val="24"/>
          <w:szCs w:val="24"/>
        </w:rPr>
        <w:t xml:space="preserve">había pasado a </w:t>
      </w:r>
      <w:r w:rsidR="003E5844" w:rsidRPr="00FB339E">
        <w:rPr>
          <w:rFonts w:ascii="Arial" w:hAnsi="Arial" w:cs="Arial"/>
          <w:sz w:val="24"/>
          <w:szCs w:val="24"/>
        </w:rPr>
        <w:t xml:space="preserve">formar </w:t>
      </w:r>
      <w:r w:rsidR="008E08BB" w:rsidRPr="00FB339E">
        <w:rPr>
          <w:rFonts w:ascii="Arial" w:hAnsi="Arial" w:cs="Arial"/>
          <w:sz w:val="24"/>
          <w:szCs w:val="24"/>
        </w:rPr>
        <w:t>parte del continente asiático.</w:t>
      </w:r>
      <w:r w:rsidR="00900FAA" w:rsidRPr="00FB339E">
        <w:rPr>
          <w:rFonts w:ascii="Arial" w:hAnsi="Arial" w:cs="Arial"/>
          <w:sz w:val="24"/>
          <w:szCs w:val="24"/>
        </w:rPr>
        <w:t xml:space="preserve"> </w:t>
      </w:r>
    </w:p>
    <w:p w:rsidR="002905DE" w:rsidRPr="00FB339E" w:rsidRDefault="003E5844" w:rsidP="00FB339E">
      <w:pPr>
        <w:spacing w:line="360" w:lineRule="auto"/>
        <w:rPr>
          <w:rFonts w:ascii="Arial" w:hAnsi="Arial" w:cs="Arial"/>
          <w:sz w:val="24"/>
          <w:szCs w:val="24"/>
        </w:rPr>
      </w:pPr>
      <w:r w:rsidRPr="00FB339E">
        <w:rPr>
          <w:rFonts w:ascii="Arial" w:hAnsi="Arial" w:cs="Arial"/>
          <w:sz w:val="24"/>
          <w:szCs w:val="24"/>
        </w:rPr>
        <w:t xml:space="preserve">Por esa misma época, la regresión de los océanos, provocada por una glaciación sucedida en la Antártida, mantuvo el clima del planeta a muy bajas temperaturas. La extinción de los dinosaurios, debido al impacto de un meteorito sobre la Tierra, y la de los </w:t>
      </w:r>
      <w:proofErr w:type="spellStart"/>
      <w:r w:rsidRPr="00FB339E">
        <w:rPr>
          <w:rFonts w:ascii="Arial" w:hAnsi="Arial" w:cs="Arial"/>
          <w:sz w:val="24"/>
          <w:szCs w:val="24"/>
        </w:rPr>
        <w:t>amonites</w:t>
      </w:r>
      <w:proofErr w:type="spellEnd"/>
      <w:r w:rsidRPr="00FB339E">
        <w:rPr>
          <w:rFonts w:ascii="Arial" w:hAnsi="Arial" w:cs="Arial"/>
          <w:sz w:val="24"/>
          <w:szCs w:val="24"/>
        </w:rPr>
        <w:t>, caracterizaron ese periodo.</w:t>
      </w:r>
    </w:p>
    <w:p w:rsidR="00EE68A8" w:rsidRPr="00FB339E" w:rsidRDefault="00EE68A8" w:rsidP="00FB339E">
      <w:pPr>
        <w:spacing w:line="360" w:lineRule="auto"/>
        <w:rPr>
          <w:rFonts w:ascii="Arial" w:hAnsi="Arial" w:cs="Arial"/>
          <w:noProof/>
          <w:sz w:val="24"/>
          <w:szCs w:val="24"/>
          <w:lang w:eastAsia="es-CO" w:bidi="he-IL"/>
        </w:rPr>
      </w:pPr>
      <w:r w:rsidRPr="00FB339E">
        <w:rPr>
          <w:rFonts w:ascii="Arial" w:hAnsi="Arial" w:cs="Arial"/>
          <w:noProof/>
          <w:color w:val="C2E1ED"/>
          <w:sz w:val="24"/>
          <w:szCs w:val="24"/>
          <w:lang w:eastAsia="es-CO"/>
        </w:rPr>
        <w:drawing>
          <wp:inline distT="0" distB="0" distL="0" distR="0" wp14:anchorId="077E6A86" wp14:editId="17C951F3">
            <wp:extent cx="1096311" cy="871268"/>
            <wp:effectExtent l="0" t="0" r="8890" b="5080"/>
            <wp:docPr id="163" name="Imagen 163" descr="http://thumb9.shutterstock.com/display_pic_with_logo/485545/485545,1305497522,2/stock-photo-the-meteor-that-made-the-dinosaur-extinct-77290219.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9.shutterstock.com/display_pic_with_logo/485545/485545,1305497522,2/stock-photo-the-meteor-that-made-the-dinosaur-extinct-77290219.jpg">
                      <a:hlinkClick r:id="rId10"/>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09829" cy="882011"/>
                    </a:xfrm>
                    <a:prstGeom prst="rect">
                      <a:avLst/>
                    </a:prstGeom>
                    <a:noFill/>
                    <a:ln>
                      <a:noFill/>
                    </a:ln>
                  </pic:spPr>
                </pic:pic>
              </a:graphicData>
            </a:graphic>
          </wp:inline>
        </w:drawing>
      </w:r>
    </w:p>
    <w:p w:rsidR="00EE68A8" w:rsidRPr="00FB339E" w:rsidRDefault="00EE68A8" w:rsidP="00FB339E">
      <w:pPr>
        <w:spacing w:line="360" w:lineRule="auto"/>
        <w:rPr>
          <w:rFonts w:ascii="Arial" w:hAnsi="Arial" w:cs="Arial"/>
          <w:noProof/>
          <w:sz w:val="24"/>
          <w:szCs w:val="24"/>
          <w:lang w:eastAsia="es-CO" w:bidi="he-IL"/>
        </w:rPr>
      </w:pPr>
      <w:r w:rsidRPr="00FB339E">
        <w:rPr>
          <w:rFonts w:ascii="Arial" w:hAnsi="Arial" w:cs="Arial"/>
          <w:sz w:val="24"/>
          <w:szCs w:val="24"/>
        </w:rPr>
        <w:t>Imagen 18</w:t>
      </w:r>
      <w:r w:rsidR="002905DE" w:rsidRPr="00FB339E">
        <w:rPr>
          <w:rFonts w:ascii="Arial" w:hAnsi="Arial" w:cs="Arial"/>
          <w:sz w:val="24"/>
          <w:szCs w:val="24"/>
        </w:rPr>
        <w:t xml:space="preserve"> </w:t>
      </w:r>
      <w:r w:rsidRPr="00FB339E">
        <w:rPr>
          <w:rFonts w:ascii="Arial" w:hAnsi="Arial" w:cs="Arial"/>
          <w:sz w:val="24"/>
          <w:szCs w:val="24"/>
        </w:rPr>
        <w:t xml:space="preserve">SS </w:t>
      </w:r>
      <w:r w:rsidRPr="00FB339E">
        <w:rPr>
          <w:rFonts w:ascii="Arial" w:hAnsi="Arial" w:cs="Arial"/>
          <w:noProof/>
          <w:sz w:val="24"/>
          <w:szCs w:val="24"/>
          <w:lang w:eastAsia="es-CO" w:bidi="he-IL"/>
        </w:rPr>
        <w:t>77290219</w:t>
      </w:r>
    </w:p>
    <w:p w:rsidR="003E5844" w:rsidRPr="00FB339E" w:rsidRDefault="003E5844" w:rsidP="00FB339E">
      <w:pPr>
        <w:spacing w:line="360" w:lineRule="auto"/>
        <w:rPr>
          <w:rFonts w:ascii="Arial" w:hAnsi="Arial" w:cs="Arial"/>
          <w:b/>
          <w:bCs/>
          <w:sz w:val="24"/>
          <w:szCs w:val="24"/>
        </w:rPr>
      </w:pPr>
      <w:r w:rsidRPr="00FB339E">
        <w:rPr>
          <w:rFonts w:ascii="Arial" w:hAnsi="Arial" w:cs="Arial"/>
          <w:b/>
          <w:bCs/>
          <w:sz w:val="24"/>
          <w:szCs w:val="24"/>
          <w:highlight w:val="yellow"/>
        </w:rPr>
        <w:t xml:space="preserve">Pregunta </w:t>
      </w:r>
      <w:r w:rsidRPr="00FB339E">
        <w:rPr>
          <w:rFonts w:ascii="Arial" w:hAnsi="Arial" w:cs="Arial"/>
          <w:b/>
          <w:bCs/>
          <w:sz w:val="24"/>
          <w:szCs w:val="24"/>
        </w:rPr>
        <w:t>10</w:t>
      </w:r>
    </w:p>
    <w:p w:rsidR="003E5844" w:rsidRPr="00FB339E" w:rsidRDefault="003E5844" w:rsidP="00FB339E">
      <w:pPr>
        <w:spacing w:line="360" w:lineRule="auto"/>
        <w:rPr>
          <w:rFonts w:ascii="Arial" w:hAnsi="Arial" w:cs="Arial"/>
          <w:sz w:val="24"/>
          <w:szCs w:val="24"/>
        </w:rPr>
      </w:pPr>
      <w:r w:rsidRPr="00FB339E">
        <w:rPr>
          <w:rFonts w:ascii="Arial" w:hAnsi="Arial" w:cs="Arial"/>
          <w:b/>
          <w:bCs/>
          <w:sz w:val="24"/>
          <w:szCs w:val="24"/>
        </w:rPr>
        <w:t xml:space="preserve">Enunciado de la pregunta </w:t>
      </w:r>
      <w:r w:rsidR="00C02A59" w:rsidRPr="00FB339E">
        <w:rPr>
          <w:rFonts w:ascii="Arial" w:hAnsi="Arial" w:cs="Arial"/>
          <w:b/>
          <w:bCs/>
          <w:sz w:val="24"/>
          <w:szCs w:val="24"/>
        </w:rPr>
        <w:t>10</w:t>
      </w:r>
      <w:r w:rsidRPr="00FB339E">
        <w:rPr>
          <w:rFonts w:ascii="Arial" w:hAnsi="Arial" w:cs="Arial"/>
          <w:b/>
          <w:bCs/>
          <w:sz w:val="24"/>
          <w:szCs w:val="24"/>
        </w:rPr>
        <w:t xml:space="preserve"> </w:t>
      </w:r>
      <w:r w:rsidRPr="00FB339E">
        <w:rPr>
          <w:rFonts w:ascii="Arial" w:hAnsi="Arial" w:cs="Arial"/>
          <w:sz w:val="24"/>
          <w:szCs w:val="24"/>
        </w:rPr>
        <w:t xml:space="preserve">Los cinco continentes </w:t>
      </w:r>
    </w:p>
    <w:p w:rsidR="00EE68A8" w:rsidRPr="00FB339E" w:rsidRDefault="00EE68A8" w:rsidP="00FB339E">
      <w:pPr>
        <w:spacing w:line="360" w:lineRule="auto"/>
        <w:rPr>
          <w:rFonts w:ascii="Arial" w:hAnsi="Arial" w:cs="Arial"/>
          <w:sz w:val="24"/>
          <w:szCs w:val="24"/>
        </w:rPr>
      </w:pPr>
      <w:r w:rsidRPr="00FB339E">
        <w:rPr>
          <w:rFonts w:ascii="Arial" w:hAnsi="Arial" w:cs="Arial"/>
          <w:noProof/>
          <w:sz w:val="24"/>
          <w:szCs w:val="24"/>
          <w:lang w:eastAsia="es-CO"/>
        </w:rPr>
        <w:lastRenderedPageBreak/>
        <w:drawing>
          <wp:inline distT="0" distB="0" distL="0" distR="0" wp14:anchorId="2159A4C1" wp14:editId="071252EA">
            <wp:extent cx="1781175" cy="2119207"/>
            <wp:effectExtent l="0" t="0" r="0"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92276" cy="2132415"/>
                    </a:xfrm>
                    <a:prstGeom prst="rect">
                      <a:avLst/>
                    </a:prstGeom>
                  </pic:spPr>
                </pic:pic>
              </a:graphicData>
            </a:graphic>
          </wp:inline>
        </w:drawing>
      </w:r>
    </w:p>
    <w:p w:rsidR="00970714" w:rsidRPr="00FB339E" w:rsidRDefault="00EE68A8" w:rsidP="00FB339E">
      <w:pPr>
        <w:spacing w:line="360" w:lineRule="auto"/>
        <w:rPr>
          <w:rFonts w:ascii="Arial" w:hAnsi="Arial" w:cs="Arial"/>
          <w:sz w:val="24"/>
          <w:szCs w:val="24"/>
        </w:rPr>
      </w:pPr>
      <w:r w:rsidRPr="00FB339E">
        <w:rPr>
          <w:rFonts w:ascii="Arial" w:hAnsi="Arial" w:cs="Arial"/>
          <w:sz w:val="24"/>
          <w:szCs w:val="24"/>
        </w:rPr>
        <w:t>Imagen 19</w:t>
      </w:r>
      <w:r w:rsidR="00900FAA" w:rsidRPr="00FB339E">
        <w:rPr>
          <w:rFonts w:ascii="Arial" w:hAnsi="Arial" w:cs="Arial"/>
          <w:sz w:val="24"/>
          <w:szCs w:val="24"/>
        </w:rPr>
        <w:t xml:space="preserve"> </w:t>
      </w:r>
      <w:r w:rsidR="00970714" w:rsidRPr="00FB339E">
        <w:rPr>
          <w:rFonts w:ascii="Arial" w:hAnsi="Arial" w:cs="Arial"/>
          <w:sz w:val="24"/>
          <w:szCs w:val="24"/>
        </w:rPr>
        <w:t>163974296</w:t>
      </w:r>
      <w:r w:rsidR="00900FAA" w:rsidRPr="00FB339E">
        <w:rPr>
          <w:rFonts w:ascii="Arial" w:hAnsi="Arial" w:cs="Arial"/>
          <w:sz w:val="24"/>
          <w:szCs w:val="24"/>
        </w:rPr>
        <w:t xml:space="preserve"> </w:t>
      </w:r>
      <w:r w:rsidR="00970714" w:rsidRPr="00FB339E">
        <w:rPr>
          <w:rFonts w:ascii="Arial" w:hAnsi="Arial" w:cs="Arial"/>
          <w:sz w:val="24"/>
          <w:szCs w:val="24"/>
        </w:rPr>
        <w:t>Seleccionar lo que aparece en el recuadro y rotular como aparece abajo. Eliminar las flechas negras.</w:t>
      </w:r>
    </w:p>
    <w:p w:rsidR="003E5844" w:rsidRPr="00FB339E" w:rsidRDefault="003E5844" w:rsidP="00FB339E">
      <w:pPr>
        <w:spacing w:line="360" w:lineRule="auto"/>
        <w:rPr>
          <w:rFonts w:ascii="Arial" w:hAnsi="Arial" w:cs="Arial"/>
          <w:b/>
          <w:bCs/>
          <w:sz w:val="24"/>
          <w:szCs w:val="24"/>
        </w:rPr>
      </w:pPr>
      <w:r w:rsidRPr="00FB339E">
        <w:rPr>
          <w:rFonts w:ascii="Arial" w:hAnsi="Arial" w:cs="Arial"/>
          <w:b/>
          <w:bCs/>
          <w:sz w:val="24"/>
          <w:szCs w:val="24"/>
        </w:rPr>
        <w:t xml:space="preserve">Información extra (opcional) de la pregunta: </w:t>
      </w:r>
    </w:p>
    <w:p w:rsidR="003E5844" w:rsidRPr="00FB339E" w:rsidRDefault="003E5844" w:rsidP="00FB339E">
      <w:pPr>
        <w:spacing w:line="360" w:lineRule="auto"/>
        <w:rPr>
          <w:rFonts w:ascii="Arial" w:hAnsi="Arial" w:cs="Arial"/>
          <w:sz w:val="24"/>
          <w:szCs w:val="24"/>
        </w:rPr>
      </w:pPr>
      <w:r w:rsidRPr="00FB339E">
        <w:rPr>
          <w:rFonts w:ascii="Arial" w:hAnsi="Arial" w:cs="Arial"/>
          <w:sz w:val="24"/>
          <w:szCs w:val="24"/>
        </w:rPr>
        <w:t xml:space="preserve">Con la conformación de los cinco continentes se diversificaron las plantas con flores y los mamíferos pasaron a dominar el planeta. Hoy en día, </w:t>
      </w:r>
      <w:r w:rsidR="00F664CD" w:rsidRPr="00FB339E">
        <w:rPr>
          <w:rFonts w:ascii="Arial" w:hAnsi="Arial" w:cs="Arial"/>
          <w:sz w:val="24"/>
          <w:szCs w:val="24"/>
        </w:rPr>
        <w:t>estos</w:t>
      </w:r>
      <w:r w:rsidRPr="00FB339E">
        <w:rPr>
          <w:rFonts w:ascii="Arial" w:hAnsi="Arial" w:cs="Arial"/>
          <w:sz w:val="24"/>
          <w:szCs w:val="24"/>
        </w:rPr>
        <w:t xml:space="preserve"> continentes constituyen el hábitat de la especie con mayor capacidad de dominio en la historia de la Tierra</w:t>
      </w:r>
      <w:del w:id="42" w:author="María" w:date="2015-09-16T07:30:00Z">
        <w:r w:rsidRPr="00FB339E" w:rsidDel="00A06CA5">
          <w:rPr>
            <w:rFonts w:ascii="Arial" w:hAnsi="Arial" w:cs="Arial"/>
            <w:sz w:val="24"/>
            <w:szCs w:val="24"/>
          </w:rPr>
          <w:delText xml:space="preserve">, </w:delText>
        </w:r>
      </w:del>
      <w:ins w:id="43" w:author="María" w:date="2015-09-16T07:30:00Z">
        <w:r w:rsidR="00A06CA5">
          <w:rPr>
            <w:rFonts w:ascii="Arial" w:hAnsi="Arial" w:cs="Arial"/>
            <w:sz w:val="24"/>
            <w:szCs w:val="24"/>
          </w:rPr>
          <w:t>:</w:t>
        </w:r>
        <w:r w:rsidR="00A06CA5" w:rsidRPr="00FB339E">
          <w:rPr>
            <w:rFonts w:ascii="Arial" w:hAnsi="Arial" w:cs="Arial"/>
            <w:sz w:val="24"/>
            <w:szCs w:val="24"/>
          </w:rPr>
          <w:t xml:space="preserve"> </w:t>
        </w:r>
      </w:ins>
      <w:r w:rsidRPr="00FB339E">
        <w:rPr>
          <w:rFonts w:ascii="Arial" w:hAnsi="Arial" w:cs="Arial"/>
          <w:sz w:val="24"/>
          <w:szCs w:val="24"/>
        </w:rPr>
        <w:t>el ser humano.</w:t>
      </w:r>
    </w:p>
    <w:p w:rsidR="00F664CD" w:rsidRPr="00FB339E" w:rsidRDefault="00F664CD" w:rsidP="00FB339E">
      <w:pPr>
        <w:spacing w:line="360" w:lineRule="auto"/>
        <w:rPr>
          <w:rFonts w:ascii="Arial" w:hAnsi="Arial" w:cs="Arial"/>
          <w:sz w:val="24"/>
          <w:szCs w:val="24"/>
        </w:rPr>
      </w:pPr>
      <w:del w:id="44" w:author="María" w:date="2015-09-16T07:31:00Z">
        <w:r w:rsidRPr="00FB339E" w:rsidDel="00A06CA5">
          <w:rPr>
            <w:rFonts w:ascii="Arial" w:hAnsi="Arial" w:cs="Arial"/>
            <w:sz w:val="24"/>
            <w:szCs w:val="24"/>
          </w:rPr>
          <w:delText>Nos parece, como si</w:delText>
        </w:r>
      </w:del>
      <w:ins w:id="45" w:author="María" w:date="2015-09-16T07:31:00Z">
        <w:r w:rsidR="00A06CA5">
          <w:rPr>
            <w:rFonts w:ascii="Arial" w:hAnsi="Arial" w:cs="Arial"/>
            <w:sz w:val="24"/>
            <w:szCs w:val="24"/>
          </w:rPr>
          <w:t>Pareciera que</w:t>
        </w:r>
      </w:ins>
      <w:r w:rsidRPr="00FB339E">
        <w:rPr>
          <w:rFonts w:ascii="Arial" w:hAnsi="Arial" w:cs="Arial"/>
          <w:sz w:val="24"/>
          <w:szCs w:val="24"/>
        </w:rPr>
        <w:t xml:space="preserve"> nuestro planeta y sus cinco continentes</w:t>
      </w:r>
      <w:del w:id="46" w:author="María" w:date="2015-09-16T07:31:00Z">
        <w:r w:rsidRPr="00FB339E" w:rsidDel="00A06CA5">
          <w:rPr>
            <w:rFonts w:ascii="Arial" w:hAnsi="Arial" w:cs="Arial"/>
            <w:sz w:val="24"/>
            <w:szCs w:val="24"/>
          </w:rPr>
          <w:delText>,</w:delText>
        </w:r>
      </w:del>
      <w:r w:rsidRPr="00FB339E">
        <w:rPr>
          <w:rFonts w:ascii="Arial" w:hAnsi="Arial" w:cs="Arial"/>
          <w:sz w:val="24"/>
          <w:szCs w:val="24"/>
        </w:rPr>
        <w:t xml:space="preserve"> hubieran estado así desde siempre; sin embargo, son el resultado de millones de años de intensa actividad geológica y biológica</w:t>
      </w:r>
      <w:del w:id="47" w:author="María" w:date="2015-09-16T07:30:00Z">
        <w:r w:rsidRPr="00FB339E" w:rsidDel="00A06CA5">
          <w:rPr>
            <w:rFonts w:ascii="Arial" w:hAnsi="Arial" w:cs="Arial"/>
            <w:sz w:val="24"/>
            <w:szCs w:val="24"/>
          </w:rPr>
          <w:delText xml:space="preserve">; </w:delText>
        </w:r>
      </w:del>
      <w:ins w:id="48" w:author="María" w:date="2015-09-16T07:30:00Z">
        <w:r w:rsidR="00A06CA5">
          <w:rPr>
            <w:rFonts w:ascii="Arial" w:hAnsi="Arial" w:cs="Arial"/>
            <w:sz w:val="24"/>
            <w:szCs w:val="24"/>
          </w:rPr>
          <w:t>,</w:t>
        </w:r>
        <w:r w:rsidR="00A06CA5" w:rsidRPr="00FB339E">
          <w:rPr>
            <w:rFonts w:ascii="Arial" w:hAnsi="Arial" w:cs="Arial"/>
            <w:sz w:val="24"/>
            <w:szCs w:val="24"/>
          </w:rPr>
          <w:t xml:space="preserve"> </w:t>
        </w:r>
      </w:ins>
      <w:r w:rsidRPr="00FB339E">
        <w:rPr>
          <w:rFonts w:ascii="Arial" w:hAnsi="Arial" w:cs="Arial"/>
          <w:sz w:val="24"/>
          <w:szCs w:val="24"/>
        </w:rPr>
        <w:t xml:space="preserve">la cual continuará hasta que el interior de la Tierra </w:t>
      </w:r>
      <w:del w:id="49" w:author="María" w:date="2015-09-16T07:32:00Z">
        <w:r w:rsidRPr="00FB339E" w:rsidDel="00A06CA5">
          <w:rPr>
            <w:rFonts w:ascii="Arial" w:hAnsi="Arial" w:cs="Arial"/>
            <w:sz w:val="24"/>
            <w:szCs w:val="24"/>
          </w:rPr>
          <w:delText xml:space="preserve">de </w:delText>
        </w:r>
      </w:del>
      <w:ins w:id="50" w:author="María" w:date="2015-09-16T07:32:00Z">
        <w:r w:rsidR="00A06CA5">
          <w:rPr>
            <w:rFonts w:ascii="Arial" w:hAnsi="Arial" w:cs="Arial"/>
            <w:sz w:val="24"/>
            <w:szCs w:val="24"/>
          </w:rPr>
          <w:t>s</w:t>
        </w:r>
        <w:r w:rsidR="00A06CA5" w:rsidRPr="00FB339E">
          <w:rPr>
            <w:rFonts w:ascii="Arial" w:hAnsi="Arial" w:cs="Arial"/>
            <w:sz w:val="24"/>
            <w:szCs w:val="24"/>
          </w:rPr>
          <w:t xml:space="preserve">e </w:t>
        </w:r>
      </w:ins>
      <w:r w:rsidRPr="00FB339E">
        <w:rPr>
          <w:rFonts w:ascii="Arial" w:hAnsi="Arial" w:cs="Arial"/>
          <w:sz w:val="24"/>
          <w:szCs w:val="24"/>
        </w:rPr>
        <w:t>“apague”.</w:t>
      </w:r>
    </w:p>
    <w:p w:rsidR="00EE68A8" w:rsidRPr="00FB339E" w:rsidRDefault="00EE68A8" w:rsidP="00FB339E">
      <w:pPr>
        <w:spacing w:line="360" w:lineRule="auto"/>
        <w:rPr>
          <w:rFonts w:ascii="Arial" w:hAnsi="Arial" w:cs="Arial"/>
          <w:noProof/>
          <w:sz w:val="24"/>
          <w:szCs w:val="24"/>
          <w:lang w:eastAsia="es-CO" w:bidi="he-IL"/>
        </w:rPr>
      </w:pPr>
      <w:r w:rsidRPr="00FB339E">
        <w:rPr>
          <w:rFonts w:ascii="Arial" w:hAnsi="Arial" w:cs="Arial"/>
          <w:noProof/>
          <w:color w:val="C2E1ED"/>
          <w:sz w:val="24"/>
          <w:szCs w:val="24"/>
          <w:lang w:eastAsia="es-CO"/>
        </w:rPr>
        <w:drawing>
          <wp:inline distT="0" distB="0" distL="0" distR="0" wp14:anchorId="65038378" wp14:editId="52D76FBB">
            <wp:extent cx="1686296" cy="1200465"/>
            <wp:effectExtent l="0" t="0" r="0" b="0"/>
            <wp:docPr id="168" name="Imagen 168" descr="http://thumb1.shutterstock.com/display_pic_with_logo/1051921/160438778/stock-photo-anonymous-crowd-of-people-walking-on-a-busy-new-york-city-street-160438778.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1051921/160438778/stock-photo-anonymous-crowd-of-people-walking-on-a-busy-new-york-city-street-160438778.jpg">
                      <a:hlinkClick r:id="rId10"/>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94529" cy="1206326"/>
                    </a:xfrm>
                    <a:prstGeom prst="rect">
                      <a:avLst/>
                    </a:prstGeom>
                    <a:noFill/>
                    <a:ln>
                      <a:noFill/>
                    </a:ln>
                  </pic:spPr>
                </pic:pic>
              </a:graphicData>
            </a:graphic>
          </wp:inline>
        </w:drawing>
      </w:r>
    </w:p>
    <w:p w:rsidR="00C21DB6" w:rsidRPr="00FB339E" w:rsidRDefault="00EE68A8" w:rsidP="00FB339E">
      <w:pPr>
        <w:spacing w:line="360" w:lineRule="auto"/>
        <w:rPr>
          <w:rFonts w:ascii="Arial" w:hAnsi="Arial" w:cs="Arial"/>
          <w:sz w:val="24"/>
          <w:szCs w:val="24"/>
        </w:rPr>
      </w:pPr>
      <w:r w:rsidRPr="00FB339E">
        <w:rPr>
          <w:rFonts w:ascii="Arial" w:hAnsi="Arial" w:cs="Arial"/>
          <w:sz w:val="24"/>
          <w:szCs w:val="24"/>
        </w:rPr>
        <w:t>Imagen 20</w:t>
      </w:r>
      <w:r w:rsidR="00900FAA" w:rsidRPr="00FB339E">
        <w:rPr>
          <w:rFonts w:ascii="Arial" w:hAnsi="Arial" w:cs="Arial"/>
          <w:sz w:val="24"/>
          <w:szCs w:val="24"/>
        </w:rPr>
        <w:t xml:space="preserve"> </w:t>
      </w:r>
      <w:r w:rsidRPr="00FB339E">
        <w:rPr>
          <w:rFonts w:ascii="Arial" w:hAnsi="Arial" w:cs="Arial"/>
          <w:sz w:val="24"/>
          <w:szCs w:val="24"/>
        </w:rPr>
        <w:t>SS 160438778</w:t>
      </w:r>
      <w:r w:rsidR="00900FAA" w:rsidRPr="00FB339E">
        <w:rPr>
          <w:rFonts w:ascii="Arial" w:hAnsi="Arial" w:cs="Arial"/>
          <w:sz w:val="24"/>
          <w:szCs w:val="24"/>
        </w:rPr>
        <w:t xml:space="preserve"> </w:t>
      </w:r>
    </w:p>
    <w:p w:rsidR="0013713F" w:rsidRPr="00FB339E" w:rsidRDefault="0013713F" w:rsidP="00FB339E">
      <w:pPr>
        <w:spacing w:line="360" w:lineRule="auto"/>
        <w:rPr>
          <w:rFonts w:ascii="Arial" w:hAnsi="Arial" w:cs="Arial"/>
          <w:sz w:val="24"/>
          <w:szCs w:val="24"/>
        </w:rPr>
      </w:pPr>
    </w:p>
    <w:p w:rsidR="0013713F" w:rsidRPr="00FB339E" w:rsidRDefault="0013713F" w:rsidP="00FB339E">
      <w:pPr>
        <w:spacing w:line="360" w:lineRule="auto"/>
        <w:rPr>
          <w:rFonts w:ascii="Arial" w:hAnsi="Arial" w:cs="Arial"/>
          <w:sz w:val="24"/>
          <w:szCs w:val="24"/>
        </w:rPr>
      </w:pPr>
    </w:p>
    <w:p w:rsidR="0013713F" w:rsidRPr="00FB339E" w:rsidRDefault="0013713F" w:rsidP="00FB339E">
      <w:pPr>
        <w:spacing w:line="360" w:lineRule="auto"/>
        <w:rPr>
          <w:rFonts w:ascii="Arial" w:hAnsi="Arial" w:cs="Arial"/>
          <w:b/>
          <w:bCs/>
          <w:sz w:val="24"/>
          <w:szCs w:val="24"/>
        </w:rPr>
      </w:pPr>
      <w:r w:rsidRPr="00FB339E">
        <w:rPr>
          <w:rFonts w:ascii="Arial" w:hAnsi="Arial" w:cs="Arial"/>
          <w:b/>
          <w:bCs/>
          <w:sz w:val="24"/>
          <w:szCs w:val="24"/>
          <w:highlight w:val="yellow"/>
        </w:rPr>
        <w:lastRenderedPageBreak/>
        <w:t>FICHA DEL PROFESOR</w:t>
      </w:r>
    </w:p>
    <w:p w:rsidR="0013713F" w:rsidRPr="00FB339E" w:rsidRDefault="0013713F" w:rsidP="00FB339E">
      <w:pPr>
        <w:spacing w:line="360" w:lineRule="auto"/>
        <w:rPr>
          <w:rFonts w:ascii="Arial" w:hAnsi="Arial" w:cs="Arial"/>
          <w:b/>
          <w:bCs/>
          <w:sz w:val="24"/>
          <w:szCs w:val="24"/>
        </w:rPr>
      </w:pPr>
      <w:r w:rsidRPr="00FB339E">
        <w:rPr>
          <w:rFonts w:ascii="Arial" w:hAnsi="Arial" w:cs="Arial"/>
          <w:b/>
          <w:bCs/>
          <w:sz w:val="24"/>
          <w:szCs w:val="24"/>
        </w:rPr>
        <w:t>Objetivo</w:t>
      </w:r>
    </w:p>
    <w:p w:rsidR="0013713F" w:rsidRPr="00FB339E" w:rsidRDefault="0013713F" w:rsidP="00FB339E">
      <w:pPr>
        <w:spacing w:line="360" w:lineRule="auto"/>
        <w:rPr>
          <w:rFonts w:ascii="Arial" w:hAnsi="Arial" w:cs="Arial"/>
          <w:sz w:val="24"/>
          <w:szCs w:val="24"/>
        </w:rPr>
      </w:pPr>
      <w:r w:rsidRPr="00FB339E">
        <w:rPr>
          <w:rFonts w:ascii="Arial" w:hAnsi="Arial" w:cs="Arial"/>
          <w:sz w:val="24"/>
          <w:szCs w:val="24"/>
        </w:rPr>
        <w:t>Mostrar, describir y explicar los eventos más importantes de la deriva continental</w:t>
      </w:r>
      <w:r w:rsidR="00900FAA" w:rsidRPr="00FB339E">
        <w:rPr>
          <w:rFonts w:ascii="Arial" w:hAnsi="Arial" w:cs="Arial"/>
          <w:sz w:val="24"/>
          <w:szCs w:val="24"/>
        </w:rPr>
        <w:t xml:space="preserve"> </w:t>
      </w:r>
    </w:p>
    <w:p w:rsidR="0013713F" w:rsidRPr="00FB339E" w:rsidRDefault="0013713F" w:rsidP="00FB339E">
      <w:pPr>
        <w:spacing w:line="360" w:lineRule="auto"/>
        <w:rPr>
          <w:rFonts w:ascii="Arial" w:hAnsi="Arial" w:cs="Arial"/>
          <w:b/>
          <w:bCs/>
          <w:sz w:val="24"/>
          <w:szCs w:val="24"/>
        </w:rPr>
      </w:pPr>
      <w:r w:rsidRPr="00FB339E">
        <w:rPr>
          <w:rFonts w:ascii="Arial" w:hAnsi="Arial" w:cs="Arial"/>
          <w:b/>
          <w:bCs/>
          <w:sz w:val="24"/>
          <w:szCs w:val="24"/>
        </w:rPr>
        <w:t>Propuesta</w:t>
      </w:r>
    </w:p>
    <w:p w:rsidR="0013713F" w:rsidRPr="00FB339E" w:rsidRDefault="0013713F" w:rsidP="00FB339E">
      <w:pPr>
        <w:spacing w:line="360" w:lineRule="auto"/>
        <w:rPr>
          <w:rFonts w:ascii="Arial" w:hAnsi="Arial" w:cs="Arial"/>
          <w:b/>
          <w:bCs/>
          <w:sz w:val="24"/>
          <w:szCs w:val="24"/>
        </w:rPr>
      </w:pPr>
      <w:r w:rsidRPr="00FB339E">
        <w:rPr>
          <w:rFonts w:ascii="Arial" w:hAnsi="Arial" w:cs="Arial"/>
          <w:b/>
          <w:bCs/>
          <w:sz w:val="24"/>
          <w:szCs w:val="24"/>
        </w:rPr>
        <w:t>Antes de la presentación</w:t>
      </w:r>
    </w:p>
    <w:p w:rsidR="0013713F" w:rsidRPr="00FB339E" w:rsidRDefault="0013713F" w:rsidP="00FB339E">
      <w:pPr>
        <w:spacing w:line="360" w:lineRule="auto"/>
        <w:rPr>
          <w:rFonts w:ascii="Arial" w:hAnsi="Arial" w:cs="Arial"/>
          <w:sz w:val="24"/>
          <w:szCs w:val="24"/>
        </w:rPr>
      </w:pPr>
      <w:r w:rsidRPr="00FB339E">
        <w:rPr>
          <w:rFonts w:ascii="Arial" w:hAnsi="Arial" w:cs="Arial"/>
          <w:sz w:val="24"/>
          <w:szCs w:val="24"/>
        </w:rPr>
        <w:t>Explore acerca de las ideas previas que tienen sus estudiantes sobre la deriva continental</w:t>
      </w:r>
      <w:del w:id="51" w:author="María" w:date="2015-09-16T07:32:00Z">
        <w:r w:rsidRPr="00FB339E" w:rsidDel="00A06CA5">
          <w:rPr>
            <w:rFonts w:ascii="Arial" w:hAnsi="Arial" w:cs="Arial"/>
            <w:sz w:val="24"/>
            <w:szCs w:val="24"/>
          </w:rPr>
          <w:delText>. P</w:delText>
        </w:r>
      </w:del>
      <w:ins w:id="52" w:author="María" w:date="2015-09-16T07:32:00Z">
        <w:r w:rsidR="00A06CA5">
          <w:rPr>
            <w:rFonts w:ascii="Arial" w:hAnsi="Arial" w:cs="Arial"/>
            <w:sz w:val="24"/>
            <w:szCs w:val="24"/>
          </w:rPr>
          <w:t>; p</w:t>
        </w:r>
      </w:ins>
      <w:r w:rsidRPr="00FB339E">
        <w:rPr>
          <w:rFonts w:ascii="Arial" w:hAnsi="Arial" w:cs="Arial"/>
          <w:sz w:val="24"/>
          <w:szCs w:val="24"/>
        </w:rPr>
        <w:t>ara ello, plantéeles las siguientes preguntas:</w:t>
      </w:r>
    </w:p>
    <w:p w:rsidR="0013713F" w:rsidRPr="00FB339E" w:rsidRDefault="0013713F" w:rsidP="00FB339E">
      <w:pPr>
        <w:pStyle w:val="Prrafodelista"/>
        <w:numPr>
          <w:ilvl w:val="0"/>
          <w:numId w:val="1"/>
        </w:numPr>
        <w:spacing w:line="360" w:lineRule="auto"/>
        <w:rPr>
          <w:rFonts w:ascii="Arial" w:hAnsi="Arial" w:cs="Arial"/>
          <w:sz w:val="24"/>
          <w:szCs w:val="24"/>
        </w:rPr>
      </w:pPr>
      <w:r w:rsidRPr="00FB339E">
        <w:rPr>
          <w:rFonts w:ascii="Arial" w:hAnsi="Arial" w:cs="Arial"/>
          <w:sz w:val="24"/>
          <w:szCs w:val="24"/>
        </w:rPr>
        <w:t>¿Qué es la deriva continental?</w:t>
      </w:r>
    </w:p>
    <w:p w:rsidR="0013713F" w:rsidRPr="00FB339E" w:rsidRDefault="00CA63F8" w:rsidP="00FB339E">
      <w:pPr>
        <w:pStyle w:val="Prrafodelista"/>
        <w:numPr>
          <w:ilvl w:val="0"/>
          <w:numId w:val="1"/>
        </w:numPr>
        <w:spacing w:line="360" w:lineRule="auto"/>
        <w:rPr>
          <w:rFonts w:ascii="Arial" w:hAnsi="Arial" w:cs="Arial"/>
          <w:sz w:val="24"/>
          <w:szCs w:val="24"/>
        </w:rPr>
      </w:pPr>
      <w:r w:rsidRPr="00FB339E">
        <w:rPr>
          <w:rFonts w:ascii="Arial" w:hAnsi="Arial" w:cs="Arial"/>
          <w:sz w:val="24"/>
          <w:szCs w:val="24"/>
        </w:rPr>
        <w:t xml:space="preserve">¿Qué relación existe entre Alfred </w:t>
      </w:r>
      <w:proofErr w:type="spellStart"/>
      <w:r w:rsidRPr="00FB339E">
        <w:rPr>
          <w:rFonts w:ascii="Arial" w:hAnsi="Arial" w:cs="Arial"/>
          <w:sz w:val="24"/>
          <w:szCs w:val="24"/>
        </w:rPr>
        <w:t>Wegener</w:t>
      </w:r>
      <w:proofErr w:type="spellEnd"/>
      <w:r w:rsidRPr="00FB339E">
        <w:rPr>
          <w:rFonts w:ascii="Arial" w:hAnsi="Arial" w:cs="Arial"/>
          <w:sz w:val="24"/>
          <w:szCs w:val="24"/>
        </w:rPr>
        <w:t xml:space="preserve"> y la deriva continental</w:t>
      </w:r>
      <w:r w:rsidR="0013713F" w:rsidRPr="00FB339E">
        <w:rPr>
          <w:rFonts w:ascii="Arial" w:hAnsi="Arial" w:cs="Arial"/>
          <w:sz w:val="24"/>
          <w:szCs w:val="24"/>
        </w:rPr>
        <w:t>?</w:t>
      </w:r>
    </w:p>
    <w:p w:rsidR="0013713F" w:rsidRPr="00FB339E" w:rsidRDefault="0013713F" w:rsidP="00FB339E">
      <w:pPr>
        <w:pStyle w:val="Prrafodelista"/>
        <w:numPr>
          <w:ilvl w:val="0"/>
          <w:numId w:val="1"/>
        </w:numPr>
        <w:spacing w:line="360" w:lineRule="auto"/>
        <w:rPr>
          <w:rFonts w:ascii="Arial" w:hAnsi="Arial" w:cs="Arial"/>
          <w:sz w:val="24"/>
          <w:szCs w:val="24"/>
        </w:rPr>
      </w:pPr>
      <w:r w:rsidRPr="00FB339E">
        <w:rPr>
          <w:rFonts w:ascii="Arial" w:hAnsi="Arial" w:cs="Arial"/>
          <w:sz w:val="24"/>
          <w:szCs w:val="24"/>
        </w:rPr>
        <w:t>¿Qué pruebas confirman la existencia de</w:t>
      </w:r>
      <w:r w:rsidR="00CA63F8" w:rsidRPr="00FB339E">
        <w:rPr>
          <w:rFonts w:ascii="Arial" w:hAnsi="Arial" w:cs="Arial"/>
          <w:sz w:val="24"/>
          <w:szCs w:val="24"/>
        </w:rPr>
        <w:t xml:space="preserve"> </w:t>
      </w:r>
      <w:r w:rsidRPr="00FB339E">
        <w:rPr>
          <w:rFonts w:ascii="Arial" w:hAnsi="Arial" w:cs="Arial"/>
          <w:sz w:val="24"/>
          <w:szCs w:val="24"/>
        </w:rPr>
        <w:t xml:space="preserve">la deriva continental? </w:t>
      </w:r>
    </w:p>
    <w:p w:rsidR="0013713F" w:rsidRPr="00FB339E" w:rsidRDefault="0013713F" w:rsidP="00FB339E">
      <w:pPr>
        <w:pStyle w:val="Prrafodelista"/>
        <w:numPr>
          <w:ilvl w:val="0"/>
          <w:numId w:val="1"/>
        </w:numPr>
        <w:spacing w:line="360" w:lineRule="auto"/>
        <w:rPr>
          <w:rFonts w:ascii="Arial" w:hAnsi="Arial" w:cs="Arial"/>
          <w:sz w:val="24"/>
          <w:szCs w:val="24"/>
        </w:rPr>
      </w:pPr>
      <w:r w:rsidRPr="00FB339E">
        <w:rPr>
          <w:rFonts w:ascii="Arial" w:hAnsi="Arial" w:cs="Arial"/>
          <w:sz w:val="24"/>
          <w:szCs w:val="24"/>
        </w:rPr>
        <w:t>¿Qué fenómeno ocasiona la deriva continental?</w:t>
      </w:r>
    </w:p>
    <w:p w:rsidR="0013713F" w:rsidRPr="00FB339E" w:rsidRDefault="0013713F" w:rsidP="00FB339E">
      <w:pPr>
        <w:pStyle w:val="Prrafodelista"/>
        <w:numPr>
          <w:ilvl w:val="0"/>
          <w:numId w:val="1"/>
        </w:numPr>
        <w:spacing w:line="360" w:lineRule="auto"/>
        <w:rPr>
          <w:rFonts w:ascii="Arial" w:hAnsi="Arial" w:cs="Arial"/>
          <w:sz w:val="24"/>
          <w:szCs w:val="24"/>
        </w:rPr>
      </w:pPr>
      <w:r w:rsidRPr="00FB339E">
        <w:rPr>
          <w:rFonts w:ascii="Arial" w:hAnsi="Arial" w:cs="Arial"/>
          <w:sz w:val="24"/>
          <w:szCs w:val="24"/>
        </w:rPr>
        <w:t xml:space="preserve">¿Cómo </w:t>
      </w:r>
      <w:r w:rsidR="00CA63F8" w:rsidRPr="00FB339E">
        <w:rPr>
          <w:rFonts w:ascii="Arial" w:hAnsi="Arial" w:cs="Arial"/>
          <w:sz w:val="24"/>
          <w:szCs w:val="24"/>
        </w:rPr>
        <w:t>ha cambiado</w:t>
      </w:r>
      <w:r w:rsidRPr="00FB339E">
        <w:rPr>
          <w:rFonts w:ascii="Arial" w:hAnsi="Arial" w:cs="Arial"/>
          <w:sz w:val="24"/>
          <w:szCs w:val="24"/>
        </w:rPr>
        <w:t xml:space="preserve"> la posición de las masas continentales</w:t>
      </w:r>
      <w:r w:rsidR="00CA63F8" w:rsidRPr="00FB339E">
        <w:rPr>
          <w:rFonts w:ascii="Arial" w:hAnsi="Arial" w:cs="Arial"/>
          <w:sz w:val="24"/>
          <w:szCs w:val="24"/>
        </w:rPr>
        <w:t>, a lo largo del tiempo,</w:t>
      </w:r>
      <w:r w:rsidRPr="00FB339E">
        <w:rPr>
          <w:rFonts w:ascii="Arial" w:hAnsi="Arial" w:cs="Arial"/>
          <w:sz w:val="24"/>
          <w:szCs w:val="24"/>
        </w:rPr>
        <w:t xml:space="preserve"> </w:t>
      </w:r>
      <w:r w:rsidR="00CA63F8" w:rsidRPr="00FB339E">
        <w:rPr>
          <w:rFonts w:ascii="Arial" w:hAnsi="Arial" w:cs="Arial"/>
          <w:sz w:val="24"/>
          <w:szCs w:val="24"/>
        </w:rPr>
        <w:t>como consecuencia de la</w:t>
      </w:r>
      <w:r w:rsidRPr="00FB339E">
        <w:rPr>
          <w:rFonts w:ascii="Arial" w:hAnsi="Arial" w:cs="Arial"/>
          <w:sz w:val="24"/>
          <w:szCs w:val="24"/>
        </w:rPr>
        <w:t xml:space="preserve"> deriva contine</w:t>
      </w:r>
      <w:r w:rsidR="00CA63F8" w:rsidRPr="00FB339E">
        <w:rPr>
          <w:rFonts w:ascii="Arial" w:hAnsi="Arial" w:cs="Arial"/>
          <w:sz w:val="24"/>
          <w:szCs w:val="24"/>
        </w:rPr>
        <w:t>n</w:t>
      </w:r>
      <w:r w:rsidRPr="00FB339E">
        <w:rPr>
          <w:rFonts w:ascii="Arial" w:hAnsi="Arial" w:cs="Arial"/>
          <w:sz w:val="24"/>
          <w:szCs w:val="24"/>
        </w:rPr>
        <w:t>tal?</w:t>
      </w:r>
    </w:p>
    <w:p w:rsidR="0013713F" w:rsidRPr="00FB339E" w:rsidRDefault="0013713F" w:rsidP="00FB339E">
      <w:pPr>
        <w:spacing w:line="360" w:lineRule="auto"/>
        <w:rPr>
          <w:rFonts w:ascii="Arial" w:hAnsi="Arial" w:cs="Arial"/>
          <w:b/>
          <w:bCs/>
          <w:sz w:val="24"/>
          <w:szCs w:val="24"/>
        </w:rPr>
      </w:pPr>
      <w:r w:rsidRPr="00FB339E">
        <w:rPr>
          <w:rFonts w:ascii="Arial" w:hAnsi="Arial" w:cs="Arial"/>
          <w:b/>
          <w:bCs/>
          <w:sz w:val="24"/>
          <w:szCs w:val="24"/>
        </w:rPr>
        <w:t>Durante la presentación</w:t>
      </w:r>
    </w:p>
    <w:p w:rsidR="0013713F" w:rsidRPr="00FB339E" w:rsidRDefault="0013713F" w:rsidP="00FB339E">
      <w:pPr>
        <w:spacing w:line="360" w:lineRule="auto"/>
        <w:rPr>
          <w:rFonts w:ascii="Arial" w:hAnsi="Arial" w:cs="Arial"/>
          <w:sz w:val="24"/>
          <w:szCs w:val="24"/>
        </w:rPr>
      </w:pPr>
      <w:r w:rsidRPr="004F6C26">
        <w:rPr>
          <w:rFonts w:ascii="Arial" w:hAnsi="Arial" w:cs="Arial"/>
          <w:sz w:val="24"/>
          <w:szCs w:val="24"/>
        </w:rPr>
        <w:t xml:space="preserve">Tenga en cuenta que el interactivo </w:t>
      </w:r>
      <w:r w:rsidR="00CA63F8" w:rsidRPr="004F6C26">
        <w:rPr>
          <w:rFonts w:ascii="Arial" w:hAnsi="Arial" w:cs="Arial"/>
          <w:sz w:val="24"/>
          <w:szCs w:val="24"/>
        </w:rPr>
        <w:t>es un diaporama con información adicional sobre cada imagen</w:t>
      </w:r>
      <w:r w:rsidRPr="004F6C26">
        <w:rPr>
          <w:rFonts w:ascii="Arial" w:hAnsi="Arial" w:cs="Arial"/>
          <w:sz w:val="24"/>
          <w:szCs w:val="24"/>
          <w:rPrChange w:id="53" w:author="María" w:date="2015-09-16T07:34:00Z">
            <w:rPr>
              <w:rFonts w:ascii="Arial" w:hAnsi="Arial" w:cs="Arial"/>
              <w:sz w:val="24"/>
              <w:szCs w:val="24"/>
            </w:rPr>
          </w:rPrChange>
        </w:rPr>
        <w:t xml:space="preserve">. </w:t>
      </w:r>
      <w:r w:rsidR="00CA63F8" w:rsidRPr="004F6C26">
        <w:rPr>
          <w:rFonts w:ascii="Arial" w:hAnsi="Arial" w:cs="Arial"/>
          <w:sz w:val="24"/>
          <w:szCs w:val="24"/>
          <w:rPrChange w:id="54" w:author="María" w:date="2015-09-16T07:34:00Z">
            <w:rPr>
              <w:rFonts w:ascii="Arial" w:hAnsi="Arial" w:cs="Arial"/>
              <w:sz w:val="24"/>
              <w:szCs w:val="24"/>
            </w:rPr>
          </w:rPrChange>
        </w:rPr>
        <w:t xml:space="preserve">Para </w:t>
      </w:r>
      <w:r w:rsidRPr="004F6C26">
        <w:rPr>
          <w:rFonts w:ascii="Arial" w:hAnsi="Arial" w:cs="Arial"/>
          <w:sz w:val="24"/>
          <w:szCs w:val="24"/>
          <w:rPrChange w:id="55" w:author="María" w:date="2015-09-16T07:34:00Z">
            <w:rPr>
              <w:rFonts w:ascii="Arial" w:hAnsi="Arial" w:cs="Arial"/>
              <w:sz w:val="24"/>
              <w:szCs w:val="24"/>
            </w:rPr>
          </w:rPrChange>
        </w:rPr>
        <w:t xml:space="preserve">cada </w:t>
      </w:r>
      <w:r w:rsidR="00CA63F8" w:rsidRPr="004F6C26">
        <w:rPr>
          <w:rFonts w:ascii="Arial" w:hAnsi="Arial" w:cs="Arial"/>
          <w:sz w:val="24"/>
          <w:szCs w:val="24"/>
          <w:rPrChange w:id="56" w:author="María" w:date="2015-09-16T07:34:00Z">
            <w:rPr>
              <w:rFonts w:ascii="Arial" w:hAnsi="Arial" w:cs="Arial"/>
              <w:sz w:val="24"/>
              <w:szCs w:val="24"/>
            </w:rPr>
          </w:rPrChange>
        </w:rPr>
        <w:t>imagen</w:t>
      </w:r>
      <w:r w:rsidRPr="004F6C26">
        <w:rPr>
          <w:rFonts w:ascii="Arial" w:hAnsi="Arial" w:cs="Arial"/>
          <w:sz w:val="24"/>
          <w:szCs w:val="24"/>
          <w:rPrChange w:id="57" w:author="María" w:date="2015-09-16T07:34:00Z">
            <w:rPr>
              <w:rFonts w:ascii="Arial" w:hAnsi="Arial" w:cs="Arial"/>
              <w:sz w:val="24"/>
              <w:szCs w:val="24"/>
            </w:rPr>
          </w:rPrChange>
        </w:rPr>
        <w:t xml:space="preserve"> lleve a cabo las siguientes acciones:</w:t>
      </w:r>
    </w:p>
    <w:p w:rsidR="00CA63F8" w:rsidRPr="00FB339E" w:rsidRDefault="00CA63F8" w:rsidP="00FB339E">
      <w:pPr>
        <w:pStyle w:val="Prrafodelista"/>
        <w:numPr>
          <w:ilvl w:val="0"/>
          <w:numId w:val="2"/>
        </w:numPr>
        <w:spacing w:line="360" w:lineRule="auto"/>
        <w:rPr>
          <w:rFonts w:ascii="Arial" w:hAnsi="Arial" w:cs="Arial"/>
          <w:sz w:val="24"/>
          <w:szCs w:val="24"/>
        </w:rPr>
      </w:pPr>
      <w:r w:rsidRPr="00FB339E">
        <w:rPr>
          <w:rFonts w:ascii="Arial" w:hAnsi="Arial" w:cs="Arial"/>
          <w:b/>
          <w:bCs/>
          <w:sz w:val="24"/>
          <w:szCs w:val="24"/>
        </w:rPr>
        <w:t>Imagen de inicio.</w:t>
      </w:r>
      <w:r w:rsidR="00900FAA" w:rsidRPr="00FB339E">
        <w:rPr>
          <w:rFonts w:ascii="Arial" w:hAnsi="Arial" w:cs="Arial"/>
          <w:sz w:val="24"/>
          <w:szCs w:val="24"/>
        </w:rPr>
        <w:t xml:space="preserve"> </w:t>
      </w:r>
      <w:r w:rsidRPr="00FB339E">
        <w:rPr>
          <w:rFonts w:ascii="Arial" w:hAnsi="Arial" w:cs="Arial"/>
          <w:sz w:val="24"/>
          <w:szCs w:val="24"/>
        </w:rPr>
        <w:t xml:space="preserve">Genere una discusión entre sus </w:t>
      </w:r>
      <w:del w:id="58" w:author="María" w:date="2015-09-16T07:34:00Z">
        <w:r w:rsidRPr="00FB339E" w:rsidDel="004F6C26">
          <w:rPr>
            <w:rFonts w:ascii="Arial" w:hAnsi="Arial" w:cs="Arial"/>
            <w:sz w:val="24"/>
            <w:szCs w:val="24"/>
          </w:rPr>
          <w:delText>alumnos</w:delText>
        </w:r>
      </w:del>
      <w:ins w:id="59" w:author="María" w:date="2015-09-16T07:34:00Z">
        <w:r w:rsidR="004F6C26">
          <w:rPr>
            <w:rFonts w:ascii="Arial" w:hAnsi="Arial" w:cs="Arial"/>
            <w:sz w:val="24"/>
            <w:szCs w:val="24"/>
          </w:rPr>
          <w:t>estudiantes</w:t>
        </w:r>
      </w:ins>
      <w:r w:rsidRPr="00FB339E">
        <w:rPr>
          <w:rFonts w:ascii="Arial" w:hAnsi="Arial" w:cs="Arial"/>
          <w:sz w:val="24"/>
          <w:szCs w:val="24"/>
        </w:rPr>
        <w:t>, para que entre todos lleguen a una definición de la deriva continental. Luego</w:t>
      </w:r>
      <w:ins w:id="60" w:author="María" w:date="2015-09-16T07:35:00Z">
        <w:r w:rsidR="004F6C26">
          <w:rPr>
            <w:rFonts w:ascii="Arial" w:hAnsi="Arial" w:cs="Arial"/>
            <w:sz w:val="24"/>
            <w:szCs w:val="24"/>
          </w:rPr>
          <w:t>,</w:t>
        </w:r>
      </w:ins>
      <w:r w:rsidRPr="00FB339E">
        <w:rPr>
          <w:rFonts w:ascii="Arial" w:hAnsi="Arial" w:cs="Arial"/>
          <w:sz w:val="24"/>
          <w:szCs w:val="24"/>
        </w:rPr>
        <w:t xml:space="preserve"> compárenla con la definición que aparece en la información extra que acompaña a esta imagen.</w:t>
      </w:r>
    </w:p>
    <w:p w:rsidR="00CA63F8" w:rsidRPr="00FB339E" w:rsidRDefault="00CA63F8" w:rsidP="00FB339E">
      <w:pPr>
        <w:pStyle w:val="Prrafodelista"/>
        <w:numPr>
          <w:ilvl w:val="0"/>
          <w:numId w:val="2"/>
        </w:numPr>
        <w:spacing w:line="360" w:lineRule="auto"/>
        <w:rPr>
          <w:rFonts w:ascii="Arial" w:hAnsi="Arial" w:cs="Arial"/>
          <w:sz w:val="24"/>
          <w:szCs w:val="24"/>
        </w:rPr>
      </w:pPr>
      <w:r w:rsidRPr="00FB339E">
        <w:rPr>
          <w:rFonts w:ascii="Arial" w:hAnsi="Arial" w:cs="Arial"/>
          <w:b/>
          <w:bCs/>
          <w:sz w:val="24"/>
          <w:szCs w:val="24"/>
        </w:rPr>
        <w:t>Imagen 1.</w:t>
      </w:r>
      <w:r w:rsidR="00900FAA" w:rsidRPr="00FB339E">
        <w:rPr>
          <w:rFonts w:ascii="Arial" w:hAnsi="Arial" w:cs="Arial"/>
          <w:sz w:val="24"/>
          <w:szCs w:val="24"/>
        </w:rPr>
        <w:t xml:space="preserve"> </w:t>
      </w:r>
      <w:r w:rsidRPr="00FB339E">
        <w:rPr>
          <w:rFonts w:ascii="Arial" w:hAnsi="Arial" w:cs="Arial"/>
          <w:sz w:val="24"/>
          <w:szCs w:val="24"/>
        </w:rPr>
        <w:t xml:space="preserve">Llame la atención de sus </w:t>
      </w:r>
      <w:del w:id="61" w:author="María" w:date="2015-09-16T07:34:00Z">
        <w:r w:rsidRPr="00FB339E" w:rsidDel="004F6C26">
          <w:rPr>
            <w:rFonts w:ascii="Arial" w:hAnsi="Arial" w:cs="Arial"/>
            <w:sz w:val="24"/>
            <w:szCs w:val="24"/>
          </w:rPr>
          <w:delText>alumno</w:delText>
        </w:r>
        <w:r w:rsidR="00887411" w:rsidRPr="00FB339E" w:rsidDel="004F6C26">
          <w:rPr>
            <w:rFonts w:ascii="Arial" w:hAnsi="Arial" w:cs="Arial"/>
            <w:sz w:val="24"/>
            <w:szCs w:val="24"/>
          </w:rPr>
          <w:delText>s</w:delText>
        </w:r>
      </w:del>
      <w:ins w:id="62" w:author="María" w:date="2015-09-16T07:34:00Z">
        <w:r w:rsidR="004F6C26">
          <w:rPr>
            <w:rFonts w:ascii="Arial" w:hAnsi="Arial" w:cs="Arial"/>
            <w:sz w:val="24"/>
            <w:szCs w:val="24"/>
          </w:rPr>
          <w:t>estudiantes</w:t>
        </w:r>
      </w:ins>
      <w:del w:id="63" w:author="María" w:date="2015-09-16T07:36:00Z">
        <w:r w:rsidRPr="00FB339E" w:rsidDel="004F6C26">
          <w:rPr>
            <w:rFonts w:ascii="Arial" w:hAnsi="Arial" w:cs="Arial"/>
            <w:sz w:val="24"/>
            <w:szCs w:val="24"/>
          </w:rPr>
          <w:delText>,</w:delText>
        </w:r>
      </w:del>
      <w:r w:rsidRPr="00FB339E">
        <w:rPr>
          <w:rFonts w:ascii="Arial" w:hAnsi="Arial" w:cs="Arial"/>
          <w:sz w:val="24"/>
          <w:szCs w:val="24"/>
        </w:rPr>
        <w:t xml:space="preserve"> contándoles la historia, llena de aventuras, de la vida de Alfred </w:t>
      </w:r>
      <w:proofErr w:type="spellStart"/>
      <w:r w:rsidRPr="00FB339E">
        <w:rPr>
          <w:rFonts w:ascii="Arial" w:hAnsi="Arial" w:cs="Arial"/>
          <w:sz w:val="24"/>
          <w:szCs w:val="24"/>
        </w:rPr>
        <w:t>Wegener</w:t>
      </w:r>
      <w:proofErr w:type="spellEnd"/>
      <w:r w:rsidRPr="00FB339E">
        <w:rPr>
          <w:rFonts w:ascii="Arial" w:hAnsi="Arial" w:cs="Arial"/>
          <w:sz w:val="24"/>
          <w:szCs w:val="24"/>
        </w:rPr>
        <w:t>.</w:t>
      </w:r>
      <w:r w:rsidR="00887411" w:rsidRPr="00FB339E">
        <w:rPr>
          <w:rFonts w:ascii="Arial" w:hAnsi="Arial" w:cs="Arial"/>
          <w:sz w:val="24"/>
          <w:szCs w:val="24"/>
        </w:rPr>
        <w:t xml:space="preserve"> Luego</w:t>
      </w:r>
      <w:ins w:id="64" w:author="María" w:date="2015-09-16T07:36:00Z">
        <w:r w:rsidR="004F6C26">
          <w:rPr>
            <w:rFonts w:ascii="Arial" w:hAnsi="Arial" w:cs="Arial"/>
            <w:sz w:val="24"/>
            <w:szCs w:val="24"/>
          </w:rPr>
          <w:t>,</w:t>
        </w:r>
      </w:ins>
      <w:r w:rsidR="00887411" w:rsidRPr="00FB339E">
        <w:rPr>
          <w:rFonts w:ascii="Arial" w:hAnsi="Arial" w:cs="Arial"/>
          <w:sz w:val="24"/>
          <w:szCs w:val="24"/>
        </w:rPr>
        <w:t xml:space="preserve"> lean conjuntamente la información extra que acompaña a esta imagen.</w:t>
      </w:r>
    </w:p>
    <w:p w:rsidR="00887411" w:rsidRPr="00FB339E" w:rsidRDefault="00887411" w:rsidP="00FB339E">
      <w:pPr>
        <w:pStyle w:val="Prrafodelista"/>
        <w:numPr>
          <w:ilvl w:val="0"/>
          <w:numId w:val="2"/>
        </w:numPr>
        <w:spacing w:line="360" w:lineRule="auto"/>
        <w:rPr>
          <w:rFonts w:ascii="Arial" w:hAnsi="Arial" w:cs="Arial"/>
          <w:sz w:val="24"/>
          <w:szCs w:val="24"/>
        </w:rPr>
      </w:pPr>
      <w:r w:rsidRPr="00FB339E">
        <w:rPr>
          <w:rFonts w:ascii="Arial" w:hAnsi="Arial" w:cs="Arial"/>
          <w:b/>
          <w:bCs/>
          <w:sz w:val="24"/>
          <w:szCs w:val="24"/>
        </w:rPr>
        <w:t>Imagen 2.</w:t>
      </w:r>
      <w:r w:rsidR="00900FAA" w:rsidRPr="00FB339E">
        <w:rPr>
          <w:rFonts w:ascii="Arial" w:hAnsi="Arial" w:cs="Arial"/>
          <w:sz w:val="24"/>
          <w:szCs w:val="24"/>
        </w:rPr>
        <w:t xml:space="preserve"> </w:t>
      </w:r>
      <w:r w:rsidRPr="00FB339E">
        <w:rPr>
          <w:rFonts w:ascii="Arial" w:hAnsi="Arial" w:cs="Arial"/>
          <w:sz w:val="24"/>
          <w:szCs w:val="24"/>
        </w:rPr>
        <w:t xml:space="preserve">Cuente a sus </w:t>
      </w:r>
      <w:del w:id="65" w:author="María" w:date="2015-09-16T07:34:00Z">
        <w:r w:rsidRPr="00FB339E" w:rsidDel="004F6C26">
          <w:rPr>
            <w:rFonts w:ascii="Arial" w:hAnsi="Arial" w:cs="Arial"/>
            <w:sz w:val="24"/>
            <w:szCs w:val="24"/>
          </w:rPr>
          <w:delText>alumnos</w:delText>
        </w:r>
      </w:del>
      <w:ins w:id="66" w:author="María" w:date="2015-09-16T07:34:00Z">
        <w:r w:rsidR="004F6C26">
          <w:rPr>
            <w:rFonts w:ascii="Arial" w:hAnsi="Arial" w:cs="Arial"/>
            <w:sz w:val="24"/>
            <w:szCs w:val="24"/>
          </w:rPr>
          <w:t>estudiantes</w:t>
        </w:r>
      </w:ins>
      <w:r w:rsidRPr="00FB339E">
        <w:rPr>
          <w:rFonts w:ascii="Arial" w:hAnsi="Arial" w:cs="Arial"/>
          <w:sz w:val="24"/>
          <w:szCs w:val="24"/>
        </w:rPr>
        <w:t xml:space="preserve"> que Alfred </w:t>
      </w:r>
      <w:proofErr w:type="spellStart"/>
      <w:r w:rsidRPr="00FB339E">
        <w:rPr>
          <w:rFonts w:ascii="Arial" w:hAnsi="Arial" w:cs="Arial"/>
          <w:sz w:val="24"/>
          <w:szCs w:val="24"/>
        </w:rPr>
        <w:t>Wegener</w:t>
      </w:r>
      <w:proofErr w:type="spellEnd"/>
      <w:r w:rsidRPr="00FB339E">
        <w:rPr>
          <w:rFonts w:ascii="Arial" w:hAnsi="Arial" w:cs="Arial"/>
          <w:sz w:val="24"/>
          <w:szCs w:val="24"/>
        </w:rPr>
        <w:t xml:space="preserve"> escribió un libro en el cual planteó algunas pruebas con relación a su hipótesis de la deriva continental. Añada</w:t>
      </w:r>
      <w:del w:id="67" w:author="María" w:date="2015-09-16T07:38:00Z">
        <w:r w:rsidRPr="00FB339E" w:rsidDel="004F6C26">
          <w:rPr>
            <w:rFonts w:ascii="Arial" w:hAnsi="Arial" w:cs="Arial"/>
            <w:sz w:val="24"/>
            <w:szCs w:val="24"/>
          </w:rPr>
          <w:delText>,</w:delText>
        </w:r>
      </w:del>
      <w:r w:rsidRPr="00FB339E">
        <w:rPr>
          <w:rFonts w:ascii="Arial" w:hAnsi="Arial" w:cs="Arial"/>
          <w:sz w:val="24"/>
          <w:szCs w:val="24"/>
        </w:rPr>
        <w:t xml:space="preserve"> que una de estas pruebas corresponde a las formas </w:t>
      </w:r>
      <w:r w:rsidRPr="00FB339E">
        <w:rPr>
          <w:rFonts w:ascii="Arial" w:hAnsi="Arial" w:cs="Arial"/>
          <w:sz w:val="24"/>
          <w:szCs w:val="24"/>
        </w:rPr>
        <w:lastRenderedPageBreak/>
        <w:t>coincidentes de las costas de África y Suramérica. Luego</w:t>
      </w:r>
      <w:ins w:id="68" w:author="María" w:date="2015-09-16T07:38:00Z">
        <w:r w:rsidR="004F6C26">
          <w:rPr>
            <w:rFonts w:ascii="Arial" w:hAnsi="Arial" w:cs="Arial"/>
            <w:sz w:val="24"/>
            <w:szCs w:val="24"/>
          </w:rPr>
          <w:t>,</w:t>
        </w:r>
      </w:ins>
      <w:r w:rsidRPr="00FB339E">
        <w:rPr>
          <w:rFonts w:ascii="Arial" w:hAnsi="Arial" w:cs="Arial"/>
          <w:sz w:val="24"/>
          <w:szCs w:val="24"/>
        </w:rPr>
        <w:t xml:space="preserve"> lean conjuntamente la información extra que acompaña a esta imagen.</w:t>
      </w:r>
    </w:p>
    <w:p w:rsidR="00887411" w:rsidRPr="00FB339E" w:rsidRDefault="00887411" w:rsidP="00FB339E">
      <w:pPr>
        <w:pStyle w:val="Prrafodelista"/>
        <w:numPr>
          <w:ilvl w:val="0"/>
          <w:numId w:val="2"/>
        </w:numPr>
        <w:spacing w:line="360" w:lineRule="auto"/>
        <w:rPr>
          <w:rFonts w:ascii="Arial" w:hAnsi="Arial" w:cs="Arial"/>
          <w:sz w:val="24"/>
          <w:szCs w:val="24"/>
        </w:rPr>
      </w:pPr>
      <w:r w:rsidRPr="00FB339E">
        <w:rPr>
          <w:rFonts w:ascii="Arial" w:hAnsi="Arial" w:cs="Arial"/>
          <w:b/>
          <w:bCs/>
          <w:sz w:val="24"/>
          <w:szCs w:val="24"/>
        </w:rPr>
        <w:t>Imagen 3.</w:t>
      </w:r>
      <w:r w:rsidR="00900FAA" w:rsidRPr="00FB339E">
        <w:rPr>
          <w:rFonts w:ascii="Arial" w:hAnsi="Arial" w:cs="Arial"/>
          <w:sz w:val="24"/>
          <w:szCs w:val="24"/>
        </w:rPr>
        <w:t xml:space="preserve"> </w:t>
      </w:r>
      <w:r w:rsidRPr="00FB339E">
        <w:rPr>
          <w:rFonts w:ascii="Arial" w:hAnsi="Arial" w:cs="Arial"/>
          <w:sz w:val="24"/>
          <w:szCs w:val="24"/>
        </w:rPr>
        <w:t xml:space="preserve">Refresque los conocimientos que sus </w:t>
      </w:r>
      <w:del w:id="69" w:author="María" w:date="2015-09-16T07:34:00Z">
        <w:r w:rsidRPr="00FB339E" w:rsidDel="004F6C26">
          <w:rPr>
            <w:rFonts w:ascii="Arial" w:hAnsi="Arial" w:cs="Arial"/>
            <w:sz w:val="24"/>
            <w:szCs w:val="24"/>
          </w:rPr>
          <w:delText>alumnos</w:delText>
        </w:r>
      </w:del>
      <w:ins w:id="70" w:author="María" w:date="2015-09-16T07:34:00Z">
        <w:r w:rsidR="004F6C26">
          <w:rPr>
            <w:rFonts w:ascii="Arial" w:hAnsi="Arial" w:cs="Arial"/>
            <w:sz w:val="24"/>
            <w:szCs w:val="24"/>
          </w:rPr>
          <w:t>estudiantes</w:t>
        </w:r>
      </w:ins>
      <w:r w:rsidRPr="00FB339E">
        <w:rPr>
          <w:rFonts w:ascii="Arial" w:hAnsi="Arial" w:cs="Arial"/>
          <w:sz w:val="24"/>
          <w:szCs w:val="24"/>
        </w:rPr>
        <w:t xml:space="preserve"> tienen sobre los fósiles. En seguida, cuénteles que otra de la</w:t>
      </w:r>
      <w:r w:rsidR="006A750F" w:rsidRPr="00FB339E">
        <w:rPr>
          <w:rFonts w:ascii="Arial" w:hAnsi="Arial" w:cs="Arial"/>
          <w:sz w:val="24"/>
          <w:szCs w:val="24"/>
        </w:rPr>
        <w:t>s</w:t>
      </w:r>
      <w:r w:rsidRPr="00FB339E">
        <w:rPr>
          <w:rFonts w:ascii="Arial" w:hAnsi="Arial" w:cs="Arial"/>
          <w:sz w:val="24"/>
          <w:szCs w:val="24"/>
        </w:rPr>
        <w:t xml:space="preserve"> pruebas que aportó </w:t>
      </w:r>
      <w:proofErr w:type="spellStart"/>
      <w:r w:rsidRPr="00FB339E">
        <w:rPr>
          <w:rFonts w:ascii="Arial" w:hAnsi="Arial" w:cs="Arial"/>
          <w:sz w:val="24"/>
          <w:szCs w:val="24"/>
        </w:rPr>
        <w:t>Wegener</w:t>
      </w:r>
      <w:proofErr w:type="spellEnd"/>
      <w:r w:rsidRPr="00FB339E">
        <w:rPr>
          <w:rFonts w:ascii="Arial" w:hAnsi="Arial" w:cs="Arial"/>
          <w:sz w:val="24"/>
          <w:szCs w:val="24"/>
        </w:rPr>
        <w:t xml:space="preserve"> está relacionada con la existencia de fósiles del mismo género de organismos en </w:t>
      </w:r>
      <w:r w:rsidR="006A750F" w:rsidRPr="00FB339E">
        <w:rPr>
          <w:rFonts w:ascii="Arial" w:hAnsi="Arial" w:cs="Arial"/>
          <w:sz w:val="24"/>
          <w:szCs w:val="24"/>
        </w:rPr>
        <w:t xml:space="preserve">diferentes continentes. Genere una discusión, en la que sus estudiantes traten de explicar por qué esos fósiles presentan esa distribución. </w:t>
      </w:r>
      <w:r w:rsidRPr="00FB339E">
        <w:rPr>
          <w:rFonts w:ascii="Arial" w:hAnsi="Arial" w:cs="Arial"/>
          <w:sz w:val="24"/>
          <w:szCs w:val="24"/>
        </w:rPr>
        <w:t>Luego</w:t>
      </w:r>
      <w:ins w:id="71" w:author="María" w:date="2015-09-16T07:39:00Z">
        <w:r w:rsidR="004F6C26">
          <w:rPr>
            <w:rFonts w:ascii="Arial" w:hAnsi="Arial" w:cs="Arial"/>
            <w:sz w:val="24"/>
            <w:szCs w:val="24"/>
          </w:rPr>
          <w:t>,</w:t>
        </w:r>
      </w:ins>
      <w:r w:rsidRPr="00FB339E">
        <w:rPr>
          <w:rFonts w:ascii="Arial" w:hAnsi="Arial" w:cs="Arial"/>
          <w:sz w:val="24"/>
          <w:szCs w:val="24"/>
        </w:rPr>
        <w:t xml:space="preserve"> lean conjuntamente la información extra que acompaña a esta imagen.</w:t>
      </w:r>
    </w:p>
    <w:p w:rsidR="006A750F" w:rsidRPr="00FB339E" w:rsidRDefault="006A750F" w:rsidP="00FB339E">
      <w:pPr>
        <w:pStyle w:val="Prrafodelista"/>
        <w:numPr>
          <w:ilvl w:val="0"/>
          <w:numId w:val="2"/>
        </w:numPr>
        <w:spacing w:line="360" w:lineRule="auto"/>
        <w:rPr>
          <w:rFonts w:ascii="Arial" w:hAnsi="Arial" w:cs="Arial"/>
          <w:sz w:val="24"/>
          <w:szCs w:val="24"/>
        </w:rPr>
      </w:pPr>
      <w:r w:rsidRPr="00FB339E">
        <w:rPr>
          <w:rFonts w:ascii="Arial" w:hAnsi="Arial" w:cs="Arial"/>
          <w:b/>
          <w:bCs/>
          <w:sz w:val="24"/>
          <w:szCs w:val="24"/>
        </w:rPr>
        <w:t>Imagen 4.</w:t>
      </w:r>
      <w:r w:rsidR="00900FAA" w:rsidRPr="00FB339E">
        <w:rPr>
          <w:rFonts w:ascii="Arial" w:hAnsi="Arial" w:cs="Arial"/>
          <w:sz w:val="24"/>
          <w:szCs w:val="24"/>
        </w:rPr>
        <w:t xml:space="preserve"> </w:t>
      </w:r>
      <w:r w:rsidRPr="00FB339E">
        <w:rPr>
          <w:rFonts w:ascii="Arial" w:hAnsi="Arial" w:cs="Arial"/>
          <w:sz w:val="24"/>
          <w:szCs w:val="24"/>
        </w:rPr>
        <w:t xml:space="preserve">Refresque los conocimientos que sus </w:t>
      </w:r>
      <w:del w:id="72" w:author="María" w:date="2015-09-16T07:34:00Z">
        <w:r w:rsidRPr="00FB339E" w:rsidDel="004F6C26">
          <w:rPr>
            <w:rFonts w:ascii="Arial" w:hAnsi="Arial" w:cs="Arial"/>
            <w:sz w:val="24"/>
            <w:szCs w:val="24"/>
          </w:rPr>
          <w:delText>alumnos</w:delText>
        </w:r>
      </w:del>
      <w:ins w:id="73" w:author="María" w:date="2015-09-16T07:34:00Z">
        <w:r w:rsidR="004F6C26">
          <w:rPr>
            <w:rFonts w:ascii="Arial" w:hAnsi="Arial" w:cs="Arial"/>
            <w:sz w:val="24"/>
            <w:szCs w:val="24"/>
          </w:rPr>
          <w:t>estudiantes</w:t>
        </w:r>
      </w:ins>
      <w:r w:rsidRPr="00FB339E">
        <w:rPr>
          <w:rFonts w:ascii="Arial" w:hAnsi="Arial" w:cs="Arial"/>
          <w:sz w:val="24"/>
          <w:szCs w:val="24"/>
        </w:rPr>
        <w:t xml:space="preserve"> tienen sobre el movimiento de las placas tectónicas y su causa: las corrientes de convección del manto. En seguida, vincule el movimiento de las placas tectónicas con la deriva continental; comente que los continentes se </w:t>
      </w:r>
      <w:del w:id="74" w:author="María" w:date="2015-09-16T07:41:00Z">
        <w:r w:rsidRPr="00FB339E" w:rsidDel="004F6C26">
          <w:rPr>
            <w:rFonts w:ascii="Arial" w:hAnsi="Arial" w:cs="Arial"/>
            <w:sz w:val="24"/>
            <w:szCs w:val="24"/>
          </w:rPr>
          <w:delText xml:space="preserve">mueven </w:delText>
        </w:r>
      </w:del>
      <w:ins w:id="75" w:author="María" w:date="2015-09-16T07:41:00Z">
        <w:r w:rsidR="004F6C26">
          <w:rPr>
            <w:rFonts w:ascii="Arial" w:hAnsi="Arial" w:cs="Arial"/>
            <w:sz w:val="24"/>
            <w:szCs w:val="24"/>
          </w:rPr>
          <w:t>desplazan</w:t>
        </w:r>
        <w:r w:rsidR="004F6C26" w:rsidRPr="00FB339E">
          <w:rPr>
            <w:rFonts w:ascii="Arial" w:hAnsi="Arial" w:cs="Arial"/>
            <w:sz w:val="24"/>
            <w:szCs w:val="24"/>
          </w:rPr>
          <w:t xml:space="preserve"> </w:t>
        </w:r>
      </w:ins>
      <w:r w:rsidRPr="00FB339E">
        <w:rPr>
          <w:rFonts w:ascii="Arial" w:hAnsi="Arial" w:cs="Arial"/>
          <w:sz w:val="24"/>
          <w:szCs w:val="24"/>
        </w:rPr>
        <w:t xml:space="preserve">porque al formar parte de las placas tectónicas, se mueven </w:t>
      </w:r>
      <w:del w:id="76" w:author="María" w:date="2015-09-16T07:42:00Z">
        <w:r w:rsidRPr="00FB339E" w:rsidDel="004F6C26">
          <w:rPr>
            <w:rFonts w:ascii="Arial" w:hAnsi="Arial" w:cs="Arial"/>
            <w:sz w:val="24"/>
            <w:szCs w:val="24"/>
          </w:rPr>
          <w:delText xml:space="preserve">conjuntamente </w:delText>
        </w:r>
      </w:del>
      <w:ins w:id="77" w:author="María" w:date="2015-09-16T07:42:00Z">
        <w:r w:rsidR="004F6C26">
          <w:rPr>
            <w:rFonts w:ascii="Arial" w:hAnsi="Arial" w:cs="Arial"/>
            <w:sz w:val="24"/>
            <w:szCs w:val="24"/>
          </w:rPr>
          <w:t>al tiempo</w:t>
        </w:r>
        <w:r w:rsidR="004F6C26" w:rsidRPr="00FB339E">
          <w:rPr>
            <w:rFonts w:ascii="Arial" w:hAnsi="Arial" w:cs="Arial"/>
            <w:sz w:val="24"/>
            <w:szCs w:val="24"/>
          </w:rPr>
          <w:t xml:space="preserve"> </w:t>
        </w:r>
      </w:ins>
      <w:r w:rsidRPr="00FB339E">
        <w:rPr>
          <w:rFonts w:ascii="Arial" w:hAnsi="Arial" w:cs="Arial"/>
          <w:sz w:val="24"/>
          <w:szCs w:val="24"/>
        </w:rPr>
        <w:t>con estas. Luego</w:t>
      </w:r>
      <w:ins w:id="78" w:author="María" w:date="2015-09-16T07:42:00Z">
        <w:r w:rsidR="004F6C26">
          <w:rPr>
            <w:rFonts w:ascii="Arial" w:hAnsi="Arial" w:cs="Arial"/>
            <w:sz w:val="24"/>
            <w:szCs w:val="24"/>
          </w:rPr>
          <w:t>,</w:t>
        </w:r>
      </w:ins>
      <w:r w:rsidRPr="00FB339E">
        <w:rPr>
          <w:rFonts w:ascii="Arial" w:hAnsi="Arial" w:cs="Arial"/>
          <w:sz w:val="24"/>
          <w:szCs w:val="24"/>
        </w:rPr>
        <w:t xml:space="preserve"> lean conjuntamente la información extra que acompaña a esta imagen.</w:t>
      </w:r>
    </w:p>
    <w:p w:rsidR="002144CC" w:rsidRPr="00FB339E" w:rsidRDefault="006A750F" w:rsidP="00FB339E">
      <w:pPr>
        <w:pStyle w:val="Prrafodelista"/>
        <w:numPr>
          <w:ilvl w:val="0"/>
          <w:numId w:val="2"/>
        </w:numPr>
        <w:spacing w:line="360" w:lineRule="auto"/>
        <w:rPr>
          <w:rFonts w:ascii="Arial" w:hAnsi="Arial" w:cs="Arial"/>
          <w:sz w:val="24"/>
          <w:szCs w:val="24"/>
        </w:rPr>
      </w:pPr>
      <w:r w:rsidRPr="00FB339E">
        <w:rPr>
          <w:rFonts w:ascii="Arial" w:hAnsi="Arial" w:cs="Arial"/>
          <w:b/>
          <w:bCs/>
          <w:sz w:val="24"/>
          <w:szCs w:val="24"/>
        </w:rPr>
        <w:t xml:space="preserve">Imágenes </w:t>
      </w:r>
      <w:r w:rsidR="009E2FFF" w:rsidRPr="00FB339E">
        <w:rPr>
          <w:rFonts w:ascii="Arial" w:hAnsi="Arial" w:cs="Arial"/>
          <w:b/>
          <w:bCs/>
          <w:sz w:val="24"/>
          <w:szCs w:val="24"/>
        </w:rPr>
        <w:t>6 a la 9</w:t>
      </w:r>
      <w:r w:rsidRPr="00FB339E">
        <w:rPr>
          <w:rFonts w:ascii="Arial" w:hAnsi="Arial" w:cs="Arial"/>
          <w:b/>
          <w:bCs/>
          <w:sz w:val="24"/>
          <w:szCs w:val="24"/>
        </w:rPr>
        <w:t>.</w:t>
      </w:r>
      <w:r w:rsidR="00900FAA" w:rsidRPr="00FB339E">
        <w:rPr>
          <w:rFonts w:ascii="Arial" w:hAnsi="Arial" w:cs="Arial"/>
          <w:sz w:val="24"/>
          <w:szCs w:val="24"/>
        </w:rPr>
        <w:t xml:space="preserve"> </w:t>
      </w:r>
      <w:r w:rsidR="009E2FFF" w:rsidRPr="00FB339E">
        <w:rPr>
          <w:rFonts w:ascii="Arial" w:hAnsi="Arial" w:cs="Arial"/>
          <w:sz w:val="24"/>
          <w:szCs w:val="24"/>
        </w:rPr>
        <w:t>Recorra una a una estas imágen</w:t>
      </w:r>
      <w:r w:rsidR="00AF4307" w:rsidRPr="00FB339E">
        <w:rPr>
          <w:rFonts w:ascii="Arial" w:hAnsi="Arial" w:cs="Arial"/>
          <w:sz w:val="24"/>
          <w:szCs w:val="24"/>
        </w:rPr>
        <w:t>es. En la imagen 6</w:t>
      </w:r>
      <w:r w:rsidR="009E2FFF" w:rsidRPr="00FB339E">
        <w:rPr>
          <w:rFonts w:ascii="Arial" w:hAnsi="Arial" w:cs="Arial"/>
          <w:sz w:val="24"/>
          <w:szCs w:val="24"/>
        </w:rPr>
        <w:t xml:space="preserve">, describa a grandes rasgos el proceso completo de la deriva continental. </w:t>
      </w:r>
      <w:r w:rsidR="00AF4307" w:rsidRPr="00FB339E">
        <w:rPr>
          <w:rFonts w:ascii="Arial" w:hAnsi="Arial" w:cs="Arial"/>
          <w:sz w:val="24"/>
          <w:szCs w:val="24"/>
        </w:rPr>
        <w:t xml:space="preserve">Luego, de la imagen 7 a la 9, detalle cada etapa. Específicamente, en las imágenes 7 y 8, establezca conjuntamente con sus </w:t>
      </w:r>
      <w:del w:id="79" w:author="María" w:date="2015-09-16T07:34:00Z">
        <w:r w:rsidR="00AF4307" w:rsidRPr="00FB339E" w:rsidDel="004F6C26">
          <w:rPr>
            <w:rFonts w:ascii="Arial" w:hAnsi="Arial" w:cs="Arial"/>
            <w:sz w:val="24"/>
            <w:szCs w:val="24"/>
          </w:rPr>
          <w:delText>alumnos</w:delText>
        </w:r>
      </w:del>
      <w:ins w:id="80" w:author="María" w:date="2015-09-16T07:34:00Z">
        <w:r w:rsidR="004F6C26">
          <w:rPr>
            <w:rFonts w:ascii="Arial" w:hAnsi="Arial" w:cs="Arial"/>
            <w:sz w:val="24"/>
            <w:szCs w:val="24"/>
          </w:rPr>
          <w:t>estudiantes</w:t>
        </w:r>
      </w:ins>
      <w:r w:rsidR="00AF4307" w:rsidRPr="00FB339E">
        <w:rPr>
          <w:rFonts w:ascii="Arial" w:hAnsi="Arial" w:cs="Arial"/>
          <w:sz w:val="24"/>
          <w:szCs w:val="24"/>
        </w:rPr>
        <w:t xml:space="preserve"> la ubicación inicial de los continentes actuales. </w:t>
      </w:r>
      <w:del w:id="81" w:author="María" w:date="2015-09-16T07:43:00Z">
        <w:r w:rsidR="002144CC" w:rsidRPr="00FB339E" w:rsidDel="004F6C26">
          <w:rPr>
            <w:rFonts w:ascii="Arial" w:hAnsi="Arial" w:cs="Arial"/>
            <w:sz w:val="24"/>
            <w:szCs w:val="24"/>
          </w:rPr>
          <w:delText xml:space="preserve">. </w:delText>
        </w:r>
      </w:del>
      <w:r w:rsidR="002144CC" w:rsidRPr="00FB339E">
        <w:rPr>
          <w:rFonts w:ascii="Arial" w:hAnsi="Arial" w:cs="Arial"/>
          <w:sz w:val="24"/>
          <w:szCs w:val="24"/>
        </w:rPr>
        <w:t>Acuda siempre a la información extra que acompaña a cada imagen.</w:t>
      </w:r>
    </w:p>
    <w:p w:rsidR="002144CC" w:rsidRPr="00FB339E" w:rsidRDefault="002144CC" w:rsidP="00FB339E">
      <w:pPr>
        <w:pStyle w:val="Prrafodelista"/>
        <w:numPr>
          <w:ilvl w:val="0"/>
          <w:numId w:val="2"/>
        </w:numPr>
        <w:spacing w:line="360" w:lineRule="auto"/>
        <w:rPr>
          <w:rFonts w:ascii="Arial" w:hAnsi="Arial" w:cs="Arial"/>
          <w:sz w:val="24"/>
          <w:szCs w:val="24"/>
        </w:rPr>
      </w:pPr>
      <w:r w:rsidRPr="00FB339E">
        <w:rPr>
          <w:rFonts w:ascii="Arial" w:hAnsi="Arial" w:cs="Arial"/>
          <w:b/>
          <w:bCs/>
          <w:sz w:val="24"/>
          <w:szCs w:val="24"/>
        </w:rPr>
        <w:t>Imagen 10.</w:t>
      </w:r>
      <w:r w:rsidR="00900FAA" w:rsidRPr="00FB339E">
        <w:rPr>
          <w:rFonts w:ascii="Arial" w:hAnsi="Arial" w:cs="Arial"/>
          <w:sz w:val="24"/>
          <w:szCs w:val="24"/>
        </w:rPr>
        <w:t xml:space="preserve"> </w:t>
      </w:r>
      <w:r w:rsidRPr="00FB339E">
        <w:rPr>
          <w:rFonts w:ascii="Arial" w:hAnsi="Arial" w:cs="Arial"/>
          <w:sz w:val="24"/>
          <w:szCs w:val="24"/>
        </w:rPr>
        <w:t>En esta imagen</w:t>
      </w:r>
      <w:ins w:id="82" w:author="María" w:date="2015-09-16T07:44:00Z">
        <w:r w:rsidR="004F6C26">
          <w:rPr>
            <w:rFonts w:ascii="Arial" w:hAnsi="Arial" w:cs="Arial"/>
            <w:sz w:val="24"/>
            <w:szCs w:val="24"/>
          </w:rPr>
          <w:t>,</w:t>
        </w:r>
      </w:ins>
      <w:r w:rsidRPr="00FB339E">
        <w:rPr>
          <w:rFonts w:ascii="Arial" w:hAnsi="Arial" w:cs="Arial"/>
          <w:sz w:val="24"/>
          <w:szCs w:val="24"/>
        </w:rPr>
        <w:t xml:space="preserve"> haga énfasis </w:t>
      </w:r>
      <w:del w:id="83" w:author="María" w:date="2015-09-16T07:44:00Z">
        <w:r w:rsidRPr="00FB339E" w:rsidDel="004F6C26">
          <w:rPr>
            <w:rFonts w:ascii="Arial" w:hAnsi="Arial" w:cs="Arial"/>
            <w:sz w:val="24"/>
            <w:szCs w:val="24"/>
          </w:rPr>
          <w:delText xml:space="preserve">sobre </w:delText>
        </w:r>
      </w:del>
      <w:ins w:id="84" w:author="María" w:date="2015-09-16T07:44:00Z">
        <w:r w:rsidR="004F6C26">
          <w:rPr>
            <w:rFonts w:ascii="Arial" w:hAnsi="Arial" w:cs="Arial"/>
            <w:sz w:val="24"/>
            <w:szCs w:val="24"/>
          </w:rPr>
          <w:t>en</w:t>
        </w:r>
        <w:r w:rsidR="004F6C26" w:rsidRPr="00FB339E">
          <w:rPr>
            <w:rFonts w:ascii="Arial" w:hAnsi="Arial" w:cs="Arial"/>
            <w:sz w:val="24"/>
            <w:szCs w:val="24"/>
          </w:rPr>
          <w:t xml:space="preserve"> </w:t>
        </w:r>
      </w:ins>
      <w:r w:rsidR="00AF4307" w:rsidRPr="00FB339E">
        <w:rPr>
          <w:rFonts w:ascii="Arial" w:hAnsi="Arial" w:cs="Arial"/>
          <w:sz w:val="24"/>
          <w:szCs w:val="24"/>
        </w:rPr>
        <w:t>el dominio que</w:t>
      </w:r>
      <w:r w:rsidRPr="00FB339E">
        <w:rPr>
          <w:rFonts w:ascii="Arial" w:hAnsi="Arial" w:cs="Arial"/>
          <w:sz w:val="24"/>
          <w:szCs w:val="24"/>
        </w:rPr>
        <w:t xml:space="preserve"> </w:t>
      </w:r>
      <w:del w:id="85" w:author="María" w:date="2015-09-16T07:45:00Z">
        <w:r w:rsidRPr="00FB339E" w:rsidDel="004724C0">
          <w:rPr>
            <w:rFonts w:ascii="Arial" w:hAnsi="Arial" w:cs="Arial"/>
            <w:sz w:val="24"/>
            <w:szCs w:val="24"/>
          </w:rPr>
          <w:delText>hoy</w:delText>
        </w:r>
        <w:r w:rsidR="00AF4307" w:rsidRPr="00FB339E" w:rsidDel="004724C0">
          <w:rPr>
            <w:rFonts w:ascii="Arial" w:hAnsi="Arial" w:cs="Arial"/>
            <w:sz w:val="24"/>
            <w:szCs w:val="24"/>
          </w:rPr>
          <w:delText xml:space="preserve"> </w:delText>
        </w:r>
      </w:del>
      <w:r w:rsidR="00AF4307" w:rsidRPr="00FB339E">
        <w:rPr>
          <w:rFonts w:ascii="Arial" w:hAnsi="Arial" w:cs="Arial"/>
          <w:sz w:val="24"/>
          <w:szCs w:val="24"/>
        </w:rPr>
        <w:t xml:space="preserve">la especie humana tiene </w:t>
      </w:r>
      <w:ins w:id="86" w:author="María" w:date="2015-09-16T07:45:00Z">
        <w:r w:rsidR="004724C0" w:rsidRPr="00FB339E">
          <w:rPr>
            <w:rFonts w:ascii="Arial" w:hAnsi="Arial" w:cs="Arial"/>
            <w:sz w:val="24"/>
            <w:szCs w:val="24"/>
          </w:rPr>
          <w:t xml:space="preserve">hoy </w:t>
        </w:r>
      </w:ins>
      <w:r w:rsidR="00AF4307" w:rsidRPr="00FB339E">
        <w:rPr>
          <w:rFonts w:ascii="Arial" w:hAnsi="Arial" w:cs="Arial"/>
          <w:sz w:val="24"/>
          <w:szCs w:val="24"/>
        </w:rPr>
        <w:t>sobre el planeta</w:t>
      </w:r>
      <w:del w:id="87" w:author="María" w:date="2015-09-16T07:45:00Z">
        <w:r w:rsidR="00AF4307" w:rsidRPr="00FB339E" w:rsidDel="004724C0">
          <w:rPr>
            <w:rFonts w:ascii="Arial" w:hAnsi="Arial" w:cs="Arial"/>
            <w:sz w:val="24"/>
            <w:szCs w:val="24"/>
          </w:rPr>
          <w:delText xml:space="preserve">; </w:delText>
        </w:r>
      </w:del>
      <w:ins w:id="88" w:author="María" w:date="2015-09-16T07:45:00Z">
        <w:r w:rsidR="004724C0">
          <w:rPr>
            <w:rFonts w:ascii="Arial" w:hAnsi="Arial" w:cs="Arial"/>
            <w:sz w:val="24"/>
            <w:szCs w:val="24"/>
          </w:rPr>
          <w:t>,</w:t>
        </w:r>
        <w:r w:rsidR="004724C0" w:rsidRPr="00FB339E">
          <w:rPr>
            <w:rFonts w:ascii="Arial" w:hAnsi="Arial" w:cs="Arial"/>
            <w:sz w:val="24"/>
            <w:szCs w:val="24"/>
          </w:rPr>
          <w:t xml:space="preserve"> </w:t>
        </w:r>
      </w:ins>
      <w:r w:rsidR="00AF4307" w:rsidRPr="00FB339E">
        <w:rPr>
          <w:rFonts w:ascii="Arial" w:hAnsi="Arial" w:cs="Arial"/>
          <w:sz w:val="24"/>
          <w:szCs w:val="24"/>
        </w:rPr>
        <w:t xml:space="preserve">y </w:t>
      </w:r>
      <w:del w:id="89" w:author="María" w:date="2015-09-16T07:45:00Z">
        <w:r w:rsidR="00AF4307" w:rsidRPr="00FB339E" w:rsidDel="004724C0">
          <w:rPr>
            <w:rFonts w:ascii="Arial" w:hAnsi="Arial" w:cs="Arial"/>
            <w:sz w:val="24"/>
            <w:szCs w:val="24"/>
          </w:rPr>
          <w:delText xml:space="preserve">como </w:delText>
        </w:r>
      </w:del>
      <w:ins w:id="90" w:author="María" w:date="2015-09-16T07:45:00Z">
        <w:r w:rsidR="004724C0" w:rsidRPr="00FB339E">
          <w:rPr>
            <w:rFonts w:ascii="Arial" w:hAnsi="Arial" w:cs="Arial"/>
            <w:sz w:val="24"/>
            <w:szCs w:val="24"/>
          </w:rPr>
          <w:t>c</w:t>
        </w:r>
        <w:r w:rsidR="004724C0">
          <w:rPr>
            <w:rFonts w:ascii="Arial" w:hAnsi="Arial" w:cs="Arial"/>
            <w:sz w:val="24"/>
            <w:szCs w:val="24"/>
          </w:rPr>
          <w:t>ó</w:t>
        </w:r>
        <w:r w:rsidR="004724C0" w:rsidRPr="00FB339E">
          <w:rPr>
            <w:rFonts w:ascii="Arial" w:hAnsi="Arial" w:cs="Arial"/>
            <w:sz w:val="24"/>
            <w:szCs w:val="24"/>
          </w:rPr>
          <w:t xml:space="preserve">mo </w:t>
        </w:r>
      </w:ins>
      <w:r w:rsidR="00AF4307" w:rsidRPr="00FB339E">
        <w:rPr>
          <w:rFonts w:ascii="Arial" w:hAnsi="Arial" w:cs="Arial"/>
          <w:sz w:val="24"/>
          <w:szCs w:val="24"/>
        </w:rPr>
        <w:t>su evolución</w:t>
      </w:r>
      <w:del w:id="91" w:author="María" w:date="2015-09-16T07:45:00Z">
        <w:r w:rsidR="00AF4307" w:rsidRPr="00FB339E" w:rsidDel="004724C0">
          <w:rPr>
            <w:rFonts w:ascii="Arial" w:hAnsi="Arial" w:cs="Arial"/>
            <w:sz w:val="24"/>
            <w:szCs w:val="24"/>
          </w:rPr>
          <w:delText>, só</w:delText>
        </w:r>
      </w:del>
      <w:ins w:id="92" w:author="María" w:date="2015-09-16T07:45:00Z">
        <w:r w:rsidR="004724C0">
          <w:rPr>
            <w:rFonts w:ascii="Arial" w:hAnsi="Arial" w:cs="Arial"/>
            <w:sz w:val="24"/>
            <w:szCs w:val="24"/>
          </w:rPr>
          <w:t xml:space="preserve"> so</w:t>
        </w:r>
      </w:ins>
      <w:r w:rsidR="00AF4307" w:rsidRPr="00FB339E">
        <w:rPr>
          <w:rFonts w:ascii="Arial" w:hAnsi="Arial" w:cs="Arial"/>
          <w:sz w:val="24"/>
          <w:szCs w:val="24"/>
        </w:rPr>
        <w:t>lo fue posible gracias a la deriva continental y otros eventos de carácter planetario y cósmico</w:t>
      </w:r>
      <w:r w:rsidRPr="00FB339E">
        <w:rPr>
          <w:rFonts w:ascii="Arial" w:hAnsi="Arial" w:cs="Arial"/>
          <w:sz w:val="24"/>
          <w:szCs w:val="24"/>
        </w:rPr>
        <w:t>. Acuda a la información extra que acompaña a esta imagen.</w:t>
      </w:r>
    </w:p>
    <w:p w:rsidR="0013713F" w:rsidRPr="00FB339E" w:rsidRDefault="0013713F" w:rsidP="00FB339E">
      <w:pPr>
        <w:spacing w:line="360" w:lineRule="auto"/>
        <w:rPr>
          <w:rFonts w:ascii="Arial" w:hAnsi="Arial" w:cs="Arial"/>
          <w:b/>
          <w:bCs/>
          <w:sz w:val="24"/>
          <w:szCs w:val="24"/>
        </w:rPr>
      </w:pPr>
      <w:r w:rsidRPr="00FB339E">
        <w:rPr>
          <w:rFonts w:ascii="Arial" w:hAnsi="Arial" w:cs="Arial"/>
          <w:b/>
          <w:bCs/>
          <w:sz w:val="24"/>
          <w:szCs w:val="24"/>
        </w:rPr>
        <w:t>Después de la presentación</w:t>
      </w:r>
    </w:p>
    <w:p w:rsidR="0013713F" w:rsidRPr="00FB339E" w:rsidRDefault="0013713F" w:rsidP="00FB339E">
      <w:pPr>
        <w:spacing w:line="360" w:lineRule="auto"/>
        <w:rPr>
          <w:rFonts w:ascii="Arial" w:hAnsi="Arial" w:cs="Arial"/>
          <w:sz w:val="24"/>
          <w:szCs w:val="24"/>
        </w:rPr>
      </w:pPr>
      <w:del w:id="93" w:author="María" w:date="2015-09-16T07:46:00Z">
        <w:r w:rsidRPr="00FB339E" w:rsidDel="004724C0">
          <w:rPr>
            <w:rFonts w:ascii="Arial" w:hAnsi="Arial" w:cs="Arial"/>
            <w:sz w:val="24"/>
            <w:szCs w:val="24"/>
          </w:rPr>
          <w:delText xml:space="preserve">Complemente </w:delText>
        </w:r>
      </w:del>
      <w:ins w:id="94" w:author="María" w:date="2015-09-16T07:46:00Z">
        <w:r w:rsidR="004724C0">
          <w:rPr>
            <w:rFonts w:ascii="Arial" w:hAnsi="Arial" w:cs="Arial"/>
            <w:sz w:val="24"/>
            <w:szCs w:val="24"/>
          </w:rPr>
          <w:t>Para complementar</w:t>
        </w:r>
        <w:r w:rsidR="004724C0" w:rsidRPr="00FB339E">
          <w:rPr>
            <w:rFonts w:ascii="Arial" w:hAnsi="Arial" w:cs="Arial"/>
            <w:sz w:val="24"/>
            <w:szCs w:val="24"/>
          </w:rPr>
          <w:t xml:space="preserve"> </w:t>
        </w:r>
      </w:ins>
      <w:r w:rsidRPr="00FB339E">
        <w:rPr>
          <w:rFonts w:ascii="Arial" w:hAnsi="Arial" w:cs="Arial"/>
          <w:sz w:val="24"/>
          <w:szCs w:val="24"/>
        </w:rPr>
        <w:t xml:space="preserve">la información generada durante la presentación y las discusiones </w:t>
      </w:r>
      <w:del w:id="95" w:author="María" w:date="2015-09-16T07:46:00Z">
        <w:r w:rsidRPr="00FB339E" w:rsidDel="004724C0">
          <w:rPr>
            <w:rFonts w:ascii="Arial" w:hAnsi="Arial" w:cs="Arial"/>
            <w:sz w:val="24"/>
            <w:szCs w:val="24"/>
          </w:rPr>
          <w:delText xml:space="preserve">acudiendo </w:delText>
        </w:r>
      </w:del>
      <w:ins w:id="96" w:author="María" w:date="2015-09-16T07:46:00Z">
        <w:r w:rsidR="004724C0">
          <w:rPr>
            <w:rFonts w:ascii="Arial" w:hAnsi="Arial" w:cs="Arial"/>
            <w:sz w:val="24"/>
            <w:szCs w:val="24"/>
          </w:rPr>
          <w:t>consulte</w:t>
        </w:r>
      </w:ins>
      <w:del w:id="97" w:author="María" w:date="2015-09-16T07:46:00Z">
        <w:r w:rsidRPr="00FB339E" w:rsidDel="004724C0">
          <w:rPr>
            <w:rFonts w:ascii="Arial" w:hAnsi="Arial" w:cs="Arial"/>
            <w:sz w:val="24"/>
            <w:szCs w:val="24"/>
          </w:rPr>
          <w:delText>a</w:delText>
        </w:r>
      </w:del>
      <w:r w:rsidRPr="00FB339E">
        <w:rPr>
          <w:rFonts w:ascii="Arial" w:hAnsi="Arial" w:cs="Arial"/>
          <w:sz w:val="24"/>
          <w:szCs w:val="24"/>
        </w:rPr>
        <w:t xml:space="preserve"> las siguientes referencias bibliográficas:</w:t>
      </w:r>
    </w:p>
    <w:p w:rsidR="0013713F" w:rsidRPr="00FB339E" w:rsidRDefault="002144CC" w:rsidP="00FB339E">
      <w:pPr>
        <w:spacing w:line="360" w:lineRule="auto"/>
        <w:rPr>
          <w:rFonts w:ascii="Arial" w:hAnsi="Arial" w:cs="Arial"/>
          <w:sz w:val="24"/>
          <w:szCs w:val="24"/>
        </w:rPr>
      </w:pPr>
      <w:proofErr w:type="spellStart"/>
      <w:r w:rsidRPr="00FB339E">
        <w:rPr>
          <w:rFonts w:ascii="Arial" w:hAnsi="Arial" w:cs="Arial"/>
          <w:sz w:val="24"/>
          <w:szCs w:val="24"/>
        </w:rPr>
        <w:t>Astromía</w:t>
      </w:r>
      <w:proofErr w:type="spellEnd"/>
      <w:r w:rsidRPr="00FB339E">
        <w:rPr>
          <w:rFonts w:ascii="Arial" w:hAnsi="Arial" w:cs="Arial"/>
          <w:sz w:val="24"/>
          <w:szCs w:val="24"/>
        </w:rPr>
        <w:t>. La deriva continental</w:t>
      </w:r>
      <w:r w:rsidR="0013713F" w:rsidRPr="00FB339E">
        <w:rPr>
          <w:rFonts w:ascii="Arial" w:hAnsi="Arial" w:cs="Arial"/>
          <w:sz w:val="24"/>
          <w:szCs w:val="24"/>
        </w:rPr>
        <w:t xml:space="preserve">. </w:t>
      </w:r>
      <w:hyperlink r:id="rId29" w:history="1">
        <w:r w:rsidR="00AF4307" w:rsidRPr="00FB339E">
          <w:rPr>
            <w:rStyle w:val="Hipervnculo"/>
            <w:rFonts w:ascii="Arial" w:hAnsi="Arial" w:cs="Arial"/>
            <w:sz w:val="24"/>
            <w:szCs w:val="24"/>
          </w:rPr>
          <w:t>[VER]</w:t>
        </w:r>
      </w:hyperlink>
    </w:p>
    <w:p w:rsidR="0013713F" w:rsidRPr="00FB339E" w:rsidRDefault="002144CC" w:rsidP="00FB339E">
      <w:pPr>
        <w:spacing w:line="360" w:lineRule="auto"/>
        <w:rPr>
          <w:rFonts w:ascii="Arial" w:hAnsi="Arial" w:cs="Arial"/>
          <w:sz w:val="24"/>
          <w:szCs w:val="24"/>
        </w:rPr>
      </w:pPr>
      <w:r w:rsidRPr="00FB339E">
        <w:rPr>
          <w:rFonts w:ascii="Arial" w:hAnsi="Arial" w:cs="Arial"/>
          <w:sz w:val="24"/>
          <w:szCs w:val="24"/>
        </w:rPr>
        <w:t xml:space="preserve">Biografías y Vidas. Alfred </w:t>
      </w:r>
      <w:proofErr w:type="spellStart"/>
      <w:r w:rsidRPr="00FB339E">
        <w:rPr>
          <w:rFonts w:ascii="Arial" w:hAnsi="Arial" w:cs="Arial"/>
          <w:sz w:val="24"/>
          <w:szCs w:val="24"/>
        </w:rPr>
        <w:t>Wegener</w:t>
      </w:r>
      <w:proofErr w:type="spellEnd"/>
      <w:r w:rsidRPr="00FB339E">
        <w:rPr>
          <w:rFonts w:ascii="Arial" w:hAnsi="Arial" w:cs="Arial"/>
          <w:sz w:val="24"/>
          <w:szCs w:val="24"/>
        </w:rPr>
        <w:t xml:space="preserve">. </w:t>
      </w:r>
      <w:hyperlink r:id="rId30" w:history="1">
        <w:r w:rsidRPr="00FB339E">
          <w:rPr>
            <w:rStyle w:val="Hipervnculo"/>
            <w:rFonts w:ascii="Arial" w:hAnsi="Arial" w:cs="Arial"/>
            <w:sz w:val="24"/>
            <w:szCs w:val="24"/>
          </w:rPr>
          <w:t>[VER]</w:t>
        </w:r>
      </w:hyperlink>
    </w:p>
    <w:p w:rsidR="0013713F" w:rsidRPr="00FB339E" w:rsidRDefault="0013713F" w:rsidP="00FB339E">
      <w:pPr>
        <w:spacing w:line="360" w:lineRule="auto"/>
        <w:rPr>
          <w:rFonts w:ascii="Arial" w:hAnsi="Arial" w:cs="Arial"/>
          <w:sz w:val="24"/>
          <w:szCs w:val="24"/>
        </w:rPr>
      </w:pPr>
    </w:p>
    <w:p w:rsidR="00C077DD" w:rsidRPr="00FB339E" w:rsidRDefault="0013713F" w:rsidP="00FB339E">
      <w:pPr>
        <w:spacing w:line="360" w:lineRule="auto"/>
        <w:rPr>
          <w:rFonts w:ascii="Arial" w:hAnsi="Arial" w:cs="Arial"/>
          <w:b/>
          <w:bCs/>
          <w:sz w:val="24"/>
          <w:szCs w:val="24"/>
        </w:rPr>
      </w:pPr>
      <w:r w:rsidRPr="00FB339E">
        <w:rPr>
          <w:rFonts w:ascii="Arial" w:hAnsi="Arial" w:cs="Arial"/>
          <w:b/>
          <w:bCs/>
          <w:sz w:val="24"/>
          <w:szCs w:val="24"/>
          <w:highlight w:val="yellow"/>
        </w:rPr>
        <w:t>FICHA DEL ESTUDIANTE</w:t>
      </w:r>
    </w:p>
    <w:p w:rsidR="007070A4" w:rsidRPr="00FB339E" w:rsidRDefault="007070A4" w:rsidP="00FB339E">
      <w:pPr>
        <w:spacing w:line="360" w:lineRule="auto"/>
        <w:rPr>
          <w:rFonts w:ascii="Arial" w:hAnsi="Arial" w:cs="Arial"/>
          <w:b/>
          <w:bCs/>
          <w:sz w:val="24"/>
          <w:szCs w:val="24"/>
        </w:rPr>
      </w:pPr>
      <w:r w:rsidRPr="00FB339E">
        <w:rPr>
          <w:rFonts w:ascii="Arial" w:hAnsi="Arial" w:cs="Arial"/>
          <w:b/>
          <w:bCs/>
          <w:sz w:val="24"/>
          <w:szCs w:val="24"/>
        </w:rPr>
        <w:t>La deriva continental</w:t>
      </w:r>
    </w:p>
    <w:p w:rsidR="007070A4" w:rsidRPr="00FB339E" w:rsidRDefault="007070A4" w:rsidP="00FB339E">
      <w:pPr>
        <w:spacing w:line="360" w:lineRule="auto"/>
        <w:rPr>
          <w:rFonts w:ascii="Arial" w:hAnsi="Arial" w:cs="Arial"/>
          <w:b/>
          <w:bCs/>
          <w:sz w:val="24"/>
          <w:szCs w:val="24"/>
        </w:rPr>
      </w:pPr>
      <w:r w:rsidRPr="00FB339E">
        <w:rPr>
          <w:rFonts w:ascii="Arial" w:hAnsi="Arial" w:cs="Arial"/>
          <w:b/>
          <w:bCs/>
          <w:sz w:val="24"/>
          <w:szCs w:val="24"/>
        </w:rPr>
        <w:t>¿Qué es la deriva continental?</w:t>
      </w:r>
    </w:p>
    <w:p w:rsidR="007070A4" w:rsidRPr="00FB339E" w:rsidRDefault="007070A4" w:rsidP="00FB339E">
      <w:pPr>
        <w:spacing w:line="360" w:lineRule="auto"/>
        <w:rPr>
          <w:rFonts w:ascii="Arial" w:hAnsi="Arial" w:cs="Arial"/>
          <w:sz w:val="24"/>
          <w:szCs w:val="24"/>
        </w:rPr>
      </w:pPr>
      <w:r w:rsidRPr="00FB339E">
        <w:rPr>
          <w:rFonts w:ascii="Arial" w:hAnsi="Arial" w:cs="Arial"/>
          <w:sz w:val="24"/>
          <w:szCs w:val="24"/>
        </w:rPr>
        <w:t>La deriva continental es una teoría científica que propone que las masas continentales de nuestro planeta, la Tierra, se desplazan continuamente</w:t>
      </w:r>
      <w:del w:id="98" w:author="María" w:date="2015-09-16T07:47:00Z">
        <w:r w:rsidRPr="00FB339E" w:rsidDel="004724C0">
          <w:rPr>
            <w:rFonts w:ascii="Arial" w:hAnsi="Arial" w:cs="Arial"/>
            <w:sz w:val="24"/>
            <w:szCs w:val="24"/>
          </w:rPr>
          <w:delText xml:space="preserve">; </w:delText>
        </w:r>
      </w:del>
      <w:ins w:id="99" w:author="María" w:date="2015-09-16T07:47:00Z">
        <w:r w:rsidR="004724C0">
          <w:rPr>
            <w:rFonts w:ascii="Arial" w:hAnsi="Arial" w:cs="Arial"/>
            <w:sz w:val="24"/>
            <w:szCs w:val="24"/>
          </w:rPr>
          <w:t xml:space="preserve">, </w:t>
        </w:r>
      </w:ins>
      <w:r w:rsidRPr="00FB339E">
        <w:rPr>
          <w:rFonts w:ascii="Arial" w:hAnsi="Arial" w:cs="Arial"/>
          <w:sz w:val="24"/>
          <w:szCs w:val="24"/>
        </w:rPr>
        <w:t>y que a lo largo de cientos de millones de años, la conformación de esas masas continentales ha variado, debido a esos desplazamientos.</w:t>
      </w:r>
    </w:p>
    <w:p w:rsidR="007070A4" w:rsidRPr="00FB339E" w:rsidRDefault="007070A4" w:rsidP="00FB339E">
      <w:pPr>
        <w:spacing w:line="360" w:lineRule="auto"/>
        <w:rPr>
          <w:rFonts w:ascii="Arial" w:hAnsi="Arial" w:cs="Arial"/>
          <w:b/>
          <w:bCs/>
          <w:sz w:val="24"/>
          <w:szCs w:val="24"/>
        </w:rPr>
      </w:pPr>
      <w:r w:rsidRPr="00FB339E">
        <w:rPr>
          <w:rFonts w:ascii="Arial" w:hAnsi="Arial" w:cs="Arial"/>
          <w:b/>
          <w:bCs/>
          <w:sz w:val="24"/>
          <w:szCs w:val="24"/>
        </w:rPr>
        <w:t xml:space="preserve">Alfred </w:t>
      </w:r>
      <w:proofErr w:type="spellStart"/>
      <w:r w:rsidRPr="00FB339E">
        <w:rPr>
          <w:rFonts w:ascii="Arial" w:hAnsi="Arial" w:cs="Arial"/>
          <w:b/>
          <w:bCs/>
          <w:sz w:val="24"/>
          <w:szCs w:val="24"/>
        </w:rPr>
        <w:t>Wegener</w:t>
      </w:r>
      <w:proofErr w:type="spellEnd"/>
      <w:r w:rsidRPr="00FB339E">
        <w:rPr>
          <w:rFonts w:ascii="Arial" w:hAnsi="Arial" w:cs="Arial"/>
          <w:b/>
          <w:bCs/>
          <w:sz w:val="24"/>
          <w:szCs w:val="24"/>
        </w:rPr>
        <w:t xml:space="preserve"> y la deriva continental</w:t>
      </w:r>
    </w:p>
    <w:p w:rsidR="007070A4" w:rsidRPr="00FB339E" w:rsidRDefault="007070A4" w:rsidP="00FB339E">
      <w:pPr>
        <w:spacing w:line="360" w:lineRule="auto"/>
        <w:rPr>
          <w:rFonts w:ascii="Arial" w:hAnsi="Arial" w:cs="Arial"/>
          <w:sz w:val="24"/>
          <w:szCs w:val="24"/>
        </w:rPr>
      </w:pPr>
      <w:r w:rsidRPr="00FB339E">
        <w:rPr>
          <w:rFonts w:ascii="Arial" w:hAnsi="Arial" w:cs="Arial"/>
          <w:sz w:val="24"/>
          <w:szCs w:val="24"/>
        </w:rPr>
        <w:t xml:space="preserve">En 1912, el meteorólogo alemán Alfred </w:t>
      </w:r>
      <w:proofErr w:type="spellStart"/>
      <w:r w:rsidRPr="00FB339E">
        <w:rPr>
          <w:rFonts w:ascii="Arial" w:hAnsi="Arial" w:cs="Arial"/>
          <w:sz w:val="24"/>
          <w:szCs w:val="24"/>
        </w:rPr>
        <w:t>Wegener</w:t>
      </w:r>
      <w:proofErr w:type="spellEnd"/>
      <w:r w:rsidRPr="00FB339E">
        <w:rPr>
          <w:rFonts w:ascii="Arial" w:hAnsi="Arial" w:cs="Arial"/>
          <w:sz w:val="24"/>
          <w:szCs w:val="24"/>
        </w:rPr>
        <w:t xml:space="preserve">, planteó las primeras hipótesis científicas relacionadas con los cambios del relieve y de las masas continentales a través del tiempo. En época de </w:t>
      </w:r>
      <w:proofErr w:type="spellStart"/>
      <w:r w:rsidRPr="00FB339E">
        <w:rPr>
          <w:rFonts w:ascii="Arial" w:hAnsi="Arial" w:cs="Arial"/>
          <w:sz w:val="24"/>
          <w:szCs w:val="24"/>
        </w:rPr>
        <w:t>Wegener</w:t>
      </w:r>
      <w:proofErr w:type="spellEnd"/>
      <w:r w:rsidRPr="00FB339E">
        <w:rPr>
          <w:rFonts w:ascii="Arial" w:hAnsi="Arial" w:cs="Arial"/>
          <w:sz w:val="24"/>
          <w:szCs w:val="24"/>
        </w:rPr>
        <w:t>, se pensaba que los continentes permanecían fijos en sus posiciones</w:t>
      </w:r>
      <w:del w:id="100" w:author="María" w:date="2015-09-16T07:48:00Z">
        <w:r w:rsidRPr="00FB339E" w:rsidDel="004724C0">
          <w:rPr>
            <w:rFonts w:ascii="Arial" w:hAnsi="Arial" w:cs="Arial"/>
            <w:sz w:val="24"/>
            <w:szCs w:val="24"/>
          </w:rPr>
          <w:delText xml:space="preserve"> “actuales”</w:delText>
        </w:r>
      </w:del>
      <w:r w:rsidRPr="00FB339E">
        <w:rPr>
          <w:rFonts w:ascii="Arial" w:hAnsi="Arial" w:cs="Arial"/>
          <w:sz w:val="24"/>
          <w:szCs w:val="24"/>
        </w:rPr>
        <w:t>, y que las grandes montañas se habían originado por contracción de la corteza terrestre.</w:t>
      </w:r>
    </w:p>
    <w:p w:rsidR="007070A4" w:rsidRPr="00FB339E" w:rsidRDefault="007070A4" w:rsidP="00FB339E">
      <w:pPr>
        <w:spacing w:line="360" w:lineRule="auto"/>
        <w:rPr>
          <w:rFonts w:ascii="Arial" w:hAnsi="Arial" w:cs="Arial"/>
          <w:b/>
          <w:bCs/>
          <w:sz w:val="24"/>
          <w:szCs w:val="24"/>
        </w:rPr>
      </w:pPr>
      <w:r w:rsidRPr="00FB339E">
        <w:rPr>
          <w:rFonts w:ascii="Arial" w:hAnsi="Arial" w:cs="Arial"/>
          <w:b/>
          <w:bCs/>
          <w:sz w:val="24"/>
          <w:szCs w:val="24"/>
        </w:rPr>
        <w:t xml:space="preserve">Las preguntas de </w:t>
      </w:r>
      <w:proofErr w:type="spellStart"/>
      <w:r w:rsidRPr="00FB339E">
        <w:rPr>
          <w:rFonts w:ascii="Arial" w:hAnsi="Arial" w:cs="Arial"/>
          <w:b/>
          <w:bCs/>
          <w:sz w:val="24"/>
          <w:szCs w:val="24"/>
        </w:rPr>
        <w:t>Wegener</w:t>
      </w:r>
      <w:proofErr w:type="spellEnd"/>
    </w:p>
    <w:p w:rsidR="007070A4" w:rsidRPr="00FB339E" w:rsidRDefault="007070A4" w:rsidP="00FB339E">
      <w:pPr>
        <w:spacing w:line="360" w:lineRule="auto"/>
        <w:rPr>
          <w:rFonts w:ascii="Arial" w:hAnsi="Arial" w:cs="Arial"/>
          <w:sz w:val="24"/>
          <w:szCs w:val="24"/>
        </w:rPr>
      </w:pPr>
      <w:r w:rsidRPr="00FB339E">
        <w:rPr>
          <w:rFonts w:ascii="Arial" w:hAnsi="Arial" w:cs="Arial"/>
          <w:sz w:val="24"/>
          <w:szCs w:val="24"/>
        </w:rPr>
        <w:t xml:space="preserve">Para llegar a la formulación de su hipótesis acerca de la deriva continental, </w:t>
      </w:r>
      <w:proofErr w:type="spellStart"/>
      <w:r w:rsidRPr="00FB339E">
        <w:rPr>
          <w:rFonts w:ascii="Arial" w:hAnsi="Arial" w:cs="Arial"/>
          <w:sz w:val="24"/>
          <w:szCs w:val="24"/>
        </w:rPr>
        <w:t>Wegener</w:t>
      </w:r>
      <w:proofErr w:type="spellEnd"/>
      <w:r w:rsidRPr="00FB339E">
        <w:rPr>
          <w:rFonts w:ascii="Arial" w:hAnsi="Arial" w:cs="Arial"/>
          <w:sz w:val="24"/>
          <w:szCs w:val="24"/>
        </w:rPr>
        <w:t xml:space="preserve"> pudo haberse hecho dos preguntas: </w:t>
      </w:r>
    </w:p>
    <w:p w:rsidR="007070A4" w:rsidRPr="00FB339E" w:rsidRDefault="007070A4" w:rsidP="00FB339E">
      <w:pPr>
        <w:pStyle w:val="Prrafodelista"/>
        <w:numPr>
          <w:ilvl w:val="0"/>
          <w:numId w:val="1"/>
        </w:numPr>
        <w:spacing w:line="360" w:lineRule="auto"/>
        <w:rPr>
          <w:rFonts w:ascii="Arial" w:hAnsi="Arial" w:cs="Arial"/>
          <w:sz w:val="24"/>
          <w:szCs w:val="24"/>
        </w:rPr>
      </w:pPr>
      <w:r w:rsidRPr="00FB339E">
        <w:rPr>
          <w:rFonts w:ascii="Arial" w:hAnsi="Arial" w:cs="Arial"/>
          <w:sz w:val="24"/>
          <w:szCs w:val="24"/>
        </w:rPr>
        <w:t>¿Por qué los bordes continentales de Suramérica y África son coincidentes?</w:t>
      </w:r>
      <w:r w:rsidR="00900FAA" w:rsidRPr="00FB339E">
        <w:rPr>
          <w:rFonts w:ascii="Arial" w:hAnsi="Arial" w:cs="Arial"/>
          <w:sz w:val="24"/>
          <w:szCs w:val="24"/>
        </w:rPr>
        <w:t xml:space="preserve"> </w:t>
      </w:r>
    </w:p>
    <w:p w:rsidR="007070A4" w:rsidRPr="00FB339E" w:rsidRDefault="007070A4" w:rsidP="00FB339E">
      <w:pPr>
        <w:pStyle w:val="Prrafodelista"/>
        <w:spacing w:line="360" w:lineRule="auto"/>
        <w:rPr>
          <w:rFonts w:ascii="Arial" w:hAnsi="Arial" w:cs="Arial"/>
          <w:sz w:val="24"/>
          <w:szCs w:val="24"/>
        </w:rPr>
      </w:pPr>
    </w:p>
    <w:p w:rsidR="007070A4" w:rsidRPr="00FB339E" w:rsidRDefault="007070A4" w:rsidP="00FB339E">
      <w:pPr>
        <w:pStyle w:val="Prrafodelista"/>
        <w:numPr>
          <w:ilvl w:val="0"/>
          <w:numId w:val="1"/>
        </w:numPr>
        <w:spacing w:line="360" w:lineRule="auto"/>
        <w:rPr>
          <w:rFonts w:ascii="Arial" w:hAnsi="Arial" w:cs="Arial"/>
          <w:sz w:val="24"/>
          <w:szCs w:val="24"/>
        </w:rPr>
      </w:pPr>
      <w:r w:rsidRPr="00FB339E">
        <w:rPr>
          <w:rFonts w:ascii="Arial" w:hAnsi="Arial" w:cs="Arial"/>
          <w:sz w:val="24"/>
          <w:szCs w:val="24"/>
        </w:rPr>
        <w:t xml:space="preserve">¿Por qué </w:t>
      </w:r>
      <w:del w:id="101" w:author="María" w:date="2015-09-16T07:49:00Z">
        <w:r w:rsidRPr="00FB339E" w:rsidDel="004724C0">
          <w:rPr>
            <w:rFonts w:ascii="Arial" w:hAnsi="Arial" w:cs="Arial"/>
            <w:sz w:val="24"/>
            <w:szCs w:val="24"/>
          </w:rPr>
          <w:delText xml:space="preserve">existen </w:delText>
        </w:r>
      </w:del>
      <w:ins w:id="102" w:author="María" w:date="2015-09-16T07:52:00Z">
        <w:r w:rsidR="004724C0">
          <w:rPr>
            <w:rFonts w:ascii="Arial" w:hAnsi="Arial" w:cs="Arial"/>
            <w:sz w:val="24"/>
            <w:szCs w:val="24"/>
          </w:rPr>
          <w:t>hay</w:t>
        </w:r>
      </w:ins>
      <w:ins w:id="103" w:author="María" w:date="2015-09-16T07:49:00Z">
        <w:r w:rsidR="004724C0" w:rsidRPr="00FB339E">
          <w:rPr>
            <w:rFonts w:ascii="Arial" w:hAnsi="Arial" w:cs="Arial"/>
            <w:sz w:val="24"/>
            <w:szCs w:val="24"/>
          </w:rPr>
          <w:t xml:space="preserve"> </w:t>
        </w:r>
      </w:ins>
      <w:r w:rsidRPr="00FB339E">
        <w:rPr>
          <w:rFonts w:ascii="Arial" w:hAnsi="Arial" w:cs="Arial"/>
          <w:sz w:val="24"/>
          <w:szCs w:val="24"/>
        </w:rPr>
        <w:t xml:space="preserve">fósiles de ciertos </w:t>
      </w:r>
      <w:del w:id="104" w:author="María" w:date="2015-09-16T07:49:00Z">
        <w:r w:rsidRPr="00FB339E" w:rsidDel="004724C0">
          <w:rPr>
            <w:rFonts w:ascii="Arial" w:hAnsi="Arial" w:cs="Arial"/>
            <w:sz w:val="24"/>
            <w:szCs w:val="24"/>
          </w:rPr>
          <w:delText xml:space="preserve">géneros de </w:delText>
        </w:r>
      </w:del>
      <w:r w:rsidRPr="00FB339E">
        <w:rPr>
          <w:rFonts w:ascii="Arial" w:hAnsi="Arial" w:cs="Arial"/>
          <w:sz w:val="24"/>
          <w:szCs w:val="24"/>
        </w:rPr>
        <w:t xml:space="preserve">organismos que existieron hace </w:t>
      </w:r>
      <w:r w:rsidRPr="004724C0">
        <w:rPr>
          <w:rFonts w:ascii="Arial" w:hAnsi="Arial" w:cs="Arial"/>
          <w:sz w:val="24"/>
          <w:szCs w:val="24"/>
        </w:rPr>
        <w:t>millones de años</w:t>
      </w:r>
      <w:ins w:id="105" w:author="María" w:date="2015-09-16T07:50:00Z">
        <w:r w:rsidR="004724C0">
          <w:rPr>
            <w:rFonts w:ascii="Arial" w:hAnsi="Arial" w:cs="Arial"/>
            <w:sz w:val="24"/>
            <w:szCs w:val="24"/>
          </w:rPr>
          <w:t>,</w:t>
        </w:r>
      </w:ins>
      <w:r w:rsidRPr="00FB339E">
        <w:rPr>
          <w:rFonts w:ascii="Arial" w:hAnsi="Arial" w:cs="Arial"/>
          <w:sz w:val="24"/>
          <w:szCs w:val="24"/>
        </w:rPr>
        <w:t xml:space="preserve"> tanto en Brasil como en África, o en Norteamérica y en las islas británicas?</w:t>
      </w:r>
    </w:p>
    <w:p w:rsidR="007070A4" w:rsidRPr="00FB339E" w:rsidRDefault="007070A4" w:rsidP="00FB339E">
      <w:pPr>
        <w:spacing w:line="360" w:lineRule="auto"/>
        <w:rPr>
          <w:rFonts w:ascii="Arial" w:hAnsi="Arial" w:cs="Arial"/>
          <w:b/>
          <w:bCs/>
          <w:sz w:val="24"/>
          <w:szCs w:val="24"/>
        </w:rPr>
      </w:pPr>
      <w:r w:rsidRPr="00FB339E">
        <w:rPr>
          <w:rFonts w:ascii="Arial" w:hAnsi="Arial" w:cs="Arial"/>
          <w:b/>
          <w:bCs/>
          <w:sz w:val="24"/>
          <w:szCs w:val="24"/>
        </w:rPr>
        <w:t>Los bordes de Suramérica y África</w:t>
      </w:r>
    </w:p>
    <w:p w:rsidR="007070A4" w:rsidRPr="00FB339E" w:rsidRDefault="007070A4" w:rsidP="00FB339E">
      <w:pPr>
        <w:spacing w:line="360" w:lineRule="auto"/>
        <w:rPr>
          <w:rFonts w:ascii="Arial" w:hAnsi="Arial" w:cs="Arial"/>
          <w:sz w:val="24"/>
          <w:szCs w:val="24"/>
        </w:rPr>
      </w:pPr>
      <w:r w:rsidRPr="00FB339E">
        <w:rPr>
          <w:rFonts w:ascii="Arial" w:hAnsi="Arial" w:cs="Arial"/>
          <w:sz w:val="24"/>
          <w:szCs w:val="24"/>
        </w:rPr>
        <w:t xml:space="preserve">Suramérica y África encajan como si se tratase de dos fichas de un </w:t>
      </w:r>
      <w:del w:id="106" w:author="María" w:date="2015-09-16T07:52:00Z">
        <w:r w:rsidRPr="00FB339E" w:rsidDel="004724C0">
          <w:rPr>
            <w:rFonts w:ascii="Arial" w:hAnsi="Arial" w:cs="Arial"/>
            <w:sz w:val="24"/>
            <w:szCs w:val="24"/>
          </w:rPr>
          <w:delText>“puzzle”</w:delText>
        </w:r>
      </w:del>
      <w:ins w:id="107" w:author="María" w:date="2015-09-16T07:52:00Z">
        <w:r w:rsidR="004724C0">
          <w:rPr>
            <w:rFonts w:ascii="Arial" w:hAnsi="Arial" w:cs="Arial"/>
            <w:sz w:val="24"/>
            <w:szCs w:val="24"/>
          </w:rPr>
          <w:t>rompecabezas</w:t>
        </w:r>
      </w:ins>
      <w:r w:rsidRPr="00FB339E">
        <w:rPr>
          <w:rFonts w:ascii="Arial" w:hAnsi="Arial" w:cs="Arial"/>
          <w:sz w:val="24"/>
          <w:szCs w:val="24"/>
        </w:rPr>
        <w:t xml:space="preserve">; aunque no de manera totalmente perfecta, debido a que con el paso del tiempo, sus costas se han desgastado por acción del mar y otros factores ambientales. </w:t>
      </w:r>
    </w:p>
    <w:p w:rsidR="007070A4" w:rsidRPr="00FB339E" w:rsidRDefault="007070A4" w:rsidP="00FB339E">
      <w:pPr>
        <w:spacing w:line="360" w:lineRule="auto"/>
        <w:rPr>
          <w:rFonts w:ascii="Arial" w:hAnsi="Arial" w:cs="Arial"/>
          <w:b/>
          <w:bCs/>
          <w:sz w:val="24"/>
          <w:szCs w:val="24"/>
        </w:rPr>
      </w:pPr>
      <w:r w:rsidRPr="00FB339E">
        <w:rPr>
          <w:rFonts w:ascii="Arial" w:hAnsi="Arial" w:cs="Arial"/>
          <w:b/>
          <w:bCs/>
          <w:sz w:val="24"/>
          <w:szCs w:val="24"/>
        </w:rPr>
        <w:lastRenderedPageBreak/>
        <w:t>Los fósiles nos cuentan que los continentes estuvieron unidos</w:t>
      </w:r>
    </w:p>
    <w:p w:rsidR="007070A4" w:rsidRPr="00FB339E" w:rsidRDefault="007070A4" w:rsidP="00FB339E">
      <w:pPr>
        <w:spacing w:line="360" w:lineRule="auto"/>
        <w:rPr>
          <w:rFonts w:ascii="Arial" w:hAnsi="Arial" w:cs="Arial"/>
          <w:b/>
          <w:bCs/>
          <w:sz w:val="24"/>
          <w:szCs w:val="24"/>
        </w:rPr>
      </w:pPr>
      <w:r w:rsidRPr="00FB339E">
        <w:rPr>
          <w:rFonts w:ascii="Arial" w:hAnsi="Arial" w:cs="Arial"/>
          <w:sz w:val="24"/>
          <w:szCs w:val="24"/>
        </w:rPr>
        <w:t xml:space="preserve">Los hallazgos de los mismos géneros de fósiles en continentes tan distantes como América y Europa, son la clave para proponer que en épocas remotas esos continentes formaron parte de una única masa continental. Por ejemplo, encontramos fósiles de un mismo género de </w:t>
      </w:r>
      <w:r w:rsidRPr="00FB339E">
        <w:rPr>
          <w:rFonts w:ascii="Arial" w:hAnsi="Arial" w:cs="Arial"/>
          <w:b/>
          <w:bCs/>
          <w:sz w:val="24"/>
          <w:szCs w:val="24"/>
        </w:rPr>
        <w:t xml:space="preserve">trilobites </w:t>
      </w:r>
      <w:r w:rsidRPr="00FB339E">
        <w:rPr>
          <w:rFonts w:ascii="Arial" w:hAnsi="Arial" w:cs="Arial"/>
          <w:sz w:val="24"/>
          <w:szCs w:val="24"/>
        </w:rPr>
        <w:t xml:space="preserve">en Norteamérica y en el Reino Unido, o de un mismo género de plantas arbóreas </w:t>
      </w:r>
      <w:del w:id="108" w:author="María" w:date="2015-09-16T08:00:00Z">
        <w:r w:rsidRPr="00FB339E" w:rsidDel="00C54D27">
          <w:rPr>
            <w:rFonts w:ascii="Arial" w:hAnsi="Arial" w:cs="Arial"/>
            <w:sz w:val="24"/>
            <w:szCs w:val="24"/>
          </w:rPr>
          <w:delText>–</w:delText>
        </w:r>
      </w:del>
      <w:ins w:id="109" w:author="María" w:date="2015-09-16T08:00:00Z">
        <w:r w:rsidR="00C54D27">
          <w:rPr>
            <w:rFonts w:ascii="Arial" w:hAnsi="Arial" w:cs="Arial"/>
            <w:sz w:val="24"/>
            <w:szCs w:val="24"/>
          </w:rPr>
          <w:t>(</w:t>
        </w:r>
      </w:ins>
      <w:proofErr w:type="spellStart"/>
      <w:r w:rsidRPr="00FB339E">
        <w:rPr>
          <w:rFonts w:ascii="Arial" w:hAnsi="Arial" w:cs="Arial"/>
          <w:sz w:val="24"/>
          <w:szCs w:val="24"/>
        </w:rPr>
        <w:t>Glossopteris</w:t>
      </w:r>
      <w:proofErr w:type="spellEnd"/>
      <w:del w:id="110" w:author="María" w:date="2015-09-16T08:00:00Z">
        <w:r w:rsidRPr="00FB339E" w:rsidDel="00C54D27">
          <w:rPr>
            <w:rFonts w:ascii="Arial" w:hAnsi="Arial" w:cs="Arial"/>
            <w:sz w:val="24"/>
            <w:szCs w:val="24"/>
          </w:rPr>
          <w:delText xml:space="preserve">-, </w:delText>
        </w:r>
      </w:del>
      <w:ins w:id="111" w:author="María" w:date="2015-09-16T08:00:00Z">
        <w:r w:rsidR="00C54D27">
          <w:rPr>
            <w:rFonts w:ascii="Arial" w:hAnsi="Arial" w:cs="Arial"/>
            <w:sz w:val="24"/>
            <w:szCs w:val="24"/>
          </w:rPr>
          <w:t>)</w:t>
        </w:r>
        <w:r w:rsidR="00C54D27" w:rsidRPr="00FB339E">
          <w:rPr>
            <w:rFonts w:ascii="Arial" w:hAnsi="Arial" w:cs="Arial"/>
            <w:sz w:val="24"/>
            <w:szCs w:val="24"/>
          </w:rPr>
          <w:t xml:space="preserve"> </w:t>
        </w:r>
      </w:ins>
      <w:r w:rsidRPr="00FB339E">
        <w:rPr>
          <w:rFonts w:ascii="Arial" w:hAnsi="Arial" w:cs="Arial"/>
          <w:sz w:val="24"/>
          <w:szCs w:val="24"/>
        </w:rPr>
        <w:t xml:space="preserve">en Suramérica, India, Australia, África y </w:t>
      </w:r>
      <w:del w:id="112" w:author="María" w:date="2015-09-16T08:01:00Z">
        <w:r w:rsidRPr="00FB339E" w:rsidDel="00C54D27">
          <w:rPr>
            <w:rFonts w:ascii="Arial" w:hAnsi="Arial" w:cs="Arial"/>
            <w:sz w:val="24"/>
            <w:szCs w:val="24"/>
          </w:rPr>
          <w:delText>Antártica</w:delText>
        </w:r>
      </w:del>
      <w:ins w:id="113" w:author="María" w:date="2015-09-16T08:01:00Z">
        <w:r w:rsidR="00C54D27" w:rsidRPr="00FB339E">
          <w:rPr>
            <w:rFonts w:ascii="Arial" w:hAnsi="Arial" w:cs="Arial"/>
            <w:sz w:val="24"/>
            <w:szCs w:val="24"/>
          </w:rPr>
          <w:t>Antárti</w:t>
        </w:r>
        <w:r w:rsidR="00C54D27">
          <w:rPr>
            <w:rFonts w:ascii="Arial" w:hAnsi="Arial" w:cs="Arial"/>
            <w:sz w:val="24"/>
            <w:szCs w:val="24"/>
          </w:rPr>
          <w:t>d</w:t>
        </w:r>
        <w:r w:rsidR="00C54D27" w:rsidRPr="00FB339E">
          <w:rPr>
            <w:rFonts w:ascii="Arial" w:hAnsi="Arial" w:cs="Arial"/>
            <w:sz w:val="24"/>
            <w:szCs w:val="24"/>
          </w:rPr>
          <w:t>a</w:t>
        </w:r>
      </w:ins>
      <w:r w:rsidRPr="00FB339E">
        <w:rPr>
          <w:rFonts w:ascii="Arial" w:hAnsi="Arial" w:cs="Arial"/>
          <w:sz w:val="24"/>
          <w:szCs w:val="24"/>
        </w:rPr>
        <w:t>.</w:t>
      </w:r>
      <w:r w:rsidRPr="00FB339E">
        <w:rPr>
          <w:rFonts w:ascii="Arial" w:hAnsi="Arial" w:cs="Arial"/>
          <w:b/>
          <w:bCs/>
          <w:sz w:val="24"/>
          <w:szCs w:val="24"/>
        </w:rPr>
        <w:t xml:space="preserve"> </w:t>
      </w:r>
    </w:p>
    <w:p w:rsidR="007070A4" w:rsidRPr="00FB339E" w:rsidRDefault="007070A4" w:rsidP="00FB339E">
      <w:pPr>
        <w:spacing w:line="360" w:lineRule="auto"/>
        <w:rPr>
          <w:rFonts w:ascii="Arial" w:hAnsi="Arial" w:cs="Arial"/>
          <w:b/>
          <w:bCs/>
          <w:sz w:val="24"/>
          <w:szCs w:val="24"/>
        </w:rPr>
      </w:pPr>
      <w:r w:rsidRPr="00FB339E">
        <w:rPr>
          <w:rFonts w:ascii="Arial" w:hAnsi="Arial" w:cs="Arial"/>
          <w:b/>
          <w:bCs/>
          <w:sz w:val="24"/>
          <w:szCs w:val="24"/>
        </w:rPr>
        <w:t xml:space="preserve">La propuesta de </w:t>
      </w:r>
      <w:proofErr w:type="spellStart"/>
      <w:r w:rsidRPr="00FB339E">
        <w:rPr>
          <w:rFonts w:ascii="Arial" w:hAnsi="Arial" w:cs="Arial"/>
          <w:b/>
          <w:bCs/>
          <w:sz w:val="24"/>
          <w:szCs w:val="24"/>
        </w:rPr>
        <w:t>Wegener</w:t>
      </w:r>
      <w:proofErr w:type="spellEnd"/>
      <w:r w:rsidRPr="00FB339E">
        <w:rPr>
          <w:rFonts w:ascii="Arial" w:hAnsi="Arial" w:cs="Arial"/>
          <w:b/>
          <w:bCs/>
          <w:sz w:val="24"/>
          <w:szCs w:val="24"/>
        </w:rPr>
        <w:t xml:space="preserve"> y lo que sabemos hoy en día</w:t>
      </w:r>
    </w:p>
    <w:p w:rsidR="007070A4" w:rsidRPr="00FB339E" w:rsidRDefault="007070A4" w:rsidP="00FB339E">
      <w:pPr>
        <w:spacing w:line="360" w:lineRule="auto"/>
        <w:rPr>
          <w:rFonts w:ascii="Arial" w:hAnsi="Arial" w:cs="Arial"/>
          <w:sz w:val="24"/>
          <w:szCs w:val="24"/>
        </w:rPr>
      </w:pPr>
      <w:proofErr w:type="spellStart"/>
      <w:r w:rsidRPr="00FB339E">
        <w:rPr>
          <w:rFonts w:ascii="Arial" w:hAnsi="Arial" w:cs="Arial"/>
          <w:sz w:val="24"/>
          <w:szCs w:val="24"/>
        </w:rPr>
        <w:t>Wegener</w:t>
      </w:r>
      <w:proofErr w:type="spellEnd"/>
      <w:r w:rsidRPr="00FB339E">
        <w:rPr>
          <w:rFonts w:ascii="Arial" w:hAnsi="Arial" w:cs="Arial"/>
          <w:sz w:val="24"/>
          <w:szCs w:val="24"/>
        </w:rPr>
        <w:t xml:space="preserve"> propuso que los continentes se desplazan sobre un sustrato que actúa como un fluido viscoso, el cual es impulsado por fuerzas originadas en fuertes impactos provocados por la energía acumulada en el interior de la Tierra.</w:t>
      </w:r>
      <w:r w:rsidR="00900FAA" w:rsidRPr="00FB339E">
        <w:rPr>
          <w:rFonts w:ascii="Arial" w:hAnsi="Arial" w:cs="Arial"/>
          <w:sz w:val="24"/>
          <w:szCs w:val="24"/>
        </w:rPr>
        <w:t xml:space="preserve"> </w:t>
      </w:r>
      <w:r w:rsidRPr="00FB339E">
        <w:rPr>
          <w:rFonts w:ascii="Arial" w:hAnsi="Arial" w:cs="Arial"/>
          <w:sz w:val="24"/>
          <w:szCs w:val="24"/>
        </w:rPr>
        <w:t xml:space="preserve">Hoy sabemos que el </w:t>
      </w:r>
      <w:r w:rsidRPr="00FB339E">
        <w:rPr>
          <w:rFonts w:ascii="Arial" w:hAnsi="Arial" w:cs="Arial"/>
          <w:b/>
          <w:bCs/>
          <w:sz w:val="24"/>
          <w:szCs w:val="24"/>
        </w:rPr>
        <w:t>fluido viscoso</w:t>
      </w:r>
      <w:r w:rsidRPr="00FB339E">
        <w:rPr>
          <w:rFonts w:ascii="Arial" w:hAnsi="Arial" w:cs="Arial"/>
          <w:sz w:val="24"/>
          <w:szCs w:val="24"/>
        </w:rPr>
        <w:t xml:space="preserve"> al que se refería </w:t>
      </w:r>
      <w:proofErr w:type="spellStart"/>
      <w:r w:rsidRPr="00FB339E">
        <w:rPr>
          <w:rFonts w:ascii="Arial" w:hAnsi="Arial" w:cs="Arial"/>
          <w:sz w:val="24"/>
          <w:szCs w:val="24"/>
        </w:rPr>
        <w:t>Wegener</w:t>
      </w:r>
      <w:proofErr w:type="spellEnd"/>
      <w:r w:rsidRPr="00FB339E">
        <w:rPr>
          <w:rFonts w:ascii="Arial" w:hAnsi="Arial" w:cs="Arial"/>
          <w:sz w:val="24"/>
          <w:szCs w:val="24"/>
        </w:rPr>
        <w:t xml:space="preserve"> es el </w:t>
      </w:r>
      <w:r w:rsidRPr="00FB339E">
        <w:rPr>
          <w:rFonts w:ascii="Arial" w:hAnsi="Arial" w:cs="Arial"/>
          <w:b/>
          <w:bCs/>
          <w:sz w:val="24"/>
          <w:szCs w:val="24"/>
        </w:rPr>
        <w:t>manto terrestre</w:t>
      </w:r>
      <w:r w:rsidRPr="00FB339E">
        <w:rPr>
          <w:rFonts w:ascii="Arial" w:hAnsi="Arial" w:cs="Arial"/>
          <w:sz w:val="24"/>
          <w:szCs w:val="24"/>
        </w:rPr>
        <w:t xml:space="preserve">, y que la fuerza que origina los </w:t>
      </w:r>
      <w:r w:rsidRPr="00FB339E">
        <w:rPr>
          <w:rFonts w:ascii="Arial" w:hAnsi="Arial" w:cs="Arial"/>
          <w:b/>
          <w:bCs/>
          <w:sz w:val="24"/>
          <w:szCs w:val="24"/>
        </w:rPr>
        <w:t>fuertes impactos</w:t>
      </w:r>
      <w:r w:rsidRPr="00FB339E">
        <w:rPr>
          <w:rFonts w:ascii="Arial" w:hAnsi="Arial" w:cs="Arial"/>
          <w:sz w:val="24"/>
          <w:szCs w:val="24"/>
        </w:rPr>
        <w:t xml:space="preserve"> corresponde a las </w:t>
      </w:r>
      <w:r w:rsidRPr="00FB339E">
        <w:rPr>
          <w:rFonts w:ascii="Arial" w:hAnsi="Arial" w:cs="Arial"/>
          <w:b/>
          <w:bCs/>
          <w:sz w:val="24"/>
          <w:szCs w:val="24"/>
        </w:rPr>
        <w:t>corrientes de convección</w:t>
      </w:r>
      <w:r w:rsidRPr="00FB339E">
        <w:rPr>
          <w:rFonts w:ascii="Arial" w:hAnsi="Arial" w:cs="Arial"/>
          <w:sz w:val="24"/>
          <w:szCs w:val="24"/>
        </w:rPr>
        <w:t xml:space="preserve"> del manto; los continentes se desplazan a la deriva porque los </w:t>
      </w:r>
      <w:r w:rsidRPr="00FB339E">
        <w:rPr>
          <w:rFonts w:ascii="Arial" w:hAnsi="Arial" w:cs="Arial"/>
          <w:b/>
          <w:bCs/>
          <w:sz w:val="24"/>
          <w:szCs w:val="24"/>
        </w:rPr>
        <w:t>movimientos de las placas tectónicas</w:t>
      </w:r>
      <w:r w:rsidRPr="00FB339E">
        <w:rPr>
          <w:rFonts w:ascii="Arial" w:hAnsi="Arial" w:cs="Arial"/>
          <w:sz w:val="24"/>
          <w:szCs w:val="24"/>
        </w:rPr>
        <w:t xml:space="preserve"> los acercan o separan.</w:t>
      </w:r>
    </w:p>
    <w:p w:rsidR="007070A4" w:rsidRPr="00FB339E" w:rsidRDefault="007070A4" w:rsidP="00FB339E">
      <w:pPr>
        <w:spacing w:line="360" w:lineRule="auto"/>
        <w:rPr>
          <w:rFonts w:ascii="Arial" w:hAnsi="Arial" w:cs="Arial"/>
          <w:b/>
          <w:bCs/>
          <w:sz w:val="24"/>
          <w:szCs w:val="24"/>
        </w:rPr>
      </w:pPr>
      <w:r w:rsidRPr="00FB339E">
        <w:rPr>
          <w:rFonts w:ascii="Arial" w:hAnsi="Arial" w:cs="Arial"/>
          <w:b/>
          <w:bCs/>
          <w:sz w:val="24"/>
          <w:szCs w:val="24"/>
        </w:rPr>
        <w:t>La deriva continental, un proceso de millones de años</w:t>
      </w:r>
    </w:p>
    <w:p w:rsidR="007070A4" w:rsidRPr="00FB339E" w:rsidRDefault="007070A4" w:rsidP="00FB339E">
      <w:pPr>
        <w:spacing w:line="360" w:lineRule="auto"/>
        <w:rPr>
          <w:rFonts w:ascii="Arial" w:hAnsi="Arial" w:cs="Arial"/>
          <w:b/>
          <w:bCs/>
          <w:sz w:val="24"/>
          <w:szCs w:val="24"/>
        </w:rPr>
      </w:pPr>
      <w:r w:rsidRPr="00FB339E">
        <w:rPr>
          <w:rFonts w:ascii="Arial" w:hAnsi="Arial" w:cs="Arial"/>
          <w:sz w:val="24"/>
          <w:szCs w:val="24"/>
        </w:rPr>
        <w:t>Hace doscientos millones de años</w:t>
      </w:r>
      <w:ins w:id="114" w:author="María" w:date="2015-09-16T08:13:00Z">
        <w:r w:rsidR="0072721A">
          <w:rPr>
            <w:rFonts w:ascii="Arial" w:hAnsi="Arial" w:cs="Arial"/>
            <w:sz w:val="24"/>
            <w:szCs w:val="24"/>
          </w:rPr>
          <w:t>,</w:t>
        </w:r>
      </w:ins>
      <w:r w:rsidRPr="00FB339E">
        <w:rPr>
          <w:rFonts w:ascii="Arial" w:hAnsi="Arial" w:cs="Arial"/>
          <w:sz w:val="24"/>
          <w:szCs w:val="24"/>
        </w:rPr>
        <w:t xml:space="preserve"> los continentes formaron un gran </w:t>
      </w:r>
      <w:proofErr w:type="spellStart"/>
      <w:r w:rsidRPr="00FB339E">
        <w:rPr>
          <w:rFonts w:ascii="Arial" w:hAnsi="Arial" w:cs="Arial"/>
          <w:sz w:val="24"/>
          <w:szCs w:val="24"/>
        </w:rPr>
        <w:t>supercontinente</w:t>
      </w:r>
      <w:proofErr w:type="spellEnd"/>
      <w:r w:rsidRPr="00FB339E">
        <w:rPr>
          <w:rFonts w:ascii="Arial" w:hAnsi="Arial" w:cs="Arial"/>
          <w:sz w:val="24"/>
          <w:szCs w:val="24"/>
        </w:rPr>
        <w:t xml:space="preserve"> denominado </w:t>
      </w:r>
      <w:r w:rsidRPr="00FB339E">
        <w:rPr>
          <w:rFonts w:ascii="Arial" w:hAnsi="Arial" w:cs="Arial"/>
          <w:b/>
          <w:bCs/>
          <w:sz w:val="24"/>
          <w:szCs w:val="24"/>
        </w:rPr>
        <w:t>Pangea</w:t>
      </w:r>
      <w:r w:rsidRPr="00FB339E">
        <w:rPr>
          <w:rFonts w:ascii="Arial" w:hAnsi="Arial" w:cs="Arial"/>
          <w:sz w:val="24"/>
          <w:szCs w:val="24"/>
        </w:rPr>
        <w:t xml:space="preserve">, que quiere </w:t>
      </w:r>
      <w:ins w:id="115" w:author="María" w:date="2015-09-16T08:13:00Z">
        <w:r w:rsidR="0072721A" w:rsidRPr="0072721A">
          <w:rPr>
            <w:rFonts w:ascii="Arial" w:hAnsi="Arial" w:cs="Arial"/>
            <w:bCs/>
            <w:sz w:val="24"/>
            <w:szCs w:val="24"/>
            <w:rPrChange w:id="116" w:author="María" w:date="2015-09-16T08:13:00Z">
              <w:rPr>
                <w:rFonts w:ascii="Arial" w:hAnsi="Arial" w:cs="Arial"/>
                <w:b/>
                <w:bCs/>
                <w:sz w:val="24"/>
                <w:szCs w:val="24"/>
              </w:rPr>
            </w:rPrChange>
          </w:rPr>
          <w:t xml:space="preserve">decir </w:t>
        </w:r>
      </w:ins>
      <w:r w:rsidRPr="00FB339E">
        <w:rPr>
          <w:rFonts w:ascii="Arial" w:hAnsi="Arial" w:cs="Arial"/>
          <w:sz w:val="24"/>
          <w:szCs w:val="24"/>
        </w:rPr>
        <w:t>“</w:t>
      </w:r>
      <w:del w:id="117" w:author="María" w:date="2015-09-16T08:13:00Z">
        <w:r w:rsidRPr="00FB339E" w:rsidDel="0072721A">
          <w:rPr>
            <w:rFonts w:ascii="Arial" w:hAnsi="Arial" w:cs="Arial"/>
            <w:b/>
            <w:bCs/>
            <w:sz w:val="24"/>
            <w:szCs w:val="24"/>
          </w:rPr>
          <w:delText xml:space="preserve">decir </w:delText>
        </w:r>
      </w:del>
      <w:r w:rsidRPr="00FB339E">
        <w:rPr>
          <w:rFonts w:ascii="Arial" w:hAnsi="Arial" w:cs="Arial"/>
          <w:b/>
          <w:bCs/>
          <w:sz w:val="24"/>
          <w:szCs w:val="24"/>
        </w:rPr>
        <w:t xml:space="preserve">todas </w:t>
      </w:r>
      <w:del w:id="118" w:author="María" w:date="2015-09-16T08:13:00Z">
        <w:r w:rsidRPr="00FB339E" w:rsidDel="0072721A">
          <w:rPr>
            <w:rFonts w:ascii="Arial" w:hAnsi="Arial" w:cs="Arial"/>
            <w:b/>
            <w:bCs/>
            <w:sz w:val="24"/>
            <w:szCs w:val="24"/>
          </w:rPr>
          <w:delText xml:space="preserve">la </w:delText>
        </w:r>
      </w:del>
      <w:ins w:id="119" w:author="María" w:date="2015-09-16T08:13:00Z">
        <w:r w:rsidR="0072721A" w:rsidRPr="00FB339E">
          <w:rPr>
            <w:rFonts w:ascii="Arial" w:hAnsi="Arial" w:cs="Arial"/>
            <w:b/>
            <w:bCs/>
            <w:sz w:val="24"/>
            <w:szCs w:val="24"/>
          </w:rPr>
          <w:t>l</w:t>
        </w:r>
        <w:r w:rsidR="0072721A">
          <w:rPr>
            <w:rFonts w:ascii="Arial" w:hAnsi="Arial" w:cs="Arial"/>
            <w:b/>
            <w:bCs/>
            <w:sz w:val="24"/>
            <w:szCs w:val="24"/>
          </w:rPr>
          <w:t>as</w:t>
        </w:r>
        <w:r w:rsidR="0072721A" w:rsidRPr="00FB339E">
          <w:rPr>
            <w:rFonts w:ascii="Arial" w:hAnsi="Arial" w:cs="Arial"/>
            <w:b/>
            <w:bCs/>
            <w:sz w:val="24"/>
            <w:szCs w:val="24"/>
          </w:rPr>
          <w:t xml:space="preserve"> </w:t>
        </w:r>
      </w:ins>
      <w:r w:rsidRPr="00FB339E">
        <w:rPr>
          <w:rFonts w:ascii="Arial" w:hAnsi="Arial" w:cs="Arial"/>
          <w:b/>
          <w:bCs/>
          <w:sz w:val="24"/>
          <w:szCs w:val="24"/>
        </w:rPr>
        <w:t>tierras</w:t>
      </w:r>
      <w:r w:rsidRPr="00FB339E">
        <w:rPr>
          <w:rFonts w:ascii="Arial" w:hAnsi="Arial" w:cs="Arial"/>
          <w:sz w:val="24"/>
          <w:szCs w:val="24"/>
        </w:rPr>
        <w:t xml:space="preserve">”; </w:t>
      </w:r>
      <w:del w:id="120" w:author="María" w:date="2015-09-16T08:13:00Z">
        <w:r w:rsidRPr="00FB339E" w:rsidDel="0072721A">
          <w:rPr>
            <w:rFonts w:ascii="Arial" w:hAnsi="Arial" w:cs="Arial"/>
            <w:sz w:val="24"/>
            <w:szCs w:val="24"/>
          </w:rPr>
          <w:delText xml:space="preserve">hace </w:delText>
        </w:r>
      </w:del>
      <w:r w:rsidRPr="00FB339E">
        <w:rPr>
          <w:rFonts w:ascii="Arial" w:hAnsi="Arial" w:cs="Arial"/>
          <w:sz w:val="24"/>
          <w:szCs w:val="24"/>
        </w:rPr>
        <w:t>120 millones de años</w:t>
      </w:r>
      <w:ins w:id="121" w:author="María" w:date="2015-09-16T08:13:00Z">
        <w:r w:rsidR="0072721A">
          <w:rPr>
            <w:rFonts w:ascii="Arial" w:hAnsi="Arial" w:cs="Arial"/>
            <w:sz w:val="24"/>
            <w:szCs w:val="24"/>
          </w:rPr>
          <w:t xml:space="preserve"> atrás</w:t>
        </w:r>
      </w:ins>
      <w:r w:rsidRPr="00FB339E">
        <w:rPr>
          <w:rFonts w:ascii="Arial" w:hAnsi="Arial" w:cs="Arial"/>
          <w:sz w:val="24"/>
          <w:szCs w:val="24"/>
        </w:rPr>
        <w:t>, Pangea se dividió en tres masas continentales, dos de ellas muy grandes</w:t>
      </w:r>
      <w:ins w:id="122" w:author="María" w:date="2015-09-16T08:14:00Z">
        <w:r w:rsidR="0072721A">
          <w:rPr>
            <w:rFonts w:ascii="Arial" w:hAnsi="Arial" w:cs="Arial"/>
            <w:sz w:val="24"/>
            <w:szCs w:val="24"/>
          </w:rPr>
          <w:t>,</w:t>
        </w:r>
      </w:ins>
      <w:r w:rsidRPr="00FB339E">
        <w:rPr>
          <w:rFonts w:ascii="Arial" w:hAnsi="Arial" w:cs="Arial"/>
          <w:sz w:val="24"/>
          <w:szCs w:val="24"/>
        </w:rPr>
        <w:t xml:space="preserve"> </w:t>
      </w:r>
      <w:r w:rsidRPr="0072721A">
        <w:rPr>
          <w:rFonts w:ascii="Arial" w:hAnsi="Arial" w:cs="Arial"/>
          <w:sz w:val="24"/>
          <w:szCs w:val="24"/>
        </w:rPr>
        <w:t>denominadas</w:t>
      </w:r>
      <w:del w:id="123" w:author="María" w:date="2015-09-16T08:14:00Z">
        <w:r w:rsidRPr="0072721A" w:rsidDel="0072721A">
          <w:rPr>
            <w:rFonts w:ascii="Arial" w:hAnsi="Arial" w:cs="Arial"/>
            <w:sz w:val="24"/>
            <w:szCs w:val="24"/>
          </w:rPr>
          <w:delText>,</w:delText>
        </w:r>
      </w:del>
      <w:r w:rsidRPr="00FB339E">
        <w:rPr>
          <w:rFonts w:ascii="Arial" w:hAnsi="Arial" w:cs="Arial"/>
          <w:sz w:val="24"/>
          <w:szCs w:val="24"/>
        </w:rPr>
        <w:t xml:space="preserve"> </w:t>
      </w:r>
      <w:proofErr w:type="spellStart"/>
      <w:r w:rsidRPr="00FB339E">
        <w:rPr>
          <w:rFonts w:ascii="Arial" w:hAnsi="Arial" w:cs="Arial"/>
          <w:b/>
          <w:bCs/>
          <w:sz w:val="24"/>
          <w:szCs w:val="24"/>
        </w:rPr>
        <w:t>Laurasia</w:t>
      </w:r>
      <w:proofErr w:type="spellEnd"/>
      <w:r w:rsidRPr="00FB339E">
        <w:rPr>
          <w:rFonts w:ascii="Arial" w:hAnsi="Arial" w:cs="Arial"/>
          <w:b/>
          <w:bCs/>
          <w:sz w:val="24"/>
          <w:szCs w:val="24"/>
        </w:rPr>
        <w:t xml:space="preserve"> y </w:t>
      </w:r>
      <w:proofErr w:type="spellStart"/>
      <w:r w:rsidRPr="00FB339E">
        <w:rPr>
          <w:rFonts w:ascii="Arial" w:hAnsi="Arial" w:cs="Arial"/>
          <w:b/>
          <w:bCs/>
          <w:sz w:val="24"/>
          <w:szCs w:val="24"/>
        </w:rPr>
        <w:t>Gondwana</w:t>
      </w:r>
      <w:proofErr w:type="spellEnd"/>
      <w:r w:rsidRPr="00FB339E">
        <w:rPr>
          <w:rFonts w:ascii="Arial" w:hAnsi="Arial" w:cs="Arial"/>
          <w:sz w:val="24"/>
          <w:szCs w:val="24"/>
        </w:rPr>
        <w:t>; hace 60 millones de años</w:t>
      </w:r>
      <w:ins w:id="124" w:author="María" w:date="2015-09-16T08:15:00Z">
        <w:r w:rsidR="0072721A">
          <w:rPr>
            <w:rFonts w:ascii="Arial" w:hAnsi="Arial" w:cs="Arial"/>
            <w:sz w:val="24"/>
            <w:szCs w:val="24"/>
          </w:rPr>
          <w:t>,</w:t>
        </w:r>
      </w:ins>
      <w:r w:rsidRPr="00FB339E">
        <w:rPr>
          <w:rFonts w:ascii="Arial" w:hAnsi="Arial" w:cs="Arial"/>
          <w:sz w:val="24"/>
          <w:szCs w:val="24"/>
        </w:rPr>
        <w:t xml:space="preserve"> estas masas </w:t>
      </w:r>
      <w:del w:id="125" w:author="María" w:date="2015-09-16T08:17:00Z">
        <w:r w:rsidRPr="00FB339E" w:rsidDel="0072721A">
          <w:rPr>
            <w:rFonts w:ascii="Arial" w:hAnsi="Arial" w:cs="Arial"/>
            <w:sz w:val="24"/>
            <w:szCs w:val="24"/>
          </w:rPr>
          <w:delText xml:space="preserve">comenzaban </w:delText>
        </w:r>
      </w:del>
      <w:ins w:id="126" w:author="María" w:date="2015-09-16T08:17:00Z">
        <w:r w:rsidR="0072721A" w:rsidRPr="00FB339E">
          <w:rPr>
            <w:rFonts w:ascii="Arial" w:hAnsi="Arial" w:cs="Arial"/>
            <w:sz w:val="24"/>
            <w:szCs w:val="24"/>
          </w:rPr>
          <w:t>comenza</w:t>
        </w:r>
        <w:r w:rsidR="0072721A">
          <w:rPr>
            <w:rFonts w:ascii="Arial" w:hAnsi="Arial" w:cs="Arial"/>
            <w:sz w:val="24"/>
            <w:szCs w:val="24"/>
          </w:rPr>
          <w:t>ro</w:t>
        </w:r>
        <w:r w:rsidR="0072721A" w:rsidRPr="00FB339E">
          <w:rPr>
            <w:rFonts w:ascii="Arial" w:hAnsi="Arial" w:cs="Arial"/>
            <w:sz w:val="24"/>
            <w:szCs w:val="24"/>
          </w:rPr>
          <w:t xml:space="preserve">n </w:t>
        </w:r>
      </w:ins>
      <w:r w:rsidRPr="00FB339E">
        <w:rPr>
          <w:rFonts w:ascii="Arial" w:hAnsi="Arial" w:cs="Arial"/>
          <w:sz w:val="24"/>
          <w:szCs w:val="24"/>
        </w:rPr>
        <w:t xml:space="preserve">a </w:t>
      </w:r>
      <w:del w:id="127" w:author="María" w:date="2015-09-16T08:15:00Z">
        <w:r w:rsidRPr="00FB339E" w:rsidDel="0072721A">
          <w:rPr>
            <w:rFonts w:ascii="Arial" w:hAnsi="Arial" w:cs="Arial"/>
            <w:sz w:val="24"/>
            <w:szCs w:val="24"/>
          </w:rPr>
          <w:delText xml:space="preserve">perecerse </w:delText>
        </w:r>
      </w:del>
      <w:ins w:id="128" w:author="María" w:date="2015-09-16T08:15:00Z">
        <w:r w:rsidR="0072721A" w:rsidRPr="00FB339E">
          <w:rPr>
            <w:rFonts w:ascii="Arial" w:hAnsi="Arial" w:cs="Arial"/>
            <w:sz w:val="24"/>
            <w:szCs w:val="24"/>
          </w:rPr>
          <w:t>p</w:t>
        </w:r>
        <w:r w:rsidR="0072721A">
          <w:rPr>
            <w:rFonts w:ascii="Arial" w:hAnsi="Arial" w:cs="Arial"/>
            <w:sz w:val="24"/>
            <w:szCs w:val="24"/>
          </w:rPr>
          <w:t>a</w:t>
        </w:r>
        <w:r w:rsidR="0072721A" w:rsidRPr="00FB339E">
          <w:rPr>
            <w:rFonts w:ascii="Arial" w:hAnsi="Arial" w:cs="Arial"/>
            <w:sz w:val="24"/>
            <w:szCs w:val="24"/>
          </w:rPr>
          <w:t xml:space="preserve">recerse </w:t>
        </w:r>
      </w:ins>
      <w:r w:rsidRPr="00FB339E">
        <w:rPr>
          <w:rFonts w:ascii="Arial" w:hAnsi="Arial" w:cs="Arial"/>
          <w:sz w:val="24"/>
          <w:szCs w:val="24"/>
        </w:rPr>
        <w:t xml:space="preserve">a las actuales; hoy en día, las masas continentales están constituidas por cinco </w:t>
      </w:r>
      <w:r w:rsidRPr="0072721A">
        <w:rPr>
          <w:rFonts w:ascii="Arial" w:hAnsi="Arial" w:cs="Arial"/>
          <w:sz w:val="24"/>
          <w:szCs w:val="24"/>
        </w:rPr>
        <w:t>continentes</w:t>
      </w:r>
      <w:r w:rsidRPr="00FB339E">
        <w:rPr>
          <w:rFonts w:ascii="Arial" w:hAnsi="Arial" w:cs="Arial"/>
          <w:sz w:val="24"/>
          <w:szCs w:val="24"/>
        </w:rPr>
        <w:t xml:space="preserve"> diferenciados.</w:t>
      </w:r>
    </w:p>
    <w:p w:rsidR="007070A4" w:rsidRPr="00FB339E" w:rsidRDefault="007070A4" w:rsidP="00FB339E">
      <w:pPr>
        <w:spacing w:line="360" w:lineRule="auto"/>
        <w:rPr>
          <w:rFonts w:ascii="Arial" w:hAnsi="Arial" w:cs="Arial"/>
          <w:b/>
          <w:bCs/>
          <w:sz w:val="24"/>
          <w:szCs w:val="24"/>
        </w:rPr>
      </w:pPr>
      <w:r w:rsidRPr="00FB339E">
        <w:rPr>
          <w:rFonts w:ascii="Arial" w:hAnsi="Arial" w:cs="Arial"/>
          <w:b/>
          <w:bCs/>
          <w:sz w:val="24"/>
          <w:szCs w:val="24"/>
        </w:rPr>
        <w:t xml:space="preserve">Pangea </w:t>
      </w:r>
    </w:p>
    <w:p w:rsidR="00A9445A" w:rsidRPr="00FB339E" w:rsidRDefault="007070A4" w:rsidP="00FB339E">
      <w:pPr>
        <w:spacing w:line="360" w:lineRule="auto"/>
        <w:rPr>
          <w:rFonts w:ascii="Arial" w:hAnsi="Arial" w:cs="Arial"/>
          <w:sz w:val="24"/>
          <w:szCs w:val="24"/>
        </w:rPr>
      </w:pPr>
      <w:r w:rsidRPr="00FB339E">
        <w:rPr>
          <w:rFonts w:ascii="Arial" w:hAnsi="Arial" w:cs="Arial"/>
          <w:sz w:val="24"/>
          <w:szCs w:val="24"/>
        </w:rPr>
        <w:t>Hace unos 270 millones de años, existió una única masa continental conocida como Pangea, término que quiere decir “todas las tierras”.</w:t>
      </w:r>
      <w:r w:rsidR="00900FAA" w:rsidRPr="00FB339E">
        <w:rPr>
          <w:rFonts w:ascii="Arial" w:hAnsi="Arial" w:cs="Arial"/>
          <w:sz w:val="24"/>
          <w:szCs w:val="24"/>
        </w:rPr>
        <w:t xml:space="preserve"> </w:t>
      </w:r>
      <w:r w:rsidRPr="00FB339E">
        <w:rPr>
          <w:rFonts w:ascii="Arial" w:hAnsi="Arial" w:cs="Arial"/>
          <w:sz w:val="24"/>
          <w:szCs w:val="24"/>
        </w:rPr>
        <w:t>El clima dominante en Pangea era cálido, su interior estaba dominado por zonas áridas rodeadas por zonas húmedas que llegaban hasta las costas. En el ambiente cálido de Pangea la vida marina fue muy diversa</w:t>
      </w:r>
      <w:del w:id="129" w:author="María" w:date="2015-09-16T08:18:00Z">
        <w:r w:rsidRPr="00FB339E" w:rsidDel="0072721A">
          <w:rPr>
            <w:rFonts w:ascii="Arial" w:hAnsi="Arial" w:cs="Arial"/>
            <w:sz w:val="24"/>
            <w:szCs w:val="24"/>
          </w:rPr>
          <w:delText>, mientras que</w:delText>
        </w:r>
      </w:del>
      <w:ins w:id="130" w:author="María" w:date="2015-09-16T08:18:00Z">
        <w:r w:rsidR="0072721A">
          <w:rPr>
            <w:rFonts w:ascii="Arial" w:hAnsi="Arial" w:cs="Arial"/>
            <w:sz w:val="24"/>
            <w:szCs w:val="24"/>
          </w:rPr>
          <w:t>;</w:t>
        </w:r>
      </w:ins>
      <w:r w:rsidRPr="00FB339E">
        <w:rPr>
          <w:rFonts w:ascii="Arial" w:hAnsi="Arial" w:cs="Arial"/>
          <w:sz w:val="24"/>
          <w:szCs w:val="24"/>
        </w:rPr>
        <w:t xml:space="preserve"> en tierra firme aparecieron helechos y coníferas, y los primeros dinosaurios, mamíferos y aves.</w:t>
      </w:r>
    </w:p>
    <w:p w:rsidR="007070A4" w:rsidRPr="00FB339E" w:rsidRDefault="007070A4" w:rsidP="00FB339E">
      <w:pPr>
        <w:spacing w:line="360" w:lineRule="auto"/>
        <w:rPr>
          <w:rFonts w:ascii="Arial" w:hAnsi="Arial" w:cs="Arial"/>
          <w:b/>
          <w:bCs/>
          <w:sz w:val="24"/>
          <w:szCs w:val="24"/>
        </w:rPr>
      </w:pPr>
      <w:proofErr w:type="spellStart"/>
      <w:r w:rsidRPr="00FB339E">
        <w:rPr>
          <w:rFonts w:ascii="Arial" w:hAnsi="Arial" w:cs="Arial"/>
          <w:b/>
          <w:bCs/>
          <w:sz w:val="24"/>
          <w:szCs w:val="24"/>
        </w:rPr>
        <w:lastRenderedPageBreak/>
        <w:t>Gondwana</w:t>
      </w:r>
      <w:proofErr w:type="spellEnd"/>
      <w:r w:rsidRPr="00FB339E">
        <w:rPr>
          <w:rFonts w:ascii="Arial" w:hAnsi="Arial" w:cs="Arial"/>
          <w:b/>
          <w:bCs/>
          <w:sz w:val="24"/>
          <w:szCs w:val="24"/>
        </w:rPr>
        <w:t xml:space="preserve"> y </w:t>
      </w:r>
      <w:proofErr w:type="spellStart"/>
      <w:r w:rsidRPr="00FB339E">
        <w:rPr>
          <w:rFonts w:ascii="Arial" w:hAnsi="Arial" w:cs="Arial"/>
          <w:b/>
          <w:bCs/>
          <w:sz w:val="24"/>
          <w:szCs w:val="24"/>
        </w:rPr>
        <w:t>Laurasia</w:t>
      </w:r>
      <w:proofErr w:type="spellEnd"/>
    </w:p>
    <w:p w:rsidR="00A9445A" w:rsidRPr="00FB339E" w:rsidRDefault="007070A4" w:rsidP="00FB339E">
      <w:pPr>
        <w:spacing w:line="360" w:lineRule="auto"/>
        <w:rPr>
          <w:rFonts w:ascii="Arial" w:hAnsi="Arial" w:cs="Arial"/>
          <w:b/>
          <w:bCs/>
          <w:sz w:val="24"/>
          <w:szCs w:val="24"/>
        </w:rPr>
      </w:pPr>
      <w:r w:rsidRPr="00FB339E">
        <w:rPr>
          <w:rFonts w:ascii="Arial" w:hAnsi="Arial" w:cs="Arial"/>
          <w:sz w:val="24"/>
          <w:szCs w:val="24"/>
        </w:rPr>
        <w:t xml:space="preserve">El fraccionamiento de Pangea dio origen a un proceso que culminaría con la formación de </w:t>
      </w:r>
      <w:del w:id="131" w:author="María" w:date="2015-09-16T08:18:00Z">
        <w:r w:rsidRPr="00FB339E" w:rsidDel="0072721A">
          <w:rPr>
            <w:rFonts w:ascii="Arial" w:hAnsi="Arial" w:cs="Arial"/>
            <w:b/>
            <w:bCs/>
            <w:sz w:val="24"/>
            <w:szCs w:val="24"/>
          </w:rPr>
          <w:delText xml:space="preserve">Godwana </w:delText>
        </w:r>
      </w:del>
      <w:proofErr w:type="spellStart"/>
      <w:ins w:id="132" w:author="María" w:date="2015-09-16T08:18:00Z">
        <w:r w:rsidR="0072721A" w:rsidRPr="00FB339E">
          <w:rPr>
            <w:rFonts w:ascii="Arial" w:hAnsi="Arial" w:cs="Arial"/>
            <w:b/>
            <w:bCs/>
            <w:sz w:val="24"/>
            <w:szCs w:val="24"/>
          </w:rPr>
          <w:t>Go</w:t>
        </w:r>
        <w:r w:rsidR="0072721A">
          <w:rPr>
            <w:rFonts w:ascii="Arial" w:hAnsi="Arial" w:cs="Arial"/>
            <w:b/>
            <w:bCs/>
            <w:sz w:val="24"/>
            <w:szCs w:val="24"/>
          </w:rPr>
          <w:t>nd</w:t>
        </w:r>
        <w:r w:rsidR="0072721A" w:rsidRPr="00FB339E">
          <w:rPr>
            <w:rFonts w:ascii="Arial" w:hAnsi="Arial" w:cs="Arial"/>
            <w:b/>
            <w:bCs/>
            <w:sz w:val="24"/>
            <w:szCs w:val="24"/>
          </w:rPr>
          <w:t>wana</w:t>
        </w:r>
        <w:proofErr w:type="spellEnd"/>
        <w:r w:rsidR="0072721A" w:rsidRPr="00FB339E">
          <w:rPr>
            <w:rFonts w:ascii="Arial" w:hAnsi="Arial" w:cs="Arial"/>
            <w:b/>
            <w:bCs/>
            <w:sz w:val="24"/>
            <w:szCs w:val="24"/>
          </w:rPr>
          <w:t xml:space="preserve"> </w:t>
        </w:r>
      </w:ins>
      <w:r w:rsidRPr="00FB339E">
        <w:rPr>
          <w:rFonts w:ascii="Arial" w:hAnsi="Arial" w:cs="Arial"/>
          <w:b/>
          <w:bCs/>
          <w:sz w:val="24"/>
          <w:szCs w:val="24"/>
        </w:rPr>
        <w:t xml:space="preserve">y </w:t>
      </w:r>
      <w:proofErr w:type="spellStart"/>
      <w:r w:rsidRPr="00FB339E">
        <w:rPr>
          <w:rFonts w:ascii="Arial" w:hAnsi="Arial" w:cs="Arial"/>
          <w:b/>
          <w:bCs/>
          <w:sz w:val="24"/>
          <w:szCs w:val="24"/>
        </w:rPr>
        <w:t>Laurasia</w:t>
      </w:r>
      <w:proofErr w:type="spellEnd"/>
      <w:r w:rsidRPr="00FB339E">
        <w:rPr>
          <w:rFonts w:ascii="Arial" w:hAnsi="Arial" w:cs="Arial"/>
          <w:sz w:val="24"/>
          <w:szCs w:val="24"/>
        </w:rPr>
        <w:t>.</w:t>
      </w:r>
      <w:r w:rsidR="00900FAA" w:rsidRPr="00FB339E">
        <w:rPr>
          <w:rFonts w:ascii="Arial" w:hAnsi="Arial" w:cs="Arial"/>
          <w:sz w:val="24"/>
          <w:szCs w:val="24"/>
        </w:rPr>
        <w:t xml:space="preserve"> </w:t>
      </w:r>
      <w:r w:rsidRPr="00FB339E">
        <w:rPr>
          <w:rFonts w:ascii="Arial" w:hAnsi="Arial" w:cs="Arial"/>
          <w:sz w:val="24"/>
          <w:szCs w:val="24"/>
        </w:rPr>
        <w:t>Hace unos 140 millones de años</w:t>
      </w:r>
      <w:del w:id="133" w:author="María" w:date="2015-09-16T08:18:00Z">
        <w:r w:rsidRPr="00FB339E" w:rsidDel="0072721A">
          <w:rPr>
            <w:rFonts w:ascii="Arial" w:hAnsi="Arial" w:cs="Arial"/>
            <w:sz w:val="24"/>
            <w:szCs w:val="24"/>
          </w:rPr>
          <w:delText>.</w:delText>
        </w:r>
      </w:del>
      <w:r w:rsidRPr="00FB339E">
        <w:rPr>
          <w:rFonts w:ascii="Arial" w:hAnsi="Arial" w:cs="Arial"/>
          <w:sz w:val="24"/>
          <w:szCs w:val="24"/>
        </w:rPr>
        <w:t xml:space="preserve">, se ampliaron las distancias entre lo que serían Europa y Norteamérica, que formaban parte de </w:t>
      </w:r>
      <w:proofErr w:type="spellStart"/>
      <w:r w:rsidRPr="00FB339E">
        <w:rPr>
          <w:rFonts w:ascii="Arial" w:hAnsi="Arial" w:cs="Arial"/>
          <w:sz w:val="24"/>
          <w:szCs w:val="24"/>
        </w:rPr>
        <w:t>Laurasia</w:t>
      </w:r>
      <w:proofErr w:type="spellEnd"/>
      <w:del w:id="134" w:author="María" w:date="2015-09-16T08:19:00Z">
        <w:r w:rsidRPr="00FB339E" w:rsidDel="0072721A">
          <w:rPr>
            <w:rFonts w:ascii="Arial" w:hAnsi="Arial" w:cs="Arial"/>
            <w:sz w:val="24"/>
            <w:szCs w:val="24"/>
          </w:rPr>
          <w:delText xml:space="preserve">; </w:delText>
        </w:r>
      </w:del>
      <w:ins w:id="135" w:author="María" w:date="2015-09-16T08:19:00Z">
        <w:r w:rsidR="0072721A">
          <w:rPr>
            <w:rFonts w:ascii="Arial" w:hAnsi="Arial" w:cs="Arial"/>
            <w:sz w:val="24"/>
            <w:szCs w:val="24"/>
          </w:rPr>
          <w:t>,</w:t>
        </w:r>
        <w:r w:rsidR="0072721A" w:rsidRPr="00FB339E">
          <w:rPr>
            <w:rFonts w:ascii="Arial" w:hAnsi="Arial" w:cs="Arial"/>
            <w:sz w:val="24"/>
            <w:szCs w:val="24"/>
          </w:rPr>
          <w:t xml:space="preserve"> </w:t>
        </w:r>
      </w:ins>
      <w:r w:rsidRPr="00FB339E">
        <w:rPr>
          <w:rFonts w:ascii="Arial" w:hAnsi="Arial" w:cs="Arial"/>
          <w:sz w:val="24"/>
          <w:szCs w:val="24"/>
        </w:rPr>
        <w:t xml:space="preserve">y entre las futuras masas continentales de África y Suramérica, que formaban parte de </w:t>
      </w:r>
      <w:proofErr w:type="spellStart"/>
      <w:r w:rsidRPr="00FB339E">
        <w:rPr>
          <w:rFonts w:ascii="Arial" w:hAnsi="Arial" w:cs="Arial"/>
          <w:sz w:val="24"/>
          <w:szCs w:val="24"/>
        </w:rPr>
        <w:t>Gondwana</w:t>
      </w:r>
      <w:proofErr w:type="spellEnd"/>
      <w:r w:rsidRPr="00FB339E">
        <w:rPr>
          <w:rFonts w:ascii="Arial" w:hAnsi="Arial" w:cs="Arial"/>
          <w:sz w:val="24"/>
          <w:szCs w:val="24"/>
        </w:rPr>
        <w:t xml:space="preserve">. Durante esta misma época, los dinosaurios se diversificaron, aparecieron las plantas con flores y los mamíferos marsupiales. En los océanos dominaron los </w:t>
      </w:r>
      <w:proofErr w:type="spellStart"/>
      <w:r w:rsidRPr="00FB339E">
        <w:rPr>
          <w:rFonts w:ascii="Arial" w:hAnsi="Arial" w:cs="Arial"/>
          <w:sz w:val="24"/>
          <w:szCs w:val="24"/>
        </w:rPr>
        <w:t>amonites</w:t>
      </w:r>
      <w:proofErr w:type="spellEnd"/>
      <w:r w:rsidRPr="00FB339E">
        <w:rPr>
          <w:rFonts w:ascii="Arial" w:hAnsi="Arial" w:cs="Arial"/>
          <w:sz w:val="24"/>
          <w:szCs w:val="24"/>
        </w:rPr>
        <w:t>.</w:t>
      </w:r>
    </w:p>
    <w:p w:rsidR="007070A4" w:rsidRPr="00FB339E" w:rsidRDefault="007070A4" w:rsidP="00FB339E">
      <w:pPr>
        <w:spacing w:line="360" w:lineRule="auto"/>
        <w:rPr>
          <w:rFonts w:ascii="Arial" w:hAnsi="Arial" w:cs="Arial"/>
          <w:sz w:val="24"/>
          <w:szCs w:val="24"/>
        </w:rPr>
      </w:pPr>
      <w:r w:rsidRPr="00FB339E">
        <w:rPr>
          <w:rFonts w:ascii="Arial" w:hAnsi="Arial" w:cs="Arial"/>
          <w:b/>
          <w:bCs/>
          <w:sz w:val="24"/>
          <w:szCs w:val="24"/>
        </w:rPr>
        <w:t>Las masas continentales hace 60 millones de años</w:t>
      </w:r>
    </w:p>
    <w:p w:rsidR="007070A4" w:rsidRPr="00FB339E" w:rsidRDefault="007070A4" w:rsidP="00FB339E">
      <w:pPr>
        <w:spacing w:line="360" w:lineRule="auto"/>
        <w:rPr>
          <w:rFonts w:ascii="Arial" w:hAnsi="Arial" w:cs="Arial"/>
          <w:sz w:val="24"/>
          <w:szCs w:val="24"/>
        </w:rPr>
      </w:pPr>
      <w:r w:rsidRPr="00FB339E">
        <w:rPr>
          <w:rFonts w:ascii="Arial" w:hAnsi="Arial" w:cs="Arial"/>
          <w:sz w:val="24"/>
          <w:szCs w:val="24"/>
        </w:rPr>
        <w:t xml:space="preserve">Hace 60 millones de años, las masas continentales comenzaron a parecerse a los continentes de hoy en día; sin embargo, Norteamérica estaba todavía unida con Europa y Asia; Suramérica estaba separada de Norteamérica; no existía Centroamérica; Australia y </w:t>
      </w:r>
      <w:del w:id="136" w:author="María" w:date="2015-09-16T08:21:00Z">
        <w:r w:rsidRPr="00FB339E" w:rsidDel="0072721A">
          <w:rPr>
            <w:rFonts w:ascii="Arial" w:hAnsi="Arial" w:cs="Arial"/>
            <w:sz w:val="24"/>
            <w:szCs w:val="24"/>
          </w:rPr>
          <w:delText xml:space="preserve">Antártica </w:delText>
        </w:r>
      </w:del>
      <w:ins w:id="137" w:author="María" w:date="2015-09-16T08:21:00Z">
        <w:r w:rsidR="0072721A" w:rsidRPr="00FB339E">
          <w:rPr>
            <w:rFonts w:ascii="Arial" w:hAnsi="Arial" w:cs="Arial"/>
            <w:sz w:val="24"/>
            <w:szCs w:val="24"/>
          </w:rPr>
          <w:t>Antárti</w:t>
        </w:r>
        <w:r w:rsidR="0072721A">
          <w:rPr>
            <w:rFonts w:ascii="Arial" w:hAnsi="Arial" w:cs="Arial"/>
            <w:sz w:val="24"/>
            <w:szCs w:val="24"/>
          </w:rPr>
          <w:t>da</w:t>
        </w:r>
        <w:r w:rsidR="0072721A" w:rsidRPr="00FB339E">
          <w:rPr>
            <w:rFonts w:ascii="Arial" w:hAnsi="Arial" w:cs="Arial"/>
            <w:sz w:val="24"/>
            <w:szCs w:val="24"/>
          </w:rPr>
          <w:t xml:space="preserve"> </w:t>
        </w:r>
      </w:ins>
      <w:r w:rsidRPr="00FB339E">
        <w:rPr>
          <w:rFonts w:ascii="Arial" w:hAnsi="Arial" w:cs="Arial"/>
          <w:sz w:val="24"/>
          <w:szCs w:val="24"/>
        </w:rPr>
        <w:t>estaban unidas; y la India no había pasado a formar parte del continente asiático.</w:t>
      </w:r>
      <w:r w:rsidR="00900FAA" w:rsidRPr="00FB339E">
        <w:rPr>
          <w:rFonts w:ascii="Arial" w:hAnsi="Arial" w:cs="Arial"/>
          <w:sz w:val="24"/>
          <w:szCs w:val="24"/>
        </w:rPr>
        <w:t xml:space="preserve"> </w:t>
      </w:r>
    </w:p>
    <w:p w:rsidR="00A9445A" w:rsidRPr="00FB339E" w:rsidRDefault="007070A4" w:rsidP="00FB339E">
      <w:pPr>
        <w:spacing w:line="360" w:lineRule="auto"/>
        <w:rPr>
          <w:rFonts w:ascii="Arial" w:hAnsi="Arial" w:cs="Arial"/>
          <w:b/>
          <w:bCs/>
          <w:sz w:val="24"/>
          <w:szCs w:val="24"/>
        </w:rPr>
      </w:pPr>
      <w:r w:rsidRPr="00FB339E">
        <w:rPr>
          <w:rFonts w:ascii="Arial" w:hAnsi="Arial" w:cs="Arial"/>
          <w:sz w:val="24"/>
          <w:szCs w:val="24"/>
        </w:rPr>
        <w:t xml:space="preserve">Por esa misma época, la regresión de los océanos, provocada por una glaciación sucedida en la Antártida, mantuvo el clima del planeta a muy bajas temperaturas. La extinción de los dinosaurios, debido al impacto de un meteorito sobre la Tierra, y la de los </w:t>
      </w:r>
      <w:proofErr w:type="spellStart"/>
      <w:r w:rsidRPr="00FB339E">
        <w:rPr>
          <w:rFonts w:ascii="Arial" w:hAnsi="Arial" w:cs="Arial"/>
          <w:sz w:val="24"/>
          <w:szCs w:val="24"/>
        </w:rPr>
        <w:t>amonites</w:t>
      </w:r>
      <w:proofErr w:type="spellEnd"/>
      <w:r w:rsidRPr="00FB339E">
        <w:rPr>
          <w:rFonts w:ascii="Arial" w:hAnsi="Arial" w:cs="Arial"/>
          <w:sz w:val="24"/>
          <w:szCs w:val="24"/>
        </w:rPr>
        <w:t>, caracterizaron ese periodo.</w:t>
      </w:r>
    </w:p>
    <w:p w:rsidR="007070A4" w:rsidRPr="00FB339E" w:rsidRDefault="007070A4" w:rsidP="00FB339E">
      <w:pPr>
        <w:spacing w:line="360" w:lineRule="auto"/>
        <w:rPr>
          <w:rFonts w:ascii="Arial" w:hAnsi="Arial" w:cs="Arial"/>
          <w:b/>
          <w:bCs/>
          <w:sz w:val="24"/>
          <w:szCs w:val="24"/>
        </w:rPr>
      </w:pPr>
      <w:r w:rsidRPr="00FB339E">
        <w:rPr>
          <w:rFonts w:ascii="Arial" w:hAnsi="Arial" w:cs="Arial"/>
          <w:b/>
          <w:bCs/>
          <w:sz w:val="24"/>
          <w:szCs w:val="24"/>
        </w:rPr>
        <w:t xml:space="preserve">Los cinco continentes </w:t>
      </w:r>
    </w:p>
    <w:p w:rsidR="007070A4" w:rsidRPr="00FB339E" w:rsidRDefault="007070A4" w:rsidP="00FB339E">
      <w:pPr>
        <w:spacing w:line="360" w:lineRule="auto"/>
        <w:rPr>
          <w:rFonts w:ascii="Arial" w:hAnsi="Arial" w:cs="Arial"/>
          <w:sz w:val="24"/>
          <w:szCs w:val="24"/>
        </w:rPr>
      </w:pPr>
      <w:r w:rsidRPr="00FB339E">
        <w:rPr>
          <w:rFonts w:ascii="Arial" w:hAnsi="Arial" w:cs="Arial"/>
          <w:sz w:val="24"/>
          <w:szCs w:val="24"/>
        </w:rPr>
        <w:t xml:space="preserve">Con la conformación de los cinco continentes se diversificaron las plantas con flores y los mamíferos pasaron a dominar el planeta. Hoy en día, estos continentes constituyen el </w:t>
      </w:r>
      <w:r w:rsidRPr="00EE5FB2">
        <w:rPr>
          <w:rFonts w:ascii="Arial" w:hAnsi="Arial" w:cs="Arial"/>
          <w:sz w:val="24"/>
          <w:szCs w:val="24"/>
        </w:rPr>
        <w:t>hábitat</w:t>
      </w:r>
      <w:bookmarkStart w:id="138" w:name="_GoBack"/>
      <w:bookmarkEnd w:id="138"/>
      <w:r w:rsidRPr="00FB339E">
        <w:rPr>
          <w:rFonts w:ascii="Arial" w:hAnsi="Arial" w:cs="Arial"/>
          <w:sz w:val="24"/>
          <w:szCs w:val="24"/>
        </w:rPr>
        <w:t xml:space="preserve"> de la especie con mayor capacidad de dominio en la historia de la Tierra</w:t>
      </w:r>
      <w:del w:id="139" w:author="María" w:date="2015-09-16T08:22:00Z">
        <w:r w:rsidRPr="00FB339E" w:rsidDel="00EE5FB2">
          <w:rPr>
            <w:rFonts w:ascii="Arial" w:hAnsi="Arial" w:cs="Arial"/>
            <w:sz w:val="24"/>
            <w:szCs w:val="24"/>
          </w:rPr>
          <w:delText xml:space="preserve">, </w:delText>
        </w:r>
      </w:del>
      <w:ins w:id="140" w:author="María" w:date="2015-09-16T08:22:00Z">
        <w:r w:rsidR="00EE5FB2">
          <w:rPr>
            <w:rFonts w:ascii="Arial" w:hAnsi="Arial" w:cs="Arial"/>
            <w:sz w:val="24"/>
            <w:szCs w:val="24"/>
          </w:rPr>
          <w:t>:</w:t>
        </w:r>
        <w:r w:rsidR="00EE5FB2" w:rsidRPr="00FB339E">
          <w:rPr>
            <w:rFonts w:ascii="Arial" w:hAnsi="Arial" w:cs="Arial"/>
            <w:sz w:val="24"/>
            <w:szCs w:val="24"/>
          </w:rPr>
          <w:t xml:space="preserve"> </w:t>
        </w:r>
      </w:ins>
      <w:r w:rsidRPr="00FB339E">
        <w:rPr>
          <w:rFonts w:ascii="Arial" w:hAnsi="Arial" w:cs="Arial"/>
          <w:sz w:val="24"/>
          <w:szCs w:val="24"/>
        </w:rPr>
        <w:t>el ser humano.</w:t>
      </w:r>
    </w:p>
    <w:p w:rsidR="007070A4" w:rsidRPr="00FB339E" w:rsidRDefault="007070A4" w:rsidP="00FB339E">
      <w:pPr>
        <w:spacing w:line="360" w:lineRule="auto"/>
        <w:rPr>
          <w:rFonts w:ascii="Arial" w:hAnsi="Arial" w:cs="Arial"/>
          <w:b/>
          <w:bCs/>
          <w:sz w:val="24"/>
          <w:szCs w:val="24"/>
        </w:rPr>
      </w:pPr>
      <w:del w:id="141" w:author="María" w:date="2015-09-16T08:23:00Z">
        <w:r w:rsidRPr="00FB339E" w:rsidDel="00EE5FB2">
          <w:rPr>
            <w:rFonts w:ascii="Arial" w:hAnsi="Arial" w:cs="Arial"/>
            <w:sz w:val="24"/>
            <w:szCs w:val="24"/>
          </w:rPr>
          <w:delText>Nos parece, como si</w:delText>
        </w:r>
      </w:del>
      <w:ins w:id="142" w:author="María" w:date="2015-09-16T08:23:00Z">
        <w:r w:rsidR="00EE5FB2">
          <w:rPr>
            <w:rFonts w:ascii="Arial" w:hAnsi="Arial" w:cs="Arial"/>
            <w:sz w:val="24"/>
            <w:szCs w:val="24"/>
          </w:rPr>
          <w:t>Pareciera que</w:t>
        </w:r>
      </w:ins>
      <w:r w:rsidRPr="00FB339E">
        <w:rPr>
          <w:rFonts w:ascii="Arial" w:hAnsi="Arial" w:cs="Arial"/>
          <w:sz w:val="24"/>
          <w:szCs w:val="24"/>
        </w:rPr>
        <w:t xml:space="preserve"> nuestro planeta y sus cinco continente</w:t>
      </w:r>
      <w:del w:id="143" w:author="María" w:date="2015-09-16T08:24:00Z">
        <w:r w:rsidRPr="00FB339E" w:rsidDel="00EE5FB2">
          <w:rPr>
            <w:rFonts w:ascii="Arial" w:hAnsi="Arial" w:cs="Arial"/>
            <w:sz w:val="24"/>
            <w:szCs w:val="24"/>
          </w:rPr>
          <w:delText>s,</w:delText>
        </w:r>
      </w:del>
      <w:r w:rsidRPr="00FB339E">
        <w:rPr>
          <w:rFonts w:ascii="Arial" w:hAnsi="Arial" w:cs="Arial"/>
          <w:sz w:val="24"/>
          <w:szCs w:val="24"/>
        </w:rPr>
        <w:t xml:space="preserve"> hubieran estado así desde siempre; sin embargo, son el resultado de millones de años de intensa actividad geológica y biológica</w:t>
      </w:r>
      <w:del w:id="144" w:author="María" w:date="2015-09-16T08:24:00Z">
        <w:r w:rsidRPr="00FB339E" w:rsidDel="00EE5FB2">
          <w:rPr>
            <w:rFonts w:ascii="Arial" w:hAnsi="Arial" w:cs="Arial"/>
            <w:sz w:val="24"/>
            <w:szCs w:val="24"/>
          </w:rPr>
          <w:delText xml:space="preserve">; </w:delText>
        </w:r>
      </w:del>
      <w:ins w:id="145" w:author="María" w:date="2015-09-16T08:24:00Z">
        <w:r w:rsidR="00EE5FB2">
          <w:rPr>
            <w:rFonts w:ascii="Arial" w:hAnsi="Arial" w:cs="Arial"/>
            <w:sz w:val="24"/>
            <w:szCs w:val="24"/>
          </w:rPr>
          <w:t>,</w:t>
        </w:r>
        <w:r w:rsidR="00EE5FB2" w:rsidRPr="00FB339E">
          <w:rPr>
            <w:rFonts w:ascii="Arial" w:hAnsi="Arial" w:cs="Arial"/>
            <w:sz w:val="24"/>
            <w:szCs w:val="24"/>
          </w:rPr>
          <w:t xml:space="preserve"> </w:t>
        </w:r>
      </w:ins>
      <w:r w:rsidRPr="00FB339E">
        <w:rPr>
          <w:rFonts w:ascii="Arial" w:hAnsi="Arial" w:cs="Arial"/>
          <w:sz w:val="24"/>
          <w:szCs w:val="24"/>
        </w:rPr>
        <w:t xml:space="preserve">la cual continuará hasta que el interior de la Tierra </w:t>
      </w:r>
      <w:del w:id="146" w:author="María" w:date="2015-09-16T08:24:00Z">
        <w:r w:rsidRPr="00FB339E" w:rsidDel="00EE5FB2">
          <w:rPr>
            <w:rFonts w:ascii="Arial" w:hAnsi="Arial" w:cs="Arial"/>
            <w:sz w:val="24"/>
            <w:szCs w:val="24"/>
          </w:rPr>
          <w:delText xml:space="preserve">de </w:delText>
        </w:r>
      </w:del>
      <w:ins w:id="147" w:author="María" w:date="2015-09-16T08:24:00Z">
        <w:r w:rsidR="00EE5FB2">
          <w:rPr>
            <w:rFonts w:ascii="Arial" w:hAnsi="Arial" w:cs="Arial"/>
            <w:sz w:val="24"/>
            <w:szCs w:val="24"/>
          </w:rPr>
          <w:t>s</w:t>
        </w:r>
        <w:r w:rsidR="00EE5FB2" w:rsidRPr="00FB339E">
          <w:rPr>
            <w:rFonts w:ascii="Arial" w:hAnsi="Arial" w:cs="Arial"/>
            <w:sz w:val="24"/>
            <w:szCs w:val="24"/>
          </w:rPr>
          <w:t xml:space="preserve">e </w:t>
        </w:r>
      </w:ins>
      <w:r w:rsidRPr="00FB339E">
        <w:rPr>
          <w:rFonts w:ascii="Arial" w:hAnsi="Arial" w:cs="Arial"/>
          <w:sz w:val="24"/>
          <w:szCs w:val="24"/>
        </w:rPr>
        <w:t>“apague”.</w:t>
      </w:r>
      <w:r w:rsidR="00A9445A" w:rsidRPr="00FB339E">
        <w:rPr>
          <w:rFonts w:ascii="Arial" w:hAnsi="Arial" w:cs="Arial"/>
          <w:b/>
          <w:bCs/>
          <w:sz w:val="24"/>
          <w:szCs w:val="24"/>
        </w:rPr>
        <w:t xml:space="preserve"> </w:t>
      </w:r>
    </w:p>
    <w:p w:rsidR="007070A4" w:rsidRPr="00FB339E" w:rsidRDefault="007070A4" w:rsidP="00FB339E">
      <w:pPr>
        <w:spacing w:line="360" w:lineRule="auto"/>
        <w:rPr>
          <w:rFonts w:ascii="Arial" w:hAnsi="Arial" w:cs="Arial"/>
          <w:b/>
          <w:bCs/>
          <w:sz w:val="24"/>
          <w:szCs w:val="24"/>
        </w:rPr>
      </w:pPr>
    </w:p>
    <w:sectPr w:rsidR="007070A4" w:rsidRPr="00FB339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CA41C2"/>
    <w:multiLevelType w:val="hybridMultilevel"/>
    <w:tmpl w:val="581EE942"/>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771F3BF0"/>
    <w:multiLevelType w:val="hybridMultilevel"/>
    <w:tmpl w:val="2910C450"/>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222" w:hanging="360"/>
      </w:pPr>
      <w:rPr>
        <w:rFonts w:ascii="Courier New" w:hAnsi="Courier New" w:cs="Courier New" w:hint="default"/>
      </w:rPr>
    </w:lvl>
    <w:lvl w:ilvl="2" w:tplc="240A0005" w:tentative="1">
      <w:start w:val="1"/>
      <w:numFmt w:val="bullet"/>
      <w:lvlText w:val=""/>
      <w:lvlJc w:val="left"/>
      <w:pPr>
        <w:ind w:left="1942" w:hanging="360"/>
      </w:pPr>
      <w:rPr>
        <w:rFonts w:ascii="Wingdings" w:hAnsi="Wingdings" w:hint="default"/>
      </w:rPr>
    </w:lvl>
    <w:lvl w:ilvl="3" w:tplc="240A0001" w:tentative="1">
      <w:start w:val="1"/>
      <w:numFmt w:val="bullet"/>
      <w:lvlText w:val=""/>
      <w:lvlJc w:val="left"/>
      <w:pPr>
        <w:ind w:left="2662" w:hanging="360"/>
      </w:pPr>
      <w:rPr>
        <w:rFonts w:ascii="Symbol" w:hAnsi="Symbol" w:hint="default"/>
      </w:rPr>
    </w:lvl>
    <w:lvl w:ilvl="4" w:tplc="240A0003" w:tentative="1">
      <w:start w:val="1"/>
      <w:numFmt w:val="bullet"/>
      <w:lvlText w:val="o"/>
      <w:lvlJc w:val="left"/>
      <w:pPr>
        <w:ind w:left="3382" w:hanging="360"/>
      </w:pPr>
      <w:rPr>
        <w:rFonts w:ascii="Courier New" w:hAnsi="Courier New" w:cs="Courier New" w:hint="default"/>
      </w:rPr>
    </w:lvl>
    <w:lvl w:ilvl="5" w:tplc="240A0005" w:tentative="1">
      <w:start w:val="1"/>
      <w:numFmt w:val="bullet"/>
      <w:lvlText w:val=""/>
      <w:lvlJc w:val="left"/>
      <w:pPr>
        <w:ind w:left="4102" w:hanging="360"/>
      </w:pPr>
      <w:rPr>
        <w:rFonts w:ascii="Wingdings" w:hAnsi="Wingdings" w:hint="default"/>
      </w:rPr>
    </w:lvl>
    <w:lvl w:ilvl="6" w:tplc="240A0001" w:tentative="1">
      <w:start w:val="1"/>
      <w:numFmt w:val="bullet"/>
      <w:lvlText w:val=""/>
      <w:lvlJc w:val="left"/>
      <w:pPr>
        <w:ind w:left="4822" w:hanging="360"/>
      </w:pPr>
      <w:rPr>
        <w:rFonts w:ascii="Symbol" w:hAnsi="Symbol" w:hint="default"/>
      </w:rPr>
    </w:lvl>
    <w:lvl w:ilvl="7" w:tplc="240A0003" w:tentative="1">
      <w:start w:val="1"/>
      <w:numFmt w:val="bullet"/>
      <w:lvlText w:val="o"/>
      <w:lvlJc w:val="left"/>
      <w:pPr>
        <w:ind w:left="5542" w:hanging="360"/>
      </w:pPr>
      <w:rPr>
        <w:rFonts w:ascii="Courier New" w:hAnsi="Courier New" w:cs="Courier New" w:hint="default"/>
      </w:rPr>
    </w:lvl>
    <w:lvl w:ilvl="8" w:tplc="240A0005" w:tentative="1">
      <w:start w:val="1"/>
      <w:numFmt w:val="bullet"/>
      <w:lvlText w:val=""/>
      <w:lvlJc w:val="left"/>
      <w:pPr>
        <w:ind w:left="6262"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trackRevisions/>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7C68"/>
    <w:rsid w:val="00024288"/>
    <w:rsid w:val="00035110"/>
    <w:rsid w:val="000D4A4C"/>
    <w:rsid w:val="00103106"/>
    <w:rsid w:val="00105ABB"/>
    <w:rsid w:val="0013713F"/>
    <w:rsid w:val="00165A41"/>
    <w:rsid w:val="001A01A9"/>
    <w:rsid w:val="001B33A2"/>
    <w:rsid w:val="001E277E"/>
    <w:rsid w:val="001F64C9"/>
    <w:rsid w:val="0020584A"/>
    <w:rsid w:val="002144CC"/>
    <w:rsid w:val="0022656C"/>
    <w:rsid w:val="00227AA2"/>
    <w:rsid w:val="002905DE"/>
    <w:rsid w:val="00291CE1"/>
    <w:rsid w:val="002B4954"/>
    <w:rsid w:val="002D3924"/>
    <w:rsid w:val="002F6ACE"/>
    <w:rsid w:val="00306E91"/>
    <w:rsid w:val="00355436"/>
    <w:rsid w:val="003C4811"/>
    <w:rsid w:val="003C50BB"/>
    <w:rsid w:val="003E5844"/>
    <w:rsid w:val="00414330"/>
    <w:rsid w:val="004724C0"/>
    <w:rsid w:val="004F6C26"/>
    <w:rsid w:val="0052247D"/>
    <w:rsid w:val="00533A26"/>
    <w:rsid w:val="00552033"/>
    <w:rsid w:val="00600F32"/>
    <w:rsid w:val="00625C1E"/>
    <w:rsid w:val="006518D0"/>
    <w:rsid w:val="00676D3B"/>
    <w:rsid w:val="00696DF2"/>
    <w:rsid w:val="006A750F"/>
    <w:rsid w:val="007070A4"/>
    <w:rsid w:val="0072721A"/>
    <w:rsid w:val="0077721C"/>
    <w:rsid w:val="007B4AA6"/>
    <w:rsid w:val="007D0DFB"/>
    <w:rsid w:val="007F42F9"/>
    <w:rsid w:val="00845170"/>
    <w:rsid w:val="0085076D"/>
    <w:rsid w:val="00865A80"/>
    <w:rsid w:val="00887411"/>
    <w:rsid w:val="00891518"/>
    <w:rsid w:val="008E08BB"/>
    <w:rsid w:val="00900FAA"/>
    <w:rsid w:val="00970714"/>
    <w:rsid w:val="00974C70"/>
    <w:rsid w:val="00987A67"/>
    <w:rsid w:val="009C074F"/>
    <w:rsid w:val="009E2FFF"/>
    <w:rsid w:val="009F774A"/>
    <w:rsid w:val="00A04DB0"/>
    <w:rsid w:val="00A06CA5"/>
    <w:rsid w:val="00A40C35"/>
    <w:rsid w:val="00A45910"/>
    <w:rsid w:val="00A65101"/>
    <w:rsid w:val="00A736D8"/>
    <w:rsid w:val="00A909FB"/>
    <w:rsid w:val="00A9445A"/>
    <w:rsid w:val="00A97298"/>
    <w:rsid w:val="00AD4DC8"/>
    <w:rsid w:val="00AF4307"/>
    <w:rsid w:val="00BA7042"/>
    <w:rsid w:val="00BD7C68"/>
    <w:rsid w:val="00C02A59"/>
    <w:rsid w:val="00C077DD"/>
    <w:rsid w:val="00C21DB6"/>
    <w:rsid w:val="00C34DC4"/>
    <w:rsid w:val="00C54D27"/>
    <w:rsid w:val="00CA63F8"/>
    <w:rsid w:val="00CE5803"/>
    <w:rsid w:val="00D1705F"/>
    <w:rsid w:val="00E11488"/>
    <w:rsid w:val="00E137FE"/>
    <w:rsid w:val="00EA544A"/>
    <w:rsid w:val="00EE5FB2"/>
    <w:rsid w:val="00EE68A8"/>
    <w:rsid w:val="00F55991"/>
    <w:rsid w:val="00F664CD"/>
    <w:rsid w:val="00FB339E"/>
  </w:rsids>
  <m:mathPr>
    <m:mathFont m:val="Cambria Math"/>
    <m:brkBin m:val="before"/>
    <m:brkBinSub m:val="--"/>
    <m:smallFrac m:val="0"/>
    <m:dispDef/>
    <m:lMargin m:val="0"/>
    <m:rMargin m:val="0"/>
    <m:defJc m:val="centerGroup"/>
    <m:wrapIndent m:val="1440"/>
    <m:intLim m:val="subSup"/>
    <m:naryLim m:val="undOvr"/>
  </m:mathPr>
  <w:themeFontLang w:val="es-CO"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74C70"/>
    <w:pPr>
      <w:ind w:left="720"/>
      <w:contextualSpacing/>
    </w:pPr>
  </w:style>
  <w:style w:type="character" w:styleId="Hipervnculo">
    <w:name w:val="Hyperlink"/>
    <w:basedOn w:val="Fuentedeprrafopredeter"/>
    <w:uiPriority w:val="99"/>
    <w:unhideWhenUsed/>
    <w:rsid w:val="00AF4307"/>
    <w:rPr>
      <w:color w:val="0563C1" w:themeColor="hyperlink"/>
      <w:u w:val="single"/>
    </w:rPr>
  </w:style>
  <w:style w:type="paragraph" w:styleId="Textodeglobo">
    <w:name w:val="Balloon Text"/>
    <w:basedOn w:val="Normal"/>
    <w:link w:val="TextodegloboCar"/>
    <w:uiPriority w:val="99"/>
    <w:semiHidden/>
    <w:unhideWhenUsed/>
    <w:rsid w:val="00900FA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00FA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74C70"/>
    <w:pPr>
      <w:ind w:left="720"/>
      <w:contextualSpacing/>
    </w:pPr>
  </w:style>
  <w:style w:type="character" w:styleId="Hipervnculo">
    <w:name w:val="Hyperlink"/>
    <w:basedOn w:val="Fuentedeprrafopredeter"/>
    <w:uiPriority w:val="99"/>
    <w:unhideWhenUsed/>
    <w:rsid w:val="00AF4307"/>
    <w:rPr>
      <w:color w:val="0563C1" w:themeColor="hyperlink"/>
      <w:u w:val="single"/>
    </w:rPr>
  </w:style>
  <w:style w:type="paragraph" w:styleId="Textodeglobo">
    <w:name w:val="Balloon Text"/>
    <w:basedOn w:val="Normal"/>
    <w:link w:val="TextodegloboCar"/>
    <w:uiPriority w:val="99"/>
    <w:semiHidden/>
    <w:unhideWhenUsed/>
    <w:rsid w:val="00900FA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00FA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0919118">
      <w:bodyDiv w:val="1"/>
      <w:marLeft w:val="0"/>
      <w:marRight w:val="0"/>
      <w:marTop w:val="0"/>
      <w:marBottom w:val="0"/>
      <w:divBdr>
        <w:top w:val="none" w:sz="0" w:space="0" w:color="auto"/>
        <w:left w:val="none" w:sz="0" w:space="0" w:color="auto"/>
        <w:bottom w:val="none" w:sz="0" w:space="0" w:color="auto"/>
        <w:right w:val="none" w:sz="0" w:space="0" w:color="auto"/>
      </w:divBdr>
      <w:divsChild>
        <w:div w:id="719015342">
          <w:marLeft w:val="0"/>
          <w:marRight w:val="0"/>
          <w:marTop w:val="0"/>
          <w:marBottom w:val="0"/>
          <w:divBdr>
            <w:top w:val="none" w:sz="0" w:space="0" w:color="auto"/>
            <w:left w:val="none" w:sz="0" w:space="0" w:color="auto"/>
            <w:bottom w:val="none" w:sz="0" w:space="0" w:color="auto"/>
            <w:right w:val="none" w:sz="0" w:space="0" w:color="auto"/>
          </w:divBdr>
          <w:divsChild>
            <w:div w:id="305085622">
              <w:marLeft w:val="0"/>
              <w:marRight w:val="0"/>
              <w:marTop w:val="0"/>
              <w:marBottom w:val="0"/>
              <w:divBdr>
                <w:top w:val="none" w:sz="0" w:space="0" w:color="auto"/>
                <w:left w:val="none" w:sz="0" w:space="0" w:color="auto"/>
                <w:bottom w:val="none" w:sz="0" w:space="0" w:color="auto"/>
                <w:right w:val="none" w:sz="0" w:space="0" w:color="auto"/>
              </w:divBdr>
              <w:divsChild>
                <w:div w:id="18971967">
                  <w:marLeft w:val="0"/>
                  <w:marRight w:val="0"/>
                  <w:marTop w:val="240"/>
                  <w:marBottom w:val="0"/>
                  <w:divBdr>
                    <w:top w:val="none" w:sz="0" w:space="0" w:color="auto"/>
                    <w:left w:val="none" w:sz="0" w:space="0" w:color="auto"/>
                    <w:bottom w:val="none" w:sz="0" w:space="0" w:color="auto"/>
                    <w:right w:val="none" w:sz="0" w:space="0" w:color="auto"/>
                  </w:divBdr>
                  <w:divsChild>
                    <w:div w:id="606930347">
                      <w:marLeft w:val="0"/>
                      <w:marRight w:val="0"/>
                      <w:marTop w:val="100"/>
                      <w:marBottom w:val="100"/>
                      <w:divBdr>
                        <w:top w:val="none" w:sz="0" w:space="0" w:color="auto"/>
                        <w:left w:val="none" w:sz="0" w:space="0" w:color="auto"/>
                        <w:bottom w:val="none" w:sz="0" w:space="0" w:color="auto"/>
                        <w:right w:val="none" w:sz="0" w:space="0" w:color="auto"/>
                      </w:divBdr>
                      <w:divsChild>
                        <w:div w:id="482160384">
                          <w:marLeft w:val="0"/>
                          <w:marRight w:val="255"/>
                          <w:marTop w:val="0"/>
                          <w:marBottom w:val="0"/>
                          <w:divBdr>
                            <w:top w:val="none" w:sz="0" w:space="0" w:color="auto"/>
                            <w:left w:val="none" w:sz="0" w:space="0" w:color="auto"/>
                            <w:bottom w:val="none" w:sz="0" w:space="0" w:color="auto"/>
                            <w:right w:val="none" w:sz="0" w:space="0" w:color="auto"/>
                          </w:divBdr>
                          <w:divsChild>
                            <w:div w:id="440689204">
                              <w:marLeft w:val="0"/>
                              <w:marRight w:val="195"/>
                              <w:marTop w:val="0"/>
                              <w:marBottom w:val="0"/>
                              <w:divBdr>
                                <w:top w:val="none" w:sz="0" w:space="0" w:color="auto"/>
                                <w:left w:val="none" w:sz="0" w:space="0" w:color="auto"/>
                                <w:bottom w:val="none" w:sz="0" w:space="0" w:color="auto"/>
                                <w:right w:val="none" w:sz="0" w:space="0" w:color="auto"/>
                              </w:divBdr>
                              <w:divsChild>
                                <w:div w:id="193420662">
                                  <w:marLeft w:val="0"/>
                                  <w:marRight w:val="0"/>
                                  <w:marTop w:val="0"/>
                                  <w:marBottom w:val="0"/>
                                  <w:divBdr>
                                    <w:top w:val="none" w:sz="0" w:space="0" w:color="auto"/>
                                    <w:left w:val="none" w:sz="0" w:space="0" w:color="auto"/>
                                    <w:bottom w:val="none" w:sz="0" w:space="0" w:color="auto"/>
                                    <w:right w:val="none" w:sz="0" w:space="0" w:color="auto"/>
                                  </w:divBdr>
                                  <w:divsChild>
                                    <w:div w:id="209154283">
                                      <w:marLeft w:val="-510"/>
                                      <w:marRight w:val="-765"/>
                                      <w:marTop w:val="0"/>
                                      <w:marBottom w:val="0"/>
                                      <w:divBdr>
                                        <w:top w:val="none" w:sz="0" w:space="0" w:color="auto"/>
                                        <w:left w:val="none" w:sz="0" w:space="0" w:color="auto"/>
                                        <w:bottom w:val="none" w:sz="0" w:space="0" w:color="auto"/>
                                        <w:right w:val="none" w:sz="0" w:space="0" w:color="auto"/>
                                      </w:divBdr>
                                      <w:divsChild>
                                        <w:div w:id="2146118903">
                                          <w:marLeft w:val="0"/>
                                          <w:marRight w:val="0"/>
                                          <w:marTop w:val="0"/>
                                          <w:marBottom w:val="0"/>
                                          <w:divBdr>
                                            <w:top w:val="single" w:sz="6" w:space="23" w:color="111111"/>
                                            <w:left w:val="none" w:sz="0" w:space="0" w:color="auto"/>
                                            <w:bottom w:val="single" w:sz="6" w:space="23" w:color="111111"/>
                                            <w:right w:val="none" w:sz="0" w:space="0" w:color="auto"/>
                                          </w:divBdr>
                                          <w:divsChild>
                                            <w:div w:id="238951896">
                                              <w:marLeft w:val="0"/>
                                              <w:marRight w:val="0"/>
                                              <w:marTop w:val="0"/>
                                              <w:marBottom w:val="0"/>
                                              <w:divBdr>
                                                <w:top w:val="none" w:sz="0" w:space="0" w:color="auto"/>
                                                <w:left w:val="none" w:sz="0" w:space="0" w:color="auto"/>
                                                <w:bottom w:val="none" w:sz="0" w:space="0" w:color="auto"/>
                                                <w:right w:val="none" w:sz="0" w:space="0" w:color="auto"/>
                                              </w:divBdr>
                                              <w:divsChild>
                                                <w:div w:id="154881497">
                                                  <w:marLeft w:val="0"/>
                                                  <w:marRight w:val="0"/>
                                                  <w:marTop w:val="0"/>
                                                  <w:marBottom w:val="0"/>
                                                  <w:divBdr>
                                                    <w:top w:val="none" w:sz="0" w:space="0" w:color="auto"/>
                                                    <w:left w:val="none" w:sz="0" w:space="0" w:color="auto"/>
                                                    <w:bottom w:val="none" w:sz="0" w:space="0" w:color="auto"/>
                                                    <w:right w:val="none" w:sz="0" w:space="0" w:color="auto"/>
                                                  </w:divBdr>
                                                  <w:divsChild>
                                                    <w:div w:id="115218440">
                                                      <w:marLeft w:val="0"/>
                                                      <w:marRight w:val="0"/>
                                                      <w:marTop w:val="0"/>
                                                      <w:marBottom w:val="150"/>
                                                      <w:divBdr>
                                                        <w:top w:val="none" w:sz="0" w:space="0" w:color="auto"/>
                                                        <w:left w:val="none" w:sz="0" w:space="0" w:color="auto"/>
                                                        <w:bottom w:val="none" w:sz="0" w:space="0" w:color="auto"/>
                                                        <w:right w:val="none" w:sz="0" w:space="0" w:color="auto"/>
                                                      </w:divBdr>
                                                      <w:divsChild>
                                                        <w:div w:id="819999077">
                                                          <w:marLeft w:val="0"/>
                                                          <w:marRight w:val="0"/>
                                                          <w:marTop w:val="0"/>
                                                          <w:marBottom w:val="0"/>
                                                          <w:divBdr>
                                                            <w:top w:val="none" w:sz="0" w:space="0" w:color="auto"/>
                                                            <w:left w:val="none" w:sz="0" w:space="0" w:color="auto"/>
                                                            <w:bottom w:val="none" w:sz="0" w:space="0" w:color="auto"/>
                                                            <w:right w:val="none" w:sz="0" w:space="0" w:color="auto"/>
                                                          </w:divBdr>
                                                          <w:divsChild>
                                                            <w:div w:id="1930308015">
                                                              <w:marLeft w:val="0"/>
                                                              <w:marRight w:val="0"/>
                                                              <w:marTop w:val="0"/>
                                                              <w:marBottom w:val="0"/>
                                                              <w:divBdr>
                                                                <w:top w:val="none" w:sz="0" w:space="0" w:color="auto"/>
                                                                <w:left w:val="none" w:sz="0" w:space="0" w:color="auto"/>
                                                                <w:bottom w:val="none" w:sz="0" w:space="0" w:color="auto"/>
                                                                <w:right w:val="none" w:sz="0" w:space="0" w:color="auto"/>
                                                              </w:divBdr>
                                                              <w:divsChild>
                                                                <w:div w:id="618339057">
                                                                  <w:marLeft w:val="0"/>
                                                                  <w:marRight w:val="0"/>
                                                                  <w:marTop w:val="0"/>
                                                                  <w:marBottom w:val="180"/>
                                                                  <w:divBdr>
                                                                    <w:top w:val="none" w:sz="0" w:space="0" w:color="auto"/>
                                                                    <w:left w:val="none" w:sz="0" w:space="0" w:color="auto"/>
                                                                    <w:bottom w:val="none" w:sz="0" w:space="0" w:color="auto"/>
                                                                    <w:right w:val="none" w:sz="0" w:space="0" w:color="auto"/>
                                                                  </w:divBdr>
                                                                  <w:divsChild>
                                                                    <w:div w:id="21177518">
                                                                      <w:marLeft w:val="0"/>
                                                                      <w:marRight w:val="0"/>
                                                                      <w:marTop w:val="0"/>
                                                                      <w:marBottom w:val="15"/>
                                                                      <w:divBdr>
                                                                        <w:top w:val="none" w:sz="0" w:space="0" w:color="auto"/>
                                                                        <w:left w:val="none" w:sz="0" w:space="0" w:color="auto"/>
                                                                        <w:bottom w:val="none" w:sz="0" w:space="0" w:color="auto"/>
                                                                        <w:right w:val="none" w:sz="0" w:space="0" w:color="auto"/>
                                                                      </w:divBdr>
                                                                    </w:div>
                                                                    <w:div w:id="981810898">
                                                                      <w:marLeft w:val="0"/>
                                                                      <w:marRight w:val="0"/>
                                                                      <w:marTop w:val="0"/>
                                                                      <w:marBottom w:val="15"/>
                                                                      <w:divBdr>
                                                                        <w:top w:val="none" w:sz="0" w:space="0" w:color="auto"/>
                                                                        <w:left w:val="none" w:sz="0" w:space="0" w:color="auto"/>
                                                                        <w:bottom w:val="none" w:sz="0" w:space="0" w:color="auto"/>
                                                                        <w:right w:val="none" w:sz="0" w:space="0" w:color="auto"/>
                                                                      </w:divBdr>
                                                                    </w:div>
                                                                    <w:div w:id="657074947">
                                                                      <w:marLeft w:val="0"/>
                                                                      <w:marRight w:val="0"/>
                                                                      <w:marTop w:val="0"/>
                                                                      <w:marBottom w:val="15"/>
                                                                      <w:divBdr>
                                                                        <w:top w:val="none" w:sz="0" w:space="0" w:color="auto"/>
                                                                        <w:left w:val="none" w:sz="0" w:space="0" w:color="auto"/>
                                                                        <w:bottom w:val="none" w:sz="0" w:space="0" w:color="auto"/>
                                                                        <w:right w:val="none" w:sz="0" w:space="0" w:color="auto"/>
                                                                      </w:divBdr>
                                                                    </w:div>
                                                                  </w:divsChild>
                                                                </w:div>
                                                                <w:div w:id="832723485">
                                                                  <w:marLeft w:val="0"/>
                                                                  <w:marRight w:val="0"/>
                                                                  <w:marTop w:val="0"/>
                                                                  <w:marBottom w:val="90"/>
                                                                  <w:divBdr>
                                                                    <w:top w:val="none" w:sz="0" w:space="0" w:color="auto"/>
                                                                    <w:left w:val="none" w:sz="0" w:space="0" w:color="auto"/>
                                                                    <w:bottom w:val="none" w:sz="0" w:space="0" w:color="auto"/>
                                                                    <w:right w:val="none" w:sz="0" w:space="0" w:color="auto"/>
                                                                  </w:divBdr>
                                                                  <w:divsChild>
                                                                    <w:div w:id="933592955">
                                                                      <w:marLeft w:val="0"/>
                                                                      <w:marRight w:val="0"/>
                                                                      <w:marTop w:val="75"/>
                                                                      <w:marBottom w:val="105"/>
                                                                      <w:divBdr>
                                                                        <w:top w:val="none" w:sz="0" w:space="0" w:color="auto"/>
                                                                        <w:left w:val="none" w:sz="0" w:space="0" w:color="auto"/>
                                                                        <w:bottom w:val="single" w:sz="6" w:space="0" w:color="666666"/>
                                                                        <w:right w:val="none" w:sz="0" w:space="0" w:color="auto"/>
                                                                      </w:divBdr>
                                                                    </w:div>
                                                                    <w:div w:id="1065684954">
                                                                      <w:marLeft w:val="0"/>
                                                                      <w:marRight w:val="0"/>
                                                                      <w:marTop w:val="0"/>
                                                                      <w:marBottom w:val="0"/>
                                                                      <w:divBdr>
                                                                        <w:top w:val="none" w:sz="0" w:space="0" w:color="auto"/>
                                                                        <w:left w:val="none" w:sz="0" w:space="0" w:color="auto"/>
                                                                        <w:bottom w:val="none" w:sz="0" w:space="0" w:color="auto"/>
                                                                        <w:right w:val="none" w:sz="0" w:space="0" w:color="auto"/>
                                                                      </w:divBdr>
                                                                      <w:divsChild>
                                                                        <w:div w:id="1938829650">
                                                                          <w:marLeft w:val="0"/>
                                                                          <w:marRight w:val="0"/>
                                                                          <w:marTop w:val="0"/>
                                                                          <w:marBottom w:val="0"/>
                                                                          <w:divBdr>
                                                                            <w:top w:val="none" w:sz="0" w:space="0" w:color="auto"/>
                                                                            <w:left w:val="none" w:sz="0" w:space="0" w:color="auto"/>
                                                                            <w:bottom w:val="none" w:sz="0" w:space="0" w:color="auto"/>
                                                                            <w:right w:val="none" w:sz="0" w:space="0" w:color="auto"/>
                                                                          </w:divBdr>
                                                                          <w:divsChild>
                                                                            <w:div w:id="1039092509">
                                                                              <w:marLeft w:val="0"/>
                                                                              <w:marRight w:val="0"/>
                                                                              <w:marTop w:val="0"/>
                                                                              <w:marBottom w:val="0"/>
                                                                              <w:divBdr>
                                                                                <w:top w:val="none" w:sz="0" w:space="0" w:color="auto"/>
                                                                                <w:left w:val="none" w:sz="0" w:space="0" w:color="auto"/>
                                                                                <w:bottom w:val="none" w:sz="0" w:space="0" w:color="auto"/>
                                                                                <w:right w:val="none" w:sz="0" w:space="0" w:color="auto"/>
                                                                              </w:divBdr>
                                                                            </w:div>
                                                                            <w:div w:id="681931926">
                                                                              <w:marLeft w:val="0"/>
                                                                              <w:marRight w:val="0"/>
                                                                              <w:marTop w:val="0"/>
                                                                              <w:marBottom w:val="0"/>
                                                                              <w:divBdr>
                                                                                <w:top w:val="none" w:sz="0" w:space="0" w:color="auto"/>
                                                                                <w:left w:val="none" w:sz="0" w:space="0" w:color="auto"/>
                                                                                <w:bottom w:val="none" w:sz="0" w:space="0" w:color="auto"/>
                                                                                <w:right w:val="none" w:sz="0" w:space="0" w:color="auto"/>
                                                                              </w:divBdr>
                                                                            </w:div>
                                                                            <w:div w:id="1502350814">
                                                                              <w:marLeft w:val="0"/>
                                                                              <w:marRight w:val="0"/>
                                                                              <w:marTop w:val="0"/>
                                                                              <w:marBottom w:val="0"/>
                                                                              <w:divBdr>
                                                                                <w:top w:val="none" w:sz="0" w:space="0" w:color="auto"/>
                                                                                <w:left w:val="none" w:sz="0" w:space="0" w:color="auto"/>
                                                                                <w:bottom w:val="none" w:sz="0" w:space="0" w:color="auto"/>
                                                                                <w:right w:val="none" w:sz="0" w:space="0" w:color="auto"/>
                                                                              </w:divBdr>
                                                                            </w:div>
                                                                            <w:div w:id="2134204987">
                                                                              <w:marLeft w:val="0"/>
                                                                              <w:marRight w:val="0"/>
                                                                              <w:marTop w:val="0"/>
                                                                              <w:marBottom w:val="0"/>
                                                                              <w:divBdr>
                                                                                <w:top w:val="none" w:sz="0" w:space="0" w:color="auto"/>
                                                                                <w:left w:val="none" w:sz="0" w:space="0" w:color="auto"/>
                                                                                <w:bottom w:val="none" w:sz="0" w:space="0" w:color="auto"/>
                                                                                <w:right w:val="none" w:sz="0" w:space="0" w:color="auto"/>
                                                                              </w:divBdr>
                                                                            </w:div>
                                                                            <w:div w:id="447432755">
                                                                              <w:marLeft w:val="15"/>
                                                                              <w:marRight w:val="0"/>
                                                                              <w:marTop w:val="240"/>
                                                                              <w:marBottom w:val="0"/>
                                                                              <w:divBdr>
                                                                                <w:top w:val="none" w:sz="0" w:space="0" w:color="auto"/>
                                                                                <w:left w:val="none" w:sz="0" w:space="0" w:color="auto"/>
                                                                                <w:bottom w:val="none" w:sz="0" w:space="0" w:color="auto"/>
                                                                                <w:right w:val="none" w:sz="0" w:space="0" w:color="auto"/>
                                                                              </w:divBdr>
                                                                            </w:div>
                                                                          </w:divsChild>
                                                                        </w:div>
                                                                      </w:divsChild>
                                                                    </w:div>
                                                                    <w:div w:id="1566144398">
                                                                      <w:marLeft w:val="0"/>
                                                                      <w:marRight w:val="0"/>
                                                                      <w:marTop w:val="0"/>
                                                                      <w:marBottom w:val="0"/>
                                                                      <w:divBdr>
                                                                        <w:top w:val="none" w:sz="0" w:space="0" w:color="auto"/>
                                                                        <w:left w:val="none" w:sz="0" w:space="0" w:color="auto"/>
                                                                        <w:bottom w:val="none" w:sz="0" w:space="0" w:color="auto"/>
                                                                        <w:right w:val="none" w:sz="0" w:space="0" w:color="auto"/>
                                                                      </w:divBdr>
                                                                      <w:divsChild>
                                                                        <w:div w:id="1666930249">
                                                                          <w:marLeft w:val="0"/>
                                                                          <w:marRight w:val="0"/>
                                                                          <w:marTop w:val="0"/>
                                                                          <w:marBottom w:val="0"/>
                                                                          <w:divBdr>
                                                                            <w:top w:val="none" w:sz="0" w:space="0" w:color="auto"/>
                                                                            <w:left w:val="none" w:sz="0" w:space="0" w:color="auto"/>
                                                                            <w:bottom w:val="none" w:sz="0" w:space="0" w:color="auto"/>
                                                                            <w:right w:val="none" w:sz="0" w:space="0" w:color="auto"/>
                                                                          </w:divBdr>
                                                                          <w:divsChild>
                                                                            <w:div w:id="1012412473">
                                                                              <w:marLeft w:val="0"/>
                                                                              <w:marRight w:val="0"/>
                                                                              <w:marTop w:val="0"/>
                                                                              <w:marBottom w:val="0"/>
                                                                              <w:divBdr>
                                                                                <w:top w:val="none" w:sz="0" w:space="0" w:color="auto"/>
                                                                                <w:left w:val="none" w:sz="0" w:space="0" w:color="auto"/>
                                                                                <w:bottom w:val="none" w:sz="0" w:space="0" w:color="auto"/>
                                                                                <w:right w:val="none" w:sz="0" w:space="0" w:color="auto"/>
                                                                              </w:divBdr>
                                                                            </w:div>
                                                                            <w:div w:id="374501353">
                                                                              <w:marLeft w:val="0"/>
                                                                              <w:marRight w:val="0"/>
                                                                              <w:marTop w:val="0"/>
                                                                              <w:marBottom w:val="0"/>
                                                                              <w:divBdr>
                                                                                <w:top w:val="none" w:sz="0" w:space="0" w:color="auto"/>
                                                                                <w:left w:val="none" w:sz="0" w:space="0" w:color="auto"/>
                                                                                <w:bottom w:val="none" w:sz="0" w:space="0" w:color="auto"/>
                                                                                <w:right w:val="none" w:sz="0" w:space="0" w:color="auto"/>
                                                                              </w:divBdr>
                                                                            </w:div>
                                                                            <w:div w:id="1797869056">
                                                                              <w:marLeft w:val="0"/>
                                                                              <w:marRight w:val="0"/>
                                                                              <w:marTop w:val="0"/>
                                                                              <w:marBottom w:val="0"/>
                                                                              <w:divBdr>
                                                                                <w:top w:val="none" w:sz="0" w:space="0" w:color="auto"/>
                                                                                <w:left w:val="none" w:sz="0" w:space="0" w:color="auto"/>
                                                                                <w:bottom w:val="none" w:sz="0" w:space="0" w:color="auto"/>
                                                                                <w:right w:val="none" w:sz="0" w:space="0" w:color="auto"/>
                                                                              </w:divBdr>
                                                                            </w:div>
                                                                            <w:div w:id="49234293">
                                                                              <w:marLeft w:val="0"/>
                                                                              <w:marRight w:val="0"/>
                                                                              <w:marTop w:val="0"/>
                                                                              <w:marBottom w:val="0"/>
                                                                              <w:divBdr>
                                                                                <w:top w:val="none" w:sz="0" w:space="0" w:color="auto"/>
                                                                                <w:left w:val="none" w:sz="0" w:space="0" w:color="auto"/>
                                                                                <w:bottom w:val="none" w:sz="0" w:space="0" w:color="auto"/>
                                                                                <w:right w:val="none" w:sz="0" w:space="0" w:color="auto"/>
                                                                              </w:divBdr>
                                                                            </w:div>
                                                                            <w:div w:id="1407612882">
                                                                              <w:marLeft w:val="15"/>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43788049">
                                                                  <w:marLeft w:val="0"/>
                                                                  <w:marRight w:val="0"/>
                                                                  <w:marTop w:val="345"/>
                                                                  <w:marBottom w:val="0"/>
                                                                  <w:divBdr>
                                                                    <w:top w:val="none" w:sz="0" w:space="0" w:color="auto"/>
                                                                    <w:left w:val="none" w:sz="0" w:space="0" w:color="auto"/>
                                                                    <w:bottom w:val="none" w:sz="0" w:space="0" w:color="auto"/>
                                                                    <w:right w:val="none" w:sz="0" w:space="0" w:color="auto"/>
                                                                  </w:divBdr>
                                                                  <w:divsChild>
                                                                    <w:div w:id="1962803230">
                                                                      <w:marLeft w:val="0"/>
                                                                      <w:marRight w:val="0"/>
                                                                      <w:marTop w:val="0"/>
                                                                      <w:marBottom w:val="0"/>
                                                                      <w:divBdr>
                                                                        <w:top w:val="none" w:sz="0" w:space="0" w:color="auto"/>
                                                                        <w:left w:val="none" w:sz="0" w:space="0" w:color="auto"/>
                                                                        <w:bottom w:val="none" w:sz="0" w:space="0" w:color="auto"/>
                                                                        <w:right w:val="none" w:sz="0" w:space="0" w:color="auto"/>
                                                                      </w:divBdr>
                                                                      <w:divsChild>
                                                                        <w:div w:id="638653689">
                                                                          <w:marLeft w:val="0"/>
                                                                          <w:marRight w:val="0"/>
                                                                          <w:marTop w:val="0"/>
                                                                          <w:marBottom w:val="0"/>
                                                                          <w:divBdr>
                                                                            <w:top w:val="none" w:sz="0" w:space="0" w:color="auto"/>
                                                                            <w:left w:val="none" w:sz="0" w:space="0" w:color="auto"/>
                                                                            <w:bottom w:val="none" w:sz="0" w:space="0" w:color="auto"/>
                                                                            <w:right w:val="none" w:sz="0" w:space="0" w:color="auto"/>
                                                                          </w:divBdr>
                                                                          <w:divsChild>
                                                                            <w:div w:id="903640904">
                                                                              <w:marLeft w:val="0"/>
                                                                              <w:marRight w:val="0"/>
                                                                              <w:marTop w:val="0"/>
                                                                              <w:marBottom w:val="0"/>
                                                                              <w:divBdr>
                                                                                <w:top w:val="none" w:sz="0" w:space="0" w:color="auto"/>
                                                                                <w:left w:val="none" w:sz="0" w:space="0" w:color="auto"/>
                                                                                <w:bottom w:val="none" w:sz="0" w:space="0" w:color="auto"/>
                                                                                <w:right w:val="none" w:sz="0" w:space="0" w:color="auto"/>
                                                                              </w:divBdr>
                                                                            </w:div>
                                                                          </w:divsChild>
                                                                        </w:div>
                                                                        <w:div w:id="1389109610">
                                                                          <w:marLeft w:val="0"/>
                                                                          <w:marRight w:val="0"/>
                                                                          <w:marTop w:val="0"/>
                                                                          <w:marBottom w:val="0"/>
                                                                          <w:divBdr>
                                                                            <w:top w:val="none" w:sz="0" w:space="0" w:color="auto"/>
                                                                            <w:left w:val="none" w:sz="0" w:space="0" w:color="auto"/>
                                                                            <w:bottom w:val="none" w:sz="0" w:space="0" w:color="auto"/>
                                                                            <w:right w:val="none" w:sz="0" w:space="0" w:color="auto"/>
                                                                          </w:divBdr>
                                                                          <w:divsChild>
                                                                            <w:div w:id="518158818">
                                                                              <w:marLeft w:val="0"/>
                                                                              <w:marRight w:val="0"/>
                                                                              <w:marTop w:val="30"/>
                                                                              <w:marBottom w:val="75"/>
                                                                              <w:divBdr>
                                                                                <w:top w:val="none" w:sz="0" w:space="0" w:color="auto"/>
                                                                                <w:left w:val="none" w:sz="0" w:space="0" w:color="auto"/>
                                                                                <w:bottom w:val="none" w:sz="0" w:space="0" w:color="auto"/>
                                                                                <w:right w:val="none" w:sz="0" w:space="0" w:color="auto"/>
                                                                              </w:divBdr>
                                                                            </w:div>
                                                                          </w:divsChild>
                                                                        </w:div>
                                                                      </w:divsChild>
                                                                    </w:div>
                                                                    <w:div w:id="467433971">
                                                                      <w:marLeft w:val="0"/>
                                                                      <w:marRight w:val="0"/>
                                                                      <w:marTop w:val="0"/>
                                                                      <w:marBottom w:val="0"/>
                                                                      <w:divBdr>
                                                                        <w:top w:val="none" w:sz="0" w:space="0" w:color="auto"/>
                                                                        <w:left w:val="none" w:sz="0" w:space="0" w:color="auto"/>
                                                                        <w:bottom w:val="none" w:sz="0" w:space="0" w:color="auto"/>
                                                                        <w:right w:val="none" w:sz="0" w:space="0" w:color="auto"/>
                                                                      </w:divBdr>
                                                                      <w:divsChild>
                                                                        <w:div w:id="1994597669">
                                                                          <w:marLeft w:val="0"/>
                                                                          <w:marRight w:val="0"/>
                                                                          <w:marTop w:val="0"/>
                                                                          <w:marBottom w:val="0"/>
                                                                          <w:divBdr>
                                                                            <w:top w:val="single" w:sz="6" w:space="0" w:color="FFFFFF"/>
                                                                            <w:left w:val="single" w:sz="6" w:space="0" w:color="FFFFFF"/>
                                                                            <w:bottom w:val="single" w:sz="6" w:space="0" w:color="FFFFFF"/>
                                                                            <w:right w:val="single" w:sz="6" w:space="0" w:color="FFFFFF"/>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39026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www.astromia.com/tierraluna/deriva.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hyperlink" Target="http://www.shutterstock.com/subscribe?clicksrc=inline_thumb" TargetMode="External"/><Relationship Id="rId19" Type="http://schemas.openxmlformats.org/officeDocument/2006/relationships/image" Target="media/image12.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www.biografiasyvidas.com/biografia/w/wegener.h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7AF475-D31F-436A-BE26-B4AB08C95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580</TotalTime>
  <Pages>15</Pages>
  <Words>2661</Words>
  <Characters>14641</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17268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Germán Cuervo</dc:creator>
  <cp:keywords/>
  <dc:description/>
  <cp:lastModifiedBy>María</cp:lastModifiedBy>
  <cp:revision>45</cp:revision>
  <dcterms:created xsi:type="dcterms:W3CDTF">2015-09-01T16:42:00Z</dcterms:created>
  <dcterms:modified xsi:type="dcterms:W3CDTF">2015-09-16T13:24:00Z</dcterms:modified>
</cp:coreProperties>
</file>