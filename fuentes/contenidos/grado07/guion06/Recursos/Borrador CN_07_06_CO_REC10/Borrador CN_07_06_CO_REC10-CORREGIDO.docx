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0F1" w:rsidRPr="00DA6FBD" w:rsidRDefault="00D620F1" w:rsidP="00DA6FBD">
      <w:pPr>
        <w:spacing w:line="360" w:lineRule="auto"/>
        <w:rPr>
          <w:rFonts w:ascii="Arial" w:hAnsi="Arial" w:cs="Arial"/>
          <w:b/>
          <w:bCs/>
          <w:color w:val="FF0000"/>
          <w:sz w:val="24"/>
          <w:szCs w:val="24"/>
        </w:rPr>
      </w:pPr>
      <w:proofErr w:type="spellStart"/>
      <w:r w:rsidRPr="00DA6FBD">
        <w:rPr>
          <w:rFonts w:ascii="Arial" w:hAnsi="Arial" w:cs="Arial"/>
          <w:b/>
          <w:bCs/>
          <w:color w:val="FF0000"/>
          <w:sz w:val="24"/>
          <w:szCs w:val="24"/>
        </w:rPr>
        <w:t>CN_07_06_CO</w:t>
      </w:r>
      <w:r w:rsidR="001741E0" w:rsidRPr="00DA6FBD">
        <w:rPr>
          <w:rFonts w:ascii="Arial" w:hAnsi="Arial" w:cs="Arial"/>
          <w:b/>
          <w:bCs/>
          <w:color w:val="FF0000"/>
          <w:sz w:val="24"/>
          <w:szCs w:val="24"/>
        </w:rPr>
        <w:t>_10</w:t>
      </w:r>
      <w:r w:rsidR="00C75653" w:rsidRPr="00DA6FBD">
        <w:rPr>
          <w:rFonts w:ascii="Arial" w:hAnsi="Arial" w:cs="Arial"/>
          <w:b/>
          <w:bCs/>
          <w:color w:val="FF0000"/>
          <w:sz w:val="24"/>
          <w:szCs w:val="24"/>
        </w:rPr>
        <w:t>0</w:t>
      </w:r>
      <w:proofErr w:type="spellEnd"/>
    </w:p>
    <w:p w:rsidR="001741E0"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Las corrientes de convección y la gravedad</w:t>
      </w:r>
      <w:r w:rsidRPr="00DA6FBD">
        <w:rPr>
          <w:rFonts w:ascii="Arial" w:hAnsi="Arial" w:cs="Arial"/>
          <w:b/>
          <w:bCs/>
          <w:color w:val="FF0000"/>
          <w:sz w:val="24"/>
          <w:szCs w:val="24"/>
        </w:rPr>
        <w:tab/>
      </w:r>
    </w:p>
    <w:p w:rsidR="001741E0"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Interactivo en el que se muestran aspectos de los dos fenómenos principales causantes de los movimientos de nuestro planeta</w:t>
      </w:r>
      <w:r w:rsidRPr="00DA6FBD">
        <w:rPr>
          <w:rFonts w:ascii="Arial" w:hAnsi="Arial" w:cs="Arial"/>
          <w:b/>
          <w:bCs/>
          <w:color w:val="FF0000"/>
          <w:sz w:val="24"/>
          <w:szCs w:val="24"/>
        </w:rPr>
        <w:tab/>
      </w:r>
    </w:p>
    <w:p w:rsidR="00C75653"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NUEVO</w:t>
      </w:r>
      <w:r w:rsidRPr="00DA6FBD">
        <w:rPr>
          <w:rFonts w:ascii="Arial" w:hAnsi="Arial" w:cs="Arial"/>
          <w:b/>
          <w:bCs/>
          <w:color w:val="FF0000"/>
          <w:sz w:val="24"/>
          <w:szCs w:val="24"/>
        </w:rPr>
        <w:tab/>
        <w:t>INTERACTIVO</w:t>
      </w:r>
      <w:r w:rsidRPr="00DA6FBD">
        <w:rPr>
          <w:rFonts w:ascii="Arial" w:hAnsi="Arial" w:cs="Arial"/>
          <w:b/>
          <w:bCs/>
          <w:color w:val="FF0000"/>
          <w:sz w:val="24"/>
          <w:szCs w:val="24"/>
        </w:rPr>
        <w:tab/>
      </w:r>
      <w:r w:rsidRPr="00DA6FBD">
        <w:rPr>
          <w:rFonts w:ascii="Arial" w:hAnsi="Arial" w:cs="Arial"/>
          <w:b/>
          <w:bCs/>
          <w:color w:val="FF0000"/>
          <w:sz w:val="24"/>
          <w:szCs w:val="24"/>
        </w:rPr>
        <w:tab/>
        <w:t>F7B</w:t>
      </w:r>
    </w:p>
    <w:p w:rsidR="00974C6C" w:rsidRPr="00DA6FBD" w:rsidRDefault="001A00C4" w:rsidP="00DA6FBD">
      <w:pPr>
        <w:spacing w:line="360" w:lineRule="auto"/>
        <w:rPr>
          <w:rFonts w:ascii="Arial" w:hAnsi="Arial" w:cs="Arial"/>
          <w:b/>
          <w:bCs/>
          <w:sz w:val="24"/>
          <w:szCs w:val="24"/>
        </w:rPr>
      </w:pPr>
      <w:r w:rsidRPr="00DA6FBD">
        <w:rPr>
          <w:rFonts w:ascii="Arial" w:hAnsi="Arial" w:cs="Arial"/>
          <w:b/>
          <w:bCs/>
          <w:sz w:val="24"/>
          <w:szCs w:val="24"/>
        </w:rPr>
        <w:t>Menú principal</w:t>
      </w:r>
    </w:p>
    <w:p w:rsidR="001A00C4" w:rsidRPr="00DA6FBD" w:rsidRDefault="001A00C4" w:rsidP="00DA6FBD">
      <w:pPr>
        <w:spacing w:line="360" w:lineRule="auto"/>
        <w:rPr>
          <w:rFonts w:ascii="Arial" w:hAnsi="Arial" w:cs="Arial"/>
          <w:sz w:val="24"/>
          <w:szCs w:val="24"/>
        </w:rPr>
      </w:pPr>
      <w:r w:rsidRPr="00DA6FBD">
        <w:rPr>
          <w:rFonts w:ascii="Arial" w:hAnsi="Arial" w:cs="Arial"/>
          <w:b/>
          <w:bCs/>
          <w:sz w:val="24"/>
          <w:szCs w:val="24"/>
        </w:rPr>
        <w:t>Título de la pantalla:</w:t>
      </w:r>
      <w:r w:rsidRPr="00DA6FBD">
        <w:rPr>
          <w:rFonts w:ascii="Arial" w:hAnsi="Arial" w:cs="Arial"/>
          <w:sz w:val="24"/>
          <w:szCs w:val="24"/>
        </w:rPr>
        <w:t xml:space="preserve"> </w:t>
      </w:r>
      <w:r w:rsidR="001741E0" w:rsidRPr="00DA6FBD">
        <w:rPr>
          <w:rFonts w:ascii="Arial" w:hAnsi="Arial" w:cs="Arial"/>
          <w:sz w:val="24"/>
          <w:szCs w:val="24"/>
        </w:rPr>
        <w:t>Las corrientes de convección y la</w:t>
      </w:r>
      <w:r w:rsidR="007C01E0" w:rsidRPr="00DA6FBD">
        <w:rPr>
          <w:rFonts w:ascii="Arial" w:hAnsi="Arial" w:cs="Arial"/>
          <w:sz w:val="24"/>
          <w:szCs w:val="24"/>
        </w:rPr>
        <w:t xml:space="preserve"> fuerza de</w:t>
      </w:r>
      <w:r w:rsidR="001741E0" w:rsidRPr="00DA6FBD">
        <w:rPr>
          <w:rFonts w:ascii="Arial" w:hAnsi="Arial" w:cs="Arial"/>
          <w:sz w:val="24"/>
          <w:szCs w:val="24"/>
        </w:rPr>
        <w:t xml:space="preserve"> gravedad</w:t>
      </w:r>
      <w:r w:rsidR="001741E0" w:rsidRPr="00DA6FBD">
        <w:rPr>
          <w:rFonts w:ascii="Arial" w:hAnsi="Arial" w:cs="Arial"/>
          <w:sz w:val="24"/>
          <w:szCs w:val="24"/>
        </w:rPr>
        <w:tab/>
      </w:r>
    </w:p>
    <w:p w:rsidR="00527F75" w:rsidRPr="00DA6FBD" w:rsidRDefault="00527F75" w:rsidP="00DA6FBD">
      <w:pPr>
        <w:spacing w:line="360" w:lineRule="auto"/>
        <w:rPr>
          <w:rFonts w:ascii="Arial" w:hAnsi="Arial" w:cs="Arial"/>
          <w:b/>
          <w:bCs/>
          <w:sz w:val="24"/>
          <w:szCs w:val="24"/>
        </w:rPr>
      </w:pPr>
      <w:r w:rsidRPr="00DA6FBD">
        <w:rPr>
          <w:rFonts w:ascii="Arial" w:hAnsi="Arial" w:cs="Arial"/>
          <w:b/>
          <w:bCs/>
          <w:sz w:val="24"/>
          <w:szCs w:val="24"/>
        </w:rPr>
        <w:t>Distribución visual del menú:</w:t>
      </w:r>
    </w:p>
    <w:tbl>
      <w:tblPr>
        <w:tblStyle w:val="Tablaconcuadrcula"/>
        <w:tblW w:w="0" w:type="auto"/>
        <w:tblLook w:val="04A0" w:firstRow="1" w:lastRow="0" w:firstColumn="1" w:lastColumn="0" w:noHBand="0" w:noVBand="1"/>
      </w:tblPr>
      <w:tblGrid>
        <w:gridCol w:w="704"/>
        <w:gridCol w:w="709"/>
      </w:tblGrid>
      <w:tr w:rsidR="001741E0" w:rsidRPr="00DA6FBD" w:rsidTr="00527F75">
        <w:tc>
          <w:tcPr>
            <w:tcW w:w="704" w:type="dxa"/>
          </w:tcPr>
          <w:p w:rsidR="001741E0" w:rsidRPr="00DA6FBD" w:rsidRDefault="001741E0" w:rsidP="00DA6FBD">
            <w:pPr>
              <w:spacing w:line="360" w:lineRule="auto"/>
              <w:rPr>
                <w:rFonts w:ascii="Arial" w:hAnsi="Arial" w:cs="Arial"/>
                <w:sz w:val="24"/>
                <w:szCs w:val="24"/>
              </w:rPr>
            </w:pPr>
          </w:p>
        </w:tc>
        <w:tc>
          <w:tcPr>
            <w:tcW w:w="709" w:type="dxa"/>
          </w:tcPr>
          <w:p w:rsidR="001741E0" w:rsidRPr="00DA6FBD" w:rsidRDefault="001741E0" w:rsidP="00DA6FBD">
            <w:pPr>
              <w:spacing w:line="360" w:lineRule="auto"/>
              <w:rPr>
                <w:rFonts w:ascii="Arial" w:hAnsi="Arial" w:cs="Arial"/>
                <w:sz w:val="24"/>
                <w:szCs w:val="24"/>
              </w:rPr>
            </w:pPr>
          </w:p>
        </w:tc>
      </w:tr>
    </w:tbl>
    <w:p w:rsidR="001A00C4" w:rsidRPr="00DA6FBD" w:rsidRDefault="001A00C4" w:rsidP="00DA6FBD">
      <w:pPr>
        <w:spacing w:line="360" w:lineRule="auto"/>
        <w:rPr>
          <w:rFonts w:ascii="Arial" w:hAnsi="Arial" w:cs="Arial"/>
          <w:sz w:val="24"/>
          <w:szCs w:val="24"/>
        </w:rPr>
      </w:pPr>
    </w:p>
    <w:p w:rsidR="001A00C4" w:rsidRPr="00DA6FBD" w:rsidRDefault="00527F75" w:rsidP="00DA6FBD">
      <w:pPr>
        <w:spacing w:line="360" w:lineRule="auto"/>
        <w:rPr>
          <w:rFonts w:ascii="Arial" w:hAnsi="Arial" w:cs="Arial"/>
          <w:b/>
          <w:bCs/>
          <w:sz w:val="24"/>
          <w:szCs w:val="24"/>
        </w:rPr>
      </w:pPr>
      <w:r w:rsidRPr="00DA6FBD">
        <w:rPr>
          <w:rFonts w:ascii="Arial" w:hAnsi="Arial" w:cs="Arial"/>
          <w:b/>
          <w:bCs/>
          <w:sz w:val="24"/>
          <w:szCs w:val="24"/>
          <w:highlight w:val="yellow"/>
        </w:rPr>
        <w:t>Opciones del menú:</w:t>
      </w:r>
    </w:p>
    <w:p w:rsidR="00A07C25" w:rsidRPr="00DA6FBD" w:rsidRDefault="00A07C25" w:rsidP="00DA6FBD">
      <w:pPr>
        <w:spacing w:line="360" w:lineRule="auto"/>
        <w:rPr>
          <w:rFonts w:ascii="Arial" w:hAnsi="Arial" w:cs="Arial"/>
          <w:b/>
          <w:bCs/>
          <w:sz w:val="24"/>
          <w:szCs w:val="24"/>
        </w:rPr>
      </w:pPr>
      <w:r w:rsidRPr="00DA6FBD">
        <w:rPr>
          <w:rFonts w:ascii="Arial" w:hAnsi="Arial" w:cs="Arial"/>
          <w:b/>
          <w:bCs/>
          <w:sz w:val="24"/>
          <w:szCs w:val="24"/>
          <w:highlight w:val="yellow"/>
        </w:rPr>
        <w:t>Opción 1</w:t>
      </w:r>
      <w:r w:rsidRPr="00DA6FBD">
        <w:rPr>
          <w:rFonts w:ascii="Arial" w:hAnsi="Arial" w:cs="Arial"/>
          <w:b/>
          <w:bCs/>
          <w:sz w:val="24"/>
          <w:szCs w:val="24"/>
        </w:rPr>
        <w:t xml:space="preserve"> </w:t>
      </w:r>
    </w:p>
    <w:p w:rsidR="00C51819" w:rsidRPr="00DA6FBD" w:rsidRDefault="00A07C25"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Imagen</w:t>
      </w:r>
      <w:r w:rsidR="00AF32F4" w:rsidRPr="00DA6FBD">
        <w:rPr>
          <w:rFonts w:ascii="Arial" w:hAnsi="Arial" w:cs="Arial"/>
          <w:b/>
          <w:bCs/>
          <w:sz w:val="24"/>
          <w:szCs w:val="24"/>
          <w:highlight w:val="yellow"/>
        </w:rPr>
        <w:t xml:space="preserve"> 1</w:t>
      </w:r>
      <w:r w:rsidRPr="00DA6FBD">
        <w:rPr>
          <w:rFonts w:ascii="Arial" w:hAnsi="Arial" w:cs="Arial"/>
          <w:b/>
          <w:bCs/>
          <w:sz w:val="24"/>
          <w:szCs w:val="24"/>
          <w:highlight w:val="yellow"/>
        </w:rPr>
        <w:t>:</w:t>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rPr>
        <w:drawing>
          <wp:inline distT="0" distB="0" distL="0" distR="0" wp14:anchorId="4A878CCF" wp14:editId="4D31B199">
            <wp:extent cx="1477926" cy="1543850"/>
            <wp:effectExtent l="0" t="0" r="8255" b="0"/>
            <wp:docPr id="13" name="Imagen 13" descr="http://thumb101.shutterstock.com/display_pic_with_logo/371056/371056,1254429339,7/stock-photo-red-glowing-metal-glassy-arrows-tip-to-tip-pointing-to-a-center-point-on-white-background-3848413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71056/371056,1254429339,7/stock-photo-red-glowing-metal-glassy-arrows-tip-to-tip-pointing-to-a-center-point-on-white-background-38484130.jp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7493" cy="1553844"/>
                    </a:xfrm>
                    <a:prstGeom prst="rect">
                      <a:avLst/>
                    </a:prstGeom>
                    <a:noFill/>
                    <a:ln>
                      <a:noFill/>
                    </a:ln>
                  </pic:spPr>
                </pic:pic>
              </a:graphicData>
            </a:graphic>
          </wp:inline>
        </w:drawing>
      </w:r>
      <w:r w:rsidRPr="00DA6FBD">
        <w:rPr>
          <w:rFonts w:ascii="Arial" w:hAnsi="Arial" w:cs="Arial"/>
          <w:sz w:val="24"/>
          <w:szCs w:val="24"/>
        </w:rPr>
        <w:t xml:space="preserve"> SS 38484130</w:t>
      </w:r>
    </w:p>
    <w:p w:rsidR="00A07C25" w:rsidRPr="00DA6FBD" w:rsidRDefault="00A07C25" w:rsidP="00DA6FBD">
      <w:pPr>
        <w:spacing w:line="360" w:lineRule="auto"/>
        <w:rPr>
          <w:rFonts w:ascii="Arial" w:hAnsi="Arial" w:cs="Arial"/>
          <w:sz w:val="24"/>
          <w:szCs w:val="24"/>
        </w:rPr>
      </w:pPr>
      <w:r w:rsidRPr="00DA6FBD">
        <w:rPr>
          <w:rFonts w:ascii="Arial" w:hAnsi="Arial" w:cs="Arial"/>
          <w:b/>
          <w:bCs/>
          <w:sz w:val="24"/>
          <w:szCs w:val="24"/>
          <w:highlight w:val="yellow"/>
        </w:rPr>
        <w:t>Pie de imagen</w:t>
      </w:r>
      <w:r w:rsidRPr="00DA6FBD">
        <w:rPr>
          <w:rFonts w:ascii="Arial" w:hAnsi="Arial" w:cs="Arial"/>
          <w:b/>
          <w:bCs/>
          <w:sz w:val="24"/>
          <w:szCs w:val="24"/>
        </w:rPr>
        <w:t xml:space="preserve">: </w:t>
      </w:r>
      <w:r w:rsidR="009F741C" w:rsidRPr="00DA6FBD">
        <w:rPr>
          <w:rFonts w:ascii="Arial" w:hAnsi="Arial" w:cs="Arial"/>
          <w:sz w:val="24"/>
          <w:szCs w:val="24"/>
        </w:rPr>
        <w:t>La</w:t>
      </w:r>
      <w:r w:rsidR="007C01E0" w:rsidRPr="00DA6FBD">
        <w:rPr>
          <w:rFonts w:ascii="Arial" w:hAnsi="Arial" w:cs="Arial"/>
          <w:sz w:val="24"/>
          <w:szCs w:val="24"/>
        </w:rPr>
        <w:t xml:space="preserve"> fuerza de</w:t>
      </w:r>
      <w:r w:rsidR="009F741C" w:rsidRPr="00DA6FBD">
        <w:rPr>
          <w:rFonts w:ascii="Arial" w:hAnsi="Arial" w:cs="Arial"/>
          <w:sz w:val="24"/>
          <w:szCs w:val="24"/>
        </w:rPr>
        <w:t xml:space="preserve"> gravedad</w:t>
      </w:r>
    </w:p>
    <w:p w:rsidR="00A07C25" w:rsidRPr="00DA6FBD" w:rsidRDefault="00A07C25" w:rsidP="00DA6FBD">
      <w:pPr>
        <w:spacing w:line="360" w:lineRule="auto"/>
        <w:rPr>
          <w:rFonts w:ascii="Arial" w:hAnsi="Arial" w:cs="Arial"/>
          <w:sz w:val="24"/>
          <w:szCs w:val="24"/>
        </w:rPr>
      </w:pPr>
      <w:r w:rsidRPr="00DA6FBD">
        <w:rPr>
          <w:rFonts w:ascii="Arial" w:hAnsi="Arial" w:cs="Arial"/>
          <w:b/>
          <w:bCs/>
          <w:sz w:val="24"/>
          <w:szCs w:val="24"/>
          <w:highlight w:val="yellow"/>
        </w:rPr>
        <w:t>Pie de pantalla:</w:t>
      </w:r>
      <w:r w:rsidRPr="00DA6FBD">
        <w:rPr>
          <w:rFonts w:ascii="Arial" w:hAnsi="Arial" w:cs="Arial"/>
          <w:sz w:val="24"/>
          <w:szCs w:val="24"/>
        </w:rPr>
        <w:t xml:space="preserve"> Selecciona una imagen</w:t>
      </w:r>
    </w:p>
    <w:p w:rsidR="00A07C25" w:rsidRPr="00DA6FBD" w:rsidRDefault="001F2443" w:rsidP="00DA6FBD">
      <w:pPr>
        <w:spacing w:line="360" w:lineRule="auto"/>
        <w:rPr>
          <w:rFonts w:ascii="Arial" w:hAnsi="Arial" w:cs="Arial"/>
          <w:b/>
          <w:bCs/>
          <w:sz w:val="24"/>
          <w:szCs w:val="24"/>
        </w:rPr>
      </w:pPr>
      <w:r w:rsidRPr="00DA6FBD">
        <w:rPr>
          <w:rFonts w:ascii="Arial" w:hAnsi="Arial" w:cs="Arial"/>
          <w:b/>
          <w:bCs/>
          <w:sz w:val="24"/>
          <w:szCs w:val="24"/>
          <w:highlight w:val="blue"/>
        </w:rPr>
        <w:t>Ficha</w:t>
      </w:r>
      <w:r w:rsidR="00BA13EF" w:rsidRPr="00DA6FBD">
        <w:rPr>
          <w:rFonts w:ascii="Arial" w:hAnsi="Arial" w:cs="Arial"/>
          <w:b/>
          <w:bCs/>
          <w:sz w:val="24"/>
          <w:szCs w:val="24"/>
          <w:highlight w:val="blue"/>
        </w:rPr>
        <w:t xml:space="preserve"> 1</w:t>
      </w:r>
    </w:p>
    <w:p w:rsidR="001F2443" w:rsidRPr="00DA6FBD" w:rsidRDefault="001F2443"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A13EF" w:rsidRPr="00DA6FBD">
        <w:rPr>
          <w:rFonts w:ascii="Arial" w:hAnsi="Arial" w:cs="Arial"/>
          <w:sz w:val="24"/>
          <w:szCs w:val="24"/>
        </w:rPr>
        <w:t xml:space="preserve">¿Qué </w:t>
      </w:r>
      <w:r w:rsidR="007C01E0" w:rsidRPr="00DA6FBD">
        <w:rPr>
          <w:rFonts w:ascii="Arial" w:hAnsi="Arial" w:cs="Arial"/>
          <w:sz w:val="24"/>
          <w:szCs w:val="24"/>
        </w:rPr>
        <w:t>es la fuerza de gravedad</w:t>
      </w:r>
      <w:r w:rsidR="00BA13EF" w:rsidRPr="00DA6FBD">
        <w:rPr>
          <w:rFonts w:ascii="Arial" w:hAnsi="Arial" w:cs="Arial"/>
          <w:sz w:val="24"/>
          <w:szCs w:val="24"/>
        </w:rPr>
        <w:t>?</w:t>
      </w:r>
    </w:p>
    <w:p w:rsidR="001F2443" w:rsidRPr="00DA6FBD" w:rsidRDefault="001F2443"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9B45DC" w:rsidRPr="00DA6FBD" w:rsidRDefault="007C01E0" w:rsidP="00DA6FBD">
      <w:pPr>
        <w:spacing w:line="360" w:lineRule="auto"/>
        <w:rPr>
          <w:rFonts w:ascii="Arial" w:hAnsi="Arial" w:cs="Arial"/>
          <w:sz w:val="24"/>
          <w:szCs w:val="24"/>
        </w:rPr>
      </w:pPr>
      <w:commentRangeStart w:id="0"/>
      <w:r w:rsidRPr="00DA6FBD">
        <w:rPr>
          <w:rFonts w:ascii="Arial" w:hAnsi="Arial" w:cs="Arial"/>
          <w:sz w:val="24"/>
          <w:szCs w:val="24"/>
        </w:rPr>
        <w:lastRenderedPageBreak/>
        <w:t>La gravedad es la fuerza que trata de halar dos cosas entre sí.</w:t>
      </w:r>
      <w:commentRangeEnd w:id="0"/>
      <w:r w:rsidR="00DA6FBD">
        <w:rPr>
          <w:rStyle w:val="Refdecomentario"/>
        </w:rPr>
        <w:commentReference w:id="0"/>
      </w:r>
      <w:r w:rsidRPr="00DA6FBD">
        <w:rPr>
          <w:rFonts w:ascii="Arial" w:hAnsi="Arial" w:cs="Arial"/>
          <w:sz w:val="24"/>
          <w:szCs w:val="24"/>
        </w:rPr>
        <w:t xml:space="preserve"> Cualquier cosa que tenga masa tiene la capacidad </w:t>
      </w:r>
      <w:ins w:id="1" w:author="María" w:date="2015-09-15T11:05:00Z">
        <w:r w:rsidR="00DA6FBD">
          <w:rPr>
            <w:rFonts w:ascii="Arial" w:hAnsi="Arial" w:cs="Arial"/>
            <w:sz w:val="24"/>
            <w:szCs w:val="24"/>
          </w:rPr>
          <w:t xml:space="preserve">de </w:t>
        </w:r>
      </w:ins>
      <w:r w:rsidRPr="00DA6FBD">
        <w:rPr>
          <w:rFonts w:ascii="Arial" w:hAnsi="Arial" w:cs="Arial"/>
          <w:sz w:val="24"/>
          <w:szCs w:val="24"/>
        </w:rPr>
        <w:t xml:space="preserve">ejercer atracción gravitacional sobre otra. Entre más masa </w:t>
      </w:r>
      <w:r w:rsidR="009B45DC" w:rsidRPr="00DA6FBD">
        <w:rPr>
          <w:rFonts w:ascii="Arial" w:hAnsi="Arial" w:cs="Arial"/>
          <w:sz w:val="24"/>
          <w:szCs w:val="24"/>
        </w:rPr>
        <w:t>tenga una cosa,</w:t>
      </w:r>
      <w:r w:rsidRPr="00DA6FBD">
        <w:rPr>
          <w:rFonts w:ascii="Arial" w:hAnsi="Arial" w:cs="Arial"/>
          <w:sz w:val="24"/>
          <w:szCs w:val="24"/>
        </w:rPr>
        <w:t xml:space="preserve"> má</w:t>
      </w:r>
      <w:r w:rsidR="006E46D6" w:rsidRPr="00DA6FBD">
        <w:rPr>
          <w:rFonts w:ascii="Arial" w:hAnsi="Arial" w:cs="Arial"/>
          <w:sz w:val="24"/>
          <w:szCs w:val="24"/>
        </w:rPr>
        <w:t>s</w:t>
      </w:r>
      <w:r w:rsidRPr="00DA6FBD">
        <w:rPr>
          <w:rFonts w:ascii="Arial" w:hAnsi="Arial" w:cs="Arial"/>
          <w:sz w:val="24"/>
          <w:szCs w:val="24"/>
        </w:rPr>
        <w:t xml:space="preserve"> grande es su atracción gravitacional. </w:t>
      </w:r>
    </w:p>
    <w:p w:rsidR="009B45DC" w:rsidRPr="00DA6FBD" w:rsidRDefault="009B45DC" w:rsidP="00DA6FBD">
      <w:pPr>
        <w:spacing w:line="360" w:lineRule="auto"/>
        <w:rPr>
          <w:rFonts w:ascii="Arial" w:hAnsi="Arial" w:cs="Arial"/>
          <w:sz w:val="24"/>
          <w:szCs w:val="24"/>
        </w:rPr>
      </w:pPr>
      <w:r w:rsidRPr="00DA6FBD">
        <w:rPr>
          <w:rFonts w:ascii="Arial" w:hAnsi="Arial" w:cs="Arial"/>
          <w:sz w:val="24"/>
          <w:szCs w:val="24"/>
        </w:rPr>
        <w:t>La gravedad puede considerarse como el factor modelador de los cuerpos celestes y la causa de sus movimientos. Al igual que</w:t>
      </w:r>
      <w:r w:rsidR="00087CB6" w:rsidRPr="00DA6FBD">
        <w:rPr>
          <w:rFonts w:ascii="Arial" w:hAnsi="Arial" w:cs="Arial"/>
          <w:sz w:val="24"/>
          <w:szCs w:val="24"/>
        </w:rPr>
        <w:t xml:space="preserve"> el origen de</w:t>
      </w:r>
      <w:r w:rsidRPr="00DA6FBD">
        <w:rPr>
          <w:rFonts w:ascii="Arial" w:hAnsi="Arial" w:cs="Arial"/>
          <w:sz w:val="24"/>
          <w:szCs w:val="24"/>
        </w:rPr>
        <w:t xml:space="preserve"> </w:t>
      </w:r>
      <w:r w:rsidR="00087CB6" w:rsidRPr="00DA6FBD">
        <w:rPr>
          <w:rFonts w:ascii="Arial" w:hAnsi="Arial" w:cs="Arial"/>
          <w:sz w:val="24"/>
          <w:szCs w:val="24"/>
        </w:rPr>
        <w:t>la estructura</w:t>
      </w:r>
      <w:r w:rsidRPr="00DA6FBD">
        <w:rPr>
          <w:rFonts w:ascii="Arial" w:hAnsi="Arial" w:cs="Arial"/>
          <w:sz w:val="24"/>
          <w:szCs w:val="24"/>
        </w:rPr>
        <w:t xml:space="preserve"> de todo en el</w:t>
      </w:r>
      <w:r w:rsidR="00087CB6" w:rsidRPr="00DA6FBD">
        <w:rPr>
          <w:rFonts w:ascii="Arial" w:hAnsi="Arial" w:cs="Arial"/>
          <w:sz w:val="24"/>
          <w:szCs w:val="24"/>
        </w:rPr>
        <w:t xml:space="preserve"> Universo, el</w:t>
      </w:r>
      <w:r w:rsidRPr="00DA6FBD">
        <w:rPr>
          <w:rFonts w:ascii="Arial" w:hAnsi="Arial" w:cs="Arial"/>
          <w:sz w:val="24"/>
          <w:szCs w:val="24"/>
        </w:rPr>
        <w:t xml:space="preserve"> de la Tierra</w:t>
      </w:r>
      <w:r w:rsidR="00DC5B07" w:rsidRPr="00DA6FBD">
        <w:rPr>
          <w:rFonts w:ascii="Arial" w:hAnsi="Arial" w:cs="Arial"/>
          <w:sz w:val="24"/>
          <w:szCs w:val="24"/>
        </w:rPr>
        <w:t xml:space="preserve">, nuestro planeta, </w:t>
      </w:r>
      <w:r w:rsidRPr="00DA6FBD">
        <w:rPr>
          <w:rFonts w:ascii="Arial" w:hAnsi="Arial" w:cs="Arial"/>
          <w:sz w:val="24"/>
          <w:szCs w:val="24"/>
        </w:rPr>
        <w:t>está vinculad</w:t>
      </w:r>
      <w:r w:rsidR="00087CB6" w:rsidRPr="00DA6FBD">
        <w:rPr>
          <w:rFonts w:ascii="Arial" w:hAnsi="Arial" w:cs="Arial"/>
          <w:sz w:val="24"/>
          <w:szCs w:val="24"/>
        </w:rPr>
        <w:t>o</w:t>
      </w:r>
      <w:r w:rsidRPr="00DA6FBD">
        <w:rPr>
          <w:rFonts w:ascii="Arial" w:hAnsi="Arial" w:cs="Arial"/>
          <w:sz w:val="24"/>
          <w:szCs w:val="24"/>
        </w:rPr>
        <w:t xml:space="preserve"> con la fuerza de gravedad. </w:t>
      </w:r>
    </w:p>
    <w:p w:rsidR="00F0329C" w:rsidRPr="00DA6FBD" w:rsidRDefault="001F2443" w:rsidP="00DA6FBD">
      <w:pPr>
        <w:spacing w:line="360" w:lineRule="auto"/>
        <w:rPr>
          <w:rFonts w:ascii="Arial" w:hAnsi="Arial" w:cs="Arial"/>
          <w:b/>
          <w:bCs/>
          <w:sz w:val="24"/>
          <w:szCs w:val="24"/>
          <w:highlight w:val="cyan"/>
        </w:rPr>
      </w:pPr>
      <w:r w:rsidRPr="00DA6FBD">
        <w:rPr>
          <w:rFonts w:ascii="Arial" w:hAnsi="Arial" w:cs="Arial"/>
          <w:b/>
          <w:bCs/>
          <w:sz w:val="24"/>
          <w:szCs w:val="24"/>
          <w:highlight w:val="cyan"/>
        </w:rPr>
        <w:t>Imagen</w:t>
      </w:r>
      <w:r w:rsidR="004F49E3" w:rsidRPr="00DA6FBD">
        <w:rPr>
          <w:rFonts w:ascii="Arial" w:hAnsi="Arial" w:cs="Arial"/>
          <w:b/>
          <w:bCs/>
          <w:sz w:val="24"/>
          <w:szCs w:val="24"/>
          <w:highlight w:val="cyan"/>
        </w:rPr>
        <w:t xml:space="preserve"> 2</w:t>
      </w:r>
    </w:p>
    <w:p w:rsidR="00DC5B07" w:rsidRPr="00DA6FBD" w:rsidRDefault="00DC5B07" w:rsidP="00DA6FBD">
      <w:pPr>
        <w:spacing w:line="360" w:lineRule="auto"/>
        <w:rPr>
          <w:rFonts w:ascii="Arial" w:hAnsi="Arial" w:cs="Arial"/>
          <w:sz w:val="24"/>
          <w:szCs w:val="24"/>
        </w:rPr>
      </w:pPr>
      <w:r w:rsidRPr="00DA6FBD">
        <w:rPr>
          <w:rFonts w:ascii="Arial" w:hAnsi="Arial" w:cs="Arial"/>
          <w:noProof/>
          <w:color w:val="C2E1ED"/>
          <w:sz w:val="24"/>
          <w:szCs w:val="24"/>
          <w:lang w:eastAsia="es-CO"/>
        </w:rPr>
        <w:drawing>
          <wp:inline distT="0" distB="0" distL="0" distR="0" wp14:anchorId="0677109B" wp14:editId="20C4AB81">
            <wp:extent cx="1306088" cy="1286539"/>
            <wp:effectExtent l="0" t="0" r="8890" b="8890"/>
            <wp:docPr id="17" name="Imagen 17" descr="http://thumb9.shutterstock.com/display_pic_with_logo/675421/133092536/stock-vector-black-hole-in-universe-eps-13309253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75421/133092536/stock-vector-black-hole-in-universe-eps-133092536.jpg">
                      <a:hlinkClick r:id="rId7"/>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5120" cy="1295435"/>
                    </a:xfrm>
                    <a:prstGeom prst="rect">
                      <a:avLst/>
                    </a:prstGeom>
                    <a:noFill/>
                    <a:ln>
                      <a:noFill/>
                    </a:ln>
                  </pic:spPr>
                </pic:pic>
              </a:graphicData>
            </a:graphic>
          </wp:inline>
        </w:drawing>
      </w:r>
      <w:r w:rsidRPr="00DA6FBD">
        <w:rPr>
          <w:rFonts w:ascii="Arial" w:hAnsi="Arial" w:cs="Arial"/>
          <w:sz w:val="24"/>
          <w:szCs w:val="24"/>
        </w:rPr>
        <w:t>SS 133092536</w:t>
      </w:r>
    </w:p>
    <w:p w:rsidR="001F2443" w:rsidRPr="00DA6FBD" w:rsidRDefault="001F2443"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DC5B07" w:rsidRPr="00DA6FBD" w:rsidRDefault="00DC5B07" w:rsidP="00DA6FBD">
      <w:pPr>
        <w:spacing w:line="360" w:lineRule="auto"/>
        <w:rPr>
          <w:rFonts w:ascii="Arial" w:hAnsi="Arial" w:cs="Arial"/>
          <w:b/>
          <w:bCs/>
          <w:sz w:val="24"/>
          <w:szCs w:val="24"/>
          <w:highlight w:val="blue"/>
        </w:rPr>
      </w:pPr>
      <w:r w:rsidRPr="00DA6FBD">
        <w:rPr>
          <w:rFonts w:ascii="Arial" w:hAnsi="Arial" w:cs="Arial"/>
          <w:noProof/>
          <w:color w:val="C2E1ED"/>
          <w:sz w:val="24"/>
          <w:szCs w:val="24"/>
          <w:lang w:eastAsia="es-CO"/>
        </w:rPr>
        <w:drawing>
          <wp:inline distT="0" distB="0" distL="0" distR="0" wp14:anchorId="33F4393F" wp14:editId="3B45075E">
            <wp:extent cx="615265" cy="606056"/>
            <wp:effectExtent l="0" t="0" r="0" b="3810"/>
            <wp:docPr id="19" name="Imagen 19" descr="http://thumb9.shutterstock.com/display_pic_with_logo/675421/133092536/stock-vector-black-hole-in-universe-eps-13309253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75421/133092536/stock-vector-black-hole-in-universe-eps-133092536.jpg">
                      <a:hlinkClick r:id="rId7"/>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949" cy="614610"/>
                    </a:xfrm>
                    <a:prstGeom prst="rect">
                      <a:avLst/>
                    </a:prstGeom>
                    <a:noFill/>
                    <a:ln>
                      <a:noFill/>
                    </a:ln>
                  </pic:spPr>
                </pic:pic>
              </a:graphicData>
            </a:graphic>
          </wp:inline>
        </w:drawing>
      </w:r>
      <w:r w:rsidRPr="00DA6FBD">
        <w:rPr>
          <w:rFonts w:ascii="Arial" w:hAnsi="Arial" w:cs="Arial"/>
          <w:sz w:val="24"/>
          <w:szCs w:val="24"/>
        </w:rPr>
        <w:t>SS 133092536</w:t>
      </w:r>
    </w:p>
    <w:p w:rsidR="00BA13EF"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blue"/>
        </w:rPr>
        <w:t>Ficha 2</w:t>
      </w:r>
    </w:p>
    <w:p w:rsidR="00BA13EF" w:rsidRPr="00DA6FBD" w:rsidRDefault="00BA13EF"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9B45DC" w:rsidRPr="00DA6FBD">
        <w:rPr>
          <w:rFonts w:ascii="Arial" w:hAnsi="Arial" w:cs="Arial"/>
          <w:sz w:val="24"/>
          <w:szCs w:val="24"/>
        </w:rPr>
        <w:t>Las capas de la Tierra</w:t>
      </w:r>
    </w:p>
    <w:p w:rsidR="00BA13EF" w:rsidRPr="00DA6FBD" w:rsidRDefault="00BA13EF"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9B45DC" w:rsidRPr="00DA6FBD" w:rsidRDefault="009B45DC" w:rsidP="00DA6FBD">
      <w:pPr>
        <w:spacing w:line="360" w:lineRule="auto"/>
        <w:rPr>
          <w:rFonts w:ascii="Arial" w:hAnsi="Arial" w:cs="Arial"/>
          <w:sz w:val="24"/>
          <w:szCs w:val="24"/>
        </w:rPr>
      </w:pPr>
      <w:r w:rsidRPr="00DA6FBD">
        <w:rPr>
          <w:rFonts w:ascii="Arial" w:hAnsi="Arial" w:cs="Arial"/>
          <w:sz w:val="24"/>
          <w:szCs w:val="24"/>
        </w:rPr>
        <w:t>Gracias a la fuerza gravitacional, los materiales se muev</w:t>
      </w:r>
      <w:r w:rsidR="00087CB6" w:rsidRPr="00DA6FBD">
        <w:rPr>
          <w:rFonts w:ascii="Arial" w:hAnsi="Arial" w:cs="Arial"/>
          <w:sz w:val="24"/>
          <w:szCs w:val="24"/>
        </w:rPr>
        <w:t>en y se agrupan según su masa; d</w:t>
      </w:r>
      <w:r w:rsidRPr="00DA6FBD">
        <w:rPr>
          <w:rFonts w:ascii="Arial" w:hAnsi="Arial" w:cs="Arial"/>
          <w:sz w:val="24"/>
          <w:szCs w:val="24"/>
        </w:rPr>
        <w:t>ebido a esto, nuestro planeta está conformado por</w:t>
      </w:r>
      <w:r w:rsidR="00DC5B07" w:rsidRPr="00DA6FBD">
        <w:rPr>
          <w:rFonts w:ascii="Arial" w:hAnsi="Arial" w:cs="Arial"/>
          <w:sz w:val="24"/>
          <w:szCs w:val="24"/>
        </w:rPr>
        <w:t xml:space="preserve"> capas</w:t>
      </w:r>
      <w:del w:id="2" w:author="María" w:date="2015-09-15T11:07:00Z">
        <w:r w:rsidR="00DC5B07" w:rsidRPr="00DA6FBD" w:rsidDel="00B51BF4">
          <w:rPr>
            <w:rFonts w:ascii="Arial" w:hAnsi="Arial" w:cs="Arial"/>
            <w:sz w:val="24"/>
            <w:szCs w:val="24"/>
          </w:rPr>
          <w:delText>,</w:delText>
        </w:r>
      </w:del>
      <w:r w:rsidR="00DC5B07" w:rsidRPr="00DA6FBD">
        <w:rPr>
          <w:rFonts w:ascii="Arial" w:hAnsi="Arial" w:cs="Arial"/>
          <w:sz w:val="24"/>
          <w:szCs w:val="24"/>
        </w:rPr>
        <w:t xml:space="preserve"> que</w:t>
      </w:r>
      <w:ins w:id="3" w:author="María" w:date="2015-09-15T11:07:00Z">
        <w:r w:rsidR="00B51BF4">
          <w:rPr>
            <w:rFonts w:ascii="Arial" w:hAnsi="Arial" w:cs="Arial"/>
            <w:sz w:val="24"/>
            <w:szCs w:val="24"/>
          </w:rPr>
          <w:t>,</w:t>
        </w:r>
      </w:ins>
      <w:r w:rsidR="00DC5B07" w:rsidRPr="00DA6FBD">
        <w:rPr>
          <w:rFonts w:ascii="Arial" w:hAnsi="Arial" w:cs="Arial"/>
          <w:sz w:val="24"/>
          <w:szCs w:val="24"/>
        </w:rPr>
        <w:t xml:space="preserve"> ordenadas de afuera hacia adentro, están constituidas por</w:t>
      </w:r>
      <w:r w:rsidRPr="00DA6FBD">
        <w:rPr>
          <w:rFonts w:ascii="Arial" w:hAnsi="Arial" w:cs="Arial"/>
          <w:sz w:val="24"/>
          <w:szCs w:val="24"/>
        </w:rPr>
        <w:t xml:space="preserve"> la atmósfera</w:t>
      </w:r>
      <w:r w:rsidR="00DC5B07" w:rsidRPr="00DA6FBD">
        <w:rPr>
          <w:rFonts w:ascii="Arial" w:hAnsi="Arial" w:cs="Arial"/>
          <w:sz w:val="24"/>
          <w:szCs w:val="24"/>
        </w:rPr>
        <w:t>,</w:t>
      </w:r>
      <w:r w:rsidR="00087CB6" w:rsidRPr="00DA6FBD">
        <w:rPr>
          <w:rFonts w:ascii="Arial" w:hAnsi="Arial" w:cs="Arial"/>
          <w:sz w:val="24"/>
          <w:szCs w:val="24"/>
        </w:rPr>
        <w:t xml:space="preserve"> </w:t>
      </w:r>
      <w:r w:rsidR="00DC5B07" w:rsidRPr="00DA6FBD">
        <w:rPr>
          <w:rFonts w:ascii="Arial" w:hAnsi="Arial" w:cs="Arial"/>
          <w:sz w:val="24"/>
          <w:szCs w:val="24"/>
        </w:rPr>
        <w:t xml:space="preserve">la corteza, el manto inferior </w:t>
      </w:r>
      <w:del w:id="4" w:author="María" w:date="2015-09-15T11:07:00Z">
        <w:r w:rsidR="00F65171" w:rsidRPr="00DA6FBD" w:rsidDel="00B51BF4">
          <w:rPr>
            <w:rFonts w:ascii="Arial" w:hAnsi="Arial" w:cs="Arial"/>
            <w:sz w:val="24"/>
            <w:szCs w:val="24"/>
          </w:rPr>
          <w:delText>e</w:delText>
        </w:r>
        <w:r w:rsidR="00DC5B07" w:rsidRPr="00DA6FBD" w:rsidDel="00B51BF4">
          <w:rPr>
            <w:rFonts w:ascii="Arial" w:hAnsi="Arial" w:cs="Arial"/>
            <w:sz w:val="24"/>
            <w:szCs w:val="24"/>
          </w:rPr>
          <w:delText xml:space="preserve"> </w:delText>
        </w:r>
      </w:del>
      <w:ins w:id="5" w:author="María" w:date="2015-09-15T11:07:00Z">
        <w:r w:rsidR="00B51BF4">
          <w:rPr>
            <w:rFonts w:ascii="Arial" w:hAnsi="Arial" w:cs="Arial"/>
            <w:sz w:val="24"/>
            <w:szCs w:val="24"/>
          </w:rPr>
          <w:t>y</w:t>
        </w:r>
        <w:r w:rsidR="00B51BF4" w:rsidRPr="00DA6FBD">
          <w:rPr>
            <w:rFonts w:ascii="Arial" w:hAnsi="Arial" w:cs="Arial"/>
            <w:sz w:val="24"/>
            <w:szCs w:val="24"/>
          </w:rPr>
          <w:t xml:space="preserve"> </w:t>
        </w:r>
      </w:ins>
      <w:r w:rsidR="00DC5B07" w:rsidRPr="00DA6FBD">
        <w:rPr>
          <w:rFonts w:ascii="Arial" w:hAnsi="Arial" w:cs="Arial"/>
          <w:sz w:val="24"/>
          <w:szCs w:val="24"/>
        </w:rPr>
        <w:t xml:space="preserve">superior, y </w:t>
      </w:r>
      <w:r w:rsidR="00087CB6" w:rsidRPr="00DA6FBD">
        <w:rPr>
          <w:rFonts w:ascii="Arial" w:hAnsi="Arial" w:cs="Arial"/>
          <w:sz w:val="24"/>
          <w:szCs w:val="24"/>
        </w:rPr>
        <w:t>el núcleo interno y externo</w:t>
      </w:r>
      <w:r w:rsidR="00DC5B07" w:rsidRPr="00DA6FBD">
        <w:rPr>
          <w:rFonts w:ascii="Arial" w:hAnsi="Arial" w:cs="Arial"/>
          <w:sz w:val="24"/>
          <w:szCs w:val="24"/>
        </w:rPr>
        <w:t>.</w:t>
      </w:r>
      <w:r w:rsidR="00087CB6" w:rsidRPr="00DA6FBD">
        <w:rPr>
          <w:rFonts w:ascii="Arial" w:hAnsi="Arial" w:cs="Arial"/>
          <w:sz w:val="24"/>
          <w:szCs w:val="24"/>
        </w:rPr>
        <w:t xml:space="preserve"> </w:t>
      </w:r>
    </w:p>
    <w:p w:rsidR="00B56EB0"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cyan"/>
        </w:rPr>
        <w:t>Imagen 3:</w:t>
      </w:r>
    </w:p>
    <w:p w:rsidR="00F65171" w:rsidRPr="00DA6FBD" w:rsidRDefault="00F65171" w:rsidP="00DA6FBD">
      <w:pPr>
        <w:spacing w:line="360" w:lineRule="auto"/>
        <w:rPr>
          <w:rFonts w:ascii="Arial" w:hAnsi="Arial" w:cs="Arial"/>
          <w:noProof/>
          <w:sz w:val="24"/>
          <w:szCs w:val="24"/>
          <w:lang w:eastAsia="es-CO" w:bidi="he-IL"/>
        </w:rPr>
      </w:pPr>
      <w:r w:rsidRPr="00DA6FBD">
        <w:rPr>
          <w:rFonts w:ascii="Arial" w:hAnsi="Arial" w:cs="Arial"/>
          <w:noProof/>
          <w:sz w:val="24"/>
          <w:szCs w:val="24"/>
          <w:lang w:eastAsia="es-CO"/>
        </w:rPr>
        <w:lastRenderedPageBreak/>
        <w:drawing>
          <wp:inline distT="0" distB="0" distL="0" distR="0" wp14:anchorId="6238870D" wp14:editId="2DA1D8C3">
            <wp:extent cx="4057143" cy="1590476"/>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143" cy="1590476"/>
                    </a:xfrm>
                    <a:prstGeom prst="rect">
                      <a:avLst/>
                    </a:prstGeom>
                  </pic:spPr>
                </pic:pic>
              </a:graphicData>
            </a:graphic>
          </wp:inline>
        </w:drawing>
      </w:r>
      <w:r w:rsidR="00DA6FBD" w:rsidRPr="00DA6FBD">
        <w:rPr>
          <w:rFonts w:ascii="Arial" w:hAnsi="Arial" w:cs="Arial"/>
          <w:noProof/>
          <w:sz w:val="24"/>
          <w:szCs w:val="24"/>
          <w:lang w:eastAsia="es-CO" w:bidi="he-IL"/>
        </w:rPr>
        <w:t xml:space="preserve"> </w:t>
      </w:r>
      <w:r w:rsidRPr="00DA6FBD">
        <w:rPr>
          <w:rFonts w:ascii="Arial" w:hAnsi="Arial" w:cs="Arial"/>
          <w:color w:val="FF0000"/>
          <w:sz w:val="24"/>
          <w:szCs w:val="24"/>
        </w:rPr>
        <w:t xml:space="preserve">Imagen 1 </w:t>
      </w:r>
      <w:r w:rsidRPr="00DA6FBD">
        <w:rPr>
          <w:rFonts w:ascii="Arial" w:hAnsi="Arial" w:cs="Arial"/>
          <w:color w:val="000000" w:themeColor="text1"/>
          <w:sz w:val="24"/>
          <w:szCs w:val="24"/>
        </w:rPr>
        <w:t>SS 134495237</w:t>
      </w:r>
      <w:r w:rsidR="00DA6FBD" w:rsidRPr="00DA6FBD">
        <w:rPr>
          <w:rFonts w:ascii="Arial" w:hAnsi="Arial" w:cs="Arial"/>
          <w:color w:val="000000" w:themeColor="text1"/>
          <w:sz w:val="24"/>
          <w:szCs w:val="24"/>
        </w:rPr>
        <w:t xml:space="preserve"> </w:t>
      </w:r>
      <w:r w:rsidRPr="00DA6FBD">
        <w:rPr>
          <w:rFonts w:ascii="Arial" w:hAnsi="Arial" w:cs="Arial"/>
          <w:sz w:val="24"/>
          <w:szCs w:val="24"/>
        </w:rPr>
        <w:t xml:space="preserve">Modificar la imagen como aparece arriba. Agregar la capa </w:t>
      </w:r>
      <w:proofErr w:type="spellStart"/>
      <w:r w:rsidRPr="00DA6FBD">
        <w:rPr>
          <w:rFonts w:ascii="Arial" w:hAnsi="Arial" w:cs="Arial"/>
          <w:sz w:val="24"/>
          <w:szCs w:val="24"/>
        </w:rPr>
        <w:t>Mantle</w:t>
      </w:r>
      <w:proofErr w:type="spellEnd"/>
      <w:r w:rsidRPr="00DA6FBD">
        <w:rPr>
          <w:rFonts w:ascii="Arial" w:hAnsi="Arial" w:cs="Arial"/>
          <w:sz w:val="24"/>
          <w:szCs w:val="24"/>
        </w:rPr>
        <w:t xml:space="preserve"> superior (naranja oscuro). Cambiar </w:t>
      </w:r>
      <w:proofErr w:type="spellStart"/>
      <w:r w:rsidRPr="00DA6FBD">
        <w:rPr>
          <w:rFonts w:ascii="Arial" w:hAnsi="Arial" w:cs="Arial"/>
          <w:sz w:val="24"/>
          <w:szCs w:val="24"/>
        </w:rPr>
        <w:t>Crust</w:t>
      </w:r>
      <w:proofErr w:type="spellEnd"/>
      <w:r w:rsidRPr="00DA6FBD">
        <w:rPr>
          <w:rFonts w:ascii="Arial" w:hAnsi="Arial" w:cs="Arial"/>
          <w:sz w:val="24"/>
          <w:szCs w:val="24"/>
        </w:rPr>
        <w:t xml:space="preserve"> por Corteza; </w:t>
      </w:r>
      <w:proofErr w:type="spellStart"/>
      <w:r w:rsidRPr="00DA6FBD">
        <w:rPr>
          <w:rFonts w:ascii="Arial" w:hAnsi="Arial" w:cs="Arial"/>
          <w:sz w:val="24"/>
          <w:szCs w:val="24"/>
        </w:rPr>
        <w:t>Mantle</w:t>
      </w:r>
      <w:proofErr w:type="spellEnd"/>
      <w:r w:rsidRPr="00DA6FBD">
        <w:rPr>
          <w:rFonts w:ascii="Arial" w:hAnsi="Arial" w:cs="Arial"/>
          <w:sz w:val="24"/>
          <w:szCs w:val="24"/>
        </w:rPr>
        <w:t xml:space="preserve"> inferior por Manto inferior; </w:t>
      </w:r>
      <w:proofErr w:type="spellStart"/>
      <w:r w:rsidRPr="00DA6FBD">
        <w:rPr>
          <w:rFonts w:ascii="Arial" w:hAnsi="Arial" w:cs="Arial"/>
          <w:sz w:val="24"/>
          <w:szCs w:val="24"/>
        </w:rPr>
        <w:t>Mantle</w:t>
      </w:r>
      <w:proofErr w:type="spellEnd"/>
      <w:r w:rsidRPr="00DA6FBD">
        <w:rPr>
          <w:rFonts w:ascii="Arial" w:hAnsi="Arial" w:cs="Arial"/>
          <w:sz w:val="24"/>
          <w:szCs w:val="24"/>
        </w:rPr>
        <w:t xml:space="preserve"> superior por Manto superior, </w:t>
      </w:r>
      <w:proofErr w:type="spellStart"/>
      <w:r w:rsidRPr="00DA6FBD">
        <w:rPr>
          <w:rFonts w:ascii="Arial" w:hAnsi="Arial" w:cs="Arial"/>
          <w:sz w:val="24"/>
          <w:szCs w:val="24"/>
        </w:rPr>
        <w:t>Outer</w:t>
      </w:r>
      <w:proofErr w:type="spellEnd"/>
      <w:r w:rsidRPr="00DA6FBD">
        <w:rPr>
          <w:rFonts w:ascii="Arial" w:hAnsi="Arial" w:cs="Arial"/>
          <w:sz w:val="24"/>
          <w:szCs w:val="24"/>
        </w:rPr>
        <w:t xml:space="preserve"> </w:t>
      </w:r>
      <w:proofErr w:type="spellStart"/>
      <w:r w:rsidRPr="00DA6FBD">
        <w:rPr>
          <w:rFonts w:ascii="Arial" w:hAnsi="Arial" w:cs="Arial"/>
          <w:sz w:val="24"/>
          <w:szCs w:val="24"/>
        </w:rPr>
        <w:t>core</w:t>
      </w:r>
      <w:proofErr w:type="spellEnd"/>
      <w:r w:rsidRPr="00DA6FBD">
        <w:rPr>
          <w:rFonts w:ascii="Arial" w:hAnsi="Arial" w:cs="Arial"/>
          <w:sz w:val="24"/>
          <w:szCs w:val="24"/>
        </w:rPr>
        <w:t xml:space="preserve"> por Núcleo externo; </w:t>
      </w:r>
      <w:proofErr w:type="spellStart"/>
      <w:r w:rsidRPr="00DA6FBD">
        <w:rPr>
          <w:rFonts w:ascii="Arial" w:hAnsi="Arial" w:cs="Arial"/>
          <w:sz w:val="24"/>
          <w:szCs w:val="24"/>
        </w:rPr>
        <w:t>Inner</w:t>
      </w:r>
      <w:proofErr w:type="spellEnd"/>
      <w:r w:rsidRPr="00DA6FBD">
        <w:rPr>
          <w:rFonts w:ascii="Arial" w:hAnsi="Arial" w:cs="Arial"/>
          <w:sz w:val="24"/>
          <w:szCs w:val="24"/>
        </w:rPr>
        <w:t xml:space="preserve"> </w:t>
      </w:r>
      <w:proofErr w:type="spellStart"/>
      <w:r w:rsidRPr="00DA6FBD">
        <w:rPr>
          <w:rFonts w:ascii="Arial" w:hAnsi="Arial" w:cs="Arial"/>
          <w:sz w:val="24"/>
          <w:szCs w:val="24"/>
        </w:rPr>
        <w:t>core</w:t>
      </w:r>
      <w:proofErr w:type="spellEnd"/>
      <w:r w:rsidRPr="00DA6FBD">
        <w:rPr>
          <w:rFonts w:ascii="Arial" w:hAnsi="Arial" w:cs="Arial"/>
          <w:sz w:val="24"/>
          <w:szCs w:val="24"/>
        </w:rPr>
        <w:t xml:space="preserve"> por Núcleo interno.</w:t>
      </w:r>
      <w:r w:rsidR="00DA6FBD" w:rsidRPr="00DA6FBD">
        <w:rPr>
          <w:rFonts w:ascii="Arial" w:hAnsi="Arial" w:cs="Arial"/>
          <w:noProof/>
          <w:sz w:val="24"/>
          <w:szCs w:val="24"/>
          <w:lang w:eastAsia="es-CO" w:bidi="he-IL"/>
        </w:rPr>
        <w:t xml:space="preserve"> </w:t>
      </w:r>
      <w:r w:rsidRPr="00DA6FBD">
        <w:rPr>
          <w:rFonts w:ascii="Arial" w:hAnsi="Arial" w:cs="Arial"/>
          <w:noProof/>
          <w:color w:val="FF0000"/>
          <w:sz w:val="24"/>
          <w:szCs w:val="24"/>
          <w:lang w:eastAsia="es-CO" w:bidi="he-IL"/>
        </w:rPr>
        <w:t>DIBUJAR OTRA CAPA AL EXTERIOR DE LA IMAGEN,</w:t>
      </w:r>
      <w:r w:rsidR="00DA6FBD" w:rsidRPr="00DA6FBD">
        <w:rPr>
          <w:rFonts w:ascii="Arial" w:hAnsi="Arial" w:cs="Arial"/>
          <w:noProof/>
          <w:color w:val="FF0000"/>
          <w:sz w:val="24"/>
          <w:szCs w:val="24"/>
          <w:lang w:eastAsia="es-CO" w:bidi="he-IL"/>
        </w:rPr>
        <w:t xml:space="preserve"> </w:t>
      </w:r>
      <w:r w:rsidRPr="00DA6FBD">
        <w:rPr>
          <w:rFonts w:ascii="Arial" w:hAnsi="Arial" w:cs="Arial"/>
          <w:noProof/>
          <w:color w:val="FF0000"/>
          <w:sz w:val="24"/>
          <w:szCs w:val="24"/>
          <w:lang w:eastAsia="es-CO" w:bidi="he-IL"/>
        </w:rPr>
        <w:t>ROTULADA COMO “Atmósfera”</w:t>
      </w:r>
    </w:p>
    <w:p w:rsidR="00BA13EF"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1741E0" w:rsidRPr="00DA6FBD" w:rsidRDefault="00F65171" w:rsidP="00DA6FBD">
      <w:pPr>
        <w:spacing w:line="360" w:lineRule="auto"/>
        <w:rPr>
          <w:rFonts w:ascii="Arial" w:hAnsi="Arial" w:cs="Arial"/>
          <w:b/>
          <w:bCs/>
          <w:sz w:val="24"/>
          <w:szCs w:val="24"/>
        </w:rPr>
      </w:pPr>
      <w:r w:rsidRPr="00DA6FBD">
        <w:rPr>
          <w:rFonts w:ascii="Arial" w:hAnsi="Arial" w:cs="Arial"/>
          <w:noProof/>
          <w:sz w:val="24"/>
          <w:szCs w:val="24"/>
          <w:lang w:eastAsia="es-CO"/>
        </w:rPr>
        <w:drawing>
          <wp:inline distT="0" distB="0" distL="0" distR="0" wp14:anchorId="35057EEB" wp14:editId="2EE2BB30">
            <wp:extent cx="1817212" cy="7123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3369" cy="718715"/>
                    </a:xfrm>
                    <a:prstGeom prst="rect">
                      <a:avLst/>
                    </a:prstGeom>
                  </pic:spPr>
                </pic:pic>
              </a:graphicData>
            </a:graphic>
          </wp:inline>
        </w:drawing>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3</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21114" w:rsidRPr="00DA6FBD">
        <w:rPr>
          <w:rFonts w:ascii="Arial" w:hAnsi="Arial" w:cs="Arial"/>
          <w:sz w:val="24"/>
          <w:szCs w:val="24"/>
        </w:rPr>
        <w:t>La traslación</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1741E0" w:rsidRPr="00DA6FBD" w:rsidRDefault="005B3255" w:rsidP="00DA6FBD">
      <w:pPr>
        <w:spacing w:line="360" w:lineRule="auto"/>
        <w:rPr>
          <w:rFonts w:ascii="Arial" w:hAnsi="Arial" w:cs="Arial"/>
          <w:sz w:val="24"/>
          <w:szCs w:val="24"/>
        </w:rPr>
      </w:pPr>
      <w:r w:rsidRPr="00DA6FBD">
        <w:rPr>
          <w:rFonts w:ascii="Arial" w:hAnsi="Arial" w:cs="Arial"/>
          <w:sz w:val="24"/>
          <w:szCs w:val="24"/>
        </w:rPr>
        <w:t>El sistema solar se formó debido a la atracción gravitacional que concentró una masa de materiales y polvo interestelar</w:t>
      </w:r>
      <w:del w:id="6" w:author="María" w:date="2015-09-15T11:09:00Z">
        <w:r w:rsidRPr="00DA6FBD" w:rsidDel="00B51BF4">
          <w:rPr>
            <w:rFonts w:ascii="Arial" w:hAnsi="Arial" w:cs="Arial"/>
            <w:sz w:val="24"/>
            <w:szCs w:val="24"/>
          </w:rPr>
          <w:delText>,</w:delText>
        </w:r>
      </w:del>
      <w:r w:rsidRPr="00DA6FBD">
        <w:rPr>
          <w:rFonts w:ascii="Arial" w:hAnsi="Arial" w:cs="Arial"/>
          <w:sz w:val="24"/>
          <w:szCs w:val="24"/>
        </w:rPr>
        <w:t xml:space="preserve"> en torno </w:t>
      </w:r>
      <w:ins w:id="7" w:author="María" w:date="2015-09-15T11:11:00Z">
        <w:r w:rsidR="00B51BF4">
          <w:rPr>
            <w:rFonts w:ascii="Arial" w:hAnsi="Arial" w:cs="Arial"/>
            <w:sz w:val="24"/>
            <w:szCs w:val="24"/>
          </w:rPr>
          <w:t xml:space="preserve">a </w:t>
        </w:r>
      </w:ins>
      <w:r w:rsidRPr="00DA6FBD">
        <w:rPr>
          <w:rFonts w:ascii="Arial" w:hAnsi="Arial" w:cs="Arial"/>
          <w:sz w:val="24"/>
          <w:szCs w:val="24"/>
        </w:rPr>
        <w:t>un centro, alrededor del</w:t>
      </w:r>
      <w:r w:rsidR="00CB3632" w:rsidRPr="00DA6FBD">
        <w:rPr>
          <w:rFonts w:ascii="Arial" w:hAnsi="Arial" w:cs="Arial"/>
          <w:sz w:val="24"/>
          <w:szCs w:val="24"/>
        </w:rPr>
        <w:t xml:space="preserve"> cual </w:t>
      </w:r>
      <w:r w:rsidR="00E471B4" w:rsidRPr="00DA6FBD">
        <w:rPr>
          <w:rFonts w:ascii="Arial" w:hAnsi="Arial" w:cs="Arial"/>
          <w:sz w:val="24"/>
          <w:szCs w:val="24"/>
        </w:rPr>
        <w:t xml:space="preserve">esta </w:t>
      </w:r>
      <w:r w:rsidR="00CB3632" w:rsidRPr="00DA6FBD">
        <w:rPr>
          <w:rFonts w:ascii="Arial" w:hAnsi="Arial" w:cs="Arial"/>
          <w:sz w:val="24"/>
          <w:szCs w:val="24"/>
        </w:rPr>
        <w:t>comenzó a</w:t>
      </w:r>
      <w:r w:rsidRPr="00DA6FBD">
        <w:rPr>
          <w:rFonts w:ascii="Arial" w:hAnsi="Arial" w:cs="Arial"/>
          <w:sz w:val="24"/>
          <w:szCs w:val="24"/>
        </w:rPr>
        <w:t xml:space="preserve"> girar. Este es el origen de los movimiento</w:t>
      </w:r>
      <w:r w:rsidR="00CB3632" w:rsidRPr="00DA6FBD">
        <w:rPr>
          <w:rFonts w:ascii="Arial" w:hAnsi="Arial" w:cs="Arial"/>
          <w:sz w:val="24"/>
          <w:szCs w:val="24"/>
        </w:rPr>
        <w:t>s</w:t>
      </w:r>
      <w:r w:rsidRPr="00DA6FBD">
        <w:rPr>
          <w:rFonts w:ascii="Arial" w:hAnsi="Arial" w:cs="Arial"/>
          <w:sz w:val="24"/>
          <w:szCs w:val="24"/>
        </w:rPr>
        <w:t xml:space="preserve"> de traslación </w:t>
      </w:r>
      <w:ins w:id="8" w:author="María" w:date="2015-09-15T11:13:00Z">
        <w:r w:rsidR="00B51BF4" w:rsidRPr="00DA6FBD">
          <w:rPr>
            <w:rFonts w:ascii="Arial" w:hAnsi="Arial" w:cs="Arial"/>
            <w:sz w:val="24"/>
            <w:szCs w:val="24"/>
          </w:rPr>
          <w:t>de todos los planetas del Sistema Solar, incluida la Tierra</w:t>
        </w:r>
      </w:ins>
      <w:ins w:id="9" w:author="María" w:date="2015-09-15T11:14:00Z">
        <w:r w:rsidR="00B51BF4">
          <w:rPr>
            <w:rFonts w:ascii="Arial" w:hAnsi="Arial" w:cs="Arial"/>
            <w:sz w:val="24"/>
            <w:szCs w:val="24"/>
          </w:rPr>
          <w:t>,</w:t>
        </w:r>
      </w:ins>
      <w:ins w:id="10" w:author="María" w:date="2015-09-15T11:13:00Z">
        <w:r w:rsidR="00B51BF4" w:rsidRPr="00DA6FBD">
          <w:rPr>
            <w:rFonts w:ascii="Arial" w:hAnsi="Arial" w:cs="Arial"/>
            <w:sz w:val="24"/>
            <w:szCs w:val="24"/>
          </w:rPr>
          <w:t xml:space="preserve"> </w:t>
        </w:r>
      </w:ins>
      <w:r w:rsidRPr="00DA6FBD">
        <w:rPr>
          <w:rFonts w:ascii="Arial" w:hAnsi="Arial" w:cs="Arial"/>
          <w:sz w:val="24"/>
          <w:szCs w:val="24"/>
        </w:rPr>
        <w:t>alrededor del Sol</w:t>
      </w:r>
      <w:del w:id="11" w:author="María" w:date="2015-09-15T11:14:00Z">
        <w:r w:rsidRPr="00DA6FBD" w:rsidDel="00B51BF4">
          <w:rPr>
            <w:rFonts w:ascii="Arial" w:hAnsi="Arial" w:cs="Arial"/>
            <w:sz w:val="24"/>
            <w:szCs w:val="24"/>
          </w:rPr>
          <w:delText xml:space="preserve">, </w:delText>
        </w:r>
      </w:del>
      <w:ins w:id="12" w:author="María" w:date="2015-09-15T11:14:00Z">
        <w:r w:rsidR="00B51BF4">
          <w:rPr>
            <w:rFonts w:ascii="Arial" w:hAnsi="Arial" w:cs="Arial"/>
            <w:sz w:val="24"/>
            <w:szCs w:val="24"/>
          </w:rPr>
          <w:t>.</w:t>
        </w:r>
        <w:r w:rsidR="00B51BF4" w:rsidRPr="00DA6FBD">
          <w:rPr>
            <w:rFonts w:ascii="Arial" w:hAnsi="Arial" w:cs="Arial"/>
            <w:sz w:val="24"/>
            <w:szCs w:val="24"/>
          </w:rPr>
          <w:t xml:space="preserve"> </w:t>
        </w:r>
      </w:ins>
      <w:del w:id="13" w:author="María" w:date="2015-09-15T11:13:00Z">
        <w:r w:rsidRPr="00DA6FBD" w:rsidDel="00B51BF4">
          <w:rPr>
            <w:rFonts w:ascii="Arial" w:hAnsi="Arial" w:cs="Arial"/>
            <w:sz w:val="24"/>
            <w:szCs w:val="24"/>
          </w:rPr>
          <w:delText>de todos los planetas del Sistema Solar, incluida la Tierra.</w:delText>
        </w:r>
        <w:r w:rsidR="00DA6FBD" w:rsidRPr="00DA6FBD" w:rsidDel="00B51BF4">
          <w:rPr>
            <w:rFonts w:ascii="Arial" w:hAnsi="Arial" w:cs="Arial"/>
            <w:sz w:val="24"/>
            <w:szCs w:val="24"/>
          </w:rPr>
          <w:delText xml:space="preserve"> </w:delText>
        </w:r>
      </w:del>
      <w:r w:rsidR="00CB3632" w:rsidRPr="00DA6FBD">
        <w:rPr>
          <w:rFonts w:ascii="Arial" w:hAnsi="Arial" w:cs="Arial"/>
          <w:sz w:val="24"/>
          <w:szCs w:val="24"/>
        </w:rPr>
        <w:t>La traslación es la causa de fenómenos tan importantes como las estaciones</w:t>
      </w:r>
      <w:ins w:id="14" w:author="María" w:date="2015-09-15T11:14:00Z">
        <w:r w:rsidR="00B51BF4">
          <w:rPr>
            <w:rFonts w:ascii="Arial" w:hAnsi="Arial" w:cs="Arial"/>
            <w:sz w:val="24"/>
            <w:szCs w:val="24"/>
          </w:rPr>
          <w:t>,</w:t>
        </w:r>
      </w:ins>
      <w:r w:rsidR="00CB3632" w:rsidRPr="00DA6FBD">
        <w:rPr>
          <w:rFonts w:ascii="Arial" w:hAnsi="Arial" w:cs="Arial"/>
          <w:sz w:val="24"/>
          <w:szCs w:val="24"/>
        </w:rPr>
        <w:t xml:space="preserve"> con los solsticios y los equinoccios.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4</w:t>
      </w:r>
      <w:r w:rsidR="001741E0" w:rsidRPr="00DA6FBD">
        <w:rPr>
          <w:rFonts w:ascii="Arial" w:hAnsi="Arial" w:cs="Arial"/>
          <w:b/>
          <w:bCs/>
          <w:sz w:val="24"/>
          <w:szCs w:val="24"/>
          <w:highlight w:val="cyan"/>
        </w:rPr>
        <w:t>:</w:t>
      </w:r>
    </w:p>
    <w:p w:rsidR="00B21114" w:rsidRPr="00DA6FBD" w:rsidRDefault="00B21114" w:rsidP="00DA6FBD">
      <w:pPr>
        <w:spacing w:line="360" w:lineRule="auto"/>
        <w:rPr>
          <w:rFonts w:ascii="Arial" w:hAnsi="Arial" w:cs="Arial"/>
          <w:b/>
          <w:bCs/>
          <w:sz w:val="24"/>
          <w:szCs w:val="24"/>
        </w:rPr>
      </w:pPr>
      <w:r w:rsidRPr="00DA6FBD">
        <w:rPr>
          <w:rFonts w:ascii="Arial" w:hAnsi="Arial" w:cs="Arial"/>
          <w:noProof/>
          <w:color w:val="C2E1ED"/>
          <w:sz w:val="24"/>
          <w:szCs w:val="24"/>
          <w:lang w:eastAsia="es-CO"/>
        </w:rPr>
        <w:lastRenderedPageBreak/>
        <w:drawing>
          <wp:inline distT="0" distB="0" distL="0" distR="0" wp14:anchorId="4B33F4A8" wp14:editId="233DB12B">
            <wp:extent cx="1457325" cy="1094613"/>
            <wp:effectExtent l="0" t="0" r="0" b="0"/>
            <wp:docPr id="23" name="Imagen 23" descr="http://thumb7.shutterstock.com/display_pic_with_logo/10991/103888889/stock-photo-inner-four-solar-system-planets-elements-of-this-image-furnished-by-nasa-earthmap-http-103888889.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991/103888889/stock-photo-inner-four-solar-system-planets-elements-of-this-image-furnished-by-nasa-earthmap-http-103888889.jpg">
                      <a:hlinkClick r:id="rId7"/>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5501" cy="1100754"/>
                    </a:xfrm>
                    <a:prstGeom prst="rect">
                      <a:avLst/>
                    </a:prstGeom>
                    <a:noFill/>
                    <a:ln>
                      <a:noFill/>
                    </a:ln>
                  </pic:spPr>
                </pic:pic>
              </a:graphicData>
            </a:graphic>
          </wp:inline>
        </w:drawing>
      </w:r>
      <w:r w:rsidRPr="00DA6FBD">
        <w:rPr>
          <w:rFonts w:ascii="Arial" w:hAnsi="Arial" w:cs="Arial"/>
          <w:b/>
          <w:bCs/>
          <w:sz w:val="24"/>
          <w:szCs w:val="24"/>
        </w:rPr>
        <w:t xml:space="preserve"> 103888889</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21114" w:rsidRPr="00DA6FBD" w:rsidRDefault="00B21114" w:rsidP="00DA6FBD">
      <w:pPr>
        <w:spacing w:line="360" w:lineRule="auto"/>
        <w:rPr>
          <w:rFonts w:ascii="Arial" w:hAnsi="Arial" w:cs="Arial"/>
          <w:b/>
          <w:bCs/>
          <w:sz w:val="24"/>
          <w:szCs w:val="24"/>
        </w:rPr>
      </w:pPr>
      <w:r w:rsidRPr="00DA6FBD">
        <w:rPr>
          <w:rFonts w:ascii="Arial" w:hAnsi="Arial" w:cs="Arial"/>
          <w:noProof/>
          <w:color w:val="C2E1ED"/>
          <w:sz w:val="24"/>
          <w:szCs w:val="24"/>
          <w:lang w:eastAsia="es-CO"/>
        </w:rPr>
        <w:drawing>
          <wp:inline distT="0" distB="0" distL="0" distR="0" wp14:anchorId="10C273D3" wp14:editId="0EE217C8">
            <wp:extent cx="396361" cy="297711"/>
            <wp:effectExtent l="0" t="0" r="3810" b="7620"/>
            <wp:docPr id="24" name="Imagen 24" descr="http://thumb7.shutterstock.com/display_pic_with_logo/10991/103888889/stock-photo-inner-four-solar-system-planets-elements-of-this-image-furnished-by-nasa-earthmap-http-103888889.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991/103888889/stock-photo-inner-four-solar-system-planets-elements-of-this-image-furnished-by-nasa-earthmap-http-103888889.jpg">
                      <a:hlinkClick r:id="rId7"/>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333" cy="304450"/>
                    </a:xfrm>
                    <a:prstGeom prst="rect">
                      <a:avLst/>
                    </a:prstGeom>
                    <a:noFill/>
                    <a:ln>
                      <a:noFill/>
                    </a:ln>
                  </pic:spPr>
                </pic:pic>
              </a:graphicData>
            </a:graphic>
          </wp:inline>
        </w:drawing>
      </w:r>
      <w:r w:rsidRPr="00DA6FBD">
        <w:rPr>
          <w:rFonts w:ascii="Arial" w:hAnsi="Arial" w:cs="Arial"/>
          <w:b/>
          <w:bCs/>
          <w:sz w:val="24"/>
          <w:szCs w:val="24"/>
        </w:rPr>
        <w:t xml:space="preserve"> 103888889</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4</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21114" w:rsidRPr="00DA6FBD">
        <w:rPr>
          <w:rFonts w:ascii="Arial" w:hAnsi="Arial" w:cs="Arial"/>
          <w:sz w:val="24"/>
          <w:szCs w:val="24"/>
        </w:rPr>
        <w:t>La rotación</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B21114" w:rsidRPr="00DA6FBD" w:rsidRDefault="00B21114" w:rsidP="00DA6FBD">
      <w:pPr>
        <w:spacing w:line="360" w:lineRule="auto"/>
        <w:rPr>
          <w:rFonts w:ascii="Arial" w:hAnsi="Arial" w:cs="Arial"/>
          <w:sz w:val="24"/>
          <w:szCs w:val="24"/>
        </w:rPr>
      </w:pPr>
      <w:r w:rsidRPr="00DA6FBD">
        <w:rPr>
          <w:rFonts w:ascii="Arial" w:hAnsi="Arial" w:cs="Arial"/>
          <w:sz w:val="24"/>
          <w:szCs w:val="24"/>
        </w:rPr>
        <w:t>La rotación terrestre tiene su origen en los inicios del sistema solar. Esta se debe a las interacciones gravitacionales con</w:t>
      </w:r>
      <w:r w:rsidR="00E471B4" w:rsidRPr="00DA6FBD">
        <w:rPr>
          <w:rFonts w:ascii="Arial" w:hAnsi="Arial" w:cs="Arial"/>
          <w:sz w:val="24"/>
          <w:szCs w:val="24"/>
        </w:rPr>
        <w:t xml:space="preserve"> otros cuerpos de ese sistema</w:t>
      </w:r>
      <w:del w:id="15" w:author="María" w:date="2015-09-15T11:15:00Z">
        <w:r w:rsidRPr="00DA6FBD" w:rsidDel="00B51BF4">
          <w:rPr>
            <w:rFonts w:ascii="Arial" w:hAnsi="Arial" w:cs="Arial"/>
            <w:sz w:val="24"/>
            <w:szCs w:val="24"/>
          </w:rPr>
          <w:delText xml:space="preserve">; </w:delText>
        </w:r>
      </w:del>
      <w:ins w:id="16" w:author="María" w:date="2015-09-15T11:15:00Z">
        <w:r w:rsidR="00B51BF4" w:rsidRPr="00DA6FBD">
          <w:rPr>
            <w:rFonts w:ascii="Arial" w:hAnsi="Arial" w:cs="Arial"/>
            <w:sz w:val="24"/>
            <w:szCs w:val="24"/>
          </w:rPr>
          <w:t xml:space="preserve"> </w:t>
        </w:r>
      </w:ins>
      <w:ins w:id="17" w:author="María" w:date="2015-09-15T11:16:00Z">
        <w:r w:rsidR="00B51BF4">
          <w:rPr>
            <w:rFonts w:ascii="Arial" w:hAnsi="Arial" w:cs="Arial"/>
            <w:sz w:val="24"/>
            <w:szCs w:val="24"/>
          </w:rPr>
          <w:t>—</w:t>
        </w:r>
      </w:ins>
      <w:r w:rsidRPr="00DA6FBD">
        <w:rPr>
          <w:rFonts w:ascii="Arial" w:hAnsi="Arial" w:cs="Arial"/>
          <w:sz w:val="24"/>
          <w:szCs w:val="24"/>
        </w:rPr>
        <w:t>ade</w:t>
      </w:r>
      <w:r w:rsidR="00E471B4" w:rsidRPr="00DA6FBD">
        <w:rPr>
          <w:rFonts w:ascii="Arial" w:hAnsi="Arial" w:cs="Arial"/>
          <w:sz w:val="24"/>
          <w:szCs w:val="24"/>
        </w:rPr>
        <w:t>más de choques y roces frecuentes con estos</w:t>
      </w:r>
      <w:del w:id="18" w:author="María" w:date="2015-09-15T11:16:00Z">
        <w:r w:rsidR="00E471B4" w:rsidRPr="00DA6FBD" w:rsidDel="00B51BF4">
          <w:rPr>
            <w:rFonts w:ascii="Arial" w:hAnsi="Arial" w:cs="Arial"/>
            <w:sz w:val="24"/>
            <w:szCs w:val="24"/>
          </w:rPr>
          <w:delText xml:space="preserve">; </w:delText>
        </w:r>
      </w:del>
      <w:ins w:id="19" w:author="María" w:date="2015-09-15T11:16:00Z">
        <w:r w:rsidR="00B51BF4">
          <w:rPr>
            <w:rFonts w:ascii="Arial" w:hAnsi="Arial" w:cs="Arial"/>
            <w:sz w:val="24"/>
            <w:szCs w:val="24"/>
          </w:rPr>
          <w:t>—,</w:t>
        </w:r>
        <w:r w:rsidR="00B51BF4" w:rsidRPr="00DA6FBD">
          <w:rPr>
            <w:rFonts w:ascii="Arial" w:hAnsi="Arial" w:cs="Arial"/>
            <w:sz w:val="24"/>
            <w:szCs w:val="24"/>
          </w:rPr>
          <w:t xml:space="preserve"> </w:t>
        </w:r>
      </w:ins>
      <w:r w:rsidR="00E471B4" w:rsidRPr="00DA6FBD">
        <w:rPr>
          <w:rFonts w:ascii="Arial" w:hAnsi="Arial" w:cs="Arial"/>
          <w:sz w:val="24"/>
          <w:szCs w:val="24"/>
        </w:rPr>
        <w:t>los cuales en un momento aumentaban su velocidad de rotación y en otros la reducían. La rotación es el origen de fenómenos tan importantes</w:t>
      </w:r>
      <w:ins w:id="20" w:author="María" w:date="2015-09-15T11:17:00Z">
        <w:r w:rsidR="00A92E8C">
          <w:rPr>
            <w:rFonts w:ascii="Arial" w:hAnsi="Arial" w:cs="Arial"/>
            <w:sz w:val="24"/>
            <w:szCs w:val="24"/>
          </w:rPr>
          <w:t xml:space="preserve"> para</w:t>
        </w:r>
      </w:ins>
      <w:del w:id="21" w:author="María" w:date="2015-09-15T11:17:00Z">
        <w:r w:rsidR="00E471B4" w:rsidRPr="00DA6FBD" w:rsidDel="00A92E8C">
          <w:rPr>
            <w:rFonts w:ascii="Arial" w:hAnsi="Arial" w:cs="Arial"/>
            <w:sz w:val="24"/>
            <w:szCs w:val="24"/>
          </w:rPr>
          <w:delText>, para nosotros y</w:delText>
        </w:r>
      </w:del>
      <w:r w:rsidR="00E471B4" w:rsidRPr="00DA6FBD">
        <w:rPr>
          <w:rFonts w:ascii="Arial" w:hAnsi="Arial" w:cs="Arial"/>
          <w:sz w:val="24"/>
          <w:szCs w:val="24"/>
        </w:rPr>
        <w:t xml:space="preserve"> todos los seres vivos, como el día y la noche.</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5</w:t>
      </w:r>
      <w:r w:rsidR="001741E0" w:rsidRPr="00DA6FBD">
        <w:rPr>
          <w:rFonts w:ascii="Arial" w:hAnsi="Arial" w:cs="Arial"/>
          <w:b/>
          <w:bCs/>
          <w:sz w:val="24"/>
          <w:szCs w:val="24"/>
          <w:highlight w:val="cyan"/>
        </w:rPr>
        <w:t>:</w:t>
      </w:r>
    </w:p>
    <w:p w:rsidR="00E471B4" w:rsidRPr="00DA6FBD" w:rsidRDefault="00E471B4"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rPr>
        <w:drawing>
          <wp:inline distT="0" distB="0" distL="0" distR="0" wp14:anchorId="12B71AFE" wp14:editId="159332C1">
            <wp:extent cx="1204715" cy="904875"/>
            <wp:effectExtent l="0" t="0" r="0" b="0"/>
            <wp:docPr id="25" name="Imagen 25" descr="http://thumb1.shutterstock.com/display_pic_with_logo/66811/66811,1247019739,4/stock-photo-spinning-globe-3329959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6811/66811,1247019739,4/stock-photo-spinning-globe-33299590.jpg">
                      <a:hlinkClick r:id="rId7"/>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7534" cy="906993"/>
                    </a:xfrm>
                    <a:prstGeom prst="rect">
                      <a:avLst/>
                    </a:prstGeom>
                    <a:noFill/>
                    <a:ln>
                      <a:noFill/>
                    </a:ln>
                  </pic:spPr>
                </pic:pic>
              </a:graphicData>
            </a:graphic>
          </wp:inline>
        </w:drawing>
      </w:r>
      <w:r w:rsidRPr="00DA6FBD">
        <w:rPr>
          <w:rFonts w:ascii="Arial" w:hAnsi="Arial" w:cs="Arial"/>
          <w:b/>
          <w:bCs/>
          <w:sz w:val="24"/>
          <w:szCs w:val="24"/>
          <w:highlight w:val="yellow"/>
        </w:rPr>
        <w:t xml:space="preserve"> </w:t>
      </w:r>
      <w:r w:rsidRPr="00DA6FBD">
        <w:rPr>
          <w:rFonts w:ascii="Arial" w:hAnsi="Arial" w:cs="Arial"/>
          <w:b/>
          <w:bCs/>
          <w:sz w:val="24"/>
          <w:szCs w:val="24"/>
        </w:rPr>
        <w:t>33299590</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E471B4" w:rsidRPr="00DA6FBD" w:rsidRDefault="00E471B4"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rPr>
        <w:drawing>
          <wp:inline distT="0" distB="0" distL="0" distR="0" wp14:anchorId="4B0EDD98" wp14:editId="1457F500">
            <wp:extent cx="404037" cy="303477"/>
            <wp:effectExtent l="0" t="0" r="0" b="1905"/>
            <wp:docPr id="26" name="Imagen 26" descr="http://thumb1.shutterstock.com/display_pic_with_logo/66811/66811,1247019739,4/stock-photo-spinning-globe-3329959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6811/66811,1247019739,4/stock-photo-spinning-globe-33299590.jpg">
                      <a:hlinkClick r:id="rId7"/>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71" cy="309061"/>
                    </a:xfrm>
                    <a:prstGeom prst="rect">
                      <a:avLst/>
                    </a:prstGeom>
                    <a:noFill/>
                    <a:ln>
                      <a:noFill/>
                    </a:ln>
                  </pic:spPr>
                </pic:pic>
              </a:graphicData>
            </a:graphic>
          </wp:inline>
        </w:drawing>
      </w:r>
      <w:r w:rsidRPr="00DA6FBD">
        <w:rPr>
          <w:rFonts w:ascii="Arial" w:hAnsi="Arial" w:cs="Arial"/>
          <w:b/>
          <w:bCs/>
          <w:sz w:val="24"/>
          <w:szCs w:val="24"/>
          <w:highlight w:val="yellow"/>
        </w:rPr>
        <w:t xml:space="preserve"> </w:t>
      </w:r>
      <w:r w:rsidRPr="00DA6FBD">
        <w:rPr>
          <w:rFonts w:ascii="Arial" w:hAnsi="Arial" w:cs="Arial"/>
          <w:b/>
          <w:bCs/>
          <w:sz w:val="24"/>
          <w:szCs w:val="24"/>
        </w:rPr>
        <w:t>33299590</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5</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E471B4" w:rsidRPr="00DA6FBD">
        <w:rPr>
          <w:rFonts w:ascii="Arial" w:hAnsi="Arial" w:cs="Arial"/>
          <w:sz w:val="24"/>
          <w:szCs w:val="24"/>
        </w:rPr>
        <w:t xml:space="preserve">La atmósfera y la </w:t>
      </w:r>
      <w:del w:id="22" w:author="María" w:date="2015-09-15T11:17:00Z">
        <w:r w:rsidR="00E471B4" w:rsidRPr="00DA6FBD" w:rsidDel="00A92E8C">
          <w:rPr>
            <w:rFonts w:ascii="Arial" w:hAnsi="Arial" w:cs="Arial"/>
            <w:sz w:val="24"/>
            <w:szCs w:val="24"/>
          </w:rPr>
          <w:delText>hidrósfera</w:delText>
        </w:r>
      </w:del>
      <w:ins w:id="23" w:author="María" w:date="2015-09-15T11:17:00Z">
        <w:r w:rsidR="00A92E8C" w:rsidRPr="00DA6FBD">
          <w:rPr>
            <w:rFonts w:ascii="Arial" w:hAnsi="Arial" w:cs="Arial"/>
            <w:sz w:val="24"/>
            <w:szCs w:val="24"/>
          </w:rPr>
          <w:t>hidr</w:t>
        </w:r>
        <w:r w:rsidR="00A92E8C">
          <w:rPr>
            <w:rFonts w:ascii="Arial" w:hAnsi="Arial" w:cs="Arial"/>
            <w:sz w:val="24"/>
            <w:szCs w:val="24"/>
          </w:rPr>
          <w:t>o</w:t>
        </w:r>
        <w:r w:rsidR="00A92E8C" w:rsidRPr="00DA6FBD">
          <w:rPr>
            <w:rFonts w:ascii="Arial" w:hAnsi="Arial" w:cs="Arial"/>
            <w:sz w:val="24"/>
            <w:szCs w:val="24"/>
          </w:rPr>
          <w:t>sfera</w:t>
        </w:r>
      </w:ins>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E471B4" w:rsidRPr="00DA6FBD" w:rsidRDefault="00E471B4" w:rsidP="00DA6FBD">
      <w:pPr>
        <w:spacing w:line="360" w:lineRule="auto"/>
        <w:rPr>
          <w:rFonts w:ascii="Arial" w:hAnsi="Arial" w:cs="Arial"/>
          <w:sz w:val="24"/>
          <w:szCs w:val="24"/>
        </w:rPr>
      </w:pPr>
      <w:r w:rsidRPr="00DA6FBD">
        <w:rPr>
          <w:rFonts w:ascii="Arial" w:hAnsi="Arial" w:cs="Arial"/>
          <w:sz w:val="24"/>
          <w:szCs w:val="24"/>
        </w:rPr>
        <w:lastRenderedPageBreak/>
        <w:t xml:space="preserve">Gracias a su masa, nuestro planeta puede retener las aguas de la </w:t>
      </w:r>
      <w:del w:id="24" w:author="María" w:date="2015-09-15T11:17:00Z">
        <w:r w:rsidRPr="00DA6FBD" w:rsidDel="00A92E8C">
          <w:rPr>
            <w:rFonts w:ascii="Arial" w:hAnsi="Arial" w:cs="Arial"/>
            <w:sz w:val="24"/>
            <w:szCs w:val="24"/>
          </w:rPr>
          <w:delText xml:space="preserve">hidrósfera </w:delText>
        </w:r>
      </w:del>
      <w:ins w:id="25" w:author="María" w:date="2015-09-15T11:17:00Z">
        <w:r w:rsidR="00A92E8C" w:rsidRPr="00DA6FBD">
          <w:rPr>
            <w:rFonts w:ascii="Arial" w:hAnsi="Arial" w:cs="Arial"/>
            <w:sz w:val="24"/>
            <w:szCs w:val="24"/>
          </w:rPr>
          <w:t>hidr</w:t>
        </w:r>
        <w:r w:rsidR="00A92E8C">
          <w:rPr>
            <w:rFonts w:ascii="Arial" w:hAnsi="Arial" w:cs="Arial"/>
            <w:sz w:val="24"/>
            <w:szCs w:val="24"/>
          </w:rPr>
          <w:t>o</w:t>
        </w:r>
        <w:r w:rsidR="00A92E8C" w:rsidRPr="00DA6FBD">
          <w:rPr>
            <w:rFonts w:ascii="Arial" w:hAnsi="Arial" w:cs="Arial"/>
            <w:sz w:val="24"/>
            <w:szCs w:val="24"/>
          </w:rPr>
          <w:t xml:space="preserve">sfera </w:t>
        </w:r>
      </w:ins>
      <w:r w:rsidRPr="00DA6FBD">
        <w:rPr>
          <w:rFonts w:ascii="Arial" w:hAnsi="Arial" w:cs="Arial"/>
          <w:sz w:val="24"/>
          <w:szCs w:val="24"/>
        </w:rPr>
        <w:t xml:space="preserve">y los gases de </w:t>
      </w:r>
      <w:ins w:id="26" w:author="María" w:date="2015-09-15T11:18:00Z">
        <w:r w:rsidR="00A92E8C">
          <w:rPr>
            <w:rFonts w:ascii="Arial" w:hAnsi="Arial" w:cs="Arial"/>
            <w:sz w:val="24"/>
            <w:szCs w:val="24"/>
          </w:rPr>
          <w:t xml:space="preserve">la </w:t>
        </w:r>
      </w:ins>
      <w:r w:rsidRPr="00DA6FBD">
        <w:rPr>
          <w:rFonts w:ascii="Arial" w:hAnsi="Arial" w:cs="Arial"/>
          <w:sz w:val="24"/>
          <w:szCs w:val="24"/>
        </w:rPr>
        <w:t>atmósfera, impidiendo que escapen al espacio. Tanto una como la otra son insustituibles para la vida, tal y como la conocemos.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6</w:t>
      </w:r>
      <w:r w:rsidR="001741E0" w:rsidRPr="00DA6FBD">
        <w:rPr>
          <w:rFonts w:ascii="Arial" w:hAnsi="Arial" w:cs="Arial"/>
          <w:b/>
          <w:bCs/>
          <w:sz w:val="24"/>
          <w:szCs w:val="24"/>
          <w:highlight w:val="cyan"/>
        </w:rPr>
        <w:t>:</w:t>
      </w:r>
    </w:p>
    <w:p w:rsidR="00A5204D" w:rsidRPr="00DA6FBD" w:rsidRDefault="00A5204D"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rPr>
        <w:drawing>
          <wp:inline distT="0" distB="0" distL="0" distR="0" wp14:anchorId="0D5EC03E" wp14:editId="0701C9B1">
            <wp:extent cx="1465710" cy="1531089"/>
            <wp:effectExtent l="0" t="0" r="1270" b="0"/>
            <wp:docPr id="27" name="Imagen 27" descr="http://thumb1.shutterstock.com/display_pic_with_logo/476578/164763314/stock-photo-australia-and-south-east-asia-elements-of-this-image-furnished-by-nasa-164763314.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76578/164763314/stock-photo-australia-and-south-east-asia-elements-of-this-image-furnished-by-nasa-164763314.jpg">
                      <a:hlinkClick r:id="rId7"/>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5176" cy="1540977"/>
                    </a:xfrm>
                    <a:prstGeom prst="rect">
                      <a:avLst/>
                    </a:prstGeom>
                    <a:noFill/>
                    <a:ln>
                      <a:noFill/>
                    </a:ln>
                  </pic:spPr>
                </pic:pic>
              </a:graphicData>
            </a:graphic>
          </wp:inline>
        </w:drawing>
      </w:r>
      <w:r w:rsidRPr="00DA6FBD">
        <w:rPr>
          <w:rFonts w:ascii="Arial" w:hAnsi="Arial" w:cs="Arial"/>
          <w:sz w:val="24"/>
          <w:szCs w:val="24"/>
        </w:rPr>
        <w:t xml:space="preserve"> SS 164763314</w:t>
      </w:r>
    </w:p>
    <w:p w:rsidR="001741E0" w:rsidRPr="00DA6FBD" w:rsidRDefault="001741E0" w:rsidP="00DA6FBD">
      <w:pPr>
        <w:pBdr>
          <w:bottom w:val="single" w:sz="12" w:space="1" w:color="auto"/>
        </w:pBd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A5204D" w:rsidRPr="00DA6FBD" w:rsidRDefault="00A5204D"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rPr>
        <w:drawing>
          <wp:inline distT="0" distB="0" distL="0" distR="0" wp14:anchorId="6AA3437F" wp14:editId="146141D2">
            <wp:extent cx="721301" cy="753475"/>
            <wp:effectExtent l="0" t="0" r="3175" b="8890"/>
            <wp:docPr id="28" name="Imagen 28" descr="http://thumb1.shutterstock.com/display_pic_with_logo/476578/164763314/stock-photo-australia-and-south-east-asia-elements-of-this-image-furnished-by-nasa-164763314.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76578/164763314/stock-photo-australia-and-south-east-asia-elements-of-this-image-furnished-by-nasa-164763314.jpg">
                      <a:hlinkClick r:id="rId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5374" cy="768176"/>
                    </a:xfrm>
                    <a:prstGeom prst="rect">
                      <a:avLst/>
                    </a:prstGeom>
                    <a:noFill/>
                    <a:ln>
                      <a:noFill/>
                    </a:ln>
                  </pic:spPr>
                </pic:pic>
              </a:graphicData>
            </a:graphic>
          </wp:inline>
        </w:drawing>
      </w:r>
      <w:r w:rsidRPr="00DA6FBD">
        <w:rPr>
          <w:rFonts w:ascii="Arial" w:hAnsi="Arial" w:cs="Arial"/>
          <w:sz w:val="24"/>
          <w:szCs w:val="24"/>
        </w:rPr>
        <w:t xml:space="preserve"> SS 164763314</w:t>
      </w:r>
    </w:p>
    <w:p w:rsidR="001741E0" w:rsidRPr="00DA6FBD" w:rsidRDefault="001741E0" w:rsidP="00DA6FBD">
      <w:pPr>
        <w:pBdr>
          <w:bottom w:val="single" w:sz="12" w:space="1" w:color="auto"/>
        </w:pBdr>
        <w:spacing w:line="360" w:lineRule="auto"/>
        <w:rPr>
          <w:rFonts w:ascii="Arial" w:hAnsi="Arial" w:cs="Arial"/>
          <w:b/>
          <w:bCs/>
          <w:sz w:val="24"/>
          <w:szCs w:val="24"/>
        </w:rPr>
      </w:pPr>
    </w:p>
    <w:p w:rsidR="00A5204D" w:rsidRPr="00DA6FBD" w:rsidRDefault="00A5204D" w:rsidP="00DA6FBD">
      <w:pPr>
        <w:spacing w:line="360" w:lineRule="auto"/>
        <w:rPr>
          <w:rFonts w:ascii="Arial" w:hAnsi="Arial" w:cs="Arial"/>
          <w:b/>
          <w:bCs/>
          <w:sz w:val="24"/>
          <w:szCs w:val="24"/>
        </w:rPr>
      </w:pPr>
      <w:r w:rsidRPr="00DA6FBD">
        <w:rPr>
          <w:rFonts w:ascii="Arial" w:hAnsi="Arial" w:cs="Arial"/>
          <w:b/>
          <w:bCs/>
          <w:sz w:val="24"/>
          <w:szCs w:val="24"/>
          <w:highlight w:val="darkBlue"/>
        </w:rPr>
        <w:t>Ficha 6</w:t>
      </w:r>
    </w:p>
    <w:p w:rsidR="00A5204D" w:rsidRPr="00DA6FBD" w:rsidRDefault="00A5204D"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La Luna</w:t>
      </w:r>
    </w:p>
    <w:p w:rsidR="00A5204D" w:rsidRPr="00DA6FBD" w:rsidRDefault="00A5204D"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A5204D" w:rsidRPr="00DA6FBD" w:rsidRDefault="00A5204D" w:rsidP="00DA6FBD">
      <w:pPr>
        <w:spacing w:line="360" w:lineRule="auto"/>
        <w:rPr>
          <w:rFonts w:ascii="Arial" w:hAnsi="Arial" w:cs="Arial"/>
          <w:sz w:val="24"/>
          <w:szCs w:val="24"/>
        </w:rPr>
      </w:pPr>
      <w:r w:rsidRPr="00DA6FBD">
        <w:rPr>
          <w:rFonts w:ascii="Arial" w:hAnsi="Arial" w:cs="Arial"/>
          <w:sz w:val="24"/>
          <w:szCs w:val="24"/>
        </w:rPr>
        <w:t xml:space="preserve">La Luna se formó como consecuencia del choque de un gran cuerpo espacial </w:t>
      </w:r>
      <w:r w:rsidR="00473E3F" w:rsidRPr="00DA6FBD">
        <w:rPr>
          <w:rFonts w:ascii="Arial" w:hAnsi="Arial" w:cs="Arial"/>
          <w:sz w:val="24"/>
          <w:szCs w:val="24"/>
        </w:rPr>
        <w:t>con nuestro planeta durante sus</w:t>
      </w:r>
      <w:r w:rsidRPr="00DA6FBD">
        <w:rPr>
          <w:rFonts w:ascii="Arial" w:hAnsi="Arial" w:cs="Arial"/>
          <w:sz w:val="24"/>
          <w:szCs w:val="24"/>
        </w:rPr>
        <w:t xml:space="preserve"> inicios. Desde entonces</w:t>
      </w:r>
      <w:ins w:id="27" w:author="María" w:date="2015-09-15T11:19:00Z">
        <w:r w:rsidR="00A92E8C">
          <w:rPr>
            <w:rFonts w:ascii="Arial" w:hAnsi="Arial" w:cs="Arial"/>
            <w:sz w:val="24"/>
            <w:szCs w:val="24"/>
          </w:rPr>
          <w:t>,</w:t>
        </w:r>
      </w:ins>
      <w:r w:rsidRPr="00DA6FBD">
        <w:rPr>
          <w:rFonts w:ascii="Arial" w:hAnsi="Arial" w:cs="Arial"/>
          <w:sz w:val="24"/>
          <w:szCs w:val="24"/>
        </w:rPr>
        <w:t xml:space="preserve"> </w:t>
      </w:r>
      <w:r w:rsidR="00473E3F" w:rsidRPr="00DA6FBD">
        <w:rPr>
          <w:rFonts w:ascii="Arial" w:hAnsi="Arial" w:cs="Arial"/>
          <w:sz w:val="24"/>
          <w:szCs w:val="24"/>
        </w:rPr>
        <w:t>ha estado</w:t>
      </w:r>
      <w:r w:rsidRPr="00DA6FBD">
        <w:rPr>
          <w:rFonts w:ascii="Arial" w:hAnsi="Arial" w:cs="Arial"/>
          <w:sz w:val="24"/>
          <w:szCs w:val="24"/>
        </w:rPr>
        <w:t xml:space="preserve"> girando a su alrededor gracias </w:t>
      </w:r>
      <w:r w:rsidR="00473E3F" w:rsidRPr="00DA6FBD">
        <w:rPr>
          <w:rFonts w:ascii="Arial" w:hAnsi="Arial" w:cs="Arial"/>
          <w:sz w:val="24"/>
          <w:szCs w:val="24"/>
        </w:rPr>
        <w:t>a l</w:t>
      </w:r>
      <w:r w:rsidRPr="00DA6FBD">
        <w:rPr>
          <w:rFonts w:ascii="Arial" w:hAnsi="Arial" w:cs="Arial"/>
          <w:sz w:val="24"/>
          <w:szCs w:val="24"/>
        </w:rPr>
        <w:t>a atracción gravitacional mutua</w:t>
      </w:r>
      <w:r w:rsidR="00473E3F" w:rsidRPr="00DA6FBD">
        <w:rPr>
          <w:rFonts w:ascii="Arial" w:hAnsi="Arial" w:cs="Arial"/>
          <w:sz w:val="24"/>
          <w:szCs w:val="24"/>
        </w:rPr>
        <w:t xml:space="preserve"> entre esta y la Tierra</w:t>
      </w:r>
      <w:r w:rsidRPr="00DA6FBD">
        <w:rPr>
          <w:rFonts w:ascii="Arial" w:hAnsi="Arial" w:cs="Arial"/>
          <w:sz w:val="24"/>
          <w:szCs w:val="24"/>
        </w:rPr>
        <w:t xml:space="preserve">. La atracción gravitacional </w:t>
      </w:r>
      <w:r w:rsidR="00473E3F" w:rsidRPr="00DA6FBD">
        <w:rPr>
          <w:rFonts w:ascii="Arial" w:hAnsi="Arial" w:cs="Arial"/>
          <w:sz w:val="24"/>
          <w:szCs w:val="24"/>
        </w:rPr>
        <w:t>lunar</w:t>
      </w:r>
      <w:r w:rsidRPr="00DA6FBD">
        <w:rPr>
          <w:rFonts w:ascii="Arial" w:hAnsi="Arial" w:cs="Arial"/>
          <w:sz w:val="24"/>
          <w:szCs w:val="24"/>
        </w:rPr>
        <w:t xml:space="preserve"> tiene injerencia sobre el movimiento de nutación</w:t>
      </w:r>
      <w:r w:rsidR="00473E3F" w:rsidRPr="00DA6FBD">
        <w:rPr>
          <w:rFonts w:ascii="Arial" w:hAnsi="Arial" w:cs="Arial"/>
          <w:sz w:val="24"/>
          <w:szCs w:val="24"/>
        </w:rPr>
        <w:t xml:space="preserve"> terrestre</w:t>
      </w:r>
      <w:r w:rsidRPr="00DA6FBD">
        <w:rPr>
          <w:rFonts w:ascii="Arial" w:hAnsi="Arial" w:cs="Arial"/>
          <w:sz w:val="24"/>
          <w:szCs w:val="24"/>
        </w:rPr>
        <w:t>, las mareas y algunos ciclos en los seres vivos.</w:t>
      </w:r>
    </w:p>
    <w:p w:rsidR="00A5204D"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7</w:t>
      </w:r>
      <w:r w:rsidR="00A5204D" w:rsidRPr="00DA6FBD">
        <w:rPr>
          <w:rFonts w:ascii="Arial" w:hAnsi="Arial" w:cs="Arial"/>
          <w:b/>
          <w:bCs/>
          <w:sz w:val="24"/>
          <w:szCs w:val="24"/>
          <w:highlight w:val="cyan"/>
        </w:rPr>
        <w:t>:</w:t>
      </w:r>
    </w:p>
    <w:p w:rsidR="00A5204D" w:rsidRPr="00DA6FBD" w:rsidRDefault="00473E3F"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rPr>
        <w:lastRenderedPageBreak/>
        <w:drawing>
          <wp:inline distT="0" distB="0" distL="0" distR="0" wp14:anchorId="7226D13B" wp14:editId="5635AA43">
            <wp:extent cx="2170257" cy="1616149"/>
            <wp:effectExtent l="0" t="0" r="1905" b="3175"/>
            <wp:docPr id="31" name="Imagen 31" descr="http://thumb101.shutterstock.com/display_pic_with_logo/598246/116826913/stock-photo-the-earth-and-the-moon-with-stars-in-the-background-extremely-detailed-elements-of-this-image-116826913.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598246/116826913/stock-photo-the-earth-and-the-moon-with-stars-in-the-background-extremely-detailed-elements-of-this-image-116826913.jpg">
                      <a:hlinkClick r:id="rId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864" cy="1622558"/>
                    </a:xfrm>
                    <a:prstGeom prst="rect">
                      <a:avLst/>
                    </a:prstGeom>
                    <a:noFill/>
                    <a:ln>
                      <a:noFill/>
                    </a:ln>
                  </pic:spPr>
                </pic:pic>
              </a:graphicData>
            </a:graphic>
          </wp:inline>
        </w:drawing>
      </w:r>
      <w:r w:rsidR="00A5204D" w:rsidRPr="00DA6FBD">
        <w:rPr>
          <w:rFonts w:ascii="Arial" w:hAnsi="Arial" w:cs="Arial"/>
          <w:sz w:val="24"/>
          <w:szCs w:val="24"/>
        </w:rPr>
        <w:t xml:space="preserve"> SS </w:t>
      </w:r>
      <w:r w:rsidRPr="00DA6FBD">
        <w:rPr>
          <w:rFonts w:ascii="Arial" w:hAnsi="Arial" w:cs="Arial"/>
          <w:sz w:val="24"/>
          <w:szCs w:val="24"/>
        </w:rPr>
        <w:t>116826913</w:t>
      </w:r>
    </w:p>
    <w:p w:rsidR="00A5204D" w:rsidRPr="00DA6FBD" w:rsidRDefault="00A5204D" w:rsidP="00DA6FBD">
      <w:pPr>
        <w:pBdr>
          <w:bottom w:val="single" w:sz="12" w:space="1" w:color="auto"/>
        </w:pBd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473E3F" w:rsidRPr="00DA6FBD" w:rsidRDefault="00473E3F"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rPr>
        <w:drawing>
          <wp:inline distT="0" distB="0" distL="0" distR="0" wp14:anchorId="63D1A07C" wp14:editId="7C068E35">
            <wp:extent cx="585397" cy="435934"/>
            <wp:effectExtent l="0" t="0" r="5715" b="2540"/>
            <wp:docPr id="32" name="Imagen 32" descr="http://thumb101.shutterstock.com/display_pic_with_logo/598246/116826913/stock-photo-the-earth-and-the-moon-with-stars-in-the-background-extremely-detailed-elements-of-this-image-116826913.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598246/116826913/stock-photo-the-earth-and-the-moon-with-stars-in-the-background-extremely-detailed-elements-of-this-image-116826913.jpg">
                      <a:hlinkClick r:id="rId7"/>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533" cy="444227"/>
                    </a:xfrm>
                    <a:prstGeom prst="rect">
                      <a:avLst/>
                    </a:prstGeom>
                    <a:noFill/>
                    <a:ln>
                      <a:noFill/>
                    </a:ln>
                  </pic:spPr>
                </pic:pic>
              </a:graphicData>
            </a:graphic>
          </wp:inline>
        </w:drawing>
      </w:r>
      <w:r w:rsidRPr="00DA6FBD">
        <w:rPr>
          <w:rFonts w:ascii="Arial" w:hAnsi="Arial" w:cs="Arial"/>
          <w:sz w:val="24"/>
          <w:szCs w:val="24"/>
        </w:rPr>
        <w:t xml:space="preserve"> SS 116826913</w:t>
      </w:r>
    </w:p>
    <w:p w:rsidR="001741E0" w:rsidRPr="00DA6FBD" w:rsidRDefault="001741E0" w:rsidP="00DA6FBD">
      <w:pPr>
        <w:pBdr>
          <w:bottom w:val="single" w:sz="12" w:space="1" w:color="auto"/>
        </w:pBdr>
        <w:spacing w:line="360" w:lineRule="auto"/>
        <w:rPr>
          <w:rFonts w:ascii="Arial" w:hAnsi="Arial" w:cs="Arial"/>
          <w:b/>
          <w:bCs/>
          <w:sz w:val="24"/>
          <w:szCs w:val="24"/>
        </w:rPr>
      </w:pPr>
    </w:p>
    <w:p w:rsidR="001741E0" w:rsidRPr="00DA6FBD" w:rsidRDefault="001741E0" w:rsidP="00DA6FBD">
      <w:pPr>
        <w:spacing w:line="360" w:lineRule="auto"/>
        <w:rPr>
          <w:rFonts w:ascii="Arial" w:hAnsi="Arial" w:cs="Arial"/>
          <w:b/>
          <w:bCs/>
          <w:sz w:val="24"/>
          <w:szCs w:val="24"/>
        </w:rPr>
      </w:pP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yellow"/>
        </w:rPr>
        <w:t>Opciones del menú:</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yellow"/>
        </w:rPr>
        <w:t xml:space="preserve">Opción </w:t>
      </w:r>
      <w:r w:rsidRPr="00DA6FBD">
        <w:rPr>
          <w:rFonts w:ascii="Arial" w:hAnsi="Arial" w:cs="Arial"/>
          <w:b/>
          <w:bCs/>
          <w:sz w:val="24"/>
          <w:szCs w:val="24"/>
        </w:rPr>
        <w:t xml:space="preserve">2 </w:t>
      </w:r>
    </w:p>
    <w:p w:rsidR="001741E0" w:rsidRPr="00DA6FBD" w:rsidRDefault="001741E0"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Imagen</w:t>
      </w:r>
      <w:r w:rsidR="00AF729D" w:rsidRPr="00DA6FBD">
        <w:rPr>
          <w:rFonts w:ascii="Arial" w:hAnsi="Arial" w:cs="Arial"/>
          <w:b/>
          <w:bCs/>
          <w:sz w:val="24"/>
          <w:szCs w:val="24"/>
          <w:highlight w:val="yellow"/>
        </w:rPr>
        <w:t xml:space="preserve"> 8</w:t>
      </w:r>
      <w:r w:rsidRPr="00DA6FBD">
        <w:rPr>
          <w:rFonts w:ascii="Arial" w:hAnsi="Arial" w:cs="Arial"/>
          <w:b/>
          <w:bCs/>
          <w:sz w:val="24"/>
          <w:szCs w:val="24"/>
          <w:highlight w:val="yellow"/>
        </w:rPr>
        <w:t>:</w:t>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b/>
          <w:bCs/>
          <w:noProof/>
          <w:sz w:val="24"/>
          <w:szCs w:val="24"/>
          <w:highlight w:val="yellow"/>
          <w:lang w:eastAsia="es-CO"/>
        </w:rPr>
        <w:drawing>
          <wp:anchor distT="0" distB="0" distL="114300" distR="114300" simplePos="0" relativeHeight="251658240" behindDoc="0" locked="0" layoutInCell="1" allowOverlap="1" wp14:anchorId="228A8D4E" wp14:editId="385B9B2A">
            <wp:simplePos x="0" y="0"/>
            <wp:positionH relativeFrom="margin">
              <wp:align>left</wp:align>
            </wp:positionH>
            <wp:positionV relativeFrom="paragraph">
              <wp:posOffset>9525</wp:posOffset>
            </wp:positionV>
            <wp:extent cx="1190625" cy="1100455"/>
            <wp:effectExtent l="0" t="0" r="9525" b="4445"/>
            <wp:wrapThrough wrapText="bothSides">
              <wp:wrapPolygon edited="0">
                <wp:start x="0" y="0"/>
                <wp:lineTo x="0" y="21313"/>
                <wp:lineTo x="21427" y="21313"/>
                <wp:lineTo x="2142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7379" cy="1106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 xml:space="preserve"> </w:t>
      </w:r>
    </w:p>
    <w:p w:rsidR="009F741C" w:rsidRPr="00DA6FBD" w:rsidRDefault="009F741C" w:rsidP="00DA6FBD">
      <w:pPr>
        <w:spacing w:line="360" w:lineRule="auto"/>
        <w:rPr>
          <w:rFonts w:ascii="Arial" w:hAnsi="Arial" w:cs="Arial"/>
          <w:b/>
          <w:bCs/>
          <w:sz w:val="24"/>
          <w:szCs w:val="24"/>
          <w:highlight w:val="yellow"/>
        </w:rPr>
      </w:pPr>
    </w:p>
    <w:p w:rsidR="009F741C" w:rsidRPr="00DA6FBD" w:rsidRDefault="009F741C" w:rsidP="00DA6FBD">
      <w:pPr>
        <w:spacing w:line="360" w:lineRule="auto"/>
        <w:rPr>
          <w:rFonts w:ascii="Arial" w:hAnsi="Arial" w:cs="Arial"/>
          <w:b/>
          <w:bCs/>
          <w:sz w:val="24"/>
          <w:szCs w:val="24"/>
          <w:highlight w:val="yellow"/>
        </w:rPr>
      </w:pPr>
    </w:p>
    <w:p w:rsidR="001741E0" w:rsidRPr="00DA6FBD" w:rsidRDefault="00DA6FBD" w:rsidP="00DA6FBD">
      <w:pPr>
        <w:spacing w:line="360" w:lineRule="auto"/>
        <w:rPr>
          <w:rFonts w:ascii="Arial" w:hAnsi="Arial" w:cs="Arial"/>
          <w:noProof/>
          <w:sz w:val="24"/>
          <w:szCs w:val="24"/>
          <w:lang w:eastAsia="es-CO" w:bidi="he-IL"/>
        </w:rPr>
      </w:pPr>
      <w:r w:rsidRPr="00DA6FBD">
        <w:rPr>
          <w:rFonts w:ascii="Arial" w:hAnsi="Arial" w:cs="Arial"/>
          <w:b/>
          <w:bCs/>
          <w:sz w:val="24"/>
          <w:szCs w:val="24"/>
        </w:rPr>
        <w:t xml:space="preserve"> </w:t>
      </w:r>
      <w:r w:rsidR="001741E0" w:rsidRPr="00DA6FBD">
        <w:rPr>
          <w:rFonts w:ascii="Arial" w:hAnsi="Arial" w:cs="Arial"/>
          <w:noProof/>
          <w:sz w:val="24"/>
          <w:szCs w:val="24"/>
          <w:lang w:eastAsia="es-CO" w:bidi="he-IL"/>
        </w:rPr>
        <w:t>Elaborar una ilustración como esta.</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yellow"/>
        </w:rPr>
        <w:t>Pie de imagen</w:t>
      </w:r>
      <w:r w:rsidRPr="00DA6FBD">
        <w:rPr>
          <w:rFonts w:ascii="Arial" w:hAnsi="Arial" w:cs="Arial"/>
          <w:b/>
          <w:bCs/>
          <w:sz w:val="24"/>
          <w:szCs w:val="24"/>
        </w:rPr>
        <w:t xml:space="preserve">: </w:t>
      </w:r>
      <w:r w:rsidR="007C01E0" w:rsidRPr="00DA6FBD">
        <w:rPr>
          <w:rFonts w:ascii="Arial" w:hAnsi="Arial" w:cs="Arial"/>
          <w:sz w:val="24"/>
          <w:szCs w:val="24"/>
        </w:rPr>
        <w:t>Las corrientes de convección</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yellow"/>
        </w:rPr>
        <w:t>Pie de pantalla:</w:t>
      </w:r>
      <w:r w:rsidRPr="00DA6FBD">
        <w:rPr>
          <w:rFonts w:ascii="Arial" w:hAnsi="Arial" w:cs="Arial"/>
          <w:sz w:val="24"/>
          <w:szCs w:val="24"/>
        </w:rPr>
        <w:t xml:space="preserve"> Selecciona una imagen</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1</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 xml:space="preserve">¿Qué son </w:t>
      </w:r>
      <w:r w:rsidR="0080571C" w:rsidRPr="00DA6FBD">
        <w:rPr>
          <w:rFonts w:ascii="Arial" w:hAnsi="Arial" w:cs="Arial"/>
          <w:sz w:val="24"/>
          <w:szCs w:val="24"/>
        </w:rPr>
        <w:t>las corrientes de convección</w:t>
      </w:r>
      <w:r w:rsidRPr="00DA6FBD">
        <w:rPr>
          <w:rFonts w:ascii="Arial" w:hAnsi="Arial" w:cs="Arial"/>
          <w:sz w:val="24"/>
          <w:szCs w:val="24"/>
        </w:rPr>
        <w:t>?</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6C2F10" w:rsidRPr="00DA6FBD" w:rsidRDefault="006C2F10" w:rsidP="00DA6FBD">
      <w:pPr>
        <w:spacing w:line="360" w:lineRule="auto"/>
        <w:rPr>
          <w:rFonts w:ascii="Arial" w:hAnsi="Arial" w:cs="Arial"/>
          <w:sz w:val="24"/>
          <w:szCs w:val="24"/>
        </w:rPr>
      </w:pPr>
      <w:r w:rsidRPr="00DA6FBD">
        <w:rPr>
          <w:rFonts w:ascii="Arial" w:hAnsi="Arial" w:cs="Arial"/>
          <w:sz w:val="24"/>
          <w:szCs w:val="24"/>
        </w:rPr>
        <w:lastRenderedPageBreak/>
        <w:t xml:space="preserve">Cuando existe una diferencia de temperatura al interior de un líquido o un gas, se produce un movimiento del fluido. Este movimiento, conocido como convección, lleva calor de una parte </w:t>
      </w:r>
      <w:ins w:id="28" w:author="María" w:date="2015-09-15T11:24:00Z">
        <w:r w:rsidR="00A92E8C" w:rsidRPr="00DA6FBD">
          <w:rPr>
            <w:rFonts w:ascii="Arial" w:hAnsi="Arial" w:cs="Arial"/>
            <w:sz w:val="24"/>
            <w:szCs w:val="24"/>
          </w:rPr>
          <w:t>del fluido</w:t>
        </w:r>
        <w:r w:rsidR="00A92E8C" w:rsidRPr="00DA6FBD">
          <w:rPr>
            <w:rFonts w:ascii="Arial" w:hAnsi="Arial" w:cs="Arial"/>
            <w:sz w:val="24"/>
            <w:szCs w:val="24"/>
          </w:rPr>
          <w:t xml:space="preserve"> </w:t>
        </w:r>
      </w:ins>
      <w:r w:rsidRPr="00DA6FBD">
        <w:rPr>
          <w:rFonts w:ascii="Arial" w:hAnsi="Arial" w:cs="Arial"/>
          <w:sz w:val="24"/>
          <w:szCs w:val="24"/>
        </w:rPr>
        <w:t>a otra</w:t>
      </w:r>
      <w:del w:id="29" w:author="María" w:date="2015-09-15T11:24:00Z">
        <w:r w:rsidRPr="00DA6FBD" w:rsidDel="00A92E8C">
          <w:rPr>
            <w:rFonts w:ascii="Arial" w:hAnsi="Arial" w:cs="Arial"/>
            <w:sz w:val="24"/>
            <w:szCs w:val="24"/>
          </w:rPr>
          <w:delText xml:space="preserve"> del fluido</w:delText>
        </w:r>
      </w:del>
      <w:r w:rsidRPr="00DA6FBD">
        <w:rPr>
          <w:rFonts w:ascii="Arial" w:hAnsi="Arial" w:cs="Arial"/>
          <w:sz w:val="24"/>
          <w:szCs w:val="24"/>
        </w:rPr>
        <w:t xml:space="preserve">. El movimiento de convección al interior de un fluido determina que su parte más caliente y menos densa ascienda, mientras que </w:t>
      </w:r>
      <w:r w:rsidR="00B04DB6" w:rsidRPr="00DA6FBD">
        <w:rPr>
          <w:rFonts w:ascii="Arial" w:hAnsi="Arial" w:cs="Arial"/>
          <w:sz w:val="24"/>
          <w:szCs w:val="24"/>
        </w:rPr>
        <w:t>la</w:t>
      </w:r>
      <w:r w:rsidRPr="00DA6FBD">
        <w:rPr>
          <w:rFonts w:ascii="Arial" w:hAnsi="Arial" w:cs="Arial"/>
          <w:sz w:val="24"/>
          <w:szCs w:val="24"/>
        </w:rPr>
        <w:t xml:space="preserve"> más fría y menos densa</w:t>
      </w:r>
      <w:r w:rsidR="00B04DB6" w:rsidRPr="00DA6FBD">
        <w:rPr>
          <w:rFonts w:ascii="Arial" w:hAnsi="Arial" w:cs="Arial"/>
          <w:sz w:val="24"/>
          <w:szCs w:val="24"/>
        </w:rPr>
        <w:t xml:space="preserve"> descienda</w:t>
      </w:r>
      <w:r w:rsidRPr="00DA6FBD">
        <w:rPr>
          <w:rFonts w:ascii="Arial" w:hAnsi="Arial" w:cs="Arial"/>
          <w:sz w:val="24"/>
          <w:szCs w:val="24"/>
        </w:rPr>
        <w:t xml:space="preserve">. </w:t>
      </w:r>
    </w:p>
    <w:p w:rsidR="006C2F10" w:rsidRPr="00DA6FBD" w:rsidRDefault="006C2F10" w:rsidP="00DA6FBD">
      <w:pPr>
        <w:spacing w:line="360" w:lineRule="auto"/>
        <w:rPr>
          <w:rFonts w:ascii="Arial" w:hAnsi="Arial" w:cs="Arial"/>
          <w:sz w:val="24"/>
          <w:szCs w:val="24"/>
        </w:rPr>
      </w:pPr>
      <w:r w:rsidRPr="00DA6FBD">
        <w:rPr>
          <w:rFonts w:ascii="Arial" w:hAnsi="Arial" w:cs="Arial"/>
          <w:sz w:val="24"/>
          <w:szCs w:val="24"/>
        </w:rPr>
        <w:t>Debido al calo</w:t>
      </w:r>
      <w:r w:rsidR="00B04DB6" w:rsidRPr="00DA6FBD">
        <w:rPr>
          <w:rFonts w:ascii="Arial" w:hAnsi="Arial" w:cs="Arial"/>
          <w:sz w:val="24"/>
          <w:szCs w:val="24"/>
        </w:rPr>
        <w:t>r</w:t>
      </w:r>
      <w:r w:rsidRPr="00DA6FBD">
        <w:rPr>
          <w:rFonts w:ascii="Arial" w:hAnsi="Arial" w:cs="Arial"/>
          <w:sz w:val="24"/>
          <w:szCs w:val="24"/>
        </w:rPr>
        <w:t xml:space="preserve"> interno generado por</w:t>
      </w:r>
      <w:r w:rsidR="005B3047" w:rsidRPr="00DA6FBD">
        <w:rPr>
          <w:rFonts w:ascii="Arial" w:hAnsi="Arial" w:cs="Arial"/>
          <w:sz w:val="24"/>
          <w:szCs w:val="24"/>
        </w:rPr>
        <w:t xml:space="preserve"> el núcleo terrestre, se </w:t>
      </w:r>
      <w:del w:id="30" w:author="María" w:date="2015-09-15T11:24:00Z">
        <w:r w:rsidR="005B3047" w:rsidRPr="00DA6FBD" w:rsidDel="00A92E8C">
          <w:rPr>
            <w:rFonts w:ascii="Arial" w:hAnsi="Arial" w:cs="Arial"/>
            <w:sz w:val="24"/>
            <w:szCs w:val="24"/>
          </w:rPr>
          <w:delText>generan</w:delText>
        </w:r>
        <w:r w:rsidRPr="00DA6FBD" w:rsidDel="00A92E8C">
          <w:rPr>
            <w:rFonts w:ascii="Arial" w:hAnsi="Arial" w:cs="Arial"/>
            <w:sz w:val="24"/>
            <w:szCs w:val="24"/>
          </w:rPr>
          <w:delText xml:space="preserve"> </w:delText>
        </w:r>
      </w:del>
      <w:ins w:id="31" w:author="María" w:date="2015-09-15T11:24:00Z">
        <w:r w:rsidR="00A92E8C">
          <w:rPr>
            <w:rFonts w:ascii="Arial" w:hAnsi="Arial" w:cs="Arial"/>
            <w:sz w:val="24"/>
            <w:szCs w:val="24"/>
          </w:rPr>
          <w:t>crean</w:t>
        </w:r>
        <w:r w:rsidR="00A92E8C" w:rsidRPr="00DA6FBD">
          <w:rPr>
            <w:rFonts w:ascii="Arial" w:hAnsi="Arial" w:cs="Arial"/>
            <w:sz w:val="24"/>
            <w:szCs w:val="24"/>
          </w:rPr>
          <w:t xml:space="preserve"> </w:t>
        </w:r>
      </w:ins>
      <w:r w:rsidRPr="00DA6FBD">
        <w:rPr>
          <w:rFonts w:ascii="Arial" w:hAnsi="Arial" w:cs="Arial"/>
          <w:sz w:val="24"/>
          <w:szCs w:val="24"/>
        </w:rPr>
        <w:t>corrientes de convección dentro del manto, que trasladan la mayor parte de su energía térmica desde la</w:t>
      </w:r>
      <w:r w:rsidR="00B04DB6" w:rsidRPr="00DA6FBD">
        <w:rPr>
          <w:rFonts w:ascii="Arial" w:hAnsi="Arial" w:cs="Arial"/>
          <w:sz w:val="24"/>
          <w:szCs w:val="24"/>
        </w:rPr>
        <w:t>s</w:t>
      </w:r>
      <w:r w:rsidRPr="00DA6FBD">
        <w:rPr>
          <w:rFonts w:ascii="Arial" w:hAnsi="Arial" w:cs="Arial"/>
          <w:sz w:val="24"/>
          <w:szCs w:val="24"/>
        </w:rPr>
        <w:t xml:space="preserve"> profundidad</w:t>
      </w:r>
      <w:r w:rsidR="00B04DB6" w:rsidRPr="00DA6FBD">
        <w:rPr>
          <w:rFonts w:ascii="Arial" w:hAnsi="Arial" w:cs="Arial"/>
          <w:sz w:val="24"/>
          <w:szCs w:val="24"/>
        </w:rPr>
        <w:t>es</w:t>
      </w:r>
      <w:r w:rsidRPr="00DA6FBD">
        <w:rPr>
          <w:rFonts w:ascii="Arial" w:hAnsi="Arial" w:cs="Arial"/>
          <w:sz w:val="24"/>
          <w:szCs w:val="24"/>
        </w:rPr>
        <w:t xml:space="preserve"> de la Tierra hasta la superficie produciendo </w:t>
      </w:r>
      <w:r w:rsidR="00B04DB6" w:rsidRPr="00DA6FBD">
        <w:rPr>
          <w:rFonts w:ascii="Arial" w:hAnsi="Arial" w:cs="Arial"/>
          <w:sz w:val="24"/>
          <w:szCs w:val="24"/>
        </w:rPr>
        <w:t>fenómenos como los movimientos de las placas tectónicas</w:t>
      </w:r>
      <w:del w:id="32" w:author="María" w:date="2015-09-15T11:25:00Z">
        <w:r w:rsidR="00744746" w:rsidRPr="00DA6FBD" w:rsidDel="00A92E8C">
          <w:rPr>
            <w:rFonts w:ascii="Arial" w:hAnsi="Arial" w:cs="Arial"/>
            <w:sz w:val="24"/>
            <w:szCs w:val="24"/>
          </w:rPr>
          <w:delText xml:space="preserve">; </w:delText>
        </w:r>
      </w:del>
      <w:ins w:id="33" w:author="María" w:date="2015-09-15T11:25:00Z">
        <w:r w:rsidR="00A92E8C">
          <w:rPr>
            <w:rFonts w:ascii="Arial" w:hAnsi="Arial" w:cs="Arial"/>
            <w:sz w:val="24"/>
            <w:szCs w:val="24"/>
          </w:rPr>
          <w:t>,</w:t>
        </w:r>
        <w:r w:rsidR="00A92E8C" w:rsidRPr="00DA6FBD">
          <w:rPr>
            <w:rFonts w:ascii="Arial" w:hAnsi="Arial" w:cs="Arial"/>
            <w:sz w:val="24"/>
            <w:szCs w:val="24"/>
          </w:rPr>
          <w:t xml:space="preserve"> </w:t>
        </w:r>
      </w:ins>
      <w:r w:rsidR="00744746" w:rsidRPr="00DA6FBD">
        <w:rPr>
          <w:rFonts w:ascii="Arial" w:hAnsi="Arial" w:cs="Arial"/>
          <w:sz w:val="24"/>
          <w:szCs w:val="24"/>
        </w:rPr>
        <w:t>y su consecuencia</w:t>
      </w:r>
      <w:r w:rsidR="005B3047" w:rsidRPr="00DA6FBD">
        <w:rPr>
          <w:rFonts w:ascii="Arial" w:hAnsi="Arial" w:cs="Arial"/>
          <w:sz w:val="24"/>
          <w:szCs w:val="24"/>
        </w:rPr>
        <w:t>,</w:t>
      </w:r>
      <w:r w:rsidR="00744746" w:rsidRPr="00DA6FBD">
        <w:rPr>
          <w:rFonts w:ascii="Arial" w:hAnsi="Arial" w:cs="Arial"/>
          <w:sz w:val="24"/>
          <w:szCs w:val="24"/>
        </w:rPr>
        <w:t xml:space="preserve"> la deriva continental.</w:t>
      </w:r>
      <w:r w:rsidRPr="00DA6FBD">
        <w:rPr>
          <w:rFonts w:ascii="Arial" w:hAnsi="Arial" w:cs="Arial"/>
          <w:sz w:val="24"/>
          <w:szCs w:val="24"/>
        </w:rPr>
        <w:t xml:space="preserve"> </w:t>
      </w:r>
    </w:p>
    <w:p w:rsidR="006C2F10" w:rsidRPr="00DA6FBD" w:rsidRDefault="006C2F10" w:rsidP="00DA6FBD">
      <w:pPr>
        <w:spacing w:line="360" w:lineRule="auto"/>
        <w:rPr>
          <w:rFonts w:ascii="Arial" w:hAnsi="Arial" w:cs="Arial"/>
          <w:sz w:val="24"/>
          <w:szCs w:val="24"/>
          <w:highlight w:val="cyan"/>
        </w:rPr>
      </w:pPr>
      <w:r w:rsidRPr="00DA6FBD">
        <w:rPr>
          <w:rFonts w:ascii="Arial" w:hAnsi="Arial" w:cs="Arial"/>
          <w:sz w:val="24"/>
          <w:szCs w:val="24"/>
        </w:rPr>
        <w:t>La convección es un fenómeno que también determina</w:t>
      </w:r>
      <w:r w:rsidR="00646DD0" w:rsidRPr="00DA6FBD">
        <w:rPr>
          <w:rFonts w:ascii="Arial" w:hAnsi="Arial" w:cs="Arial"/>
          <w:sz w:val="24"/>
          <w:szCs w:val="24"/>
        </w:rPr>
        <w:t xml:space="preserve"> en nuestro </w:t>
      </w:r>
      <w:r w:rsidR="005B3047" w:rsidRPr="00DA6FBD">
        <w:rPr>
          <w:rFonts w:ascii="Arial" w:hAnsi="Arial" w:cs="Arial"/>
          <w:sz w:val="24"/>
          <w:szCs w:val="24"/>
        </w:rPr>
        <w:t>planeta</w:t>
      </w:r>
      <w:r w:rsidRPr="00DA6FBD">
        <w:rPr>
          <w:rFonts w:ascii="Arial" w:hAnsi="Arial" w:cs="Arial"/>
          <w:sz w:val="24"/>
          <w:szCs w:val="24"/>
        </w:rPr>
        <w:t xml:space="preserve"> </w:t>
      </w:r>
      <w:r w:rsidR="00E631E0" w:rsidRPr="00DA6FBD">
        <w:rPr>
          <w:rFonts w:ascii="Arial" w:hAnsi="Arial" w:cs="Arial"/>
          <w:sz w:val="24"/>
          <w:szCs w:val="24"/>
        </w:rPr>
        <w:t>los</w:t>
      </w:r>
      <w:r w:rsidRPr="00DA6FBD">
        <w:rPr>
          <w:rFonts w:ascii="Arial" w:hAnsi="Arial" w:cs="Arial"/>
          <w:sz w:val="24"/>
          <w:szCs w:val="24"/>
        </w:rPr>
        <w:t xml:space="preserve"> viento</w:t>
      </w:r>
      <w:r w:rsidR="00E631E0" w:rsidRPr="00DA6FBD">
        <w:rPr>
          <w:rFonts w:ascii="Arial" w:hAnsi="Arial" w:cs="Arial"/>
          <w:sz w:val="24"/>
          <w:szCs w:val="24"/>
        </w:rPr>
        <w:t xml:space="preserve">s, el ciclo hidrológico y </w:t>
      </w:r>
      <w:r w:rsidRPr="00DA6FBD">
        <w:rPr>
          <w:rFonts w:ascii="Arial" w:hAnsi="Arial" w:cs="Arial"/>
          <w:sz w:val="24"/>
          <w:szCs w:val="24"/>
        </w:rPr>
        <w:t>las corrientes oceánicas</w:t>
      </w:r>
      <w:r w:rsidR="00BE5F24" w:rsidRPr="00DA6FBD">
        <w:rPr>
          <w:rFonts w:ascii="Arial" w:hAnsi="Arial" w:cs="Arial"/>
          <w:sz w:val="24"/>
          <w:szCs w:val="24"/>
        </w:rPr>
        <w:t xml:space="preserve"> o marinas</w:t>
      </w:r>
      <w:r w:rsidRPr="00DA6FBD">
        <w:rPr>
          <w:rFonts w:ascii="Arial" w:hAnsi="Arial" w:cs="Arial"/>
          <w:sz w:val="24"/>
          <w:szCs w:val="24"/>
        </w:rPr>
        <w:t>.</w:t>
      </w:r>
    </w:p>
    <w:p w:rsidR="001741E0" w:rsidRPr="00DA6FBD" w:rsidRDefault="001741E0" w:rsidP="00DA6FBD">
      <w:pPr>
        <w:spacing w:line="360" w:lineRule="auto"/>
        <w:rPr>
          <w:rFonts w:ascii="Arial" w:hAnsi="Arial" w:cs="Arial"/>
          <w:b/>
          <w:bCs/>
          <w:sz w:val="24"/>
          <w:szCs w:val="24"/>
          <w:highlight w:val="cyan"/>
        </w:rPr>
      </w:pPr>
      <w:r w:rsidRPr="00DA6FBD">
        <w:rPr>
          <w:rFonts w:ascii="Arial" w:hAnsi="Arial" w:cs="Arial"/>
          <w:b/>
          <w:bCs/>
          <w:sz w:val="24"/>
          <w:szCs w:val="24"/>
          <w:highlight w:val="cyan"/>
        </w:rPr>
        <w:t>Imagen</w:t>
      </w:r>
      <w:r w:rsidR="00AF729D" w:rsidRPr="00DA6FBD">
        <w:rPr>
          <w:rFonts w:ascii="Arial" w:hAnsi="Arial" w:cs="Arial"/>
          <w:b/>
          <w:bCs/>
          <w:sz w:val="24"/>
          <w:szCs w:val="24"/>
          <w:highlight w:val="cyan"/>
        </w:rPr>
        <w:t xml:space="preserve"> 9</w:t>
      </w:r>
    </w:p>
    <w:p w:rsidR="00646DD0" w:rsidRPr="00DA6FBD" w:rsidRDefault="00C06435" w:rsidP="00DA6FBD">
      <w:pPr>
        <w:pStyle w:val="Normal1"/>
        <w:spacing w:line="360" w:lineRule="auto"/>
        <w:jc w:val="both"/>
        <w:rPr>
          <w:rFonts w:ascii="Arial" w:eastAsia="Arial" w:hAnsi="Arial" w:cs="Arial"/>
          <w:color w:val="FF0000"/>
          <w:sz w:val="24"/>
          <w:szCs w:val="24"/>
        </w:rPr>
      </w:pPr>
      <w:r w:rsidRPr="00DA6FBD">
        <w:rPr>
          <w:rFonts w:ascii="Arial" w:hAnsi="Arial" w:cs="Arial"/>
          <w:noProof/>
          <w:sz w:val="24"/>
          <w:szCs w:val="24"/>
        </w:rPr>
        <w:drawing>
          <wp:inline distT="0" distB="0" distL="0" distR="0" wp14:anchorId="2D5C6C15" wp14:editId="4DAB2297">
            <wp:extent cx="1567314" cy="120147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4789" cy="1230207"/>
                    </a:xfrm>
                    <a:prstGeom prst="rect">
                      <a:avLst/>
                    </a:prstGeom>
                  </pic:spPr>
                </pic:pic>
              </a:graphicData>
            </a:graphic>
          </wp:inline>
        </w:drawing>
      </w:r>
    </w:p>
    <w:p w:rsidR="00646DD0" w:rsidRPr="00DA6FBD" w:rsidRDefault="00C06435" w:rsidP="00DA6FBD">
      <w:pPr>
        <w:spacing w:line="360" w:lineRule="auto"/>
        <w:rPr>
          <w:rFonts w:ascii="Arial" w:eastAsia="Arial" w:hAnsi="Arial" w:cs="Arial"/>
          <w:color w:val="FF0000"/>
          <w:sz w:val="24"/>
          <w:szCs w:val="24"/>
        </w:rPr>
      </w:pPr>
      <w:r w:rsidRPr="00DA6FBD">
        <w:rPr>
          <w:rFonts w:ascii="Arial" w:eastAsia="Arial" w:hAnsi="Arial" w:cs="Arial"/>
          <w:color w:val="FF0000"/>
          <w:sz w:val="24"/>
          <w:szCs w:val="24"/>
        </w:rPr>
        <w:t>Elaborar</w:t>
      </w:r>
      <w:r w:rsidR="00646DD0" w:rsidRPr="00DA6FBD">
        <w:rPr>
          <w:rFonts w:ascii="Arial" w:eastAsia="Arial" w:hAnsi="Arial" w:cs="Arial"/>
          <w:color w:val="FF0000"/>
          <w:sz w:val="24"/>
          <w:szCs w:val="24"/>
        </w:rPr>
        <w:t xml:space="preserve"> una ilustración igual a esta.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C06435" w:rsidRPr="00DA6FBD" w:rsidRDefault="00C06435" w:rsidP="00DA6FBD">
      <w:pPr>
        <w:pStyle w:val="Normal1"/>
        <w:spacing w:line="360" w:lineRule="auto"/>
        <w:jc w:val="both"/>
        <w:rPr>
          <w:rFonts w:ascii="Arial" w:eastAsia="Arial" w:hAnsi="Arial" w:cs="Arial"/>
          <w:color w:val="FF0000"/>
          <w:sz w:val="24"/>
          <w:szCs w:val="24"/>
        </w:rPr>
      </w:pPr>
      <w:r w:rsidRPr="00DA6FBD">
        <w:rPr>
          <w:rFonts w:ascii="Arial" w:hAnsi="Arial" w:cs="Arial"/>
          <w:noProof/>
          <w:sz w:val="24"/>
          <w:szCs w:val="24"/>
        </w:rPr>
        <w:drawing>
          <wp:inline distT="0" distB="0" distL="0" distR="0" wp14:anchorId="395AE734" wp14:editId="6F648264">
            <wp:extent cx="610280" cy="467832"/>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589" cy="484167"/>
                    </a:xfrm>
                    <a:prstGeom prst="rect">
                      <a:avLst/>
                    </a:prstGeom>
                  </pic:spPr>
                </pic:pic>
              </a:graphicData>
            </a:graphic>
          </wp:inline>
        </w:drawing>
      </w:r>
    </w:p>
    <w:p w:rsidR="00C06435" w:rsidRPr="00DA6FBD" w:rsidRDefault="00C06435" w:rsidP="00DA6FBD">
      <w:pPr>
        <w:spacing w:line="360" w:lineRule="auto"/>
        <w:rPr>
          <w:rFonts w:ascii="Arial" w:eastAsia="Arial" w:hAnsi="Arial" w:cs="Arial"/>
          <w:color w:val="FF0000"/>
          <w:sz w:val="24"/>
          <w:szCs w:val="24"/>
        </w:rPr>
      </w:pPr>
      <w:r w:rsidRPr="00DA6FBD">
        <w:rPr>
          <w:rFonts w:ascii="Arial" w:eastAsia="Arial" w:hAnsi="Arial" w:cs="Arial"/>
          <w:color w:val="FF0000"/>
          <w:sz w:val="24"/>
          <w:szCs w:val="24"/>
        </w:rPr>
        <w:t>Elaborar una ilustración igual a esta.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2</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C06435" w:rsidRPr="00DA6FBD">
        <w:rPr>
          <w:rFonts w:ascii="Arial" w:hAnsi="Arial" w:cs="Arial"/>
          <w:sz w:val="24"/>
          <w:szCs w:val="24"/>
        </w:rPr>
        <w:t>Las placas tectónicas</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C06435" w:rsidRPr="00DA6FBD" w:rsidRDefault="00C06435" w:rsidP="00DA6FBD">
      <w:pPr>
        <w:spacing w:line="360" w:lineRule="auto"/>
        <w:rPr>
          <w:rFonts w:ascii="Arial" w:hAnsi="Arial" w:cs="Arial"/>
          <w:sz w:val="24"/>
          <w:szCs w:val="24"/>
        </w:rPr>
      </w:pPr>
      <w:r w:rsidRPr="00DA6FBD">
        <w:rPr>
          <w:rFonts w:ascii="Arial" w:hAnsi="Arial" w:cs="Arial"/>
          <w:sz w:val="24"/>
          <w:szCs w:val="24"/>
        </w:rPr>
        <w:lastRenderedPageBreak/>
        <w:t>La corteza terrestre que “flota” sobre el manto no es continua; está fracturada en diferentes secciones rígidas llamadas placas tectónicas. Estas placas no son estáticas, sino que interactúan unas con otras debido a la actividad de las corrientes de convección que se originan en el interior de la Tierra. Las placas tectónicas son como un rompecabezas formado por fichas que flotan sobre el manto. Nota que las masas continentales están ubicadas sobre esas placas, y que si estas se mueven, las masas continentales también.</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10</w:t>
      </w:r>
      <w:r w:rsidR="001741E0" w:rsidRPr="00DA6FBD">
        <w:rPr>
          <w:rFonts w:ascii="Arial" w:hAnsi="Arial" w:cs="Arial"/>
          <w:b/>
          <w:bCs/>
          <w:sz w:val="24"/>
          <w:szCs w:val="24"/>
          <w:highlight w:val="cyan"/>
        </w:rPr>
        <w:t>:</w:t>
      </w:r>
    </w:p>
    <w:p w:rsidR="00C06435" w:rsidRPr="00DA6FBD" w:rsidRDefault="00C06435" w:rsidP="00DA6FBD">
      <w:pPr>
        <w:spacing w:line="360" w:lineRule="auto"/>
        <w:rPr>
          <w:rFonts w:ascii="Arial" w:hAnsi="Arial" w:cs="Arial"/>
          <w:b/>
          <w:bCs/>
          <w:sz w:val="24"/>
          <w:szCs w:val="24"/>
          <w:highlight w:val="cyan"/>
        </w:rPr>
      </w:pPr>
      <w:r w:rsidRPr="00DA6FBD">
        <w:rPr>
          <w:rFonts w:ascii="Arial" w:hAnsi="Arial" w:cs="Arial"/>
          <w:noProof/>
          <w:color w:val="C2E1ED"/>
          <w:sz w:val="24"/>
          <w:szCs w:val="24"/>
          <w:lang w:eastAsia="es-CO"/>
        </w:rPr>
        <w:drawing>
          <wp:inline distT="0" distB="0" distL="0" distR="0" wp14:anchorId="7DEB219F" wp14:editId="4075D529">
            <wp:extent cx="2528581" cy="1531088"/>
            <wp:effectExtent l="0" t="0" r="5080" b="0"/>
            <wp:docPr id="36" name="Imagen 36" descr="http://thumb1.shutterstock.com/display_pic_with_logo/848740/134705048/stock-vector-plate-tectonics-earth-s-lithosphere-scientific-theory-13470504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48740/134705048/stock-vector-plate-tectonics-earth-s-lithosphere-scientific-theory-134705048.jpg">
                      <a:hlinkClick r:id="rId7"/>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070" cy="1535017"/>
                    </a:xfrm>
                    <a:prstGeom prst="rect">
                      <a:avLst/>
                    </a:prstGeom>
                    <a:noFill/>
                    <a:ln>
                      <a:noFill/>
                    </a:ln>
                  </pic:spPr>
                </pic:pic>
              </a:graphicData>
            </a:graphic>
          </wp:inline>
        </w:drawing>
      </w:r>
      <w:r w:rsidRPr="00DA6FBD">
        <w:rPr>
          <w:rFonts w:ascii="Arial" w:hAnsi="Arial" w:cs="Arial"/>
          <w:b/>
          <w:bCs/>
          <w:sz w:val="24"/>
          <w:szCs w:val="24"/>
        </w:rPr>
        <w:t>SS 134705048</w:t>
      </w:r>
      <w:r w:rsidR="00DA6FBD" w:rsidRPr="00DA6FBD">
        <w:rPr>
          <w:rFonts w:ascii="Arial" w:hAnsi="Arial" w:cs="Arial"/>
          <w:b/>
          <w:bCs/>
          <w:sz w:val="24"/>
          <w:szCs w:val="24"/>
        </w:rPr>
        <w:t xml:space="preserve"> </w:t>
      </w:r>
      <w:r w:rsidRPr="00DA6FBD">
        <w:rPr>
          <w:rFonts w:ascii="Arial" w:hAnsi="Arial" w:cs="Arial"/>
          <w:b/>
          <w:bCs/>
          <w:sz w:val="24"/>
          <w:szCs w:val="24"/>
        </w:rPr>
        <w:t>Eliminar la franja roja y la leyenda.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C06435" w:rsidRPr="00DA6FBD" w:rsidRDefault="00C06435" w:rsidP="00DA6FBD">
      <w:pPr>
        <w:spacing w:line="360" w:lineRule="auto"/>
        <w:rPr>
          <w:rFonts w:ascii="Arial" w:hAnsi="Arial" w:cs="Arial"/>
          <w:b/>
          <w:bCs/>
          <w:sz w:val="24"/>
          <w:szCs w:val="24"/>
          <w:highlight w:val="cyan"/>
        </w:rPr>
      </w:pPr>
      <w:r w:rsidRPr="00DA6FBD">
        <w:rPr>
          <w:rFonts w:ascii="Arial" w:hAnsi="Arial" w:cs="Arial"/>
          <w:noProof/>
          <w:color w:val="C2E1ED"/>
          <w:sz w:val="24"/>
          <w:szCs w:val="24"/>
          <w:lang w:eastAsia="es-CO"/>
        </w:rPr>
        <w:drawing>
          <wp:inline distT="0" distB="0" distL="0" distR="0" wp14:anchorId="037F5E3D" wp14:editId="484F038E">
            <wp:extent cx="829339" cy="502175"/>
            <wp:effectExtent l="0" t="0" r="0" b="0"/>
            <wp:docPr id="37" name="Imagen 37" descr="http://thumb1.shutterstock.com/display_pic_with_logo/848740/134705048/stock-vector-plate-tectonics-earth-s-lithosphere-scientific-theory-13470504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48740/134705048/stock-vector-plate-tectonics-earth-s-lithosphere-scientific-theory-134705048.jpg">
                      <a:hlinkClick r:id="rId7"/>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2945" cy="510414"/>
                    </a:xfrm>
                    <a:prstGeom prst="rect">
                      <a:avLst/>
                    </a:prstGeom>
                    <a:noFill/>
                    <a:ln>
                      <a:noFill/>
                    </a:ln>
                  </pic:spPr>
                </pic:pic>
              </a:graphicData>
            </a:graphic>
          </wp:inline>
        </w:drawing>
      </w:r>
      <w:r w:rsidRPr="00DA6FBD">
        <w:rPr>
          <w:rFonts w:ascii="Arial" w:hAnsi="Arial" w:cs="Arial"/>
          <w:b/>
          <w:bCs/>
          <w:sz w:val="24"/>
          <w:szCs w:val="24"/>
        </w:rPr>
        <w:t>SS 134705048</w:t>
      </w:r>
      <w:r w:rsidR="00DA6FBD" w:rsidRPr="00DA6FBD">
        <w:rPr>
          <w:rFonts w:ascii="Arial" w:hAnsi="Arial" w:cs="Arial"/>
          <w:b/>
          <w:bCs/>
          <w:sz w:val="24"/>
          <w:szCs w:val="24"/>
        </w:rPr>
        <w:t xml:space="preserve"> </w:t>
      </w:r>
      <w:r w:rsidRPr="00DA6FBD">
        <w:rPr>
          <w:rFonts w:ascii="Arial" w:hAnsi="Arial" w:cs="Arial"/>
          <w:b/>
          <w:bCs/>
          <w:sz w:val="24"/>
          <w:szCs w:val="24"/>
        </w:rPr>
        <w:t>Eliminar la franja roja y la leyenda.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3</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AC3738" w:rsidRPr="00DA6FBD">
        <w:rPr>
          <w:rFonts w:ascii="Arial" w:hAnsi="Arial" w:cs="Arial"/>
          <w:sz w:val="24"/>
          <w:szCs w:val="24"/>
        </w:rPr>
        <w:t>La deriva continental</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AC3738" w:rsidRPr="00DA6FBD" w:rsidRDefault="000E2F6E" w:rsidP="00DA6FBD">
      <w:pPr>
        <w:spacing w:line="360" w:lineRule="auto"/>
        <w:rPr>
          <w:rFonts w:ascii="Arial" w:hAnsi="Arial" w:cs="Arial"/>
          <w:sz w:val="24"/>
          <w:szCs w:val="24"/>
        </w:rPr>
      </w:pPr>
      <w:r w:rsidRPr="00DA6FBD">
        <w:rPr>
          <w:rFonts w:ascii="Arial" w:hAnsi="Arial" w:cs="Arial"/>
          <w:sz w:val="24"/>
          <w:szCs w:val="24"/>
        </w:rPr>
        <w:t>Debido a las corrientes de convección</w:t>
      </w:r>
      <w:ins w:id="34" w:author="María" w:date="2015-09-15T11:36:00Z">
        <w:r w:rsidR="009370B8">
          <w:rPr>
            <w:rFonts w:ascii="Arial" w:hAnsi="Arial" w:cs="Arial"/>
            <w:sz w:val="24"/>
            <w:szCs w:val="24"/>
          </w:rPr>
          <w:t>,</w:t>
        </w:r>
      </w:ins>
      <w:r w:rsidRPr="00DA6FBD">
        <w:rPr>
          <w:rFonts w:ascii="Arial" w:hAnsi="Arial" w:cs="Arial"/>
          <w:sz w:val="24"/>
          <w:szCs w:val="24"/>
        </w:rPr>
        <w:t xml:space="preserve"> los bordes de las placas tectónicas interaccionan de diferentes maneras. En unos casos</w:t>
      </w:r>
      <w:ins w:id="35" w:author="María" w:date="2015-09-15T11:37:00Z">
        <w:r w:rsidR="00FB6212">
          <w:rPr>
            <w:rFonts w:ascii="Arial" w:hAnsi="Arial" w:cs="Arial"/>
            <w:sz w:val="24"/>
            <w:szCs w:val="24"/>
          </w:rPr>
          <w:t>,</w:t>
        </w:r>
      </w:ins>
      <w:r w:rsidRPr="00DA6FBD">
        <w:rPr>
          <w:rFonts w:ascii="Arial" w:hAnsi="Arial" w:cs="Arial"/>
          <w:sz w:val="24"/>
          <w:szCs w:val="24"/>
        </w:rPr>
        <w:t xml:space="preserve"> se separan formando nueva corteza</w:t>
      </w:r>
      <w:del w:id="36" w:author="María" w:date="2015-09-15T11:37:00Z">
        <w:r w:rsidRPr="00DA6FBD" w:rsidDel="00FB6212">
          <w:rPr>
            <w:rFonts w:ascii="Arial" w:hAnsi="Arial" w:cs="Arial"/>
            <w:sz w:val="24"/>
            <w:szCs w:val="24"/>
          </w:rPr>
          <w:delText xml:space="preserve">, </w:delText>
        </w:r>
      </w:del>
      <w:ins w:id="37" w:author="María" w:date="2015-09-15T11:37:00Z">
        <w:r w:rsidR="00FB6212">
          <w:rPr>
            <w:rFonts w:ascii="Arial" w:hAnsi="Arial" w:cs="Arial"/>
            <w:sz w:val="24"/>
            <w:szCs w:val="24"/>
          </w:rPr>
          <w:t>;</w:t>
        </w:r>
        <w:r w:rsidR="00FB6212" w:rsidRPr="00DA6FBD">
          <w:rPr>
            <w:rFonts w:ascii="Arial" w:hAnsi="Arial" w:cs="Arial"/>
            <w:sz w:val="24"/>
            <w:szCs w:val="24"/>
          </w:rPr>
          <w:t xml:space="preserve"> </w:t>
        </w:r>
      </w:ins>
      <w:r w:rsidRPr="00DA6FBD">
        <w:rPr>
          <w:rFonts w:ascii="Arial" w:hAnsi="Arial" w:cs="Arial"/>
          <w:sz w:val="24"/>
          <w:szCs w:val="24"/>
        </w:rPr>
        <w:t>en otros</w:t>
      </w:r>
      <w:ins w:id="38" w:author="María" w:date="2015-09-15T11:37:00Z">
        <w:r w:rsidR="00FB6212">
          <w:rPr>
            <w:rFonts w:ascii="Arial" w:hAnsi="Arial" w:cs="Arial"/>
            <w:sz w:val="24"/>
            <w:szCs w:val="24"/>
          </w:rPr>
          <w:t>,</w:t>
        </w:r>
      </w:ins>
      <w:r w:rsidRPr="00DA6FBD">
        <w:rPr>
          <w:rFonts w:ascii="Arial" w:hAnsi="Arial" w:cs="Arial"/>
          <w:sz w:val="24"/>
          <w:szCs w:val="24"/>
        </w:rPr>
        <w:t xml:space="preserve"> se acercan estrellándose o hundiéndose unas debajo de otras; y en otros, simplemente</w:t>
      </w:r>
      <w:ins w:id="39" w:author="María" w:date="2015-09-15T11:38:00Z">
        <w:r w:rsidR="00FB6212">
          <w:rPr>
            <w:rFonts w:ascii="Arial" w:hAnsi="Arial" w:cs="Arial"/>
            <w:sz w:val="24"/>
            <w:szCs w:val="24"/>
          </w:rPr>
          <w:t xml:space="preserve"> se</w:t>
        </w:r>
      </w:ins>
      <w:del w:id="40" w:author="María" w:date="2015-09-15T11:37:00Z">
        <w:r w:rsidRPr="00DA6FBD" w:rsidDel="00FB6212">
          <w:rPr>
            <w:rFonts w:ascii="Arial" w:hAnsi="Arial" w:cs="Arial"/>
            <w:sz w:val="24"/>
            <w:szCs w:val="24"/>
          </w:rPr>
          <w:delText>,</w:delText>
        </w:r>
      </w:del>
      <w:r w:rsidRPr="00DA6FBD">
        <w:rPr>
          <w:rFonts w:ascii="Arial" w:hAnsi="Arial" w:cs="Arial"/>
          <w:sz w:val="24"/>
          <w:szCs w:val="24"/>
        </w:rPr>
        <w:t xml:space="preserve"> rozan lateralmente. Debido a esto, los continentes que se encuentran sobre ellas son arrastrados alejándose o acercándose unos de otros; este fenómeno se conoce como deriva continental.</w:t>
      </w:r>
      <w:r w:rsidR="008B570E" w:rsidRPr="00DA6FBD">
        <w:rPr>
          <w:rFonts w:ascii="Arial" w:hAnsi="Arial" w:cs="Arial"/>
          <w:sz w:val="24"/>
          <w:szCs w:val="24"/>
        </w:rPr>
        <w:t xml:space="preserve"> Como consecuencia de</w:t>
      </w:r>
      <w:r w:rsidRPr="00DA6FBD">
        <w:rPr>
          <w:rFonts w:ascii="Arial" w:hAnsi="Arial" w:cs="Arial"/>
          <w:sz w:val="24"/>
          <w:szCs w:val="24"/>
        </w:rPr>
        <w:t xml:space="preserve"> </w:t>
      </w:r>
      <w:r w:rsidRPr="00DA6FBD">
        <w:rPr>
          <w:rFonts w:ascii="Arial" w:hAnsi="Arial" w:cs="Arial"/>
          <w:sz w:val="24"/>
          <w:szCs w:val="24"/>
        </w:rPr>
        <w:lastRenderedPageBreak/>
        <w:t>esta</w:t>
      </w:r>
      <w:r w:rsidR="00FD3D3D" w:rsidRPr="00DA6FBD">
        <w:rPr>
          <w:rFonts w:ascii="Arial" w:hAnsi="Arial" w:cs="Arial"/>
          <w:sz w:val="24"/>
          <w:szCs w:val="24"/>
        </w:rPr>
        <w:t>,</w:t>
      </w:r>
      <w:r w:rsidRPr="00DA6FBD">
        <w:rPr>
          <w:rFonts w:ascii="Arial" w:hAnsi="Arial" w:cs="Arial"/>
          <w:sz w:val="24"/>
          <w:szCs w:val="24"/>
        </w:rPr>
        <w:t xml:space="preserve"> la conformación de las masa</w:t>
      </w:r>
      <w:r w:rsidR="00FD3D3D" w:rsidRPr="00DA6FBD">
        <w:rPr>
          <w:rFonts w:ascii="Arial" w:hAnsi="Arial" w:cs="Arial"/>
          <w:sz w:val="24"/>
          <w:szCs w:val="24"/>
        </w:rPr>
        <w:t>s</w:t>
      </w:r>
      <w:r w:rsidRPr="00DA6FBD">
        <w:rPr>
          <w:rFonts w:ascii="Arial" w:hAnsi="Arial" w:cs="Arial"/>
          <w:sz w:val="24"/>
          <w:szCs w:val="24"/>
        </w:rPr>
        <w:t xml:space="preserve"> continentales </w:t>
      </w:r>
      <w:r w:rsidR="00FD3D3D" w:rsidRPr="00DA6FBD">
        <w:rPr>
          <w:rFonts w:ascii="Arial" w:hAnsi="Arial" w:cs="Arial"/>
          <w:sz w:val="24"/>
          <w:szCs w:val="24"/>
        </w:rPr>
        <w:t>de nuestro planeta</w:t>
      </w:r>
      <w:del w:id="41" w:author="María" w:date="2015-09-15T11:38:00Z">
        <w:r w:rsidR="00FD3D3D" w:rsidRPr="00DA6FBD" w:rsidDel="00FB6212">
          <w:rPr>
            <w:rFonts w:ascii="Arial" w:hAnsi="Arial" w:cs="Arial"/>
            <w:sz w:val="24"/>
            <w:szCs w:val="24"/>
          </w:rPr>
          <w:delText>,</w:delText>
        </w:r>
      </w:del>
      <w:r w:rsidR="00FD3D3D" w:rsidRPr="00DA6FBD">
        <w:rPr>
          <w:rFonts w:ascii="Arial" w:hAnsi="Arial" w:cs="Arial"/>
          <w:sz w:val="24"/>
          <w:szCs w:val="24"/>
        </w:rPr>
        <w:t xml:space="preserve"> ha cambi</w:t>
      </w:r>
      <w:r w:rsidRPr="00DA6FBD">
        <w:rPr>
          <w:rFonts w:ascii="Arial" w:hAnsi="Arial" w:cs="Arial"/>
          <w:sz w:val="24"/>
          <w:szCs w:val="24"/>
        </w:rPr>
        <w:t>ado con</w:t>
      </w:r>
      <w:r w:rsidR="00FD3D3D" w:rsidRPr="00DA6FBD">
        <w:rPr>
          <w:rFonts w:ascii="Arial" w:hAnsi="Arial" w:cs="Arial"/>
          <w:sz w:val="24"/>
          <w:szCs w:val="24"/>
        </w:rPr>
        <w:t>s</w:t>
      </w:r>
      <w:r w:rsidRPr="00DA6FBD">
        <w:rPr>
          <w:rFonts w:ascii="Arial" w:hAnsi="Arial" w:cs="Arial"/>
          <w:sz w:val="24"/>
          <w:szCs w:val="24"/>
        </w:rPr>
        <w:t xml:space="preserve">tantemente </w:t>
      </w:r>
      <w:r w:rsidR="00FD3D3D" w:rsidRPr="00DA6FBD">
        <w:rPr>
          <w:rFonts w:ascii="Arial" w:hAnsi="Arial" w:cs="Arial"/>
          <w:sz w:val="24"/>
          <w:szCs w:val="24"/>
        </w:rPr>
        <w:t>durante su historia de millones de años.</w:t>
      </w:r>
      <w:r w:rsidRPr="00DA6FBD">
        <w:rPr>
          <w:rFonts w:ascii="Arial" w:hAnsi="Arial" w:cs="Arial"/>
          <w:sz w:val="24"/>
          <w:szCs w:val="24"/>
        </w:rPr>
        <w:t xml:space="preserve"> </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11</w:t>
      </w:r>
      <w:r w:rsidR="001741E0" w:rsidRPr="00DA6FBD">
        <w:rPr>
          <w:rFonts w:ascii="Arial" w:hAnsi="Arial" w:cs="Arial"/>
          <w:b/>
          <w:bCs/>
          <w:sz w:val="24"/>
          <w:szCs w:val="24"/>
          <w:highlight w:val="cyan"/>
        </w:rPr>
        <w:t>:</w:t>
      </w:r>
    </w:p>
    <w:p w:rsidR="007A0065" w:rsidRPr="00DA6FBD" w:rsidRDefault="007A0065" w:rsidP="00DA6FBD">
      <w:pPr>
        <w:spacing w:line="360" w:lineRule="auto"/>
        <w:rPr>
          <w:rFonts w:ascii="Arial" w:hAnsi="Arial" w:cs="Arial"/>
          <w:b/>
          <w:bCs/>
          <w:sz w:val="24"/>
          <w:szCs w:val="24"/>
          <w:highlight w:val="cyan"/>
        </w:rPr>
      </w:pPr>
      <w:r w:rsidRPr="00DA6FBD">
        <w:rPr>
          <w:rFonts w:ascii="Arial" w:hAnsi="Arial" w:cs="Arial"/>
          <w:noProof/>
          <w:color w:val="298AAE"/>
          <w:sz w:val="24"/>
          <w:szCs w:val="24"/>
          <w:lang w:eastAsia="es-CO"/>
        </w:rPr>
        <w:drawing>
          <wp:inline distT="0" distB="0" distL="0" distR="0" wp14:anchorId="1A483DAC" wp14:editId="6072B637">
            <wp:extent cx="1967023" cy="1351964"/>
            <wp:effectExtent l="0" t="0" r="0" b="635"/>
            <wp:docPr id="38" name="Imagen 38" descr="evolution of Earth 205 millions years ago to today">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Earth 205 millions years ago to today">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180" cy="1367880"/>
                    </a:xfrm>
                    <a:prstGeom prst="rect">
                      <a:avLst/>
                    </a:prstGeom>
                    <a:noFill/>
                    <a:ln>
                      <a:noFill/>
                    </a:ln>
                  </pic:spPr>
                </pic:pic>
              </a:graphicData>
            </a:graphic>
          </wp:inline>
        </w:drawing>
      </w:r>
      <w:r w:rsidRPr="00DA6FBD">
        <w:rPr>
          <w:rFonts w:ascii="Arial" w:hAnsi="Arial" w:cs="Arial"/>
          <w:b/>
          <w:bCs/>
          <w:sz w:val="24"/>
          <w:szCs w:val="24"/>
        </w:rPr>
        <w:t xml:space="preserve">SS </w:t>
      </w:r>
      <w:r w:rsidRPr="00DA6FBD">
        <w:rPr>
          <w:rFonts w:ascii="Arial" w:hAnsi="Arial" w:cs="Arial"/>
          <w:sz w:val="24"/>
          <w:szCs w:val="24"/>
        </w:rPr>
        <w:t>163974296</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7A0065" w:rsidRPr="00DA6FBD" w:rsidRDefault="007A0065" w:rsidP="00DA6FBD">
      <w:pPr>
        <w:spacing w:line="360" w:lineRule="auto"/>
        <w:rPr>
          <w:rFonts w:ascii="Arial" w:hAnsi="Arial" w:cs="Arial"/>
          <w:b/>
          <w:bCs/>
          <w:sz w:val="24"/>
          <w:szCs w:val="24"/>
          <w:highlight w:val="cyan"/>
        </w:rPr>
      </w:pPr>
      <w:r w:rsidRPr="00DA6FBD">
        <w:rPr>
          <w:rFonts w:ascii="Arial" w:hAnsi="Arial" w:cs="Arial"/>
          <w:noProof/>
          <w:color w:val="298AAE"/>
          <w:sz w:val="24"/>
          <w:szCs w:val="24"/>
          <w:lang w:eastAsia="es-CO"/>
        </w:rPr>
        <w:drawing>
          <wp:inline distT="0" distB="0" distL="0" distR="0" wp14:anchorId="2BC547CE" wp14:editId="4A606BEC">
            <wp:extent cx="433152" cy="297712"/>
            <wp:effectExtent l="0" t="0" r="5080" b="7620"/>
            <wp:docPr id="39" name="Imagen 39" descr="evolution of Earth 205 millions years ago to today">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Earth 205 millions years ago to today">
                      <a:hlinkClick r:id="rId25"/>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150" cy="310082"/>
                    </a:xfrm>
                    <a:prstGeom prst="rect">
                      <a:avLst/>
                    </a:prstGeom>
                    <a:noFill/>
                    <a:ln>
                      <a:noFill/>
                    </a:ln>
                  </pic:spPr>
                </pic:pic>
              </a:graphicData>
            </a:graphic>
          </wp:inline>
        </w:drawing>
      </w:r>
      <w:r w:rsidRPr="00DA6FBD">
        <w:rPr>
          <w:rFonts w:ascii="Arial" w:hAnsi="Arial" w:cs="Arial"/>
          <w:b/>
          <w:bCs/>
          <w:sz w:val="24"/>
          <w:szCs w:val="24"/>
        </w:rPr>
        <w:t xml:space="preserve">SS </w:t>
      </w:r>
      <w:r w:rsidRPr="00DA6FBD">
        <w:rPr>
          <w:rFonts w:ascii="Arial" w:hAnsi="Arial" w:cs="Arial"/>
          <w:sz w:val="24"/>
          <w:szCs w:val="24"/>
        </w:rPr>
        <w:t>163974296</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4</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AF729D" w:rsidRPr="00DA6FBD">
        <w:rPr>
          <w:rFonts w:ascii="Arial" w:hAnsi="Arial" w:cs="Arial"/>
          <w:sz w:val="24"/>
          <w:szCs w:val="24"/>
        </w:rPr>
        <w:t>Los vientos</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1741E0" w:rsidRPr="00DA6FBD" w:rsidRDefault="0079029B" w:rsidP="00DA6FBD">
      <w:pPr>
        <w:spacing w:line="360" w:lineRule="auto"/>
        <w:rPr>
          <w:rFonts w:ascii="Arial" w:hAnsi="Arial" w:cs="Arial"/>
          <w:sz w:val="24"/>
          <w:szCs w:val="24"/>
        </w:rPr>
      </w:pPr>
      <w:r w:rsidRPr="00DA6FBD">
        <w:rPr>
          <w:rFonts w:ascii="Arial" w:hAnsi="Arial" w:cs="Arial"/>
          <w:sz w:val="24"/>
          <w:szCs w:val="24"/>
        </w:rPr>
        <w:t>La atmósfera está compuesta por gases que, influenciados por las diferencias de temperatura y la rotación de la Tierra, forman los vientos.</w:t>
      </w:r>
      <w:r w:rsidR="00DA6FBD" w:rsidRPr="00DA6FBD">
        <w:rPr>
          <w:rFonts w:ascii="Arial" w:hAnsi="Arial" w:cs="Arial"/>
          <w:sz w:val="24"/>
          <w:szCs w:val="24"/>
        </w:rPr>
        <w:t xml:space="preserve"> </w:t>
      </w:r>
      <w:del w:id="42" w:author="María" w:date="2015-09-15T11:42:00Z">
        <w:r w:rsidRPr="00DA6FBD" w:rsidDel="00FB6212">
          <w:rPr>
            <w:rFonts w:ascii="Arial" w:hAnsi="Arial" w:cs="Arial"/>
            <w:sz w:val="24"/>
            <w:szCs w:val="24"/>
          </w:rPr>
          <w:delText xml:space="preserve">El aire forma en </w:delText>
        </w:r>
      </w:del>
      <w:ins w:id="43" w:author="María" w:date="2015-09-15T11:42:00Z">
        <w:r w:rsidR="00FB6212">
          <w:rPr>
            <w:rFonts w:ascii="Arial" w:hAnsi="Arial" w:cs="Arial"/>
            <w:sz w:val="24"/>
            <w:szCs w:val="24"/>
          </w:rPr>
          <w:t>E</w:t>
        </w:r>
        <w:r w:rsidR="00FB6212" w:rsidRPr="00DA6FBD">
          <w:rPr>
            <w:rFonts w:ascii="Arial" w:hAnsi="Arial" w:cs="Arial"/>
            <w:sz w:val="24"/>
            <w:szCs w:val="24"/>
          </w:rPr>
          <w:t xml:space="preserve">n </w:t>
        </w:r>
      </w:ins>
      <w:r w:rsidRPr="00DA6FBD">
        <w:rPr>
          <w:rFonts w:ascii="Arial" w:hAnsi="Arial" w:cs="Arial"/>
          <w:sz w:val="24"/>
          <w:szCs w:val="24"/>
        </w:rPr>
        <w:t>nuestro planeta</w:t>
      </w:r>
      <w:ins w:id="44" w:author="María" w:date="2015-09-15T11:42:00Z">
        <w:r w:rsidR="00FB6212">
          <w:rPr>
            <w:rFonts w:ascii="Arial" w:hAnsi="Arial" w:cs="Arial"/>
            <w:sz w:val="24"/>
            <w:szCs w:val="24"/>
          </w:rPr>
          <w:t>,</w:t>
        </w:r>
      </w:ins>
      <w:r w:rsidR="00646AAE" w:rsidRPr="00DA6FBD">
        <w:rPr>
          <w:rFonts w:ascii="Arial" w:hAnsi="Arial" w:cs="Arial"/>
          <w:sz w:val="24"/>
          <w:szCs w:val="24"/>
        </w:rPr>
        <w:t xml:space="preserve"> </w:t>
      </w:r>
      <w:ins w:id="45" w:author="María" w:date="2015-09-15T11:42:00Z">
        <w:r w:rsidR="00FB6212">
          <w:rPr>
            <w:rFonts w:ascii="Arial" w:hAnsi="Arial" w:cs="Arial"/>
            <w:sz w:val="24"/>
            <w:szCs w:val="24"/>
          </w:rPr>
          <w:t xml:space="preserve">el aire </w:t>
        </w:r>
      </w:ins>
      <w:ins w:id="46" w:author="María" w:date="2015-09-15T11:45:00Z">
        <w:r w:rsidR="00FB6212">
          <w:rPr>
            <w:rFonts w:ascii="Arial" w:hAnsi="Arial" w:cs="Arial"/>
            <w:sz w:val="24"/>
            <w:szCs w:val="24"/>
          </w:rPr>
          <w:t>crea</w:t>
        </w:r>
        <w:r w:rsidR="00FB6212" w:rsidRPr="00DA6FBD" w:rsidDel="00FB6212">
          <w:rPr>
            <w:rFonts w:ascii="Arial" w:hAnsi="Arial" w:cs="Arial"/>
            <w:sz w:val="24"/>
            <w:szCs w:val="24"/>
          </w:rPr>
          <w:t xml:space="preserve"> </w:t>
        </w:r>
      </w:ins>
      <w:del w:id="47" w:author="María" w:date="2015-09-15T11:45:00Z">
        <w:r w:rsidR="00646AAE" w:rsidRPr="00DA6FBD" w:rsidDel="00FB6212">
          <w:rPr>
            <w:rFonts w:ascii="Arial" w:hAnsi="Arial" w:cs="Arial"/>
            <w:sz w:val="24"/>
            <w:szCs w:val="24"/>
          </w:rPr>
          <w:delText>forma</w:delText>
        </w:r>
        <w:r w:rsidRPr="00DA6FBD" w:rsidDel="00FB6212">
          <w:rPr>
            <w:rFonts w:ascii="Arial" w:hAnsi="Arial" w:cs="Arial"/>
            <w:sz w:val="24"/>
            <w:szCs w:val="24"/>
          </w:rPr>
          <w:delText xml:space="preserve"> </w:delText>
        </w:r>
      </w:del>
      <w:r w:rsidRPr="00DA6FBD">
        <w:rPr>
          <w:rFonts w:ascii="Arial" w:hAnsi="Arial" w:cs="Arial"/>
          <w:sz w:val="24"/>
          <w:szCs w:val="24"/>
        </w:rPr>
        <w:t xml:space="preserve">seis celdas </w:t>
      </w:r>
      <w:r w:rsidR="00646AAE" w:rsidRPr="00DA6FBD">
        <w:rPr>
          <w:rFonts w:ascii="Arial" w:hAnsi="Arial" w:cs="Arial"/>
          <w:sz w:val="24"/>
          <w:szCs w:val="24"/>
        </w:rPr>
        <w:t xml:space="preserve">en </w:t>
      </w:r>
      <w:r w:rsidRPr="00DA6FBD">
        <w:rPr>
          <w:rFonts w:ascii="Arial" w:hAnsi="Arial" w:cs="Arial"/>
          <w:sz w:val="24"/>
          <w:szCs w:val="24"/>
        </w:rPr>
        <w:t>las que circula, gracias a corrientes de convección. Este tipo de circulación determina, en gran medida, la diversidad de climas y biomas terrestres.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12</w:t>
      </w:r>
      <w:r w:rsidR="001741E0" w:rsidRPr="00DA6FBD">
        <w:rPr>
          <w:rFonts w:ascii="Arial" w:hAnsi="Arial" w:cs="Arial"/>
          <w:b/>
          <w:bCs/>
          <w:sz w:val="24"/>
          <w:szCs w:val="24"/>
          <w:highlight w:val="cyan"/>
        </w:rPr>
        <w:t>:</w:t>
      </w:r>
    </w:p>
    <w:p w:rsidR="005677F4" w:rsidRPr="00DA6FBD" w:rsidRDefault="00A31D12" w:rsidP="00DA6FBD">
      <w:pPr>
        <w:shd w:val="clear" w:color="auto" w:fill="FFFFFF"/>
        <w:spacing w:line="360" w:lineRule="auto"/>
        <w:jc w:val="both"/>
        <w:rPr>
          <w:rFonts w:ascii="Arial" w:eastAsia="Times New Roman" w:hAnsi="Arial" w:cs="Arial"/>
          <w:sz w:val="24"/>
          <w:szCs w:val="24"/>
          <w:lang w:val="es-ES"/>
        </w:rPr>
      </w:pPr>
      <w:hyperlink r:id="rId28" w:anchor="foobox-1/0/Vientos-globales1.jpg" w:history="1">
        <w:r w:rsidR="005677F4" w:rsidRPr="00DA6FBD">
          <w:rPr>
            <w:rStyle w:val="Hipervnculo"/>
            <w:rFonts w:ascii="Arial" w:eastAsia="Times New Roman" w:hAnsi="Arial" w:cs="Arial"/>
            <w:sz w:val="24"/>
            <w:szCs w:val="24"/>
            <w:lang w:val="es-ES"/>
          </w:rPr>
          <w:t>http://sailandtrip.com/vientos-alisios/#foobox-1/0/Vientos-globales1.jpg</w:t>
        </w:r>
      </w:hyperlink>
      <w:r w:rsidR="005677F4" w:rsidRPr="00DA6FBD">
        <w:rPr>
          <w:rFonts w:ascii="Arial" w:eastAsia="Times New Roman" w:hAnsi="Arial" w:cs="Arial"/>
          <w:sz w:val="24"/>
          <w:szCs w:val="24"/>
          <w:lang w:val="es-ES"/>
        </w:rPr>
        <w:t xml:space="preserve"> </w:t>
      </w:r>
    </w:p>
    <w:p w:rsidR="005677F4" w:rsidRPr="00DA6FBD" w:rsidRDefault="005677F4" w:rsidP="00DA6FBD">
      <w:pPr>
        <w:shd w:val="clear" w:color="auto" w:fill="FFFFFF"/>
        <w:spacing w:line="360" w:lineRule="auto"/>
        <w:jc w:val="both"/>
        <w:rPr>
          <w:rFonts w:ascii="Arial" w:eastAsia="Times New Roman" w:hAnsi="Arial" w:cs="Arial"/>
          <w:sz w:val="24"/>
          <w:szCs w:val="24"/>
          <w:highlight w:val="green"/>
          <w:lang w:val="es-ES"/>
        </w:rPr>
      </w:pPr>
      <w:r w:rsidRPr="00DA6FBD">
        <w:rPr>
          <w:rFonts w:ascii="Arial" w:hAnsi="Arial" w:cs="Arial"/>
          <w:noProof/>
          <w:sz w:val="24"/>
          <w:szCs w:val="24"/>
          <w:highlight w:val="green"/>
          <w:lang w:eastAsia="es-CO"/>
        </w:rPr>
        <w:drawing>
          <wp:inline distT="0" distB="0" distL="0" distR="0" wp14:anchorId="70191E83" wp14:editId="0EB4895E">
            <wp:extent cx="2022547" cy="1137683"/>
            <wp:effectExtent l="0" t="0" r="0" b="5715"/>
            <wp:docPr id="41" name="Imagen 41" descr="http://sailandtrip.com/wp-content/uploads/2014/09/Vientos-glob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ilandtrip.com/wp-content/uploads/2014/09/Vientos-globale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3658" cy="1166433"/>
                    </a:xfrm>
                    <a:prstGeom prst="rect">
                      <a:avLst/>
                    </a:prstGeom>
                    <a:noFill/>
                    <a:ln>
                      <a:noFill/>
                    </a:ln>
                  </pic:spPr>
                </pic:pic>
              </a:graphicData>
            </a:graphic>
          </wp:inline>
        </w:drawing>
      </w:r>
    </w:p>
    <w:p w:rsidR="005677F4" w:rsidRPr="00DA6FBD" w:rsidRDefault="005677F4" w:rsidP="00DA6FBD">
      <w:pPr>
        <w:spacing w:line="360" w:lineRule="auto"/>
        <w:rPr>
          <w:rFonts w:ascii="Arial" w:eastAsia="Times New Roman" w:hAnsi="Arial" w:cs="Arial"/>
          <w:color w:val="FF0000"/>
          <w:sz w:val="24"/>
          <w:szCs w:val="24"/>
          <w:lang w:val="es-ES"/>
        </w:rPr>
      </w:pPr>
      <w:r w:rsidRPr="00DA6FBD">
        <w:rPr>
          <w:rFonts w:ascii="Arial" w:eastAsia="Times New Roman" w:hAnsi="Arial" w:cs="Arial"/>
          <w:color w:val="FF0000"/>
          <w:sz w:val="24"/>
          <w:szCs w:val="24"/>
          <w:lang w:val="es-ES"/>
        </w:rPr>
        <w:lastRenderedPageBreak/>
        <w:t>Si no se puede utilizar esta imagen elaborar una parecida. (se</w:t>
      </w:r>
      <w:ins w:id="48" w:author="María" w:date="2015-09-15T11:44:00Z">
        <w:r w:rsidR="00FB6212">
          <w:rPr>
            <w:rFonts w:ascii="Arial" w:eastAsia="Times New Roman" w:hAnsi="Arial" w:cs="Arial"/>
            <w:color w:val="FF0000"/>
            <w:sz w:val="24"/>
            <w:szCs w:val="24"/>
            <w:lang w:val="es-ES"/>
          </w:rPr>
          <w:t xml:space="preserve"> </w:t>
        </w:r>
      </w:ins>
      <w:r w:rsidRPr="00DA6FBD">
        <w:rPr>
          <w:rFonts w:ascii="Arial" w:eastAsia="Times New Roman" w:hAnsi="Arial" w:cs="Arial"/>
          <w:color w:val="FF0000"/>
          <w:sz w:val="24"/>
          <w:szCs w:val="24"/>
          <w:lang w:val="es-ES"/>
        </w:rPr>
        <w:t>puede eliminar los textos de la izquierda.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5677F4" w:rsidRPr="00DA6FBD" w:rsidRDefault="00A31D12" w:rsidP="00DA6FBD">
      <w:pPr>
        <w:shd w:val="clear" w:color="auto" w:fill="FFFFFF"/>
        <w:spacing w:line="360" w:lineRule="auto"/>
        <w:jc w:val="both"/>
        <w:rPr>
          <w:rFonts w:ascii="Arial" w:eastAsia="Times New Roman" w:hAnsi="Arial" w:cs="Arial"/>
          <w:sz w:val="24"/>
          <w:szCs w:val="24"/>
          <w:lang w:val="es-ES"/>
        </w:rPr>
      </w:pPr>
      <w:hyperlink r:id="rId30" w:anchor="foobox-1/0/Vientos-globales1.jpg" w:history="1">
        <w:r w:rsidR="005677F4" w:rsidRPr="00DA6FBD">
          <w:rPr>
            <w:rStyle w:val="Hipervnculo"/>
            <w:rFonts w:ascii="Arial" w:eastAsia="Times New Roman" w:hAnsi="Arial" w:cs="Arial"/>
            <w:sz w:val="24"/>
            <w:szCs w:val="24"/>
            <w:lang w:val="es-ES"/>
          </w:rPr>
          <w:t>http://sailandtrip.com/vientos-alisios/#foobox-1/0/Vientos-globales1.jpg</w:t>
        </w:r>
      </w:hyperlink>
      <w:r w:rsidR="005677F4" w:rsidRPr="00DA6FBD">
        <w:rPr>
          <w:rFonts w:ascii="Arial" w:eastAsia="Times New Roman" w:hAnsi="Arial" w:cs="Arial"/>
          <w:sz w:val="24"/>
          <w:szCs w:val="24"/>
          <w:lang w:val="es-ES"/>
        </w:rPr>
        <w:t xml:space="preserve"> </w:t>
      </w:r>
    </w:p>
    <w:p w:rsidR="005677F4" w:rsidRPr="00DA6FBD" w:rsidRDefault="005677F4" w:rsidP="00DA6FBD">
      <w:pPr>
        <w:shd w:val="clear" w:color="auto" w:fill="FFFFFF"/>
        <w:spacing w:line="360" w:lineRule="auto"/>
        <w:jc w:val="both"/>
        <w:rPr>
          <w:rFonts w:ascii="Arial" w:eastAsia="Times New Roman" w:hAnsi="Arial" w:cs="Arial"/>
          <w:sz w:val="24"/>
          <w:szCs w:val="24"/>
          <w:highlight w:val="green"/>
          <w:lang w:val="es-ES"/>
        </w:rPr>
      </w:pPr>
      <w:r w:rsidRPr="00DA6FBD">
        <w:rPr>
          <w:rFonts w:ascii="Arial" w:hAnsi="Arial" w:cs="Arial"/>
          <w:noProof/>
          <w:sz w:val="24"/>
          <w:szCs w:val="24"/>
          <w:highlight w:val="green"/>
          <w:lang w:eastAsia="es-CO"/>
        </w:rPr>
        <w:drawing>
          <wp:inline distT="0" distB="0" distL="0" distR="0" wp14:anchorId="3F06A5B4" wp14:editId="7D0FB9F6">
            <wp:extent cx="776177" cy="436600"/>
            <wp:effectExtent l="0" t="0" r="5080" b="1905"/>
            <wp:docPr id="42" name="Imagen 42" descr="http://sailandtrip.com/wp-content/uploads/2014/09/Vientos-glob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ilandtrip.com/wp-content/uploads/2014/09/Vientos-globales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2993" cy="451684"/>
                    </a:xfrm>
                    <a:prstGeom prst="rect">
                      <a:avLst/>
                    </a:prstGeom>
                    <a:noFill/>
                    <a:ln>
                      <a:noFill/>
                    </a:ln>
                  </pic:spPr>
                </pic:pic>
              </a:graphicData>
            </a:graphic>
          </wp:inline>
        </w:drawing>
      </w:r>
    </w:p>
    <w:p w:rsidR="005677F4" w:rsidRPr="00DA6FBD" w:rsidRDefault="005677F4" w:rsidP="00DA6FBD">
      <w:pPr>
        <w:spacing w:line="360" w:lineRule="auto"/>
        <w:rPr>
          <w:rFonts w:ascii="Arial" w:eastAsia="Times New Roman" w:hAnsi="Arial" w:cs="Arial"/>
          <w:color w:val="FF0000"/>
          <w:sz w:val="24"/>
          <w:szCs w:val="24"/>
          <w:lang w:val="es-ES"/>
        </w:rPr>
      </w:pPr>
      <w:r w:rsidRPr="00DA6FBD">
        <w:rPr>
          <w:rFonts w:ascii="Arial" w:eastAsia="Times New Roman" w:hAnsi="Arial" w:cs="Arial"/>
          <w:color w:val="FF0000"/>
          <w:sz w:val="24"/>
          <w:szCs w:val="24"/>
          <w:lang w:val="es-ES"/>
        </w:rPr>
        <w:t>Si no se puede utilizar esta imagen elaborar una parecida. (se</w:t>
      </w:r>
      <w:ins w:id="49" w:author="María" w:date="2015-09-15T11:45:00Z">
        <w:r w:rsidR="00FB6212">
          <w:rPr>
            <w:rFonts w:ascii="Arial" w:eastAsia="Times New Roman" w:hAnsi="Arial" w:cs="Arial"/>
            <w:color w:val="FF0000"/>
            <w:sz w:val="24"/>
            <w:szCs w:val="24"/>
            <w:lang w:val="es-ES"/>
          </w:rPr>
          <w:t xml:space="preserve"> </w:t>
        </w:r>
      </w:ins>
      <w:r w:rsidRPr="00DA6FBD">
        <w:rPr>
          <w:rFonts w:ascii="Arial" w:eastAsia="Times New Roman" w:hAnsi="Arial" w:cs="Arial"/>
          <w:color w:val="FF0000"/>
          <w:sz w:val="24"/>
          <w:szCs w:val="24"/>
          <w:lang w:val="es-ES"/>
        </w:rPr>
        <w:t>puede eliminar los textos de la izquierda.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5</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5677F4" w:rsidRPr="00DA6FBD">
        <w:rPr>
          <w:rFonts w:ascii="Arial" w:hAnsi="Arial" w:cs="Arial"/>
          <w:sz w:val="24"/>
          <w:szCs w:val="24"/>
        </w:rPr>
        <w:t>El ciclo del agua</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5677F4" w:rsidRPr="00DA6FBD" w:rsidRDefault="005677F4" w:rsidP="00DA6FBD">
      <w:pPr>
        <w:spacing w:line="360" w:lineRule="auto"/>
        <w:rPr>
          <w:rFonts w:ascii="Arial" w:hAnsi="Arial" w:cs="Arial"/>
          <w:sz w:val="24"/>
          <w:szCs w:val="24"/>
        </w:rPr>
      </w:pPr>
      <w:r w:rsidRPr="00DA6FBD">
        <w:rPr>
          <w:rFonts w:ascii="Arial" w:hAnsi="Arial" w:cs="Arial"/>
          <w:sz w:val="24"/>
          <w:szCs w:val="24"/>
        </w:rPr>
        <w:t>Desde sus inicios, la dinámica de la hidrosfera de nuestro planeta ha estado gobernada por el ciclo del agua, en el cual los cambios de estado</w:t>
      </w:r>
      <w:del w:id="50" w:author="María" w:date="2015-09-15T11:46:00Z">
        <w:r w:rsidRPr="00DA6FBD" w:rsidDel="00FB6212">
          <w:rPr>
            <w:rFonts w:ascii="Arial" w:hAnsi="Arial" w:cs="Arial"/>
            <w:sz w:val="24"/>
            <w:szCs w:val="24"/>
          </w:rPr>
          <w:delText xml:space="preserve"> del agua</w:delText>
        </w:r>
      </w:del>
      <w:r w:rsidRPr="00DA6FBD">
        <w:rPr>
          <w:rFonts w:ascii="Arial" w:hAnsi="Arial" w:cs="Arial"/>
          <w:sz w:val="24"/>
          <w:szCs w:val="24"/>
        </w:rPr>
        <w:t>, por acción de la energía solar, generan movimientos como el vapor de agua que asciende, la lluvia que cae, las corrientes de agua que fluye a lo largo de los ríos o las corrientes marinas. El ciclo hidrológico obedece, en parte, a la acción de las mismas fuerzas que gobierna</w:t>
      </w:r>
      <w:r w:rsidR="00BE5F24" w:rsidRPr="00DA6FBD">
        <w:rPr>
          <w:rFonts w:ascii="Arial" w:hAnsi="Arial" w:cs="Arial"/>
          <w:sz w:val="24"/>
          <w:szCs w:val="24"/>
        </w:rPr>
        <w:t>n</w:t>
      </w:r>
      <w:r w:rsidRPr="00DA6FBD">
        <w:rPr>
          <w:rFonts w:ascii="Arial" w:hAnsi="Arial" w:cs="Arial"/>
          <w:sz w:val="24"/>
          <w:szCs w:val="24"/>
        </w:rPr>
        <w:t xml:space="preserve"> los movimiento</w:t>
      </w:r>
      <w:r w:rsidR="00BE5F24" w:rsidRPr="00DA6FBD">
        <w:rPr>
          <w:rFonts w:ascii="Arial" w:hAnsi="Arial" w:cs="Arial"/>
          <w:sz w:val="24"/>
          <w:szCs w:val="24"/>
        </w:rPr>
        <w:t>s</w:t>
      </w:r>
      <w:r w:rsidRPr="00DA6FBD">
        <w:rPr>
          <w:rFonts w:ascii="Arial" w:hAnsi="Arial" w:cs="Arial"/>
          <w:sz w:val="24"/>
          <w:szCs w:val="24"/>
        </w:rPr>
        <w:t xml:space="preserve"> del manto terrest</w:t>
      </w:r>
      <w:r w:rsidR="00BE5F24" w:rsidRPr="00DA6FBD">
        <w:rPr>
          <w:rFonts w:ascii="Arial" w:hAnsi="Arial" w:cs="Arial"/>
          <w:sz w:val="24"/>
          <w:szCs w:val="24"/>
        </w:rPr>
        <w:t>re:</w:t>
      </w:r>
      <w:r w:rsidRPr="00DA6FBD">
        <w:rPr>
          <w:rFonts w:ascii="Arial" w:hAnsi="Arial" w:cs="Arial"/>
          <w:sz w:val="24"/>
          <w:szCs w:val="24"/>
        </w:rPr>
        <w:t xml:space="preserve"> las corrientes </w:t>
      </w:r>
      <w:r w:rsidR="00BE5F24" w:rsidRPr="00DA6FBD">
        <w:rPr>
          <w:rFonts w:ascii="Arial" w:hAnsi="Arial" w:cs="Arial"/>
          <w:sz w:val="24"/>
          <w:szCs w:val="24"/>
        </w:rPr>
        <w:t>d</w:t>
      </w:r>
      <w:r w:rsidRPr="00DA6FBD">
        <w:rPr>
          <w:rFonts w:ascii="Arial" w:hAnsi="Arial" w:cs="Arial"/>
          <w:sz w:val="24"/>
          <w:szCs w:val="24"/>
        </w:rPr>
        <w:t>e convección.</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 xml:space="preserve">Imagen </w:t>
      </w:r>
      <w:r w:rsidR="00BE5F24" w:rsidRPr="00DA6FBD">
        <w:rPr>
          <w:rFonts w:ascii="Arial" w:hAnsi="Arial" w:cs="Arial"/>
          <w:b/>
          <w:bCs/>
          <w:sz w:val="24"/>
          <w:szCs w:val="24"/>
          <w:highlight w:val="cyan"/>
        </w:rPr>
        <w:t>1</w:t>
      </w:r>
      <w:r w:rsidRPr="00DA6FBD">
        <w:rPr>
          <w:rFonts w:ascii="Arial" w:hAnsi="Arial" w:cs="Arial"/>
          <w:b/>
          <w:bCs/>
          <w:sz w:val="24"/>
          <w:szCs w:val="24"/>
          <w:highlight w:val="cyan"/>
        </w:rPr>
        <w:t>3:</w:t>
      </w:r>
    </w:p>
    <w:p w:rsidR="00BE5F24" w:rsidRPr="00DA6FBD" w:rsidRDefault="00A31D12" w:rsidP="00DA6FBD">
      <w:pPr>
        <w:spacing w:line="360" w:lineRule="auto"/>
        <w:jc w:val="both"/>
        <w:rPr>
          <w:rFonts w:ascii="Arial" w:hAnsi="Arial" w:cs="Arial"/>
          <w:sz w:val="24"/>
          <w:szCs w:val="24"/>
        </w:rPr>
      </w:pPr>
      <w:hyperlink r:id="rId32" w:history="1">
        <w:r w:rsidR="00BE5F24" w:rsidRPr="00DA6FBD">
          <w:rPr>
            <w:rStyle w:val="Hipervnculo"/>
            <w:rFonts w:ascii="Arial" w:hAnsi="Arial" w:cs="Arial"/>
            <w:sz w:val="24"/>
            <w:szCs w:val="24"/>
          </w:rPr>
          <w:t>http://hispanicasaber.planetasaber.com/encyclopedia/default.asp?idpack=11&amp;idpil=000OQ801&amp;ruta=Buscador</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eastAsia="Calibri" w:hAnsi="Arial" w:cs="Arial"/>
          <w:color w:val="000000"/>
          <w:sz w:val="24"/>
          <w:szCs w:val="24"/>
        </w:rPr>
        <w:object w:dxaOrig="9195" w:dyaOrig="6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86.5pt" o:ole="">
            <v:imagedata r:id="rId33" o:title=""/>
          </v:shape>
          <o:OLEObject Type="Embed" ProgID="PBrush" ShapeID="_x0000_i1025" DrawAspect="Content" ObjectID="_1503828344" r:id="rId34"/>
        </w:objec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E5F24" w:rsidRPr="00DA6FBD" w:rsidRDefault="00A31D12" w:rsidP="00DA6FBD">
      <w:pPr>
        <w:spacing w:line="360" w:lineRule="auto"/>
        <w:jc w:val="both"/>
        <w:rPr>
          <w:rFonts w:ascii="Arial" w:hAnsi="Arial" w:cs="Arial"/>
          <w:sz w:val="24"/>
          <w:szCs w:val="24"/>
        </w:rPr>
      </w:pPr>
      <w:hyperlink r:id="rId35" w:history="1">
        <w:r w:rsidR="00BE5F24" w:rsidRPr="00DA6FBD">
          <w:rPr>
            <w:rStyle w:val="Hipervnculo"/>
            <w:rFonts w:ascii="Arial" w:hAnsi="Arial" w:cs="Arial"/>
            <w:sz w:val="24"/>
            <w:szCs w:val="24"/>
          </w:rPr>
          <w:t>http://hispanicasaber.planetasaber.com/encyclopedia/default.asp?idpack=11&amp;idpil=000OQ801&amp;ruta=Buscador</w:t>
        </w:r>
      </w:hyperlink>
      <w:r w:rsidR="00BE5F24" w:rsidRPr="00DA6FBD">
        <w:rPr>
          <w:rFonts w:ascii="Arial" w:hAnsi="Arial" w:cs="Arial"/>
          <w:sz w:val="24"/>
          <w:szCs w:val="24"/>
        </w:rPr>
        <w:t xml:space="preserve"> </w:t>
      </w:r>
    </w:p>
    <w:p w:rsidR="001741E0" w:rsidRPr="00DA6FBD" w:rsidRDefault="00BE5F24" w:rsidP="00DA6FBD">
      <w:pPr>
        <w:spacing w:line="360" w:lineRule="auto"/>
        <w:rPr>
          <w:rFonts w:ascii="Arial" w:eastAsia="Calibri" w:hAnsi="Arial" w:cs="Arial"/>
          <w:color w:val="000000"/>
          <w:sz w:val="24"/>
          <w:szCs w:val="24"/>
        </w:rPr>
      </w:pPr>
      <w:r w:rsidRPr="00DA6FBD">
        <w:rPr>
          <w:rFonts w:ascii="Arial" w:eastAsia="Calibri" w:hAnsi="Arial" w:cs="Arial"/>
          <w:color w:val="000000"/>
          <w:sz w:val="24"/>
          <w:szCs w:val="24"/>
        </w:rPr>
        <w:object w:dxaOrig="9195" w:dyaOrig="6630">
          <v:shape id="_x0000_i1026" type="#_x0000_t75" style="width:50.5pt;height:36pt" o:ole="">
            <v:imagedata r:id="rId33" o:title=""/>
          </v:shape>
          <o:OLEObject Type="Embed" ProgID="PBrush" ShapeID="_x0000_i1026" DrawAspect="Content" ObjectID="_1503828345" r:id="rId36"/>
        </w:object>
      </w:r>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blue"/>
        </w:rPr>
        <w:t>Ficha 6</w:t>
      </w:r>
    </w:p>
    <w:p w:rsidR="00BE5F24" w:rsidRPr="00DA6FBD" w:rsidRDefault="00BE5F24"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Las corrientes marinas</w:t>
      </w:r>
    </w:p>
    <w:p w:rsidR="00BE5F24" w:rsidRPr="00DA6FBD" w:rsidRDefault="00BE5F24"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BE5F24" w:rsidRPr="00DA6FBD" w:rsidRDefault="00BE5F24" w:rsidP="00DA6FBD">
      <w:pPr>
        <w:spacing w:line="360" w:lineRule="auto"/>
        <w:rPr>
          <w:rFonts w:ascii="Arial" w:hAnsi="Arial" w:cs="Arial"/>
          <w:b/>
          <w:bCs/>
          <w:sz w:val="24"/>
          <w:szCs w:val="24"/>
          <w:highlight w:val="cyan"/>
        </w:rPr>
      </w:pPr>
      <w:r w:rsidRPr="00DA6FBD">
        <w:rPr>
          <w:rFonts w:ascii="Arial" w:hAnsi="Arial" w:cs="Arial"/>
          <w:sz w:val="24"/>
          <w:szCs w:val="24"/>
        </w:rPr>
        <w:t xml:space="preserve">Debido a las diferencias de temperatura que originan corrientes de convección, a la acción directa de los vientos y a las variaciones de densidad, en el océano se generan múltiples corrientes marinas que forman “giros”. Las corrientes marinas son importantes porque contribuyen al mantenimiento del clima; por eso </w:t>
      </w:r>
      <w:proofErr w:type="gramStart"/>
      <w:r w:rsidRPr="00DA6FBD">
        <w:rPr>
          <w:rFonts w:ascii="Arial" w:hAnsi="Arial" w:cs="Arial"/>
          <w:sz w:val="24"/>
          <w:szCs w:val="24"/>
        </w:rPr>
        <w:t>mismo</w:t>
      </w:r>
      <w:proofErr w:type="gramEnd"/>
      <w:r w:rsidRPr="00DA6FBD">
        <w:rPr>
          <w:rFonts w:ascii="Arial" w:hAnsi="Arial" w:cs="Arial"/>
          <w:sz w:val="24"/>
          <w:szCs w:val="24"/>
        </w:rPr>
        <w:t xml:space="preserve">, cualquier alteración en </w:t>
      </w:r>
      <w:del w:id="51" w:author="María" w:date="2015-09-15T11:50:00Z">
        <w:r w:rsidRPr="00DA6FBD" w:rsidDel="00BB7900">
          <w:rPr>
            <w:rFonts w:ascii="Arial" w:hAnsi="Arial" w:cs="Arial"/>
            <w:sz w:val="24"/>
            <w:szCs w:val="24"/>
          </w:rPr>
          <w:delText xml:space="preserve">la </w:delText>
        </w:r>
      </w:del>
      <w:ins w:id="52" w:author="María" w:date="2015-09-15T11:50:00Z">
        <w:r w:rsidR="00BB7900">
          <w:rPr>
            <w:rFonts w:ascii="Arial" w:hAnsi="Arial" w:cs="Arial"/>
            <w:sz w:val="24"/>
            <w:szCs w:val="24"/>
          </w:rPr>
          <w:t>su</w:t>
        </w:r>
        <w:r w:rsidR="00BB7900" w:rsidRPr="00DA6FBD">
          <w:rPr>
            <w:rFonts w:ascii="Arial" w:hAnsi="Arial" w:cs="Arial"/>
            <w:sz w:val="24"/>
            <w:szCs w:val="24"/>
          </w:rPr>
          <w:t xml:space="preserve"> </w:t>
        </w:r>
      </w:ins>
      <w:r w:rsidRPr="00DA6FBD">
        <w:rPr>
          <w:rFonts w:ascii="Arial" w:hAnsi="Arial" w:cs="Arial"/>
          <w:sz w:val="24"/>
          <w:szCs w:val="24"/>
        </w:rPr>
        <w:t xml:space="preserve">dinámica </w:t>
      </w:r>
      <w:del w:id="53" w:author="María" w:date="2015-09-15T11:50:00Z">
        <w:r w:rsidRPr="00DA6FBD" w:rsidDel="00BB7900">
          <w:rPr>
            <w:rFonts w:ascii="Arial" w:hAnsi="Arial" w:cs="Arial"/>
            <w:sz w:val="24"/>
            <w:szCs w:val="24"/>
          </w:rPr>
          <w:delText xml:space="preserve">de esas corrientes </w:delText>
        </w:r>
      </w:del>
      <w:r w:rsidRPr="00DA6FBD">
        <w:rPr>
          <w:rFonts w:ascii="Arial" w:hAnsi="Arial" w:cs="Arial"/>
          <w:sz w:val="24"/>
          <w:szCs w:val="24"/>
        </w:rPr>
        <w:t>puede inducir transformaciones climáticas de carácter global</w:t>
      </w:r>
      <w:ins w:id="54" w:author="María" w:date="2015-09-15T11:48:00Z">
        <w:r w:rsidR="00BB7900">
          <w:rPr>
            <w:rFonts w:ascii="Arial" w:hAnsi="Arial" w:cs="Arial"/>
            <w:sz w:val="24"/>
            <w:szCs w:val="24"/>
          </w:rPr>
          <w:t>.</w:t>
        </w:r>
      </w:ins>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cyan"/>
        </w:rPr>
        <w:t>Imagen 1</w:t>
      </w:r>
      <w:r w:rsidR="0025172C" w:rsidRPr="00DA6FBD">
        <w:rPr>
          <w:rFonts w:ascii="Arial" w:hAnsi="Arial" w:cs="Arial"/>
          <w:b/>
          <w:bCs/>
          <w:sz w:val="24"/>
          <w:szCs w:val="24"/>
          <w:highlight w:val="cyan"/>
        </w:rPr>
        <w:t>4</w:t>
      </w:r>
      <w:r w:rsidRPr="00DA6FBD">
        <w:rPr>
          <w:rFonts w:ascii="Arial" w:hAnsi="Arial" w:cs="Arial"/>
          <w:b/>
          <w:bCs/>
          <w:sz w:val="24"/>
          <w:szCs w:val="24"/>
          <w:highlight w:val="cyan"/>
        </w:rPr>
        <w:t>:</w:t>
      </w:r>
    </w:p>
    <w:p w:rsidR="00BE5F24" w:rsidRPr="00DA6FBD" w:rsidRDefault="00A31D12" w:rsidP="00DA6FBD">
      <w:pPr>
        <w:spacing w:line="360" w:lineRule="auto"/>
        <w:jc w:val="both"/>
        <w:rPr>
          <w:rFonts w:ascii="Arial" w:hAnsi="Arial" w:cs="Arial"/>
          <w:sz w:val="24"/>
          <w:szCs w:val="24"/>
        </w:rPr>
      </w:pPr>
      <w:hyperlink r:id="rId37" w:history="1">
        <w:r w:rsidR="00BE5F24" w:rsidRPr="00DA6FBD">
          <w:rPr>
            <w:rStyle w:val="Hipervnculo"/>
            <w:rFonts w:ascii="Arial" w:hAnsi="Arial" w:cs="Arial"/>
            <w:sz w:val="24"/>
            <w:szCs w:val="24"/>
          </w:rPr>
          <w:t>http://aurelioberoesgeolocal.blogspot.com/2012/09/clima.html</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hAnsi="Arial" w:cs="Arial"/>
          <w:noProof/>
          <w:sz w:val="24"/>
          <w:szCs w:val="24"/>
          <w:lang w:eastAsia="es-CO"/>
        </w:rPr>
        <w:drawing>
          <wp:inline distT="0" distB="0" distL="0" distR="0" wp14:anchorId="5F5E0ED2" wp14:editId="366B8341">
            <wp:extent cx="1749508" cy="876330"/>
            <wp:effectExtent l="0" t="0" r="3175" b="0"/>
            <wp:docPr id="4" name="Imagen 4" descr="http://4.bp.blogspot.com/-i5fbVqFI3vk/UAKuHEGqZBI/AAAAAAAAALg/B7--HUt3Qo0/s1600/corrientes+mar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i5fbVqFI3vk/UAKuHEGqZBI/AAAAAAAAALg/B7--HUt3Qo0/s1600/corrientes+marin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8154" cy="880661"/>
                    </a:xfrm>
                    <a:prstGeom prst="rect">
                      <a:avLst/>
                    </a:prstGeom>
                    <a:noFill/>
                    <a:ln>
                      <a:noFill/>
                    </a:ln>
                  </pic:spPr>
                </pic:pic>
              </a:graphicData>
            </a:graphic>
          </wp:inline>
        </w:drawing>
      </w:r>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E5F24" w:rsidRPr="00DA6FBD" w:rsidRDefault="00A31D12" w:rsidP="00DA6FBD">
      <w:pPr>
        <w:spacing w:line="360" w:lineRule="auto"/>
        <w:jc w:val="both"/>
        <w:rPr>
          <w:rFonts w:ascii="Arial" w:hAnsi="Arial" w:cs="Arial"/>
          <w:sz w:val="24"/>
          <w:szCs w:val="24"/>
        </w:rPr>
      </w:pPr>
      <w:hyperlink r:id="rId39" w:history="1">
        <w:r w:rsidR="00BE5F24" w:rsidRPr="00DA6FBD">
          <w:rPr>
            <w:rStyle w:val="Hipervnculo"/>
            <w:rFonts w:ascii="Arial" w:hAnsi="Arial" w:cs="Arial"/>
            <w:sz w:val="24"/>
            <w:szCs w:val="24"/>
          </w:rPr>
          <w:t>http://aurelioberoesgeolocal.blogspot.com/2012/09/clima.html</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hAnsi="Arial" w:cs="Arial"/>
          <w:noProof/>
          <w:sz w:val="24"/>
          <w:szCs w:val="24"/>
          <w:lang w:eastAsia="es-CO"/>
        </w:rPr>
        <w:drawing>
          <wp:inline distT="0" distB="0" distL="0" distR="0" wp14:anchorId="55971CD8" wp14:editId="213A6835">
            <wp:extent cx="510363" cy="255641"/>
            <wp:effectExtent l="0" t="0" r="4445" b="0"/>
            <wp:docPr id="45" name="Imagen 45" descr="http://4.bp.blogspot.com/-i5fbVqFI3vk/UAKuHEGqZBI/AAAAAAAAALg/B7--HUt3Qo0/s1600/corrientes+mar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i5fbVqFI3vk/UAKuHEGqZBI/AAAAAAAAALg/B7--HUt3Qo0/s1600/corrientes+marin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7882" cy="259407"/>
                    </a:xfrm>
                    <a:prstGeom prst="rect">
                      <a:avLst/>
                    </a:prstGeom>
                    <a:noFill/>
                    <a:ln>
                      <a:noFill/>
                    </a:ln>
                  </pic:spPr>
                </pic:pic>
              </a:graphicData>
            </a:graphic>
          </wp:inline>
        </w:drawing>
      </w:r>
    </w:p>
    <w:p w:rsidR="00BE5F24" w:rsidRPr="00DA6FBD" w:rsidRDefault="00BE5F24" w:rsidP="00DA6FBD">
      <w:pPr>
        <w:spacing w:line="360" w:lineRule="auto"/>
        <w:rPr>
          <w:rFonts w:ascii="Arial" w:hAnsi="Arial" w:cs="Arial"/>
          <w:b/>
          <w:bCs/>
          <w:sz w:val="24"/>
          <w:szCs w:val="24"/>
        </w:rPr>
      </w:pPr>
    </w:p>
    <w:p w:rsidR="00C6111F" w:rsidRPr="00DA6FBD" w:rsidRDefault="00C6111F" w:rsidP="00DA6FBD">
      <w:pPr>
        <w:spacing w:line="360" w:lineRule="auto"/>
        <w:rPr>
          <w:rFonts w:ascii="Arial" w:hAnsi="Arial" w:cs="Arial"/>
          <w:b/>
          <w:bCs/>
          <w:sz w:val="24"/>
          <w:szCs w:val="24"/>
        </w:rPr>
      </w:pP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highlight w:val="yellow"/>
        </w:rPr>
        <w:t>FICHA DEL PROFESOR</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lastRenderedPageBreak/>
        <w:t>Objetivo</w:t>
      </w:r>
    </w:p>
    <w:p w:rsidR="003A1536" w:rsidRPr="00DA6FBD" w:rsidRDefault="003A1536" w:rsidP="00DA6FBD">
      <w:pPr>
        <w:spacing w:line="360" w:lineRule="auto"/>
        <w:rPr>
          <w:rFonts w:ascii="Arial" w:hAnsi="Arial" w:cs="Arial"/>
          <w:sz w:val="24"/>
          <w:szCs w:val="24"/>
        </w:rPr>
      </w:pPr>
      <w:r w:rsidRPr="00DA6FBD">
        <w:rPr>
          <w:rFonts w:ascii="Arial" w:hAnsi="Arial" w:cs="Arial"/>
          <w:sz w:val="24"/>
          <w:szCs w:val="24"/>
        </w:rPr>
        <w:t xml:space="preserve">Mostrar la importancia de la gravedad y las corrientes </w:t>
      </w:r>
      <w:ins w:id="55" w:author="María" w:date="2015-09-15T11:50:00Z">
        <w:r w:rsidR="00BB7900">
          <w:rPr>
            <w:rFonts w:ascii="Arial" w:hAnsi="Arial" w:cs="Arial"/>
            <w:sz w:val="24"/>
            <w:szCs w:val="24"/>
          </w:rPr>
          <w:t xml:space="preserve">de </w:t>
        </w:r>
      </w:ins>
      <w:r w:rsidRPr="00DA6FBD">
        <w:rPr>
          <w:rFonts w:ascii="Arial" w:hAnsi="Arial" w:cs="Arial"/>
          <w:sz w:val="24"/>
          <w:szCs w:val="24"/>
        </w:rPr>
        <w:t xml:space="preserve">convección, como las fuerzas modeladoras de la Tierra, y las causantes de sus movimientos espaciales e internos. </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Propuesta</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Antes de la presentación</w:t>
      </w:r>
    </w:p>
    <w:p w:rsidR="00C6111F" w:rsidRPr="00DA6FBD" w:rsidRDefault="00C6111F" w:rsidP="00DA6FBD">
      <w:pPr>
        <w:spacing w:line="360" w:lineRule="auto"/>
        <w:rPr>
          <w:rFonts w:ascii="Arial" w:hAnsi="Arial" w:cs="Arial"/>
          <w:sz w:val="24"/>
          <w:szCs w:val="24"/>
        </w:rPr>
      </w:pPr>
      <w:r w:rsidRPr="00DA6FBD">
        <w:rPr>
          <w:rFonts w:ascii="Arial" w:hAnsi="Arial" w:cs="Arial"/>
          <w:sz w:val="24"/>
          <w:szCs w:val="24"/>
        </w:rPr>
        <w:t xml:space="preserve">Explore </w:t>
      </w:r>
      <w:del w:id="56" w:author="María" w:date="2015-09-15T11:51:00Z">
        <w:r w:rsidR="00397809" w:rsidRPr="00DA6FBD" w:rsidDel="00BB7900">
          <w:rPr>
            <w:rFonts w:ascii="Arial" w:hAnsi="Arial" w:cs="Arial"/>
            <w:sz w:val="24"/>
            <w:szCs w:val="24"/>
          </w:rPr>
          <w:delText>sobre</w:delText>
        </w:r>
        <w:r w:rsidRPr="00DA6FBD" w:rsidDel="00BB7900">
          <w:rPr>
            <w:rFonts w:ascii="Arial" w:hAnsi="Arial" w:cs="Arial"/>
            <w:sz w:val="24"/>
            <w:szCs w:val="24"/>
          </w:rPr>
          <w:delText xml:space="preserve"> </w:delText>
        </w:r>
      </w:del>
      <w:r w:rsidRPr="00DA6FBD">
        <w:rPr>
          <w:rFonts w:ascii="Arial" w:hAnsi="Arial" w:cs="Arial"/>
          <w:sz w:val="24"/>
          <w:szCs w:val="24"/>
        </w:rPr>
        <w:t xml:space="preserve">las ideas previas que tienen sus estudiantes </w:t>
      </w:r>
      <w:r w:rsidR="00397809" w:rsidRPr="00DA6FBD">
        <w:rPr>
          <w:rFonts w:ascii="Arial" w:hAnsi="Arial" w:cs="Arial"/>
          <w:sz w:val="24"/>
          <w:szCs w:val="24"/>
        </w:rPr>
        <w:t>acerca de</w:t>
      </w:r>
      <w:r w:rsidRPr="00DA6FBD">
        <w:rPr>
          <w:rFonts w:ascii="Arial" w:hAnsi="Arial" w:cs="Arial"/>
          <w:sz w:val="24"/>
          <w:szCs w:val="24"/>
        </w:rPr>
        <w:t xml:space="preserve"> </w:t>
      </w:r>
      <w:r w:rsidR="003A1536" w:rsidRPr="00DA6FBD">
        <w:rPr>
          <w:rFonts w:ascii="Arial" w:hAnsi="Arial" w:cs="Arial"/>
          <w:sz w:val="24"/>
          <w:szCs w:val="24"/>
        </w:rPr>
        <w:t xml:space="preserve">la gravedad y las corrientes </w:t>
      </w:r>
      <w:r w:rsidR="00397809" w:rsidRPr="00DA6FBD">
        <w:rPr>
          <w:rFonts w:ascii="Arial" w:hAnsi="Arial" w:cs="Arial"/>
          <w:sz w:val="24"/>
          <w:szCs w:val="24"/>
        </w:rPr>
        <w:t>d</w:t>
      </w:r>
      <w:r w:rsidR="003A1536" w:rsidRPr="00DA6FBD">
        <w:rPr>
          <w:rFonts w:ascii="Arial" w:hAnsi="Arial" w:cs="Arial"/>
          <w:sz w:val="24"/>
          <w:szCs w:val="24"/>
        </w:rPr>
        <w:t>e convección</w:t>
      </w:r>
      <w:r w:rsidRPr="00DA6FBD">
        <w:rPr>
          <w:rFonts w:ascii="Arial" w:hAnsi="Arial" w:cs="Arial"/>
          <w:sz w:val="24"/>
          <w:szCs w:val="24"/>
        </w:rPr>
        <w:t>. Para ello, plantéeles preguntas como las siguientes:</w:t>
      </w:r>
    </w:p>
    <w:p w:rsidR="003A1536" w:rsidRPr="00DA6FBD" w:rsidRDefault="00C6111F"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 xml:space="preserve">¿Qué </w:t>
      </w:r>
      <w:r w:rsidR="003A1536" w:rsidRPr="00DA6FBD">
        <w:rPr>
          <w:rFonts w:ascii="Arial" w:hAnsi="Arial" w:cs="Arial"/>
          <w:sz w:val="24"/>
          <w:szCs w:val="24"/>
        </w:rPr>
        <w:t>es la gravedad</w:t>
      </w:r>
      <w:r w:rsidRPr="00DA6FBD">
        <w:rPr>
          <w:rFonts w:ascii="Arial" w:hAnsi="Arial" w:cs="Arial"/>
          <w:sz w:val="24"/>
          <w:szCs w:val="24"/>
        </w:rPr>
        <w:t>?</w:t>
      </w:r>
    </w:p>
    <w:p w:rsidR="003A1536"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¿Conocen algunos ejemplos en los que se manifieste la existencia de la fuerza de gravedad?</w:t>
      </w:r>
    </w:p>
    <w:p w:rsidR="00397809"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¿Qué son las corrientes de convección?</w:t>
      </w:r>
    </w:p>
    <w:p w:rsidR="00397809"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¿Conocen algunos ejemplos en los que se evidencien las corrientes de convección?</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Durante la presentación</w:t>
      </w:r>
    </w:p>
    <w:p w:rsidR="00C6111F" w:rsidRPr="00DA6FBD" w:rsidRDefault="00C6111F" w:rsidP="00DA6FBD">
      <w:pPr>
        <w:spacing w:line="360" w:lineRule="auto"/>
        <w:rPr>
          <w:rFonts w:ascii="Arial" w:hAnsi="Arial" w:cs="Arial"/>
          <w:sz w:val="24"/>
          <w:szCs w:val="24"/>
        </w:rPr>
      </w:pPr>
      <w:r w:rsidRPr="00DA6FBD">
        <w:rPr>
          <w:rFonts w:ascii="Arial" w:hAnsi="Arial" w:cs="Arial"/>
          <w:sz w:val="24"/>
          <w:szCs w:val="24"/>
        </w:rPr>
        <w:t>Tenga en cuen</w:t>
      </w:r>
      <w:r w:rsidR="00CF7E38" w:rsidRPr="00DA6FBD">
        <w:rPr>
          <w:rFonts w:ascii="Arial" w:hAnsi="Arial" w:cs="Arial"/>
          <w:sz w:val="24"/>
          <w:szCs w:val="24"/>
        </w:rPr>
        <w:t>ta que el interactivo comienza con dos opciones, una relacionada con la fuerza de gravedad, y la otra con las corrientes de convección</w:t>
      </w:r>
      <w:r w:rsidRPr="00DA6FBD">
        <w:rPr>
          <w:rFonts w:ascii="Arial" w:hAnsi="Arial" w:cs="Arial"/>
          <w:sz w:val="24"/>
          <w:szCs w:val="24"/>
        </w:rPr>
        <w:t xml:space="preserve">. De acuerdo con </w:t>
      </w:r>
      <w:r w:rsidR="00CF7E38" w:rsidRPr="00DA6FBD">
        <w:rPr>
          <w:rFonts w:ascii="Arial" w:hAnsi="Arial" w:cs="Arial"/>
          <w:sz w:val="24"/>
          <w:szCs w:val="24"/>
        </w:rPr>
        <w:t>cada opción</w:t>
      </w:r>
      <w:ins w:id="57" w:author="María" w:date="2015-09-15T11:51:00Z">
        <w:r w:rsidR="00DE0917">
          <w:rPr>
            <w:rFonts w:ascii="Arial" w:hAnsi="Arial" w:cs="Arial"/>
            <w:sz w:val="24"/>
            <w:szCs w:val="24"/>
          </w:rPr>
          <w:t>,</w:t>
        </w:r>
      </w:ins>
      <w:r w:rsidRPr="00DA6FBD">
        <w:rPr>
          <w:rFonts w:ascii="Arial" w:hAnsi="Arial" w:cs="Arial"/>
          <w:sz w:val="24"/>
          <w:szCs w:val="24"/>
        </w:rPr>
        <w:t xml:space="preserve"> lleve a cabo las siguientes acciones:</w:t>
      </w:r>
    </w:p>
    <w:p w:rsidR="003F203D" w:rsidRPr="00DA6FBD" w:rsidRDefault="003F203D" w:rsidP="00DA6FBD">
      <w:pPr>
        <w:spacing w:line="360" w:lineRule="auto"/>
        <w:rPr>
          <w:rFonts w:ascii="Arial" w:hAnsi="Arial" w:cs="Arial"/>
          <w:i/>
          <w:iCs/>
          <w:sz w:val="24"/>
          <w:szCs w:val="24"/>
        </w:rPr>
      </w:pPr>
      <w:r w:rsidRPr="00DA6FBD">
        <w:rPr>
          <w:rFonts w:ascii="Arial" w:hAnsi="Arial" w:cs="Arial"/>
          <w:i/>
          <w:iCs/>
          <w:sz w:val="24"/>
          <w:szCs w:val="24"/>
        </w:rPr>
        <w:t>Con relación a la fuerza de gravedad</w:t>
      </w:r>
    </w:p>
    <w:p w:rsidR="00317CBF" w:rsidRPr="00DA6FBD" w:rsidRDefault="00317CB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Primera ficha:</w:t>
      </w:r>
      <w:r w:rsidRPr="00DA6FBD">
        <w:rPr>
          <w:rFonts w:ascii="Arial" w:hAnsi="Arial" w:cs="Arial"/>
          <w:b/>
          <w:bCs/>
          <w:sz w:val="24"/>
          <w:szCs w:val="24"/>
        </w:rPr>
        <w:t xml:space="preserve"> </w:t>
      </w:r>
      <w:r w:rsidRPr="00DA6FBD">
        <w:rPr>
          <w:rFonts w:ascii="Arial" w:hAnsi="Arial" w:cs="Arial"/>
          <w:sz w:val="24"/>
          <w:szCs w:val="24"/>
        </w:rPr>
        <w:t xml:space="preserve">genere una discusión entre sus </w:t>
      </w:r>
      <w:del w:id="58" w:author="María" w:date="2015-09-15T12:07:00Z">
        <w:r w:rsidRPr="00DA6FBD" w:rsidDel="004A7AB7">
          <w:rPr>
            <w:rFonts w:ascii="Arial" w:hAnsi="Arial" w:cs="Arial"/>
            <w:sz w:val="24"/>
            <w:szCs w:val="24"/>
          </w:rPr>
          <w:delText>alumnos</w:delText>
        </w:r>
      </w:del>
      <w:ins w:id="59" w:author="María" w:date="2015-09-15T12:07:00Z">
        <w:r w:rsidR="004A7AB7">
          <w:rPr>
            <w:rFonts w:ascii="Arial" w:hAnsi="Arial" w:cs="Arial"/>
            <w:sz w:val="24"/>
            <w:szCs w:val="24"/>
          </w:rPr>
          <w:t>estudiantes</w:t>
        </w:r>
      </w:ins>
      <w:r w:rsidRPr="00DA6FBD">
        <w:rPr>
          <w:rFonts w:ascii="Arial" w:hAnsi="Arial" w:cs="Arial"/>
          <w:sz w:val="24"/>
          <w:szCs w:val="24"/>
        </w:rPr>
        <w:t xml:space="preserve"> sobre la fuerza de gravedad, guiándolos </w:t>
      </w:r>
      <w:del w:id="60" w:author="María" w:date="2015-09-15T11:53:00Z">
        <w:r w:rsidRPr="00DA6FBD" w:rsidDel="00DE0917">
          <w:rPr>
            <w:rFonts w:ascii="Arial" w:hAnsi="Arial" w:cs="Arial"/>
            <w:sz w:val="24"/>
            <w:szCs w:val="24"/>
          </w:rPr>
          <w:delText xml:space="preserve">a </w:delText>
        </w:r>
      </w:del>
      <w:ins w:id="61" w:author="María" w:date="2015-09-15T11:53:00Z">
        <w:r w:rsidR="00DE0917">
          <w:rPr>
            <w:rFonts w:ascii="Arial" w:hAnsi="Arial" w:cs="Arial"/>
            <w:sz w:val="24"/>
            <w:szCs w:val="24"/>
          </w:rPr>
          <w:t>para</w:t>
        </w:r>
        <w:r w:rsidR="00DE0917" w:rsidRPr="00DA6FBD">
          <w:rPr>
            <w:rFonts w:ascii="Arial" w:hAnsi="Arial" w:cs="Arial"/>
            <w:sz w:val="24"/>
            <w:szCs w:val="24"/>
          </w:rPr>
          <w:t xml:space="preserve"> </w:t>
        </w:r>
      </w:ins>
      <w:r w:rsidRPr="00DA6FBD">
        <w:rPr>
          <w:rFonts w:ascii="Arial" w:hAnsi="Arial" w:cs="Arial"/>
          <w:sz w:val="24"/>
          <w:szCs w:val="24"/>
        </w:rPr>
        <w:t>que se hagan conscientes de que esta fuerza está presente en todas sus act</w:t>
      </w:r>
      <w:r w:rsidR="00D771C5" w:rsidRPr="00DA6FBD">
        <w:rPr>
          <w:rFonts w:ascii="Arial" w:hAnsi="Arial" w:cs="Arial"/>
          <w:sz w:val="24"/>
          <w:szCs w:val="24"/>
        </w:rPr>
        <w:t xml:space="preserve">ividades diarias, debido a que </w:t>
      </w:r>
      <w:r w:rsidRPr="00DA6FBD">
        <w:rPr>
          <w:rFonts w:ascii="Arial" w:hAnsi="Arial" w:cs="Arial"/>
          <w:sz w:val="24"/>
          <w:szCs w:val="24"/>
        </w:rPr>
        <w:t>c</w:t>
      </w:r>
      <w:r w:rsidR="003F203D" w:rsidRPr="00DA6FBD">
        <w:rPr>
          <w:rFonts w:ascii="Arial" w:hAnsi="Arial" w:cs="Arial"/>
          <w:sz w:val="24"/>
          <w:szCs w:val="24"/>
        </w:rPr>
        <w:t xml:space="preserve">ualquier cosa que tenga masa tiene la capacidad </w:t>
      </w:r>
      <w:r w:rsidR="00D771C5" w:rsidRPr="00DA6FBD">
        <w:rPr>
          <w:rFonts w:ascii="Arial" w:hAnsi="Arial" w:cs="Arial"/>
          <w:sz w:val="24"/>
          <w:szCs w:val="24"/>
        </w:rPr>
        <w:t xml:space="preserve">de </w:t>
      </w:r>
      <w:r w:rsidR="003F203D" w:rsidRPr="00DA6FBD">
        <w:rPr>
          <w:rFonts w:ascii="Arial" w:hAnsi="Arial" w:cs="Arial"/>
          <w:sz w:val="24"/>
          <w:szCs w:val="24"/>
        </w:rPr>
        <w:t>ejercer atracción gravitacional sobre otra</w:t>
      </w:r>
      <w:r w:rsidR="00403302" w:rsidRPr="00DA6FBD">
        <w:rPr>
          <w:rFonts w:ascii="Arial" w:hAnsi="Arial" w:cs="Arial"/>
          <w:sz w:val="24"/>
          <w:szCs w:val="24"/>
        </w:rPr>
        <w:t xml:space="preserve">; </w:t>
      </w:r>
      <w:r w:rsidRPr="00DA6FBD">
        <w:rPr>
          <w:rFonts w:ascii="Arial" w:hAnsi="Arial" w:cs="Arial"/>
          <w:sz w:val="24"/>
          <w:szCs w:val="24"/>
        </w:rPr>
        <w:t>y que e</w:t>
      </w:r>
      <w:r w:rsidR="003F203D" w:rsidRPr="00DA6FBD">
        <w:rPr>
          <w:rFonts w:ascii="Arial" w:hAnsi="Arial" w:cs="Arial"/>
          <w:sz w:val="24"/>
          <w:szCs w:val="24"/>
        </w:rPr>
        <w:t>ntre más masa tenga un</w:t>
      </w:r>
      <w:del w:id="62" w:author="María" w:date="2015-09-15T12:03:00Z">
        <w:r w:rsidR="003F203D" w:rsidRPr="00DA6FBD" w:rsidDel="004A7AB7">
          <w:rPr>
            <w:rFonts w:ascii="Arial" w:hAnsi="Arial" w:cs="Arial"/>
            <w:sz w:val="24"/>
            <w:szCs w:val="24"/>
          </w:rPr>
          <w:delText>a</w:delText>
        </w:r>
      </w:del>
      <w:r w:rsidR="003F203D" w:rsidRPr="00DA6FBD">
        <w:rPr>
          <w:rFonts w:ascii="Arial" w:hAnsi="Arial" w:cs="Arial"/>
          <w:sz w:val="24"/>
          <w:szCs w:val="24"/>
        </w:rPr>
        <w:t xml:space="preserve"> </w:t>
      </w:r>
      <w:del w:id="63" w:author="María" w:date="2015-09-15T12:03:00Z">
        <w:r w:rsidR="003F203D" w:rsidRPr="00DA6FBD" w:rsidDel="004A7AB7">
          <w:rPr>
            <w:rFonts w:ascii="Arial" w:hAnsi="Arial" w:cs="Arial"/>
            <w:sz w:val="24"/>
            <w:szCs w:val="24"/>
          </w:rPr>
          <w:delText>cosa</w:delText>
        </w:r>
      </w:del>
      <w:ins w:id="64" w:author="María" w:date="2015-09-15T12:03:00Z">
        <w:r w:rsidR="004A7AB7">
          <w:rPr>
            <w:rFonts w:ascii="Arial" w:hAnsi="Arial" w:cs="Arial"/>
            <w:sz w:val="24"/>
            <w:szCs w:val="24"/>
          </w:rPr>
          <w:t>objeto</w:t>
        </w:r>
      </w:ins>
      <w:r w:rsidR="003F203D" w:rsidRPr="00DA6FBD">
        <w:rPr>
          <w:rFonts w:ascii="Arial" w:hAnsi="Arial" w:cs="Arial"/>
          <w:sz w:val="24"/>
          <w:szCs w:val="24"/>
        </w:rPr>
        <w:t xml:space="preserve">, más grande es su atracción gravitacional. </w:t>
      </w:r>
    </w:p>
    <w:p w:rsidR="00317CBF" w:rsidRPr="00DA6FBD" w:rsidRDefault="00317CBF" w:rsidP="00DA6FBD">
      <w:pPr>
        <w:pStyle w:val="Prrafodelista"/>
        <w:spacing w:line="360" w:lineRule="auto"/>
        <w:rPr>
          <w:rFonts w:ascii="Arial" w:hAnsi="Arial" w:cs="Arial"/>
          <w:sz w:val="24"/>
          <w:szCs w:val="24"/>
        </w:rPr>
      </w:pPr>
      <w:r w:rsidRPr="00DA6FBD">
        <w:rPr>
          <w:rFonts w:ascii="Arial" w:hAnsi="Arial" w:cs="Arial"/>
          <w:sz w:val="24"/>
          <w:szCs w:val="24"/>
        </w:rPr>
        <w:t>Con ejemplos</w:t>
      </w:r>
      <w:ins w:id="65" w:author="María" w:date="2015-09-15T12:04:00Z">
        <w:r w:rsidR="004A7AB7">
          <w:rPr>
            <w:rFonts w:ascii="Arial" w:hAnsi="Arial" w:cs="Arial"/>
            <w:sz w:val="24"/>
            <w:szCs w:val="24"/>
          </w:rPr>
          <w:t>,</w:t>
        </w:r>
      </w:ins>
      <w:r w:rsidRPr="00DA6FBD">
        <w:rPr>
          <w:rFonts w:ascii="Arial" w:hAnsi="Arial" w:cs="Arial"/>
          <w:sz w:val="24"/>
          <w:szCs w:val="24"/>
        </w:rPr>
        <w:t xml:space="preserve"> guíelos hasta que</w:t>
      </w:r>
      <w:del w:id="66" w:author="María" w:date="2015-09-15T12:04:00Z">
        <w:r w:rsidRPr="00DA6FBD" w:rsidDel="004A7AB7">
          <w:rPr>
            <w:rFonts w:ascii="Arial" w:hAnsi="Arial" w:cs="Arial"/>
            <w:sz w:val="24"/>
            <w:szCs w:val="24"/>
          </w:rPr>
          <w:delText>, conjuntamente con usted,</w:delText>
        </w:r>
      </w:del>
      <w:r w:rsidRPr="00DA6FBD">
        <w:rPr>
          <w:rFonts w:ascii="Arial" w:hAnsi="Arial" w:cs="Arial"/>
          <w:sz w:val="24"/>
          <w:szCs w:val="24"/>
        </w:rPr>
        <w:t xml:space="preserve"> establezcan que l</w:t>
      </w:r>
      <w:r w:rsidR="003F203D" w:rsidRPr="00DA6FBD">
        <w:rPr>
          <w:rFonts w:ascii="Arial" w:hAnsi="Arial" w:cs="Arial"/>
          <w:sz w:val="24"/>
          <w:szCs w:val="24"/>
        </w:rPr>
        <w:t xml:space="preserve">a gravedad </w:t>
      </w:r>
      <w:r w:rsidRPr="00DA6FBD">
        <w:rPr>
          <w:rFonts w:ascii="Arial" w:hAnsi="Arial" w:cs="Arial"/>
          <w:sz w:val="24"/>
          <w:szCs w:val="24"/>
        </w:rPr>
        <w:t>es</w:t>
      </w:r>
      <w:r w:rsidR="003F203D" w:rsidRPr="00DA6FBD">
        <w:rPr>
          <w:rFonts w:ascii="Arial" w:hAnsi="Arial" w:cs="Arial"/>
          <w:sz w:val="24"/>
          <w:szCs w:val="24"/>
        </w:rPr>
        <w:t xml:space="preserve"> el factor modelador de los cuerpos celeste</w:t>
      </w:r>
      <w:r w:rsidRPr="00DA6FBD">
        <w:rPr>
          <w:rFonts w:ascii="Arial" w:hAnsi="Arial" w:cs="Arial"/>
          <w:sz w:val="24"/>
          <w:szCs w:val="24"/>
        </w:rPr>
        <w:t>s</w:t>
      </w:r>
      <w:ins w:id="67" w:author="María" w:date="2015-09-15T12:05:00Z">
        <w:r w:rsidR="004A7AB7">
          <w:rPr>
            <w:rFonts w:ascii="Arial" w:hAnsi="Arial" w:cs="Arial"/>
            <w:sz w:val="24"/>
            <w:szCs w:val="24"/>
          </w:rPr>
          <w:t>,</w:t>
        </w:r>
      </w:ins>
      <w:r w:rsidRPr="00DA6FBD">
        <w:rPr>
          <w:rFonts w:ascii="Arial" w:hAnsi="Arial" w:cs="Arial"/>
          <w:sz w:val="24"/>
          <w:szCs w:val="24"/>
        </w:rPr>
        <w:t xml:space="preserve"> </w:t>
      </w:r>
      <w:ins w:id="68" w:author="María" w:date="2015-09-15T12:05:00Z">
        <w:r w:rsidR="004A7AB7" w:rsidRPr="00DA6FBD">
          <w:rPr>
            <w:rFonts w:ascii="Arial" w:hAnsi="Arial" w:cs="Arial"/>
            <w:sz w:val="24"/>
            <w:szCs w:val="24"/>
          </w:rPr>
          <w:t>incluida la Tierra</w:t>
        </w:r>
        <w:r w:rsidR="004A7AB7">
          <w:rPr>
            <w:rFonts w:ascii="Arial" w:hAnsi="Arial" w:cs="Arial"/>
            <w:sz w:val="24"/>
            <w:szCs w:val="24"/>
          </w:rPr>
          <w:t>,</w:t>
        </w:r>
        <w:r w:rsidR="004A7AB7" w:rsidRPr="00DA6FBD">
          <w:rPr>
            <w:rFonts w:ascii="Arial" w:hAnsi="Arial" w:cs="Arial"/>
            <w:sz w:val="24"/>
            <w:szCs w:val="24"/>
          </w:rPr>
          <w:t xml:space="preserve"> </w:t>
        </w:r>
      </w:ins>
      <w:r w:rsidRPr="00DA6FBD">
        <w:rPr>
          <w:rFonts w:ascii="Arial" w:hAnsi="Arial" w:cs="Arial"/>
          <w:sz w:val="24"/>
          <w:szCs w:val="24"/>
        </w:rPr>
        <w:t>y la causa de sus movimientos</w:t>
      </w:r>
      <w:del w:id="69" w:author="María" w:date="2015-09-15T12:05:00Z">
        <w:r w:rsidRPr="00DA6FBD" w:rsidDel="004A7AB7">
          <w:rPr>
            <w:rFonts w:ascii="Arial" w:hAnsi="Arial" w:cs="Arial"/>
            <w:sz w:val="24"/>
            <w:szCs w:val="24"/>
          </w:rPr>
          <w:delText xml:space="preserve">; incluida </w:delText>
        </w:r>
        <w:r w:rsidR="003F203D" w:rsidRPr="00DA6FBD" w:rsidDel="004A7AB7">
          <w:rPr>
            <w:rFonts w:ascii="Arial" w:hAnsi="Arial" w:cs="Arial"/>
            <w:sz w:val="24"/>
            <w:szCs w:val="24"/>
          </w:rPr>
          <w:delText>la Tierra</w:delText>
        </w:r>
      </w:del>
      <w:r w:rsidRPr="00DA6FBD">
        <w:rPr>
          <w:rFonts w:ascii="Arial" w:hAnsi="Arial" w:cs="Arial"/>
          <w:sz w:val="24"/>
          <w:szCs w:val="24"/>
        </w:rPr>
        <w:t>.</w:t>
      </w:r>
    </w:p>
    <w:p w:rsidR="00317CBF" w:rsidRPr="00DA6FBD" w:rsidRDefault="00403302" w:rsidP="00DA6FBD">
      <w:pPr>
        <w:pStyle w:val="Prrafodelista"/>
        <w:numPr>
          <w:ilvl w:val="0"/>
          <w:numId w:val="2"/>
        </w:numPr>
        <w:spacing w:line="360" w:lineRule="auto"/>
        <w:rPr>
          <w:rFonts w:ascii="Arial" w:hAnsi="Arial" w:cs="Arial"/>
          <w:sz w:val="24"/>
          <w:szCs w:val="24"/>
        </w:rPr>
      </w:pPr>
      <w:r w:rsidRPr="004D3976">
        <w:rPr>
          <w:rFonts w:ascii="Arial" w:hAnsi="Arial" w:cs="Arial"/>
          <w:sz w:val="24"/>
          <w:szCs w:val="24"/>
        </w:rPr>
        <w:lastRenderedPageBreak/>
        <w:t>Segunda</w:t>
      </w:r>
      <w:r w:rsidRPr="00DA6FBD">
        <w:rPr>
          <w:rFonts w:ascii="Arial" w:hAnsi="Arial" w:cs="Arial"/>
          <w:sz w:val="24"/>
          <w:szCs w:val="24"/>
        </w:rPr>
        <w:t xml:space="preserve"> ficha: haga un paralelo entre </w:t>
      </w:r>
      <w:del w:id="70" w:author="María" w:date="2015-09-15T12:05:00Z">
        <w:r w:rsidRPr="00DA6FBD" w:rsidDel="004A7AB7">
          <w:rPr>
            <w:rFonts w:ascii="Arial" w:hAnsi="Arial" w:cs="Arial"/>
            <w:sz w:val="24"/>
            <w:szCs w:val="24"/>
          </w:rPr>
          <w:delText xml:space="preserve">cómo </w:delText>
        </w:r>
      </w:del>
      <w:ins w:id="71" w:author="María" w:date="2015-09-15T12:05:00Z">
        <w:r w:rsidR="004A7AB7">
          <w:rPr>
            <w:rFonts w:ascii="Arial" w:hAnsi="Arial" w:cs="Arial"/>
            <w:sz w:val="24"/>
            <w:szCs w:val="24"/>
          </w:rPr>
          <w:t>la manera co</w:t>
        </w:r>
        <w:r w:rsidR="004A7AB7" w:rsidRPr="00DA6FBD">
          <w:rPr>
            <w:rFonts w:ascii="Arial" w:hAnsi="Arial" w:cs="Arial"/>
            <w:sz w:val="24"/>
            <w:szCs w:val="24"/>
          </w:rPr>
          <w:t xml:space="preserve">mo </w:t>
        </w:r>
      </w:ins>
      <w:r w:rsidRPr="00DA6FBD">
        <w:rPr>
          <w:rFonts w:ascii="Arial" w:hAnsi="Arial" w:cs="Arial"/>
          <w:sz w:val="24"/>
          <w:szCs w:val="24"/>
        </w:rPr>
        <w:t xml:space="preserve">se organizan por capas, debido a la gravedad, mezclas de sustancias de diferente densidad como la arena, el agua y el aceite. Luego explique a sus </w:t>
      </w:r>
      <w:del w:id="72" w:author="María" w:date="2015-09-15T12:07:00Z">
        <w:r w:rsidRPr="00DA6FBD" w:rsidDel="004A7AB7">
          <w:rPr>
            <w:rFonts w:ascii="Arial" w:hAnsi="Arial" w:cs="Arial"/>
            <w:sz w:val="24"/>
            <w:szCs w:val="24"/>
          </w:rPr>
          <w:delText>alumnos</w:delText>
        </w:r>
      </w:del>
      <w:ins w:id="73" w:author="María" w:date="2015-09-15T12:07:00Z">
        <w:r w:rsidR="004A7AB7">
          <w:rPr>
            <w:rFonts w:ascii="Arial" w:hAnsi="Arial" w:cs="Arial"/>
            <w:sz w:val="24"/>
            <w:szCs w:val="24"/>
          </w:rPr>
          <w:t>estudiantes</w:t>
        </w:r>
      </w:ins>
      <w:r w:rsidRPr="00DA6FBD">
        <w:rPr>
          <w:rFonts w:ascii="Arial" w:hAnsi="Arial" w:cs="Arial"/>
          <w:sz w:val="24"/>
          <w:szCs w:val="24"/>
        </w:rPr>
        <w:t xml:space="preserve"> que la Tierra se estructuró en capas debido a un fenómeno similar.</w:t>
      </w:r>
    </w:p>
    <w:p w:rsidR="003F203D" w:rsidRPr="00DA6FBD" w:rsidRDefault="00403302"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Tercera y cuarta fichas: </w:t>
      </w:r>
      <w:commentRangeStart w:id="74"/>
      <w:r w:rsidRPr="00DA6FBD">
        <w:rPr>
          <w:rFonts w:ascii="Arial" w:hAnsi="Arial" w:cs="Arial"/>
          <w:sz w:val="24"/>
          <w:szCs w:val="24"/>
        </w:rPr>
        <w:t xml:space="preserve">lleve a sus </w:t>
      </w:r>
      <w:del w:id="75" w:author="María" w:date="2015-09-15T12:07:00Z">
        <w:r w:rsidRPr="00DA6FBD" w:rsidDel="004A7AB7">
          <w:rPr>
            <w:rFonts w:ascii="Arial" w:hAnsi="Arial" w:cs="Arial"/>
            <w:sz w:val="24"/>
            <w:szCs w:val="24"/>
          </w:rPr>
          <w:delText>alumnos</w:delText>
        </w:r>
      </w:del>
      <w:ins w:id="76" w:author="María" w:date="2015-09-15T12:07:00Z">
        <w:r w:rsidR="004A7AB7">
          <w:rPr>
            <w:rFonts w:ascii="Arial" w:hAnsi="Arial" w:cs="Arial"/>
            <w:sz w:val="24"/>
            <w:szCs w:val="24"/>
          </w:rPr>
          <w:t>estudiantes</w:t>
        </w:r>
      </w:ins>
      <w:r w:rsidRPr="00DA6FBD">
        <w:rPr>
          <w:rFonts w:ascii="Arial" w:hAnsi="Arial" w:cs="Arial"/>
          <w:sz w:val="24"/>
          <w:szCs w:val="24"/>
        </w:rPr>
        <w:t xml:space="preserve"> </w:t>
      </w:r>
      <w:ins w:id="77" w:author="María" w:date="2015-09-15T12:09:00Z">
        <w:r w:rsidR="004D3976">
          <w:rPr>
            <w:rFonts w:ascii="Arial" w:hAnsi="Arial" w:cs="Arial"/>
            <w:sz w:val="24"/>
            <w:szCs w:val="24"/>
          </w:rPr>
          <w:t xml:space="preserve">a </w:t>
        </w:r>
      </w:ins>
      <w:r w:rsidRPr="00DA6FBD">
        <w:rPr>
          <w:rFonts w:ascii="Arial" w:hAnsi="Arial" w:cs="Arial"/>
          <w:sz w:val="24"/>
          <w:szCs w:val="24"/>
        </w:rPr>
        <w:t xml:space="preserve">que comprendan </w:t>
      </w:r>
      <w:commentRangeEnd w:id="74"/>
      <w:r w:rsidR="004D3976">
        <w:rPr>
          <w:rStyle w:val="Refdecomentario"/>
        </w:rPr>
        <w:commentReference w:id="74"/>
      </w:r>
      <w:r w:rsidRPr="00DA6FBD">
        <w:rPr>
          <w:rFonts w:ascii="Arial" w:hAnsi="Arial" w:cs="Arial"/>
          <w:sz w:val="24"/>
          <w:szCs w:val="24"/>
        </w:rPr>
        <w:t xml:space="preserve">que los </w:t>
      </w:r>
      <w:r w:rsidR="007166B7" w:rsidRPr="00DA6FBD">
        <w:rPr>
          <w:rFonts w:ascii="Arial" w:hAnsi="Arial" w:cs="Arial"/>
          <w:sz w:val="24"/>
          <w:szCs w:val="24"/>
        </w:rPr>
        <w:t xml:space="preserve">fenómenos </w:t>
      </w:r>
      <w:r w:rsidR="00D771C5" w:rsidRPr="00DA6FBD">
        <w:rPr>
          <w:rFonts w:ascii="Arial" w:hAnsi="Arial" w:cs="Arial"/>
          <w:sz w:val="24"/>
          <w:szCs w:val="24"/>
        </w:rPr>
        <w:t>de atracción gravitacional</w:t>
      </w:r>
      <w:r w:rsidRPr="00DA6FBD">
        <w:rPr>
          <w:rFonts w:ascii="Arial" w:hAnsi="Arial" w:cs="Arial"/>
          <w:sz w:val="24"/>
          <w:szCs w:val="24"/>
        </w:rPr>
        <w:t xml:space="preserve"> </w:t>
      </w:r>
      <w:r w:rsidR="007166B7" w:rsidRPr="00DA6FBD">
        <w:rPr>
          <w:rFonts w:ascii="Arial" w:hAnsi="Arial" w:cs="Arial"/>
          <w:sz w:val="24"/>
          <w:szCs w:val="24"/>
        </w:rPr>
        <w:t>generan movimiento</w:t>
      </w:r>
      <w:del w:id="78" w:author="María" w:date="2015-09-15T12:09:00Z">
        <w:r w:rsidR="007166B7" w:rsidRPr="00DA6FBD" w:rsidDel="004D3976">
          <w:rPr>
            <w:rFonts w:ascii="Arial" w:hAnsi="Arial" w:cs="Arial"/>
            <w:sz w:val="24"/>
            <w:szCs w:val="24"/>
          </w:rPr>
          <w:delText xml:space="preserve">; </w:delText>
        </w:r>
      </w:del>
      <w:ins w:id="79" w:author="María" w:date="2015-09-15T12:09:00Z">
        <w:r w:rsidR="004D3976">
          <w:rPr>
            <w:rFonts w:ascii="Arial" w:hAnsi="Arial" w:cs="Arial"/>
            <w:sz w:val="24"/>
            <w:szCs w:val="24"/>
          </w:rPr>
          <w:t>,</w:t>
        </w:r>
        <w:r w:rsidR="004D3976" w:rsidRPr="00DA6FBD">
          <w:rPr>
            <w:rFonts w:ascii="Arial" w:hAnsi="Arial" w:cs="Arial"/>
            <w:sz w:val="24"/>
            <w:szCs w:val="24"/>
          </w:rPr>
          <w:t xml:space="preserve"> </w:t>
        </w:r>
      </w:ins>
      <w:r w:rsidR="007166B7" w:rsidRPr="00DA6FBD">
        <w:rPr>
          <w:rFonts w:ascii="Arial" w:hAnsi="Arial" w:cs="Arial"/>
          <w:sz w:val="24"/>
          <w:szCs w:val="24"/>
        </w:rPr>
        <w:t>y que los movimientos de traslación y rotación de nuestro planeta se originaron, hace unos 5</w:t>
      </w:r>
      <w:ins w:id="80" w:author="María" w:date="2015-09-15T12:10:00Z">
        <w:r w:rsidR="00F9709C">
          <w:rPr>
            <w:rFonts w:ascii="Arial" w:hAnsi="Arial" w:cs="Arial"/>
            <w:sz w:val="24"/>
            <w:szCs w:val="24"/>
          </w:rPr>
          <w:t>.</w:t>
        </w:r>
      </w:ins>
      <w:r w:rsidR="007166B7" w:rsidRPr="00DA6FBD">
        <w:rPr>
          <w:rFonts w:ascii="Arial" w:hAnsi="Arial" w:cs="Arial"/>
          <w:sz w:val="24"/>
          <w:szCs w:val="24"/>
        </w:rPr>
        <w:t>000 millones de años, durante los inicios del Sistema Solar</w:t>
      </w:r>
      <w:r w:rsidR="00D771C5" w:rsidRPr="00DA6FBD">
        <w:rPr>
          <w:rFonts w:ascii="Arial" w:hAnsi="Arial" w:cs="Arial"/>
          <w:sz w:val="24"/>
          <w:szCs w:val="24"/>
        </w:rPr>
        <w:t>, debido a la gravedad</w:t>
      </w:r>
      <w:r w:rsidR="007166B7" w:rsidRPr="00DA6FBD">
        <w:rPr>
          <w:rFonts w:ascii="Arial" w:hAnsi="Arial" w:cs="Arial"/>
          <w:sz w:val="24"/>
          <w:szCs w:val="24"/>
        </w:rPr>
        <w:t>.</w:t>
      </w:r>
    </w:p>
    <w:p w:rsidR="007166B7" w:rsidRPr="00DA6FBD" w:rsidRDefault="00D771C5"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Quinta ficha: </w:t>
      </w:r>
      <w:commentRangeStart w:id="81"/>
      <w:r w:rsidR="007166B7" w:rsidRPr="00DA6FBD">
        <w:rPr>
          <w:rFonts w:ascii="Arial" w:hAnsi="Arial" w:cs="Arial"/>
          <w:sz w:val="24"/>
          <w:szCs w:val="24"/>
        </w:rPr>
        <w:t xml:space="preserve">lleve a sus </w:t>
      </w:r>
      <w:del w:id="82" w:author="María" w:date="2015-09-15T12:07:00Z">
        <w:r w:rsidR="007166B7" w:rsidRPr="00DA6FBD" w:rsidDel="004A7AB7">
          <w:rPr>
            <w:rFonts w:ascii="Arial" w:hAnsi="Arial" w:cs="Arial"/>
            <w:sz w:val="24"/>
            <w:szCs w:val="24"/>
          </w:rPr>
          <w:delText>alumnos</w:delText>
        </w:r>
      </w:del>
      <w:ins w:id="83" w:author="María" w:date="2015-09-15T12:07:00Z">
        <w:r w:rsidR="004A7AB7">
          <w:rPr>
            <w:rFonts w:ascii="Arial" w:hAnsi="Arial" w:cs="Arial"/>
            <w:sz w:val="24"/>
            <w:szCs w:val="24"/>
          </w:rPr>
          <w:t>estudiantes</w:t>
        </w:r>
      </w:ins>
      <w:r w:rsidR="007166B7" w:rsidRPr="00DA6FBD">
        <w:rPr>
          <w:rFonts w:ascii="Arial" w:hAnsi="Arial" w:cs="Arial"/>
          <w:sz w:val="24"/>
          <w:szCs w:val="24"/>
        </w:rPr>
        <w:t xml:space="preserve"> a que comprendan </w:t>
      </w:r>
      <w:commentRangeEnd w:id="81"/>
      <w:r w:rsidR="004D3976">
        <w:rPr>
          <w:rStyle w:val="Refdecomentario"/>
        </w:rPr>
        <w:commentReference w:id="81"/>
      </w:r>
      <w:r w:rsidR="007166B7" w:rsidRPr="00DA6FBD">
        <w:rPr>
          <w:rFonts w:ascii="Arial" w:hAnsi="Arial" w:cs="Arial"/>
          <w:sz w:val="24"/>
          <w:szCs w:val="24"/>
        </w:rPr>
        <w:t xml:space="preserve">que la masa de nuestro planeta es lo suficientemente grande, como para mantener una atmósfera y una </w:t>
      </w:r>
      <w:del w:id="84" w:author="María" w:date="2015-09-15T12:11:00Z">
        <w:r w:rsidR="007166B7" w:rsidRPr="00DA6FBD" w:rsidDel="00F9709C">
          <w:rPr>
            <w:rFonts w:ascii="Arial" w:hAnsi="Arial" w:cs="Arial"/>
            <w:sz w:val="24"/>
            <w:szCs w:val="24"/>
          </w:rPr>
          <w:delText>hidrósfera</w:delText>
        </w:r>
      </w:del>
      <w:ins w:id="85" w:author="María" w:date="2015-09-15T12:11:00Z">
        <w:r w:rsidR="00F9709C" w:rsidRPr="00DA6FBD">
          <w:rPr>
            <w:rFonts w:ascii="Arial" w:hAnsi="Arial" w:cs="Arial"/>
            <w:sz w:val="24"/>
            <w:szCs w:val="24"/>
          </w:rPr>
          <w:t>hidr</w:t>
        </w:r>
        <w:r w:rsidR="00F9709C">
          <w:rPr>
            <w:rFonts w:ascii="Arial" w:hAnsi="Arial" w:cs="Arial"/>
            <w:sz w:val="24"/>
            <w:szCs w:val="24"/>
          </w:rPr>
          <w:t>o</w:t>
        </w:r>
        <w:r w:rsidR="00F9709C" w:rsidRPr="00DA6FBD">
          <w:rPr>
            <w:rFonts w:ascii="Arial" w:hAnsi="Arial" w:cs="Arial"/>
            <w:sz w:val="24"/>
            <w:szCs w:val="24"/>
          </w:rPr>
          <w:t>sfera</w:t>
        </w:r>
      </w:ins>
      <w:r w:rsidR="007166B7" w:rsidRPr="00DA6FBD">
        <w:rPr>
          <w:rFonts w:ascii="Arial" w:hAnsi="Arial" w:cs="Arial"/>
          <w:sz w:val="24"/>
          <w:szCs w:val="24"/>
        </w:rPr>
        <w:t>; que si esta hubiese</w:t>
      </w:r>
      <w:r w:rsidR="00500BEA" w:rsidRPr="00DA6FBD">
        <w:rPr>
          <w:rFonts w:ascii="Arial" w:hAnsi="Arial" w:cs="Arial"/>
          <w:sz w:val="24"/>
          <w:szCs w:val="24"/>
        </w:rPr>
        <w:t xml:space="preserve"> sido</w:t>
      </w:r>
      <w:r w:rsidR="007166B7" w:rsidRPr="00DA6FBD">
        <w:rPr>
          <w:rFonts w:ascii="Arial" w:hAnsi="Arial" w:cs="Arial"/>
          <w:sz w:val="24"/>
          <w:szCs w:val="24"/>
        </w:rPr>
        <w:t xml:space="preserve"> más pequeña, </w:t>
      </w:r>
      <w:r w:rsidR="00500BEA" w:rsidRPr="00DA6FBD">
        <w:rPr>
          <w:rFonts w:ascii="Arial" w:hAnsi="Arial" w:cs="Arial"/>
          <w:sz w:val="24"/>
          <w:szCs w:val="24"/>
        </w:rPr>
        <w:t>no hubiera podido</w:t>
      </w:r>
      <w:r w:rsidR="007166B7" w:rsidRPr="00DA6FBD">
        <w:rPr>
          <w:rFonts w:ascii="Arial" w:hAnsi="Arial" w:cs="Arial"/>
          <w:sz w:val="24"/>
          <w:szCs w:val="24"/>
        </w:rPr>
        <w:t xml:space="preserve"> retenerlas</w:t>
      </w:r>
      <w:del w:id="86" w:author="María" w:date="2015-09-15T12:11:00Z">
        <w:r w:rsidR="007166B7" w:rsidRPr="00DA6FBD" w:rsidDel="00F9709C">
          <w:rPr>
            <w:rFonts w:ascii="Arial" w:hAnsi="Arial" w:cs="Arial"/>
            <w:sz w:val="24"/>
            <w:szCs w:val="24"/>
          </w:rPr>
          <w:delText xml:space="preserve">; </w:delText>
        </w:r>
      </w:del>
      <w:ins w:id="87" w:author="María" w:date="2015-09-15T12:11:00Z">
        <w:r w:rsidR="00F9709C">
          <w:rPr>
            <w:rFonts w:ascii="Arial" w:hAnsi="Arial" w:cs="Arial"/>
            <w:sz w:val="24"/>
            <w:szCs w:val="24"/>
          </w:rPr>
          <w:t>,</w:t>
        </w:r>
        <w:r w:rsidR="00F9709C" w:rsidRPr="00DA6FBD">
          <w:rPr>
            <w:rFonts w:ascii="Arial" w:hAnsi="Arial" w:cs="Arial"/>
            <w:sz w:val="24"/>
            <w:szCs w:val="24"/>
          </w:rPr>
          <w:t xml:space="preserve"> </w:t>
        </w:r>
      </w:ins>
      <w:r w:rsidR="007166B7" w:rsidRPr="00DA6FBD">
        <w:rPr>
          <w:rFonts w:ascii="Arial" w:hAnsi="Arial" w:cs="Arial"/>
          <w:sz w:val="24"/>
          <w:szCs w:val="24"/>
        </w:rPr>
        <w:t>y que</w:t>
      </w:r>
      <w:ins w:id="88" w:author="María" w:date="2015-09-15T12:11:00Z">
        <w:r w:rsidR="00F9709C">
          <w:rPr>
            <w:rFonts w:ascii="Arial" w:hAnsi="Arial" w:cs="Arial"/>
            <w:sz w:val="24"/>
            <w:szCs w:val="24"/>
          </w:rPr>
          <w:t>,</w:t>
        </w:r>
      </w:ins>
      <w:r w:rsidR="007166B7" w:rsidRPr="00DA6FBD">
        <w:rPr>
          <w:rFonts w:ascii="Arial" w:hAnsi="Arial" w:cs="Arial"/>
          <w:sz w:val="24"/>
          <w:szCs w:val="24"/>
        </w:rPr>
        <w:t xml:space="preserve"> por </w:t>
      </w:r>
      <w:del w:id="89" w:author="María" w:date="2015-09-15T12:11:00Z">
        <w:r w:rsidR="007166B7" w:rsidRPr="00DA6FBD" w:rsidDel="00F9709C">
          <w:rPr>
            <w:rFonts w:ascii="Arial" w:hAnsi="Arial" w:cs="Arial"/>
            <w:sz w:val="24"/>
            <w:szCs w:val="24"/>
          </w:rPr>
          <w:delText xml:space="preserve">lo </w:delText>
        </w:r>
      </w:del>
      <w:r w:rsidR="007166B7" w:rsidRPr="00DA6FBD">
        <w:rPr>
          <w:rFonts w:ascii="Arial" w:hAnsi="Arial" w:cs="Arial"/>
          <w:sz w:val="24"/>
          <w:szCs w:val="24"/>
        </w:rPr>
        <w:t>tanto</w:t>
      </w:r>
      <w:r w:rsidR="00500BEA" w:rsidRPr="00DA6FBD">
        <w:rPr>
          <w:rFonts w:ascii="Arial" w:hAnsi="Arial" w:cs="Arial"/>
          <w:sz w:val="24"/>
          <w:szCs w:val="24"/>
        </w:rPr>
        <w:t>,</w:t>
      </w:r>
      <w:r w:rsidR="007166B7" w:rsidRPr="00DA6FBD">
        <w:rPr>
          <w:rFonts w:ascii="Arial" w:hAnsi="Arial" w:cs="Arial"/>
          <w:sz w:val="24"/>
          <w:szCs w:val="24"/>
        </w:rPr>
        <w:t xml:space="preserve"> la </w:t>
      </w:r>
      <w:r w:rsidR="00500BEA" w:rsidRPr="00DA6FBD">
        <w:rPr>
          <w:rFonts w:ascii="Arial" w:hAnsi="Arial" w:cs="Arial"/>
          <w:sz w:val="24"/>
          <w:szCs w:val="24"/>
        </w:rPr>
        <w:t>vida nunca habría surgido en nuestro planeta.</w:t>
      </w:r>
    </w:p>
    <w:p w:rsidR="00500BEA" w:rsidRPr="00DA6FBD" w:rsidRDefault="00D771C5"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Sexta ficha: </w:t>
      </w:r>
      <w:r w:rsidR="00500BEA" w:rsidRPr="00DA6FBD">
        <w:rPr>
          <w:rFonts w:ascii="Arial" w:hAnsi="Arial" w:cs="Arial"/>
          <w:sz w:val="24"/>
          <w:szCs w:val="24"/>
        </w:rPr>
        <w:t xml:space="preserve">complemente la información que aparece en esta ficha, mencionando a sus </w:t>
      </w:r>
      <w:del w:id="90" w:author="María" w:date="2015-09-15T12:07:00Z">
        <w:r w:rsidR="00500BEA" w:rsidRPr="00DA6FBD" w:rsidDel="004A7AB7">
          <w:rPr>
            <w:rFonts w:ascii="Arial" w:hAnsi="Arial" w:cs="Arial"/>
            <w:sz w:val="24"/>
            <w:szCs w:val="24"/>
          </w:rPr>
          <w:delText>alumnos</w:delText>
        </w:r>
      </w:del>
      <w:ins w:id="91" w:author="María" w:date="2015-09-15T12:07:00Z">
        <w:r w:rsidR="004A7AB7">
          <w:rPr>
            <w:rFonts w:ascii="Arial" w:hAnsi="Arial" w:cs="Arial"/>
            <w:sz w:val="24"/>
            <w:szCs w:val="24"/>
          </w:rPr>
          <w:t>estudiantes</w:t>
        </w:r>
      </w:ins>
      <w:r w:rsidR="00500BEA" w:rsidRPr="00DA6FBD">
        <w:rPr>
          <w:rFonts w:ascii="Arial" w:hAnsi="Arial" w:cs="Arial"/>
          <w:sz w:val="24"/>
          <w:szCs w:val="24"/>
        </w:rPr>
        <w:t xml:space="preserve"> que la Luna se mantiene en su órbita debido a que lleva cierta velocidad, la cual tiende a alejarla de nuestro planeta; pero que en realidad, la Luna poco a poco se acerca cada vez más a la Tierra</w:t>
      </w:r>
      <w:del w:id="92" w:author="María" w:date="2015-09-15T12:12:00Z">
        <w:r w:rsidR="00500BEA" w:rsidRPr="00DA6FBD" w:rsidDel="00F9709C">
          <w:rPr>
            <w:rFonts w:ascii="Arial" w:hAnsi="Arial" w:cs="Arial"/>
            <w:sz w:val="24"/>
            <w:szCs w:val="24"/>
          </w:rPr>
          <w:delText xml:space="preserve">; </w:delText>
        </w:r>
      </w:del>
      <w:ins w:id="93" w:author="María" w:date="2015-09-15T12:12:00Z">
        <w:r w:rsidR="00F9709C">
          <w:rPr>
            <w:rFonts w:ascii="Arial" w:hAnsi="Arial" w:cs="Arial"/>
            <w:sz w:val="24"/>
            <w:szCs w:val="24"/>
          </w:rPr>
          <w:t xml:space="preserve">, </w:t>
        </w:r>
      </w:ins>
      <w:r w:rsidR="00500BEA" w:rsidRPr="00DA6FBD">
        <w:rPr>
          <w:rFonts w:ascii="Arial" w:hAnsi="Arial" w:cs="Arial"/>
          <w:sz w:val="24"/>
          <w:szCs w:val="24"/>
        </w:rPr>
        <w:t xml:space="preserve">debido a que la masa terrestre es más grande y su atracción gravitacional mayor. </w:t>
      </w:r>
    </w:p>
    <w:p w:rsidR="00500BEA" w:rsidRPr="00DA6FBD" w:rsidRDefault="00500BEA" w:rsidP="00DA6FBD">
      <w:pPr>
        <w:pStyle w:val="Prrafodelista"/>
        <w:spacing w:line="360" w:lineRule="auto"/>
        <w:rPr>
          <w:rFonts w:ascii="Arial" w:hAnsi="Arial" w:cs="Arial"/>
          <w:sz w:val="24"/>
          <w:szCs w:val="24"/>
        </w:rPr>
      </w:pPr>
      <w:r w:rsidRPr="00DA6FBD">
        <w:rPr>
          <w:rFonts w:ascii="Arial" w:hAnsi="Arial" w:cs="Arial"/>
          <w:sz w:val="24"/>
          <w:szCs w:val="24"/>
        </w:rPr>
        <w:t>Por último</w:t>
      </w:r>
      <w:ins w:id="94" w:author="María" w:date="2015-09-15T12:13:00Z">
        <w:r w:rsidR="00F9709C">
          <w:rPr>
            <w:rFonts w:ascii="Arial" w:hAnsi="Arial" w:cs="Arial"/>
            <w:sz w:val="24"/>
            <w:szCs w:val="24"/>
          </w:rPr>
          <w:t>,</w:t>
        </w:r>
      </w:ins>
      <w:r w:rsidRPr="00DA6FBD">
        <w:rPr>
          <w:rFonts w:ascii="Arial" w:hAnsi="Arial" w:cs="Arial"/>
          <w:sz w:val="24"/>
          <w:szCs w:val="24"/>
        </w:rPr>
        <w:t xml:space="preserve"> </w:t>
      </w:r>
      <w:ins w:id="95" w:author="María" w:date="2015-09-15T12:13:00Z">
        <w:r w:rsidR="00F9709C">
          <w:rPr>
            <w:rFonts w:ascii="Arial" w:hAnsi="Arial" w:cs="Arial"/>
            <w:sz w:val="24"/>
            <w:szCs w:val="24"/>
          </w:rPr>
          <w:t xml:space="preserve">por medio de ejemplos, </w:t>
        </w:r>
      </w:ins>
      <w:del w:id="96" w:author="María" w:date="2015-09-15T12:14:00Z">
        <w:r w:rsidRPr="00DA6FBD" w:rsidDel="00F9709C">
          <w:rPr>
            <w:rFonts w:ascii="Arial" w:hAnsi="Arial" w:cs="Arial"/>
            <w:sz w:val="24"/>
            <w:szCs w:val="24"/>
          </w:rPr>
          <w:delText>haga comprender</w:delText>
        </w:r>
      </w:del>
      <w:ins w:id="97" w:author="María" w:date="2015-09-15T12:14:00Z">
        <w:r w:rsidR="00F9709C">
          <w:rPr>
            <w:rFonts w:ascii="Arial" w:hAnsi="Arial" w:cs="Arial"/>
            <w:sz w:val="24"/>
            <w:szCs w:val="24"/>
          </w:rPr>
          <w:t>explique</w:t>
        </w:r>
      </w:ins>
      <w:r w:rsidRPr="00DA6FBD">
        <w:rPr>
          <w:rFonts w:ascii="Arial" w:hAnsi="Arial" w:cs="Arial"/>
          <w:sz w:val="24"/>
          <w:szCs w:val="24"/>
        </w:rPr>
        <w:t xml:space="preserve"> a sus </w:t>
      </w:r>
      <w:del w:id="98" w:author="María" w:date="2015-09-15T12:07:00Z">
        <w:r w:rsidRPr="00DA6FBD" w:rsidDel="004A7AB7">
          <w:rPr>
            <w:rFonts w:ascii="Arial" w:hAnsi="Arial" w:cs="Arial"/>
            <w:sz w:val="24"/>
            <w:szCs w:val="24"/>
          </w:rPr>
          <w:delText>alumnos</w:delText>
        </w:r>
      </w:del>
      <w:ins w:id="99" w:author="María" w:date="2015-09-15T12:07:00Z">
        <w:r w:rsidR="004A7AB7">
          <w:rPr>
            <w:rFonts w:ascii="Arial" w:hAnsi="Arial" w:cs="Arial"/>
            <w:sz w:val="24"/>
            <w:szCs w:val="24"/>
          </w:rPr>
          <w:t>estudiantes</w:t>
        </w:r>
      </w:ins>
      <w:r w:rsidRPr="00DA6FBD">
        <w:rPr>
          <w:rFonts w:ascii="Arial" w:hAnsi="Arial" w:cs="Arial"/>
          <w:sz w:val="24"/>
          <w:szCs w:val="24"/>
        </w:rPr>
        <w:t xml:space="preserve"> la influencia de la atracción gravitacional de la Luna sobre la Tierra</w:t>
      </w:r>
      <w:del w:id="100" w:author="María" w:date="2015-09-15T12:13:00Z">
        <w:r w:rsidR="00055B53" w:rsidRPr="00DA6FBD" w:rsidDel="00F9709C">
          <w:rPr>
            <w:rFonts w:ascii="Arial" w:hAnsi="Arial" w:cs="Arial"/>
            <w:sz w:val="24"/>
            <w:szCs w:val="24"/>
          </w:rPr>
          <w:delText>:</w:delText>
        </w:r>
      </w:del>
      <w:r w:rsidR="00D771C5" w:rsidRPr="00DA6FBD">
        <w:rPr>
          <w:rFonts w:ascii="Arial" w:hAnsi="Arial" w:cs="Arial"/>
          <w:sz w:val="24"/>
          <w:szCs w:val="24"/>
        </w:rPr>
        <w:t>;</w:t>
      </w:r>
      <w:r w:rsidR="00055B53" w:rsidRPr="00DA6FBD">
        <w:rPr>
          <w:rFonts w:ascii="Arial" w:hAnsi="Arial" w:cs="Arial"/>
          <w:sz w:val="24"/>
          <w:szCs w:val="24"/>
        </w:rPr>
        <w:t xml:space="preserve"> mencióneles fenómenos cotidianos como las mareas, los ciclos de la mujer</w:t>
      </w:r>
      <w:del w:id="101" w:author="María" w:date="2015-09-15T12:13:00Z">
        <w:r w:rsidR="00055B53" w:rsidRPr="00DA6FBD" w:rsidDel="00F9709C">
          <w:rPr>
            <w:rFonts w:ascii="Arial" w:hAnsi="Arial" w:cs="Arial"/>
            <w:sz w:val="24"/>
            <w:szCs w:val="24"/>
          </w:rPr>
          <w:delText>,</w:delText>
        </w:r>
      </w:del>
      <w:r w:rsidR="00055B53" w:rsidRPr="00DA6FBD">
        <w:rPr>
          <w:rFonts w:ascii="Arial" w:hAnsi="Arial" w:cs="Arial"/>
          <w:sz w:val="24"/>
          <w:szCs w:val="24"/>
        </w:rPr>
        <w:t xml:space="preserve"> o la influencia de la Luna en la circulación de la savia en los vegetales.</w:t>
      </w:r>
    </w:p>
    <w:p w:rsidR="00055B53" w:rsidRPr="00DA6FBD" w:rsidRDefault="00055B53" w:rsidP="00DA6FBD">
      <w:pPr>
        <w:spacing w:line="360" w:lineRule="auto"/>
        <w:rPr>
          <w:rFonts w:ascii="Arial" w:hAnsi="Arial" w:cs="Arial"/>
          <w:i/>
          <w:iCs/>
          <w:sz w:val="24"/>
          <w:szCs w:val="24"/>
        </w:rPr>
      </w:pPr>
      <w:r w:rsidRPr="00DA6FBD">
        <w:rPr>
          <w:rFonts w:ascii="Arial" w:hAnsi="Arial" w:cs="Arial"/>
          <w:i/>
          <w:iCs/>
          <w:sz w:val="24"/>
          <w:szCs w:val="24"/>
        </w:rPr>
        <w:t>Con relación a las corrientes de convección</w:t>
      </w:r>
    </w:p>
    <w:p w:rsidR="003743B3" w:rsidRPr="00DA6FBD" w:rsidRDefault="003743B3"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Primera ficha:</w:t>
      </w:r>
      <w:r w:rsidR="00866DCD" w:rsidRPr="00DA6FBD">
        <w:rPr>
          <w:rFonts w:ascii="Arial" w:hAnsi="Arial" w:cs="Arial"/>
          <w:sz w:val="24"/>
          <w:szCs w:val="24"/>
        </w:rPr>
        <w:t xml:space="preserve"> explique a sus </w:t>
      </w:r>
      <w:del w:id="102" w:author="María" w:date="2015-09-15T12:07:00Z">
        <w:r w:rsidR="00866DCD" w:rsidRPr="00DA6FBD" w:rsidDel="004A7AB7">
          <w:rPr>
            <w:rFonts w:ascii="Arial" w:hAnsi="Arial" w:cs="Arial"/>
            <w:sz w:val="24"/>
            <w:szCs w:val="24"/>
          </w:rPr>
          <w:delText>alumnos</w:delText>
        </w:r>
      </w:del>
      <w:ins w:id="103" w:author="María" w:date="2015-09-15T12:07:00Z">
        <w:r w:rsidR="004A7AB7">
          <w:rPr>
            <w:rFonts w:ascii="Arial" w:hAnsi="Arial" w:cs="Arial"/>
            <w:sz w:val="24"/>
            <w:szCs w:val="24"/>
          </w:rPr>
          <w:t>estudiantes</w:t>
        </w:r>
      </w:ins>
      <w:r w:rsidR="00866DCD" w:rsidRPr="00DA6FBD">
        <w:rPr>
          <w:rFonts w:ascii="Arial" w:hAnsi="Arial" w:cs="Arial"/>
          <w:sz w:val="24"/>
          <w:szCs w:val="24"/>
        </w:rPr>
        <w:t xml:space="preserve"> que cuando </w:t>
      </w:r>
      <w:r w:rsidR="000E3648" w:rsidRPr="00DA6FBD">
        <w:rPr>
          <w:rFonts w:ascii="Arial" w:hAnsi="Arial" w:cs="Arial"/>
          <w:sz w:val="24"/>
          <w:szCs w:val="24"/>
        </w:rPr>
        <w:t xml:space="preserve">parte de </w:t>
      </w:r>
      <w:r w:rsidR="00866DCD" w:rsidRPr="00DA6FBD">
        <w:rPr>
          <w:rFonts w:ascii="Arial" w:hAnsi="Arial" w:cs="Arial"/>
          <w:sz w:val="24"/>
          <w:szCs w:val="24"/>
        </w:rPr>
        <w:t>un fluido</w:t>
      </w:r>
      <w:r w:rsidR="000E3648" w:rsidRPr="00DA6FBD">
        <w:rPr>
          <w:rFonts w:ascii="Arial" w:hAnsi="Arial" w:cs="Arial"/>
          <w:sz w:val="24"/>
          <w:szCs w:val="24"/>
        </w:rPr>
        <w:t xml:space="preserve"> se enfría, </w:t>
      </w:r>
      <w:r w:rsidR="00866DCD" w:rsidRPr="00DA6FBD">
        <w:rPr>
          <w:rFonts w:ascii="Arial" w:hAnsi="Arial" w:cs="Arial"/>
          <w:sz w:val="24"/>
          <w:szCs w:val="24"/>
        </w:rPr>
        <w:t xml:space="preserve">gana densidad y peso, por lo cual desciende atraído por la fuerza de gravedad; y que cuando </w:t>
      </w:r>
      <w:r w:rsidR="000E3648" w:rsidRPr="00DA6FBD">
        <w:rPr>
          <w:rFonts w:ascii="Arial" w:hAnsi="Arial" w:cs="Arial"/>
          <w:sz w:val="24"/>
          <w:szCs w:val="24"/>
        </w:rPr>
        <w:t xml:space="preserve">esa parte </w:t>
      </w:r>
      <w:r w:rsidR="00866DCD" w:rsidRPr="00DA6FBD">
        <w:rPr>
          <w:rFonts w:ascii="Arial" w:hAnsi="Arial" w:cs="Arial"/>
          <w:sz w:val="24"/>
          <w:szCs w:val="24"/>
        </w:rPr>
        <w:t xml:space="preserve">se calienta pierde densidad y peso, por lo cual asciende. Haga un paralelo entre un globo </w:t>
      </w:r>
      <w:r w:rsidR="000E3648" w:rsidRPr="00DA6FBD">
        <w:rPr>
          <w:rFonts w:ascii="Arial" w:hAnsi="Arial" w:cs="Arial"/>
          <w:sz w:val="24"/>
          <w:szCs w:val="24"/>
        </w:rPr>
        <w:t xml:space="preserve">lleno </w:t>
      </w:r>
      <w:r w:rsidR="00866DCD" w:rsidRPr="00DA6FBD">
        <w:rPr>
          <w:rFonts w:ascii="Arial" w:hAnsi="Arial" w:cs="Arial"/>
          <w:sz w:val="24"/>
          <w:szCs w:val="24"/>
        </w:rPr>
        <w:t xml:space="preserve">con aire frío y </w:t>
      </w:r>
      <w:r w:rsidR="000E3648" w:rsidRPr="00DA6FBD">
        <w:rPr>
          <w:rFonts w:ascii="Arial" w:hAnsi="Arial" w:cs="Arial"/>
          <w:sz w:val="24"/>
          <w:szCs w:val="24"/>
        </w:rPr>
        <w:t xml:space="preserve">otro </w:t>
      </w:r>
      <w:r w:rsidR="00866DCD" w:rsidRPr="00DA6FBD">
        <w:rPr>
          <w:rFonts w:ascii="Arial" w:hAnsi="Arial" w:cs="Arial"/>
          <w:sz w:val="24"/>
          <w:szCs w:val="24"/>
        </w:rPr>
        <w:t xml:space="preserve">con aire caliente. </w:t>
      </w:r>
      <w:r w:rsidR="000E3648" w:rsidRPr="00DA6FBD">
        <w:rPr>
          <w:rFonts w:ascii="Arial" w:hAnsi="Arial" w:cs="Arial"/>
          <w:sz w:val="24"/>
          <w:szCs w:val="24"/>
        </w:rPr>
        <w:t>Estas explicaciones deben servir para que</w:t>
      </w:r>
      <w:r w:rsidR="00866DCD" w:rsidRPr="00DA6FBD">
        <w:rPr>
          <w:rFonts w:ascii="Arial" w:hAnsi="Arial" w:cs="Arial"/>
          <w:sz w:val="24"/>
          <w:szCs w:val="24"/>
        </w:rPr>
        <w:t xml:space="preserve"> sus </w:t>
      </w:r>
      <w:del w:id="104" w:author="María" w:date="2015-09-15T12:07:00Z">
        <w:r w:rsidR="00866DCD" w:rsidRPr="00DA6FBD" w:rsidDel="004A7AB7">
          <w:rPr>
            <w:rFonts w:ascii="Arial" w:hAnsi="Arial" w:cs="Arial"/>
            <w:sz w:val="24"/>
            <w:szCs w:val="24"/>
          </w:rPr>
          <w:lastRenderedPageBreak/>
          <w:delText>alumnos</w:delText>
        </w:r>
      </w:del>
      <w:ins w:id="105" w:author="María" w:date="2015-09-15T12:07:00Z">
        <w:r w:rsidR="004A7AB7">
          <w:rPr>
            <w:rFonts w:ascii="Arial" w:hAnsi="Arial" w:cs="Arial"/>
            <w:sz w:val="24"/>
            <w:szCs w:val="24"/>
          </w:rPr>
          <w:t>estudiantes</w:t>
        </w:r>
      </w:ins>
      <w:r w:rsidR="000E3648" w:rsidRPr="00DA6FBD">
        <w:rPr>
          <w:rFonts w:ascii="Arial" w:hAnsi="Arial" w:cs="Arial"/>
          <w:sz w:val="24"/>
          <w:szCs w:val="24"/>
        </w:rPr>
        <w:t xml:space="preserve">, guiados por usted, </w:t>
      </w:r>
      <w:r w:rsidR="00866DCD" w:rsidRPr="00DA6FBD">
        <w:rPr>
          <w:rFonts w:ascii="Arial" w:hAnsi="Arial" w:cs="Arial"/>
          <w:sz w:val="24"/>
          <w:szCs w:val="24"/>
        </w:rPr>
        <w:t>definan qué son la</w:t>
      </w:r>
      <w:r w:rsidR="000E3648" w:rsidRPr="00DA6FBD">
        <w:rPr>
          <w:rFonts w:ascii="Arial" w:hAnsi="Arial" w:cs="Arial"/>
          <w:sz w:val="24"/>
          <w:szCs w:val="24"/>
        </w:rPr>
        <w:t>s</w:t>
      </w:r>
      <w:r w:rsidR="00866DCD" w:rsidRPr="00DA6FBD">
        <w:rPr>
          <w:rFonts w:ascii="Arial" w:hAnsi="Arial" w:cs="Arial"/>
          <w:sz w:val="24"/>
          <w:szCs w:val="24"/>
        </w:rPr>
        <w:t xml:space="preserve"> corriente</w:t>
      </w:r>
      <w:r w:rsidR="000E3648" w:rsidRPr="00DA6FBD">
        <w:rPr>
          <w:rFonts w:ascii="Arial" w:hAnsi="Arial" w:cs="Arial"/>
          <w:sz w:val="24"/>
          <w:szCs w:val="24"/>
        </w:rPr>
        <w:t>s</w:t>
      </w:r>
      <w:r w:rsidR="00866DCD" w:rsidRPr="00DA6FBD">
        <w:rPr>
          <w:rFonts w:ascii="Arial" w:hAnsi="Arial" w:cs="Arial"/>
          <w:sz w:val="24"/>
          <w:szCs w:val="24"/>
        </w:rPr>
        <w:t xml:space="preserve"> de convección.</w:t>
      </w:r>
    </w:p>
    <w:p w:rsidR="000E3648" w:rsidRPr="00DA6FBD" w:rsidRDefault="003743B3"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Segunda</w:t>
      </w:r>
      <w:r w:rsidR="000E3648" w:rsidRPr="00DA6FBD">
        <w:rPr>
          <w:rFonts w:ascii="Arial" w:hAnsi="Arial" w:cs="Arial"/>
          <w:sz w:val="24"/>
          <w:szCs w:val="24"/>
        </w:rPr>
        <w:t xml:space="preserve"> y tercera ficha</w:t>
      </w:r>
      <w:ins w:id="106" w:author="María" w:date="2015-09-15T12:16:00Z">
        <w:r w:rsidR="00F9709C">
          <w:rPr>
            <w:rFonts w:ascii="Arial" w:hAnsi="Arial" w:cs="Arial"/>
            <w:sz w:val="24"/>
            <w:szCs w:val="24"/>
          </w:rPr>
          <w:t>s</w:t>
        </w:r>
      </w:ins>
      <w:r w:rsidR="000E3648" w:rsidRPr="00DA6FBD">
        <w:rPr>
          <w:rFonts w:ascii="Arial" w:hAnsi="Arial" w:cs="Arial"/>
          <w:sz w:val="24"/>
          <w:szCs w:val="24"/>
        </w:rPr>
        <w:t xml:space="preserve">: pregunte a sus </w:t>
      </w:r>
      <w:del w:id="107" w:author="María" w:date="2015-09-15T12:07:00Z">
        <w:r w:rsidR="000E3648" w:rsidRPr="00DA6FBD" w:rsidDel="004A7AB7">
          <w:rPr>
            <w:rFonts w:ascii="Arial" w:hAnsi="Arial" w:cs="Arial"/>
            <w:sz w:val="24"/>
            <w:szCs w:val="24"/>
          </w:rPr>
          <w:delText>alumnos</w:delText>
        </w:r>
      </w:del>
      <w:ins w:id="108" w:author="María" w:date="2015-09-15T12:07:00Z">
        <w:r w:rsidR="004A7AB7">
          <w:rPr>
            <w:rFonts w:ascii="Arial" w:hAnsi="Arial" w:cs="Arial"/>
            <w:sz w:val="24"/>
            <w:szCs w:val="24"/>
          </w:rPr>
          <w:t>estudiantes</w:t>
        </w:r>
      </w:ins>
      <w:r w:rsidR="000E3648" w:rsidRPr="00DA6FBD">
        <w:rPr>
          <w:rFonts w:ascii="Arial" w:hAnsi="Arial" w:cs="Arial"/>
          <w:sz w:val="24"/>
          <w:szCs w:val="24"/>
        </w:rPr>
        <w:t xml:space="preserve"> cómo se comportan las corrientes de convección en el manto terrestre. Una vez resuelta esta pregunta, genere una discusión en la que </w:t>
      </w:r>
      <w:del w:id="109" w:author="María" w:date="2015-09-15T12:17:00Z">
        <w:r w:rsidR="000E3648" w:rsidRPr="00DA6FBD" w:rsidDel="00F9709C">
          <w:rPr>
            <w:rFonts w:ascii="Arial" w:hAnsi="Arial" w:cs="Arial"/>
            <w:sz w:val="24"/>
            <w:szCs w:val="24"/>
          </w:rPr>
          <w:delText xml:space="preserve">sus </w:delText>
        </w:r>
      </w:del>
      <w:del w:id="110" w:author="María" w:date="2015-09-15T12:07:00Z">
        <w:r w:rsidR="000E3648" w:rsidRPr="00DA6FBD" w:rsidDel="004A7AB7">
          <w:rPr>
            <w:rFonts w:ascii="Arial" w:hAnsi="Arial" w:cs="Arial"/>
            <w:sz w:val="24"/>
            <w:szCs w:val="24"/>
          </w:rPr>
          <w:delText>alumnos</w:delText>
        </w:r>
      </w:del>
      <w:del w:id="111" w:author="María" w:date="2015-09-15T12:17:00Z">
        <w:r w:rsidR="000E3648" w:rsidRPr="00DA6FBD" w:rsidDel="00F9709C">
          <w:rPr>
            <w:rFonts w:ascii="Arial" w:hAnsi="Arial" w:cs="Arial"/>
            <w:sz w:val="24"/>
            <w:szCs w:val="24"/>
          </w:rPr>
          <w:delText xml:space="preserve">, guiados por usted, </w:delText>
        </w:r>
      </w:del>
      <w:r w:rsidR="000E3648" w:rsidRPr="00DA6FBD">
        <w:rPr>
          <w:rFonts w:ascii="Arial" w:hAnsi="Arial" w:cs="Arial"/>
          <w:sz w:val="24"/>
          <w:szCs w:val="24"/>
        </w:rPr>
        <w:t>establezcan qué relación existe entre las corrientes de convección, el movimiento de las placas tectónicas y la deriva continental.</w:t>
      </w:r>
    </w:p>
    <w:p w:rsidR="0095328F" w:rsidRPr="00DA6FBD" w:rsidRDefault="000E3648"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Tercera ficha</w:t>
      </w:r>
      <w:r w:rsidR="003743B3" w:rsidRPr="00DA6FBD">
        <w:rPr>
          <w:rFonts w:ascii="Arial" w:hAnsi="Arial" w:cs="Arial"/>
          <w:sz w:val="24"/>
          <w:szCs w:val="24"/>
        </w:rPr>
        <w:t xml:space="preserve">: </w:t>
      </w:r>
      <w:r w:rsidRPr="00DA6FBD">
        <w:rPr>
          <w:rFonts w:ascii="Arial" w:hAnsi="Arial" w:cs="Arial"/>
          <w:sz w:val="24"/>
          <w:szCs w:val="24"/>
        </w:rPr>
        <w:t>aproveche los conocimiento</w:t>
      </w:r>
      <w:r w:rsidR="0095328F" w:rsidRPr="00DA6FBD">
        <w:rPr>
          <w:rFonts w:ascii="Arial" w:hAnsi="Arial" w:cs="Arial"/>
          <w:sz w:val="24"/>
          <w:szCs w:val="24"/>
        </w:rPr>
        <w:t>s</w:t>
      </w:r>
      <w:r w:rsidRPr="00DA6FBD">
        <w:rPr>
          <w:rFonts w:ascii="Arial" w:hAnsi="Arial" w:cs="Arial"/>
          <w:sz w:val="24"/>
          <w:szCs w:val="24"/>
        </w:rPr>
        <w:t xml:space="preserve"> g</w:t>
      </w:r>
      <w:r w:rsidR="0095328F" w:rsidRPr="00DA6FBD">
        <w:rPr>
          <w:rFonts w:ascii="Arial" w:hAnsi="Arial" w:cs="Arial"/>
          <w:sz w:val="24"/>
          <w:szCs w:val="24"/>
        </w:rPr>
        <w:t>e</w:t>
      </w:r>
      <w:r w:rsidRPr="00DA6FBD">
        <w:rPr>
          <w:rFonts w:ascii="Arial" w:hAnsi="Arial" w:cs="Arial"/>
          <w:sz w:val="24"/>
          <w:szCs w:val="24"/>
        </w:rPr>
        <w:t>nerados en las fichas anteriores, pa</w:t>
      </w:r>
      <w:r w:rsidR="0095328F" w:rsidRPr="00DA6FBD">
        <w:rPr>
          <w:rFonts w:ascii="Arial" w:hAnsi="Arial" w:cs="Arial"/>
          <w:sz w:val="24"/>
          <w:szCs w:val="24"/>
        </w:rPr>
        <w:t>ra que</w:t>
      </w:r>
      <w:r w:rsidRPr="00DA6FBD">
        <w:rPr>
          <w:rFonts w:ascii="Arial" w:hAnsi="Arial" w:cs="Arial"/>
          <w:sz w:val="24"/>
          <w:szCs w:val="24"/>
        </w:rPr>
        <w:t xml:space="preserve"> sus </w:t>
      </w:r>
      <w:del w:id="112" w:author="María" w:date="2015-09-15T12:07:00Z">
        <w:r w:rsidRPr="00DA6FBD" w:rsidDel="004A7AB7">
          <w:rPr>
            <w:rFonts w:ascii="Arial" w:hAnsi="Arial" w:cs="Arial"/>
            <w:sz w:val="24"/>
            <w:szCs w:val="24"/>
          </w:rPr>
          <w:delText>alumnos</w:delText>
        </w:r>
      </w:del>
      <w:ins w:id="113" w:author="María" w:date="2015-09-15T12:07:00Z">
        <w:r w:rsidR="004A7AB7">
          <w:rPr>
            <w:rFonts w:ascii="Arial" w:hAnsi="Arial" w:cs="Arial"/>
            <w:sz w:val="24"/>
            <w:szCs w:val="24"/>
          </w:rPr>
          <w:t>estudiantes</w:t>
        </w:r>
      </w:ins>
      <w:del w:id="114" w:author="María" w:date="2015-09-15T12:17:00Z">
        <w:r w:rsidR="0095328F" w:rsidRPr="00DA6FBD" w:rsidDel="00F9709C">
          <w:rPr>
            <w:rFonts w:ascii="Arial" w:hAnsi="Arial" w:cs="Arial"/>
            <w:sz w:val="24"/>
            <w:szCs w:val="24"/>
          </w:rPr>
          <w:delText>,</w:delText>
        </w:r>
      </w:del>
      <w:r w:rsidR="0095328F" w:rsidRPr="00DA6FBD">
        <w:rPr>
          <w:rFonts w:ascii="Arial" w:hAnsi="Arial" w:cs="Arial"/>
          <w:sz w:val="24"/>
          <w:szCs w:val="24"/>
        </w:rPr>
        <w:t xml:space="preserve"> relacionen el mecanismo de funcionamiento de las corrientes de convección con el origen y </w:t>
      </w:r>
      <w:ins w:id="115" w:author="María" w:date="2015-09-15T12:17:00Z">
        <w:r w:rsidR="00F9709C">
          <w:rPr>
            <w:rFonts w:ascii="Arial" w:hAnsi="Arial" w:cs="Arial"/>
            <w:sz w:val="24"/>
            <w:szCs w:val="24"/>
          </w:rPr>
          <w:t xml:space="preserve">la </w:t>
        </w:r>
      </w:ins>
      <w:r w:rsidR="0095328F" w:rsidRPr="00DA6FBD">
        <w:rPr>
          <w:rFonts w:ascii="Arial" w:hAnsi="Arial" w:cs="Arial"/>
          <w:sz w:val="24"/>
          <w:szCs w:val="24"/>
        </w:rPr>
        <w:t>circulación de los vientos.</w:t>
      </w:r>
    </w:p>
    <w:p w:rsidR="0095328F" w:rsidRPr="00DA6FBD" w:rsidRDefault="0095328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Cuarta ficha: aproveche los conocimientos generados en las fichas anteriores, para que sus </w:t>
      </w:r>
      <w:del w:id="116" w:author="María" w:date="2015-09-15T12:07:00Z">
        <w:r w:rsidRPr="00DA6FBD" w:rsidDel="004A7AB7">
          <w:rPr>
            <w:rFonts w:ascii="Arial" w:hAnsi="Arial" w:cs="Arial"/>
            <w:sz w:val="24"/>
            <w:szCs w:val="24"/>
          </w:rPr>
          <w:delText>alumnos</w:delText>
        </w:r>
      </w:del>
      <w:ins w:id="117" w:author="María" w:date="2015-09-15T12:07:00Z">
        <w:r w:rsidR="004A7AB7">
          <w:rPr>
            <w:rFonts w:ascii="Arial" w:hAnsi="Arial" w:cs="Arial"/>
            <w:sz w:val="24"/>
            <w:szCs w:val="24"/>
          </w:rPr>
          <w:t>estudiantes</w:t>
        </w:r>
      </w:ins>
      <w:del w:id="118" w:author="María" w:date="2015-09-15T12:18:00Z">
        <w:r w:rsidRPr="00DA6FBD" w:rsidDel="00F9709C">
          <w:rPr>
            <w:rFonts w:ascii="Arial" w:hAnsi="Arial" w:cs="Arial"/>
            <w:sz w:val="24"/>
            <w:szCs w:val="24"/>
          </w:rPr>
          <w:delText>,</w:delText>
        </w:r>
      </w:del>
      <w:r w:rsidRPr="00DA6FBD">
        <w:rPr>
          <w:rFonts w:ascii="Arial" w:hAnsi="Arial" w:cs="Arial"/>
          <w:sz w:val="24"/>
          <w:szCs w:val="24"/>
        </w:rPr>
        <w:t xml:space="preserve"> relacionen el mecanismo de funcionamiento de las corrientes de convección y los diferentes eventos presentes en el ciclo del agua.</w:t>
      </w:r>
    </w:p>
    <w:p w:rsidR="0095328F" w:rsidRPr="00DA6FBD" w:rsidRDefault="0095328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Quinta ficha: aproveche los conocimientos generados en las fichas anteriores, para que sus </w:t>
      </w:r>
      <w:del w:id="119" w:author="María" w:date="2015-09-15T12:07:00Z">
        <w:r w:rsidRPr="00DA6FBD" w:rsidDel="004A7AB7">
          <w:rPr>
            <w:rFonts w:ascii="Arial" w:hAnsi="Arial" w:cs="Arial"/>
            <w:sz w:val="24"/>
            <w:szCs w:val="24"/>
          </w:rPr>
          <w:delText>alumnos</w:delText>
        </w:r>
      </w:del>
      <w:ins w:id="120" w:author="María" w:date="2015-09-15T12:07:00Z">
        <w:r w:rsidR="004A7AB7">
          <w:rPr>
            <w:rFonts w:ascii="Arial" w:hAnsi="Arial" w:cs="Arial"/>
            <w:sz w:val="24"/>
            <w:szCs w:val="24"/>
          </w:rPr>
          <w:t>estudiantes</w:t>
        </w:r>
      </w:ins>
      <w:del w:id="121" w:author="María" w:date="2015-09-15T12:18:00Z">
        <w:r w:rsidRPr="00DA6FBD" w:rsidDel="00F9709C">
          <w:rPr>
            <w:rFonts w:ascii="Arial" w:hAnsi="Arial" w:cs="Arial"/>
            <w:sz w:val="24"/>
            <w:szCs w:val="24"/>
          </w:rPr>
          <w:delText>,</w:delText>
        </w:r>
      </w:del>
      <w:r w:rsidRPr="00DA6FBD">
        <w:rPr>
          <w:rFonts w:ascii="Arial" w:hAnsi="Arial" w:cs="Arial"/>
          <w:sz w:val="24"/>
          <w:szCs w:val="24"/>
        </w:rPr>
        <w:t xml:space="preserve"> relacionen el mecanismo de funcionamiento de las corrientes de convección con el origen y </w:t>
      </w:r>
      <w:ins w:id="122" w:author="María" w:date="2015-09-15T12:18:00Z">
        <w:r w:rsidR="00F9709C">
          <w:rPr>
            <w:rFonts w:ascii="Arial" w:hAnsi="Arial" w:cs="Arial"/>
            <w:sz w:val="24"/>
            <w:szCs w:val="24"/>
          </w:rPr>
          <w:t xml:space="preserve">la </w:t>
        </w:r>
      </w:ins>
      <w:r w:rsidRPr="00DA6FBD">
        <w:rPr>
          <w:rFonts w:ascii="Arial" w:hAnsi="Arial" w:cs="Arial"/>
          <w:sz w:val="24"/>
          <w:szCs w:val="24"/>
        </w:rPr>
        <w:t>circulación de las corrientes marinas.</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Después de la presentación</w:t>
      </w:r>
    </w:p>
    <w:p w:rsidR="00C6111F" w:rsidRPr="00DA6FBD" w:rsidRDefault="00C6111F" w:rsidP="00DA6FBD">
      <w:pPr>
        <w:spacing w:line="360" w:lineRule="auto"/>
        <w:rPr>
          <w:rFonts w:ascii="Arial" w:hAnsi="Arial" w:cs="Arial"/>
          <w:sz w:val="24"/>
          <w:szCs w:val="24"/>
        </w:rPr>
      </w:pPr>
      <w:del w:id="123" w:author="María" w:date="2015-09-15T12:19:00Z">
        <w:r w:rsidRPr="00DA6FBD" w:rsidDel="00F9709C">
          <w:rPr>
            <w:rFonts w:ascii="Arial" w:hAnsi="Arial" w:cs="Arial"/>
            <w:sz w:val="24"/>
            <w:szCs w:val="24"/>
          </w:rPr>
          <w:delText xml:space="preserve">Complemente </w:delText>
        </w:r>
      </w:del>
      <w:ins w:id="124" w:author="María" w:date="2015-09-15T12:19:00Z">
        <w:r w:rsidR="00F9709C">
          <w:rPr>
            <w:rFonts w:ascii="Arial" w:hAnsi="Arial" w:cs="Arial"/>
            <w:sz w:val="24"/>
            <w:szCs w:val="24"/>
          </w:rPr>
          <w:t>Para c</w:t>
        </w:r>
        <w:r w:rsidR="00F9709C" w:rsidRPr="00DA6FBD">
          <w:rPr>
            <w:rFonts w:ascii="Arial" w:hAnsi="Arial" w:cs="Arial"/>
            <w:sz w:val="24"/>
            <w:szCs w:val="24"/>
          </w:rPr>
          <w:t>omplement</w:t>
        </w:r>
        <w:r w:rsidR="00F9709C">
          <w:rPr>
            <w:rFonts w:ascii="Arial" w:hAnsi="Arial" w:cs="Arial"/>
            <w:sz w:val="24"/>
            <w:szCs w:val="24"/>
          </w:rPr>
          <w:t>ar</w:t>
        </w:r>
        <w:r w:rsidR="00F9709C" w:rsidRPr="00DA6FBD">
          <w:rPr>
            <w:rFonts w:ascii="Arial" w:hAnsi="Arial" w:cs="Arial"/>
            <w:sz w:val="24"/>
            <w:szCs w:val="24"/>
          </w:rPr>
          <w:t xml:space="preserve"> </w:t>
        </w:r>
      </w:ins>
      <w:r w:rsidRPr="00DA6FBD">
        <w:rPr>
          <w:rFonts w:ascii="Arial" w:hAnsi="Arial" w:cs="Arial"/>
          <w:sz w:val="24"/>
          <w:szCs w:val="24"/>
        </w:rPr>
        <w:t>la información generada durante la presentación y las discusiones</w:t>
      </w:r>
      <w:ins w:id="125" w:author="María" w:date="2015-09-15T12:20:00Z">
        <w:r w:rsidR="00F9709C">
          <w:rPr>
            <w:rFonts w:ascii="Arial" w:hAnsi="Arial" w:cs="Arial"/>
            <w:sz w:val="24"/>
            <w:szCs w:val="24"/>
          </w:rPr>
          <w:t>,</w:t>
        </w:r>
      </w:ins>
      <w:r w:rsidRPr="00DA6FBD">
        <w:rPr>
          <w:rFonts w:ascii="Arial" w:hAnsi="Arial" w:cs="Arial"/>
          <w:sz w:val="24"/>
          <w:szCs w:val="24"/>
        </w:rPr>
        <w:t xml:space="preserve"> </w:t>
      </w:r>
      <w:del w:id="126" w:author="María" w:date="2015-09-15T12:19:00Z">
        <w:r w:rsidRPr="00DA6FBD" w:rsidDel="00F9709C">
          <w:rPr>
            <w:rFonts w:ascii="Arial" w:hAnsi="Arial" w:cs="Arial"/>
            <w:sz w:val="24"/>
            <w:szCs w:val="24"/>
          </w:rPr>
          <w:delText xml:space="preserve">acudiendo </w:delText>
        </w:r>
      </w:del>
      <w:ins w:id="127" w:author="María" w:date="2015-09-15T12:19:00Z">
        <w:r w:rsidR="00F9709C">
          <w:rPr>
            <w:rFonts w:ascii="Arial" w:hAnsi="Arial" w:cs="Arial"/>
            <w:sz w:val="24"/>
            <w:szCs w:val="24"/>
          </w:rPr>
          <w:t>consulte</w:t>
        </w:r>
      </w:ins>
      <w:del w:id="128" w:author="María" w:date="2015-09-15T12:19:00Z">
        <w:r w:rsidRPr="00DA6FBD" w:rsidDel="00F9709C">
          <w:rPr>
            <w:rFonts w:ascii="Arial" w:hAnsi="Arial" w:cs="Arial"/>
            <w:sz w:val="24"/>
            <w:szCs w:val="24"/>
          </w:rPr>
          <w:delText>a</w:delText>
        </w:r>
      </w:del>
      <w:r w:rsidRPr="00DA6FBD">
        <w:rPr>
          <w:rFonts w:ascii="Arial" w:hAnsi="Arial" w:cs="Arial"/>
          <w:sz w:val="24"/>
          <w:szCs w:val="24"/>
        </w:rPr>
        <w:t xml:space="preserve"> las siguientes referencias bibliográficas:</w:t>
      </w:r>
    </w:p>
    <w:p w:rsidR="00C6111F" w:rsidRPr="00DA6FBD" w:rsidRDefault="00E36A9F" w:rsidP="00DA6FBD">
      <w:pPr>
        <w:spacing w:line="360" w:lineRule="auto"/>
        <w:rPr>
          <w:rFonts w:ascii="Arial" w:hAnsi="Arial" w:cs="Arial"/>
          <w:sz w:val="24"/>
          <w:szCs w:val="24"/>
        </w:rPr>
      </w:pPr>
      <w:r w:rsidRPr="00DA6FBD">
        <w:rPr>
          <w:rFonts w:ascii="Arial" w:hAnsi="Arial" w:cs="Arial"/>
          <w:sz w:val="24"/>
          <w:szCs w:val="24"/>
        </w:rPr>
        <w:t>Video sobre el manto terrestre y las corrientes de convección</w:t>
      </w:r>
      <w:r w:rsidR="00C6111F" w:rsidRPr="00DA6FBD">
        <w:rPr>
          <w:rFonts w:ascii="Arial" w:hAnsi="Arial" w:cs="Arial"/>
          <w:sz w:val="24"/>
          <w:szCs w:val="24"/>
        </w:rPr>
        <w:t xml:space="preserve"> [</w:t>
      </w:r>
      <w:hyperlink r:id="rId40" w:history="1">
        <w:r w:rsidR="00C6111F" w:rsidRPr="00DA6FBD">
          <w:rPr>
            <w:rStyle w:val="Hipervnculo"/>
            <w:rFonts w:ascii="Arial" w:hAnsi="Arial" w:cs="Arial"/>
            <w:sz w:val="24"/>
            <w:szCs w:val="24"/>
          </w:rPr>
          <w:t>VER</w:t>
        </w:r>
      </w:hyperlink>
      <w:r w:rsidR="00C6111F" w:rsidRPr="00DA6FBD">
        <w:rPr>
          <w:rFonts w:ascii="Arial" w:hAnsi="Arial" w:cs="Arial"/>
          <w:sz w:val="24"/>
          <w:szCs w:val="24"/>
        </w:rPr>
        <w:t xml:space="preserve">]. </w:t>
      </w:r>
    </w:p>
    <w:p w:rsidR="00C6111F" w:rsidRPr="00DA6FBD" w:rsidRDefault="00E36A9F" w:rsidP="00DA6FBD">
      <w:pPr>
        <w:spacing w:line="360" w:lineRule="auto"/>
        <w:rPr>
          <w:rFonts w:ascii="Arial" w:hAnsi="Arial" w:cs="Arial"/>
          <w:sz w:val="24"/>
          <w:szCs w:val="24"/>
        </w:rPr>
      </w:pPr>
      <w:r w:rsidRPr="00DA6FBD">
        <w:rPr>
          <w:rFonts w:ascii="Arial" w:hAnsi="Arial" w:cs="Arial"/>
          <w:sz w:val="24"/>
          <w:szCs w:val="24"/>
        </w:rPr>
        <w:t xml:space="preserve">Artículo de la BBC sobre la fuerza de gravedad </w:t>
      </w:r>
      <w:hyperlink r:id="rId41" w:history="1">
        <w:r w:rsidRPr="00DA6FBD">
          <w:rPr>
            <w:rStyle w:val="Hipervnculo"/>
            <w:rFonts w:ascii="Arial" w:hAnsi="Arial" w:cs="Arial"/>
            <w:sz w:val="24"/>
            <w:szCs w:val="24"/>
          </w:rPr>
          <w:t>[VER]</w:t>
        </w:r>
      </w:hyperlink>
      <w:r w:rsidRPr="00DA6FBD">
        <w:rPr>
          <w:rFonts w:ascii="Arial" w:hAnsi="Arial" w:cs="Arial"/>
          <w:sz w:val="24"/>
          <w:szCs w:val="24"/>
        </w:rPr>
        <w:t>.</w:t>
      </w:r>
      <w:r w:rsidR="00C6111F" w:rsidRPr="00DA6FBD">
        <w:rPr>
          <w:rFonts w:ascii="Arial" w:hAnsi="Arial" w:cs="Arial"/>
          <w:sz w:val="24"/>
          <w:szCs w:val="24"/>
        </w:rPr>
        <w:t xml:space="preserve"> </w:t>
      </w:r>
    </w:p>
    <w:p w:rsidR="00C6111F" w:rsidRPr="00DA6FBD" w:rsidRDefault="00C6111F" w:rsidP="00DA6FBD">
      <w:pPr>
        <w:spacing w:line="360" w:lineRule="auto"/>
        <w:rPr>
          <w:rFonts w:ascii="Arial" w:hAnsi="Arial" w:cs="Arial"/>
          <w:sz w:val="24"/>
          <w:szCs w:val="24"/>
        </w:rPr>
      </w:pP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FICHA DEL ESTUDIANTE</w:t>
      </w:r>
    </w:p>
    <w:p w:rsidR="007E46ED"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Las corrientes de convección y la fuerza de gravedad</w:t>
      </w:r>
    </w:p>
    <w:p w:rsidR="00BA2954" w:rsidRPr="00D22C50" w:rsidRDefault="007E46ED" w:rsidP="00DA6FBD">
      <w:pPr>
        <w:spacing w:line="360" w:lineRule="auto"/>
        <w:rPr>
          <w:rFonts w:ascii="Arial" w:hAnsi="Arial" w:cs="Arial"/>
          <w:b/>
          <w:bCs/>
          <w:i/>
          <w:sz w:val="24"/>
          <w:szCs w:val="24"/>
          <w:rPrChange w:id="129" w:author="María" w:date="2015-09-15T13:04:00Z">
            <w:rPr>
              <w:rFonts w:ascii="Arial" w:hAnsi="Arial" w:cs="Arial"/>
              <w:b/>
              <w:bCs/>
              <w:sz w:val="24"/>
              <w:szCs w:val="24"/>
              <w:u w:val="single"/>
            </w:rPr>
          </w:rPrChange>
        </w:rPr>
      </w:pPr>
      <w:r w:rsidRPr="00D22C50">
        <w:rPr>
          <w:rFonts w:ascii="Arial" w:hAnsi="Arial" w:cs="Arial"/>
          <w:b/>
          <w:bCs/>
          <w:i/>
          <w:sz w:val="24"/>
          <w:szCs w:val="24"/>
          <w:rPrChange w:id="130" w:author="María" w:date="2015-09-15T13:04:00Z">
            <w:rPr>
              <w:rFonts w:ascii="Arial" w:hAnsi="Arial" w:cs="Arial"/>
              <w:b/>
              <w:bCs/>
              <w:sz w:val="24"/>
              <w:szCs w:val="24"/>
              <w:u w:val="single"/>
            </w:rPr>
          </w:rPrChange>
        </w:rPr>
        <w:t>La fuerza de gravedad</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lastRenderedPageBreak/>
        <w:t>¿Qué es la fuerza de gravedad?</w:t>
      </w:r>
    </w:p>
    <w:p w:rsidR="00BA2954" w:rsidRPr="00DA6FBD" w:rsidRDefault="00BA2954" w:rsidP="00DA6FBD">
      <w:pPr>
        <w:spacing w:line="360" w:lineRule="auto"/>
        <w:rPr>
          <w:rFonts w:ascii="Arial" w:hAnsi="Arial" w:cs="Arial"/>
          <w:sz w:val="24"/>
          <w:szCs w:val="24"/>
        </w:rPr>
      </w:pPr>
      <w:commentRangeStart w:id="131"/>
      <w:r w:rsidRPr="00DA6FBD">
        <w:rPr>
          <w:rFonts w:ascii="Arial" w:hAnsi="Arial" w:cs="Arial"/>
          <w:sz w:val="24"/>
          <w:szCs w:val="24"/>
        </w:rPr>
        <w:t>La gravedad es la fuerza que trata de halar dos cosas entre sí.</w:t>
      </w:r>
      <w:commentRangeEnd w:id="131"/>
      <w:r w:rsidR="00442D9C">
        <w:rPr>
          <w:rStyle w:val="Refdecomentario"/>
        </w:rPr>
        <w:commentReference w:id="131"/>
      </w:r>
      <w:r w:rsidRPr="00DA6FBD">
        <w:rPr>
          <w:rFonts w:ascii="Arial" w:hAnsi="Arial" w:cs="Arial"/>
          <w:sz w:val="24"/>
          <w:szCs w:val="24"/>
        </w:rPr>
        <w:t xml:space="preserve"> Cualquier cosa que tenga masa tiene la capacidad ejercer atracción gravitacional sobre otra. Entre más masa tenga un</w:t>
      </w:r>
      <w:del w:id="132" w:author="María" w:date="2015-09-15T12:21:00Z">
        <w:r w:rsidRPr="00DA6FBD" w:rsidDel="00442D9C">
          <w:rPr>
            <w:rFonts w:ascii="Arial" w:hAnsi="Arial" w:cs="Arial"/>
            <w:sz w:val="24"/>
            <w:szCs w:val="24"/>
          </w:rPr>
          <w:delText>a</w:delText>
        </w:r>
      </w:del>
      <w:r w:rsidRPr="00DA6FBD">
        <w:rPr>
          <w:rFonts w:ascii="Arial" w:hAnsi="Arial" w:cs="Arial"/>
          <w:sz w:val="24"/>
          <w:szCs w:val="24"/>
        </w:rPr>
        <w:t xml:space="preserve"> </w:t>
      </w:r>
      <w:del w:id="133" w:author="María" w:date="2015-09-15T12:21:00Z">
        <w:r w:rsidRPr="00DA6FBD" w:rsidDel="00442D9C">
          <w:rPr>
            <w:rFonts w:ascii="Arial" w:hAnsi="Arial" w:cs="Arial"/>
            <w:sz w:val="24"/>
            <w:szCs w:val="24"/>
          </w:rPr>
          <w:delText>cosa</w:delText>
        </w:r>
      </w:del>
      <w:ins w:id="134" w:author="María" w:date="2015-09-15T12:21:00Z">
        <w:r w:rsidR="00442D9C">
          <w:rPr>
            <w:rFonts w:ascii="Arial" w:hAnsi="Arial" w:cs="Arial"/>
            <w:sz w:val="24"/>
            <w:szCs w:val="24"/>
          </w:rPr>
          <w:t>objeto</w:t>
        </w:r>
      </w:ins>
      <w:r w:rsidRPr="00DA6FBD">
        <w:rPr>
          <w:rFonts w:ascii="Arial" w:hAnsi="Arial" w:cs="Arial"/>
          <w:sz w:val="24"/>
          <w:szCs w:val="24"/>
        </w:rPr>
        <w:t xml:space="preserve">, más grande es su atracción gravitacional. </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La gravedad puede considerarse como el factor modelador de los cuerpos celestes y la causa de sus movimientos. Al igual que el origen de la estructura de todo en el Universo, el de la Tierra, nuestro planeta, está vinculado con la fuerza de gravedad. </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 fuerza de gravedad y las capas de la Tierra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Gracias a la fuerza gravitacional, los materiales se mueven y se agrupan según su masa; debido a esto, nuestro planeta está conformado por capas</w:t>
      </w:r>
      <w:del w:id="135" w:author="María" w:date="2015-09-15T12:22:00Z">
        <w:r w:rsidRPr="00DA6FBD" w:rsidDel="00442D9C">
          <w:rPr>
            <w:rFonts w:ascii="Arial" w:hAnsi="Arial" w:cs="Arial"/>
            <w:sz w:val="24"/>
            <w:szCs w:val="24"/>
          </w:rPr>
          <w:delText>,</w:delText>
        </w:r>
      </w:del>
      <w:r w:rsidRPr="00DA6FBD">
        <w:rPr>
          <w:rFonts w:ascii="Arial" w:hAnsi="Arial" w:cs="Arial"/>
          <w:sz w:val="24"/>
          <w:szCs w:val="24"/>
        </w:rPr>
        <w:t xml:space="preserve"> que</w:t>
      </w:r>
      <w:ins w:id="136" w:author="María" w:date="2015-09-15T12:22:00Z">
        <w:r w:rsidR="00442D9C">
          <w:rPr>
            <w:rFonts w:ascii="Arial" w:hAnsi="Arial" w:cs="Arial"/>
            <w:sz w:val="24"/>
            <w:szCs w:val="24"/>
          </w:rPr>
          <w:t>,</w:t>
        </w:r>
      </w:ins>
      <w:r w:rsidRPr="00DA6FBD">
        <w:rPr>
          <w:rFonts w:ascii="Arial" w:hAnsi="Arial" w:cs="Arial"/>
          <w:sz w:val="24"/>
          <w:szCs w:val="24"/>
        </w:rPr>
        <w:t xml:space="preserve"> ordenadas de afuera hacia adentro, están constituidas por la atmósfera, la corteza, el manto inferior </w:t>
      </w:r>
      <w:del w:id="137" w:author="María" w:date="2015-09-15T12:22:00Z">
        <w:r w:rsidRPr="00DA6FBD" w:rsidDel="00442D9C">
          <w:rPr>
            <w:rFonts w:ascii="Arial" w:hAnsi="Arial" w:cs="Arial"/>
            <w:sz w:val="24"/>
            <w:szCs w:val="24"/>
          </w:rPr>
          <w:delText xml:space="preserve">e </w:delText>
        </w:r>
      </w:del>
      <w:ins w:id="138" w:author="María" w:date="2015-09-15T12:22:00Z">
        <w:r w:rsidR="00442D9C">
          <w:rPr>
            <w:rFonts w:ascii="Arial" w:hAnsi="Arial" w:cs="Arial"/>
            <w:sz w:val="24"/>
            <w:szCs w:val="24"/>
          </w:rPr>
          <w:t>y</w:t>
        </w:r>
        <w:r w:rsidR="00442D9C" w:rsidRPr="00DA6FBD">
          <w:rPr>
            <w:rFonts w:ascii="Arial" w:hAnsi="Arial" w:cs="Arial"/>
            <w:sz w:val="24"/>
            <w:szCs w:val="24"/>
          </w:rPr>
          <w:t xml:space="preserve"> </w:t>
        </w:r>
      </w:ins>
      <w:r w:rsidRPr="00DA6FBD">
        <w:rPr>
          <w:rFonts w:ascii="Arial" w:hAnsi="Arial" w:cs="Arial"/>
          <w:sz w:val="24"/>
          <w:szCs w:val="24"/>
        </w:rPr>
        <w:t xml:space="preserve">superior, y el núcleo interno y externo. </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 fuerza de gravedad y la traslación terrestre</w:t>
      </w:r>
    </w:p>
    <w:p w:rsidR="00BA2954" w:rsidRPr="00DA6FBD" w:rsidRDefault="00BA2954" w:rsidP="00DA6FBD">
      <w:pPr>
        <w:spacing w:line="360" w:lineRule="auto"/>
        <w:rPr>
          <w:rFonts w:ascii="Arial" w:hAnsi="Arial" w:cs="Arial"/>
          <w:sz w:val="24"/>
          <w:szCs w:val="24"/>
        </w:rPr>
      </w:pPr>
      <w:r w:rsidRPr="00E02F6E">
        <w:rPr>
          <w:rFonts w:ascii="Arial" w:hAnsi="Arial" w:cs="Arial"/>
          <w:sz w:val="24"/>
          <w:szCs w:val="24"/>
        </w:rPr>
        <w:t xml:space="preserve">El </w:t>
      </w:r>
      <w:ins w:id="139" w:author="María" w:date="2015-09-15T12:51:00Z">
        <w:r w:rsidR="00823488">
          <w:rPr>
            <w:rFonts w:ascii="Arial" w:hAnsi="Arial" w:cs="Arial"/>
            <w:sz w:val="24"/>
            <w:szCs w:val="24"/>
          </w:rPr>
          <w:t>s</w:t>
        </w:r>
      </w:ins>
      <w:del w:id="140" w:author="María" w:date="2015-09-15T12:51:00Z">
        <w:r w:rsidR="00823488" w:rsidRPr="00E02F6E" w:rsidDel="00823488">
          <w:rPr>
            <w:rFonts w:ascii="Arial" w:hAnsi="Arial" w:cs="Arial"/>
            <w:sz w:val="24"/>
            <w:szCs w:val="24"/>
          </w:rPr>
          <w:delText>S</w:delText>
        </w:r>
      </w:del>
      <w:r w:rsidR="00823488" w:rsidRPr="00E02F6E">
        <w:rPr>
          <w:rFonts w:ascii="Arial" w:hAnsi="Arial" w:cs="Arial"/>
          <w:sz w:val="24"/>
          <w:szCs w:val="24"/>
        </w:rPr>
        <w:t xml:space="preserve">istema </w:t>
      </w:r>
      <w:ins w:id="141" w:author="María" w:date="2015-09-15T12:51:00Z">
        <w:r w:rsidR="00823488">
          <w:rPr>
            <w:rFonts w:ascii="Arial" w:hAnsi="Arial" w:cs="Arial"/>
            <w:sz w:val="24"/>
            <w:szCs w:val="24"/>
          </w:rPr>
          <w:t>s</w:t>
        </w:r>
      </w:ins>
      <w:del w:id="142" w:author="María" w:date="2015-09-15T12:51:00Z">
        <w:r w:rsidR="00823488" w:rsidRPr="00E02F6E" w:rsidDel="00823488">
          <w:rPr>
            <w:rFonts w:ascii="Arial" w:hAnsi="Arial" w:cs="Arial"/>
            <w:sz w:val="24"/>
            <w:szCs w:val="24"/>
          </w:rPr>
          <w:delText>S</w:delText>
        </w:r>
      </w:del>
      <w:r w:rsidR="00823488" w:rsidRPr="00E02F6E">
        <w:rPr>
          <w:rFonts w:ascii="Arial" w:hAnsi="Arial" w:cs="Arial"/>
          <w:sz w:val="24"/>
          <w:szCs w:val="24"/>
        </w:rPr>
        <w:t xml:space="preserve">olar </w:t>
      </w:r>
      <w:r w:rsidRPr="00E02F6E">
        <w:rPr>
          <w:rFonts w:ascii="Arial" w:hAnsi="Arial" w:cs="Arial"/>
          <w:sz w:val="24"/>
          <w:szCs w:val="24"/>
        </w:rPr>
        <w:t>se formó debido a la atracción gravitacional que concentró una masa de materiales y polvo interestelar</w:t>
      </w:r>
      <w:del w:id="143" w:author="María" w:date="2015-09-15T12:50:00Z">
        <w:r w:rsidRPr="00E02F6E" w:rsidDel="00823488">
          <w:rPr>
            <w:rFonts w:ascii="Arial" w:hAnsi="Arial" w:cs="Arial"/>
            <w:sz w:val="24"/>
            <w:szCs w:val="24"/>
          </w:rPr>
          <w:delText>,</w:delText>
        </w:r>
      </w:del>
      <w:r w:rsidRPr="00E02F6E">
        <w:rPr>
          <w:rFonts w:ascii="Arial" w:hAnsi="Arial" w:cs="Arial"/>
          <w:sz w:val="24"/>
          <w:szCs w:val="24"/>
        </w:rPr>
        <w:t xml:space="preserve"> en torno </w:t>
      </w:r>
      <w:ins w:id="144" w:author="María" w:date="2015-09-15T12:38:00Z">
        <w:r w:rsidR="00C06E03">
          <w:rPr>
            <w:rFonts w:ascii="Arial" w:hAnsi="Arial" w:cs="Arial"/>
            <w:sz w:val="24"/>
            <w:szCs w:val="24"/>
          </w:rPr>
          <w:t xml:space="preserve">a </w:t>
        </w:r>
      </w:ins>
      <w:r w:rsidRPr="00E02F6E">
        <w:rPr>
          <w:rFonts w:ascii="Arial" w:hAnsi="Arial" w:cs="Arial"/>
          <w:sz w:val="24"/>
          <w:szCs w:val="24"/>
        </w:rPr>
        <w:t>un cent</w:t>
      </w:r>
      <w:r w:rsidRPr="00C06E03">
        <w:rPr>
          <w:rFonts w:ascii="Arial" w:hAnsi="Arial" w:cs="Arial"/>
          <w:sz w:val="24"/>
          <w:szCs w:val="24"/>
        </w:rPr>
        <w:t xml:space="preserve">ro, alrededor del cual esta comenzó a girar. Este es el origen de los movimientos de traslación </w:t>
      </w:r>
      <w:ins w:id="145" w:author="María" w:date="2015-09-15T12:59:00Z">
        <w:r w:rsidR="00D22C50" w:rsidRPr="00C06E03">
          <w:rPr>
            <w:rFonts w:ascii="Arial" w:hAnsi="Arial" w:cs="Arial"/>
            <w:sz w:val="24"/>
            <w:szCs w:val="24"/>
          </w:rPr>
          <w:t xml:space="preserve">de todos los planetas del </w:t>
        </w:r>
        <w:r w:rsidR="00D22C50">
          <w:rPr>
            <w:rFonts w:ascii="Arial" w:hAnsi="Arial" w:cs="Arial"/>
            <w:sz w:val="24"/>
            <w:szCs w:val="24"/>
          </w:rPr>
          <w:t>s</w:t>
        </w:r>
        <w:r w:rsidR="00D22C50" w:rsidRPr="00C06E03">
          <w:rPr>
            <w:rFonts w:ascii="Arial" w:hAnsi="Arial" w:cs="Arial"/>
            <w:sz w:val="24"/>
            <w:szCs w:val="24"/>
          </w:rPr>
          <w:t xml:space="preserve">istema </w:t>
        </w:r>
        <w:r w:rsidR="00D22C50">
          <w:rPr>
            <w:rFonts w:ascii="Arial" w:hAnsi="Arial" w:cs="Arial"/>
            <w:sz w:val="24"/>
            <w:szCs w:val="24"/>
          </w:rPr>
          <w:t>s</w:t>
        </w:r>
        <w:r w:rsidR="00D22C50" w:rsidRPr="00C06E03">
          <w:rPr>
            <w:rFonts w:ascii="Arial" w:hAnsi="Arial" w:cs="Arial"/>
            <w:sz w:val="24"/>
            <w:szCs w:val="24"/>
          </w:rPr>
          <w:t xml:space="preserve">olar, </w:t>
        </w:r>
        <w:proofErr w:type="gramStart"/>
        <w:r w:rsidR="00D22C50" w:rsidRPr="00C06E03">
          <w:rPr>
            <w:rFonts w:ascii="Arial" w:hAnsi="Arial" w:cs="Arial"/>
            <w:sz w:val="24"/>
            <w:szCs w:val="24"/>
          </w:rPr>
          <w:t>incluida</w:t>
        </w:r>
        <w:proofErr w:type="gramEnd"/>
        <w:r w:rsidR="00D22C50" w:rsidRPr="00C06E03">
          <w:rPr>
            <w:rFonts w:ascii="Arial" w:hAnsi="Arial" w:cs="Arial"/>
            <w:sz w:val="24"/>
            <w:szCs w:val="24"/>
          </w:rPr>
          <w:t xml:space="preserve"> la Tierra</w:t>
        </w:r>
        <w:r w:rsidR="00D22C50">
          <w:rPr>
            <w:rFonts w:ascii="Arial" w:hAnsi="Arial" w:cs="Arial"/>
            <w:sz w:val="24"/>
            <w:szCs w:val="24"/>
          </w:rPr>
          <w:t>,</w:t>
        </w:r>
        <w:r w:rsidR="00D22C50" w:rsidRPr="00C06E03">
          <w:rPr>
            <w:rFonts w:ascii="Arial" w:hAnsi="Arial" w:cs="Arial"/>
            <w:sz w:val="24"/>
            <w:szCs w:val="24"/>
          </w:rPr>
          <w:t xml:space="preserve"> </w:t>
        </w:r>
      </w:ins>
      <w:r w:rsidRPr="00C06E03">
        <w:rPr>
          <w:rFonts w:ascii="Arial" w:hAnsi="Arial" w:cs="Arial"/>
          <w:sz w:val="24"/>
          <w:szCs w:val="24"/>
        </w:rPr>
        <w:t>alrededor del Sol</w:t>
      </w:r>
      <w:del w:id="146" w:author="María" w:date="2015-09-15T12:59:00Z">
        <w:r w:rsidRPr="00C06E03" w:rsidDel="00D22C50">
          <w:rPr>
            <w:rFonts w:ascii="Arial" w:hAnsi="Arial" w:cs="Arial"/>
            <w:sz w:val="24"/>
            <w:szCs w:val="24"/>
          </w:rPr>
          <w:delText xml:space="preserve">, de todos los planetas del </w:delText>
        </w:r>
      </w:del>
      <w:del w:id="147" w:author="María" w:date="2015-09-15T12:54:00Z">
        <w:r w:rsidRPr="00C06E03" w:rsidDel="00823488">
          <w:rPr>
            <w:rFonts w:ascii="Arial" w:hAnsi="Arial" w:cs="Arial"/>
            <w:sz w:val="24"/>
            <w:szCs w:val="24"/>
          </w:rPr>
          <w:delText>S</w:delText>
        </w:r>
      </w:del>
      <w:del w:id="148" w:author="María" w:date="2015-09-15T12:59:00Z">
        <w:r w:rsidRPr="00C06E03" w:rsidDel="00D22C50">
          <w:rPr>
            <w:rFonts w:ascii="Arial" w:hAnsi="Arial" w:cs="Arial"/>
            <w:sz w:val="24"/>
            <w:szCs w:val="24"/>
          </w:rPr>
          <w:delText xml:space="preserve">istema </w:delText>
        </w:r>
      </w:del>
      <w:del w:id="149" w:author="María" w:date="2015-09-15T12:54:00Z">
        <w:r w:rsidRPr="00C06E03" w:rsidDel="00823488">
          <w:rPr>
            <w:rFonts w:ascii="Arial" w:hAnsi="Arial" w:cs="Arial"/>
            <w:sz w:val="24"/>
            <w:szCs w:val="24"/>
          </w:rPr>
          <w:delText>S</w:delText>
        </w:r>
      </w:del>
      <w:del w:id="150" w:author="María" w:date="2015-09-15T12:59:00Z">
        <w:r w:rsidRPr="00C06E03" w:rsidDel="00D22C50">
          <w:rPr>
            <w:rFonts w:ascii="Arial" w:hAnsi="Arial" w:cs="Arial"/>
            <w:sz w:val="24"/>
            <w:szCs w:val="24"/>
          </w:rPr>
          <w:delText>olar, incluida la Tierra</w:delText>
        </w:r>
      </w:del>
      <w:r w:rsidRPr="00C06E03">
        <w:rPr>
          <w:rFonts w:ascii="Arial" w:hAnsi="Arial" w:cs="Arial"/>
          <w:sz w:val="24"/>
          <w:szCs w:val="24"/>
        </w:rPr>
        <w:t>.</w:t>
      </w:r>
      <w:r w:rsidR="00DA6FBD" w:rsidRPr="00C06E03">
        <w:rPr>
          <w:rFonts w:ascii="Arial" w:hAnsi="Arial" w:cs="Arial"/>
          <w:sz w:val="24"/>
          <w:szCs w:val="24"/>
        </w:rPr>
        <w:t xml:space="preserve"> </w:t>
      </w:r>
      <w:r w:rsidRPr="00C06E03">
        <w:rPr>
          <w:rFonts w:ascii="Arial" w:hAnsi="Arial" w:cs="Arial"/>
          <w:sz w:val="24"/>
          <w:szCs w:val="24"/>
        </w:rPr>
        <w:t xml:space="preserve">La traslación es la causa de fenómenos tan importantes como las estaciones con </w:t>
      </w:r>
      <w:r w:rsidRPr="00823488">
        <w:rPr>
          <w:rFonts w:ascii="Arial" w:hAnsi="Arial" w:cs="Arial"/>
          <w:sz w:val="24"/>
          <w:szCs w:val="24"/>
        </w:rPr>
        <w:t>los solsticios y los equinoccios.</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 xml:space="preserve">La fuerza de gravedad y la rotación </w:t>
      </w:r>
      <w:r w:rsidR="007E46ED" w:rsidRPr="00DA6FBD">
        <w:rPr>
          <w:rFonts w:ascii="Arial" w:hAnsi="Arial" w:cs="Arial"/>
          <w:b/>
          <w:bCs/>
          <w:sz w:val="24"/>
          <w:szCs w:val="24"/>
        </w:rPr>
        <w:t>t</w:t>
      </w:r>
      <w:r w:rsidRPr="00DA6FBD">
        <w:rPr>
          <w:rFonts w:ascii="Arial" w:hAnsi="Arial" w:cs="Arial"/>
          <w:b/>
          <w:bCs/>
          <w:sz w:val="24"/>
          <w:szCs w:val="24"/>
        </w:rPr>
        <w:t>errestre</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rotación terrestre tiene su origen en los inicios del sistema solar. Esta se debe a las interacciones gravitacionales con otros cuerpos de ese sistema; además de choques y roces frecuentes con estos</w:t>
      </w:r>
      <w:del w:id="151" w:author="María" w:date="2015-09-15T13:00:00Z">
        <w:r w:rsidRPr="00DA6FBD" w:rsidDel="00D22C50">
          <w:rPr>
            <w:rFonts w:ascii="Arial" w:hAnsi="Arial" w:cs="Arial"/>
            <w:sz w:val="24"/>
            <w:szCs w:val="24"/>
          </w:rPr>
          <w:delText xml:space="preserve">; </w:delText>
        </w:r>
      </w:del>
      <w:ins w:id="152" w:author="María" w:date="2015-09-15T13:00:00Z">
        <w:r w:rsidR="00D22C50">
          <w:rPr>
            <w:rFonts w:ascii="Arial" w:hAnsi="Arial" w:cs="Arial"/>
            <w:sz w:val="24"/>
            <w:szCs w:val="24"/>
          </w:rPr>
          <w:t>,</w:t>
        </w:r>
        <w:r w:rsidR="00D22C50" w:rsidRPr="00DA6FBD">
          <w:rPr>
            <w:rFonts w:ascii="Arial" w:hAnsi="Arial" w:cs="Arial"/>
            <w:sz w:val="24"/>
            <w:szCs w:val="24"/>
          </w:rPr>
          <w:t xml:space="preserve"> </w:t>
        </w:r>
      </w:ins>
      <w:r w:rsidRPr="00DA6FBD">
        <w:rPr>
          <w:rFonts w:ascii="Arial" w:hAnsi="Arial" w:cs="Arial"/>
          <w:sz w:val="24"/>
          <w:szCs w:val="24"/>
        </w:rPr>
        <w:t>los cuales en un momento aumentaban su velocidad de rotación y en otros la reducían. La rotación es el origen de fenómenos tan importantes</w:t>
      </w:r>
      <w:del w:id="153" w:author="María" w:date="2015-09-15T13:00:00Z">
        <w:r w:rsidRPr="00DA6FBD" w:rsidDel="00D22C50">
          <w:rPr>
            <w:rFonts w:ascii="Arial" w:hAnsi="Arial" w:cs="Arial"/>
            <w:sz w:val="24"/>
            <w:szCs w:val="24"/>
          </w:rPr>
          <w:delText>,</w:delText>
        </w:r>
      </w:del>
      <w:r w:rsidRPr="00DA6FBD">
        <w:rPr>
          <w:rFonts w:ascii="Arial" w:hAnsi="Arial" w:cs="Arial"/>
          <w:sz w:val="24"/>
          <w:szCs w:val="24"/>
        </w:rPr>
        <w:t xml:space="preserve"> para </w:t>
      </w:r>
      <w:del w:id="154" w:author="María" w:date="2015-09-15T13:00:00Z">
        <w:r w:rsidRPr="00DA6FBD" w:rsidDel="00D22C50">
          <w:rPr>
            <w:rFonts w:ascii="Arial" w:hAnsi="Arial" w:cs="Arial"/>
            <w:sz w:val="24"/>
            <w:szCs w:val="24"/>
          </w:rPr>
          <w:delText xml:space="preserve">nosotros y </w:delText>
        </w:r>
      </w:del>
      <w:r w:rsidRPr="00DA6FBD">
        <w:rPr>
          <w:rFonts w:ascii="Arial" w:hAnsi="Arial" w:cs="Arial"/>
          <w:sz w:val="24"/>
          <w:szCs w:val="24"/>
        </w:rPr>
        <w:t>todos los seres vivos, como el día y la noche.</w:t>
      </w:r>
    </w:p>
    <w:p w:rsidR="00BA2954" w:rsidRPr="00DA6FBD" w:rsidRDefault="007E46ED" w:rsidP="00DA6FBD">
      <w:pPr>
        <w:spacing w:line="360" w:lineRule="auto"/>
        <w:rPr>
          <w:rFonts w:ascii="Arial" w:hAnsi="Arial" w:cs="Arial"/>
          <w:sz w:val="24"/>
          <w:szCs w:val="24"/>
        </w:rPr>
      </w:pPr>
      <w:r w:rsidRPr="00DA6FBD">
        <w:rPr>
          <w:rFonts w:ascii="Arial" w:hAnsi="Arial" w:cs="Arial"/>
          <w:b/>
          <w:bCs/>
          <w:sz w:val="24"/>
          <w:szCs w:val="24"/>
        </w:rPr>
        <w:t>La fuerza de gravedad, la</w:t>
      </w:r>
      <w:r w:rsidR="00BA2954" w:rsidRPr="00DA6FBD">
        <w:rPr>
          <w:rFonts w:ascii="Arial" w:hAnsi="Arial" w:cs="Arial"/>
          <w:b/>
          <w:bCs/>
          <w:sz w:val="24"/>
          <w:szCs w:val="24"/>
        </w:rPr>
        <w:t xml:space="preserve"> atmósfera y la </w:t>
      </w:r>
      <w:del w:id="155" w:author="María" w:date="2015-09-15T13:03:00Z">
        <w:r w:rsidR="00BA2954" w:rsidRPr="00DA6FBD" w:rsidDel="00D22C50">
          <w:rPr>
            <w:rFonts w:ascii="Arial" w:hAnsi="Arial" w:cs="Arial"/>
            <w:b/>
            <w:bCs/>
            <w:sz w:val="24"/>
            <w:szCs w:val="24"/>
          </w:rPr>
          <w:delText>hidrósfera</w:delText>
        </w:r>
      </w:del>
      <w:ins w:id="156" w:author="María" w:date="2015-09-15T13:03:00Z">
        <w:r w:rsidR="00D22C50" w:rsidRPr="00DA6FBD">
          <w:rPr>
            <w:rFonts w:ascii="Arial" w:hAnsi="Arial" w:cs="Arial"/>
            <w:b/>
            <w:bCs/>
            <w:sz w:val="24"/>
            <w:szCs w:val="24"/>
          </w:rPr>
          <w:t>hidr</w:t>
        </w:r>
        <w:r w:rsidR="00D22C50">
          <w:rPr>
            <w:rFonts w:ascii="Arial" w:hAnsi="Arial" w:cs="Arial"/>
            <w:b/>
            <w:bCs/>
            <w:sz w:val="24"/>
            <w:szCs w:val="24"/>
          </w:rPr>
          <w:t>o</w:t>
        </w:r>
        <w:r w:rsidR="00D22C50" w:rsidRPr="00DA6FBD">
          <w:rPr>
            <w:rFonts w:ascii="Arial" w:hAnsi="Arial" w:cs="Arial"/>
            <w:b/>
            <w:bCs/>
            <w:sz w:val="24"/>
            <w:szCs w:val="24"/>
          </w:rPr>
          <w:t>sfera</w:t>
        </w:r>
      </w:ins>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lastRenderedPageBreak/>
        <w:t xml:space="preserve">Gracias a su masa, nuestro planeta puede retener las aguas de la </w:t>
      </w:r>
      <w:del w:id="157" w:author="María" w:date="2015-09-15T13:03:00Z">
        <w:r w:rsidRPr="00DA6FBD" w:rsidDel="00D22C50">
          <w:rPr>
            <w:rFonts w:ascii="Arial" w:hAnsi="Arial" w:cs="Arial"/>
            <w:sz w:val="24"/>
            <w:szCs w:val="24"/>
          </w:rPr>
          <w:delText xml:space="preserve">hidrósfera </w:delText>
        </w:r>
      </w:del>
      <w:ins w:id="158" w:author="María" w:date="2015-09-15T13:03:00Z">
        <w:r w:rsidR="00D22C50" w:rsidRPr="00DA6FBD">
          <w:rPr>
            <w:rFonts w:ascii="Arial" w:hAnsi="Arial" w:cs="Arial"/>
            <w:sz w:val="24"/>
            <w:szCs w:val="24"/>
          </w:rPr>
          <w:t>hidr</w:t>
        </w:r>
        <w:r w:rsidR="00D22C50">
          <w:rPr>
            <w:rFonts w:ascii="Arial" w:hAnsi="Arial" w:cs="Arial"/>
            <w:sz w:val="24"/>
            <w:szCs w:val="24"/>
          </w:rPr>
          <w:t>o</w:t>
        </w:r>
        <w:r w:rsidR="00D22C50" w:rsidRPr="00DA6FBD">
          <w:rPr>
            <w:rFonts w:ascii="Arial" w:hAnsi="Arial" w:cs="Arial"/>
            <w:sz w:val="24"/>
            <w:szCs w:val="24"/>
          </w:rPr>
          <w:t xml:space="preserve">sfera </w:t>
        </w:r>
      </w:ins>
      <w:r w:rsidRPr="00DA6FBD">
        <w:rPr>
          <w:rFonts w:ascii="Arial" w:hAnsi="Arial" w:cs="Arial"/>
          <w:sz w:val="24"/>
          <w:szCs w:val="24"/>
        </w:rPr>
        <w:t xml:space="preserve">y los gases de </w:t>
      </w:r>
      <w:ins w:id="159" w:author="María" w:date="2015-09-15T13:03:00Z">
        <w:r w:rsidR="00D22C50">
          <w:rPr>
            <w:rFonts w:ascii="Arial" w:hAnsi="Arial" w:cs="Arial"/>
            <w:sz w:val="24"/>
            <w:szCs w:val="24"/>
          </w:rPr>
          <w:t xml:space="preserve">la </w:t>
        </w:r>
      </w:ins>
      <w:r w:rsidRPr="00DA6FBD">
        <w:rPr>
          <w:rFonts w:ascii="Arial" w:hAnsi="Arial" w:cs="Arial"/>
          <w:sz w:val="24"/>
          <w:szCs w:val="24"/>
        </w:rPr>
        <w:t>atmósfera, impidiendo que escapen al espacio. Tanto una como la otra son insustituibles para la vida, tal y como la conocemos.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 xml:space="preserve">La fuerza de gravedad y la </w:t>
      </w:r>
      <w:r w:rsidR="00BA2954" w:rsidRPr="00DA6FBD">
        <w:rPr>
          <w:rFonts w:ascii="Arial" w:hAnsi="Arial" w:cs="Arial"/>
          <w:b/>
          <w:bCs/>
          <w:sz w:val="24"/>
          <w:szCs w:val="24"/>
        </w:rPr>
        <w:t>Luna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Luna se formó como consecuencia del choque de un gran cuerpo espacial con nuestro planeta durante sus inicios. Desde entonces</w:t>
      </w:r>
      <w:ins w:id="160" w:author="María" w:date="2015-09-15T13:04:00Z">
        <w:r w:rsidR="00D22C50">
          <w:rPr>
            <w:rFonts w:ascii="Arial" w:hAnsi="Arial" w:cs="Arial"/>
            <w:sz w:val="24"/>
            <w:szCs w:val="24"/>
          </w:rPr>
          <w:t>,</w:t>
        </w:r>
      </w:ins>
      <w:r w:rsidRPr="00DA6FBD">
        <w:rPr>
          <w:rFonts w:ascii="Arial" w:hAnsi="Arial" w:cs="Arial"/>
          <w:sz w:val="24"/>
          <w:szCs w:val="24"/>
        </w:rPr>
        <w:t xml:space="preserve"> ha estado girando a su alrededor gracias a la atracción gravitacional mutua entre esta y la Tierra. La atracción gravitacional lunar tiene injerencia sobre el movimiento de nutación terrestre, las mareas y algunos ciclos en los seres vivos.</w:t>
      </w:r>
    </w:p>
    <w:p w:rsidR="007E46ED" w:rsidRPr="00D22C50" w:rsidRDefault="007E46ED" w:rsidP="00DA6FBD">
      <w:pPr>
        <w:spacing w:line="360" w:lineRule="auto"/>
        <w:rPr>
          <w:rFonts w:ascii="Arial" w:hAnsi="Arial" w:cs="Arial"/>
          <w:b/>
          <w:bCs/>
          <w:i/>
          <w:sz w:val="24"/>
          <w:szCs w:val="24"/>
          <w:highlight w:val="yellow"/>
          <w:rPrChange w:id="161" w:author="María" w:date="2015-09-15T13:04:00Z">
            <w:rPr>
              <w:rFonts w:ascii="Arial" w:hAnsi="Arial" w:cs="Arial"/>
              <w:b/>
              <w:bCs/>
              <w:sz w:val="24"/>
              <w:szCs w:val="24"/>
              <w:highlight w:val="yellow"/>
              <w:u w:val="single"/>
            </w:rPr>
          </w:rPrChange>
        </w:rPr>
      </w:pPr>
      <w:r w:rsidRPr="00D22C50">
        <w:rPr>
          <w:rFonts w:ascii="Arial" w:hAnsi="Arial" w:cs="Arial"/>
          <w:b/>
          <w:bCs/>
          <w:i/>
          <w:sz w:val="24"/>
          <w:szCs w:val="24"/>
          <w:rPrChange w:id="162" w:author="María" w:date="2015-09-15T13:04:00Z">
            <w:rPr>
              <w:rFonts w:ascii="Arial" w:hAnsi="Arial" w:cs="Arial"/>
              <w:b/>
              <w:bCs/>
              <w:sz w:val="24"/>
              <w:szCs w:val="24"/>
              <w:u w:val="single"/>
            </w:rPr>
          </w:rPrChange>
        </w:rPr>
        <w:t>Las corrientes de convección</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 xml:space="preserve">¿Qué son las </w:t>
      </w:r>
      <w:r w:rsidRPr="00D22C50">
        <w:rPr>
          <w:rFonts w:ascii="Arial" w:hAnsi="Arial" w:cs="Arial"/>
          <w:b/>
          <w:bCs/>
          <w:sz w:val="24"/>
          <w:szCs w:val="24"/>
        </w:rPr>
        <w:t>corrientes</w:t>
      </w:r>
      <w:r w:rsidRPr="00DA6FBD">
        <w:rPr>
          <w:rFonts w:ascii="Arial" w:hAnsi="Arial" w:cs="Arial"/>
          <w:b/>
          <w:bCs/>
          <w:sz w:val="24"/>
          <w:szCs w:val="24"/>
        </w:rPr>
        <w:t xml:space="preserve"> de convección?</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Cuando existe una diferencia de temperatura al interior de un líquido o un gas, se produce un movimiento del fluido. Este movimiento, conocido como convección, lleva calor de una parte </w:t>
      </w:r>
      <w:ins w:id="163" w:author="María" w:date="2015-09-15T13:05:00Z">
        <w:r w:rsidR="00D22C50" w:rsidRPr="00DA6FBD">
          <w:rPr>
            <w:rFonts w:ascii="Arial" w:hAnsi="Arial" w:cs="Arial"/>
            <w:sz w:val="24"/>
            <w:szCs w:val="24"/>
          </w:rPr>
          <w:t>del fluido</w:t>
        </w:r>
        <w:r w:rsidR="00D22C50" w:rsidRPr="00DA6FBD">
          <w:rPr>
            <w:rFonts w:ascii="Arial" w:hAnsi="Arial" w:cs="Arial"/>
            <w:sz w:val="24"/>
            <w:szCs w:val="24"/>
          </w:rPr>
          <w:t xml:space="preserve"> </w:t>
        </w:r>
      </w:ins>
      <w:r w:rsidRPr="00DA6FBD">
        <w:rPr>
          <w:rFonts w:ascii="Arial" w:hAnsi="Arial" w:cs="Arial"/>
          <w:sz w:val="24"/>
          <w:szCs w:val="24"/>
        </w:rPr>
        <w:t>a otra</w:t>
      </w:r>
      <w:del w:id="164" w:author="María" w:date="2015-09-15T13:05:00Z">
        <w:r w:rsidRPr="00DA6FBD" w:rsidDel="00D22C50">
          <w:rPr>
            <w:rFonts w:ascii="Arial" w:hAnsi="Arial" w:cs="Arial"/>
            <w:sz w:val="24"/>
            <w:szCs w:val="24"/>
          </w:rPr>
          <w:delText xml:space="preserve"> del fluido</w:delText>
        </w:r>
      </w:del>
      <w:r w:rsidRPr="00DA6FBD">
        <w:rPr>
          <w:rFonts w:ascii="Arial" w:hAnsi="Arial" w:cs="Arial"/>
          <w:sz w:val="24"/>
          <w:szCs w:val="24"/>
        </w:rPr>
        <w:t xml:space="preserve">. El movimiento de convección al interior de un fluido determina que su parte más caliente y menos densa ascienda, mientras que la más fría y menos densa descienda. </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Debido al calor interno generado por el núcleo terrestre, se </w:t>
      </w:r>
      <w:del w:id="165" w:author="María" w:date="2015-09-15T13:06:00Z">
        <w:r w:rsidRPr="00DA6FBD" w:rsidDel="00D22C50">
          <w:rPr>
            <w:rFonts w:ascii="Arial" w:hAnsi="Arial" w:cs="Arial"/>
            <w:sz w:val="24"/>
            <w:szCs w:val="24"/>
          </w:rPr>
          <w:delText xml:space="preserve">generan </w:delText>
        </w:r>
      </w:del>
      <w:ins w:id="166" w:author="María" w:date="2015-09-15T13:06:00Z">
        <w:r w:rsidR="00D22C50">
          <w:rPr>
            <w:rFonts w:ascii="Arial" w:hAnsi="Arial" w:cs="Arial"/>
            <w:sz w:val="24"/>
            <w:szCs w:val="24"/>
          </w:rPr>
          <w:t>crean</w:t>
        </w:r>
        <w:r w:rsidR="00D22C50" w:rsidRPr="00DA6FBD">
          <w:rPr>
            <w:rFonts w:ascii="Arial" w:hAnsi="Arial" w:cs="Arial"/>
            <w:sz w:val="24"/>
            <w:szCs w:val="24"/>
          </w:rPr>
          <w:t xml:space="preserve"> </w:t>
        </w:r>
      </w:ins>
      <w:r w:rsidRPr="00DA6FBD">
        <w:rPr>
          <w:rFonts w:ascii="Arial" w:hAnsi="Arial" w:cs="Arial"/>
          <w:sz w:val="24"/>
          <w:szCs w:val="24"/>
        </w:rPr>
        <w:t>corrientes de convección dentro del manto, que trasladan la mayor parte de su energía térmica desde las profundidades de la Tierra hasta la superficie produciendo fenómenos como los movimientos de las placas tectónicas</w:t>
      </w:r>
      <w:del w:id="167" w:author="María" w:date="2015-09-15T13:06:00Z">
        <w:r w:rsidRPr="00DA6FBD" w:rsidDel="00D22C50">
          <w:rPr>
            <w:rFonts w:ascii="Arial" w:hAnsi="Arial" w:cs="Arial"/>
            <w:sz w:val="24"/>
            <w:szCs w:val="24"/>
          </w:rPr>
          <w:delText xml:space="preserve">; </w:delText>
        </w:r>
      </w:del>
      <w:ins w:id="168" w:author="María" w:date="2015-09-15T13:06:00Z">
        <w:r w:rsidR="00D22C50">
          <w:rPr>
            <w:rFonts w:ascii="Arial" w:hAnsi="Arial" w:cs="Arial"/>
            <w:sz w:val="24"/>
            <w:szCs w:val="24"/>
          </w:rPr>
          <w:t>,</w:t>
        </w:r>
        <w:r w:rsidR="00D22C50" w:rsidRPr="00DA6FBD">
          <w:rPr>
            <w:rFonts w:ascii="Arial" w:hAnsi="Arial" w:cs="Arial"/>
            <w:sz w:val="24"/>
            <w:szCs w:val="24"/>
          </w:rPr>
          <w:t xml:space="preserve"> </w:t>
        </w:r>
      </w:ins>
      <w:r w:rsidRPr="00DA6FBD">
        <w:rPr>
          <w:rFonts w:ascii="Arial" w:hAnsi="Arial" w:cs="Arial"/>
          <w:sz w:val="24"/>
          <w:szCs w:val="24"/>
        </w:rPr>
        <w:t xml:space="preserve">y su consecuencia, la deriva continental. </w:t>
      </w:r>
    </w:p>
    <w:p w:rsidR="00BA2954" w:rsidRPr="00DA6FBD" w:rsidRDefault="00BA2954" w:rsidP="00DA6FBD">
      <w:pPr>
        <w:spacing w:line="360" w:lineRule="auto"/>
        <w:rPr>
          <w:rFonts w:ascii="Arial" w:hAnsi="Arial" w:cs="Arial"/>
          <w:sz w:val="24"/>
          <w:szCs w:val="24"/>
          <w:highlight w:val="cyan"/>
        </w:rPr>
      </w:pPr>
      <w:r w:rsidRPr="00DA6FBD">
        <w:rPr>
          <w:rFonts w:ascii="Arial" w:hAnsi="Arial" w:cs="Arial"/>
          <w:sz w:val="24"/>
          <w:szCs w:val="24"/>
        </w:rPr>
        <w:t>La convección es un fenómeno que también determina en nuestro planeta los vientos, el ciclo hidrológico y las corrientes oceánicas o marinas.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 xml:space="preserve">Las corrientes de convección </w:t>
      </w:r>
      <w:ins w:id="169" w:author="María" w:date="2015-09-15T13:06:00Z">
        <w:r w:rsidR="00D22C50">
          <w:rPr>
            <w:rFonts w:ascii="Arial" w:hAnsi="Arial" w:cs="Arial"/>
            <w:b/>
            <w:bCs/>
            <w:sz w:val="24"/>
            <w:szCs w:val="24"/>
          </w:rPr>
          <w:t xml:space="preserve">y </w:t>
        </w:r>
      </w:ins>
      <w:r w:rsidRPr="00DA6FBD">
        <w:rPr>
          <w:rFonts w:ascii="Arial" w:hAnsi="Arial" w:cs="Arial"/>
          <w:b/>
          <w:bCs/>
          <w:sz w:val="24"/>
          <w:szCs w:val="24"/>
        </w:rPr>
        <w:t>l</w:t>
      </w:r>
      <w:r w:rsidR="00BA2954" w:rsidRPr="00DA6FBD">
        <w:rPr>
          <w:rFonts w:ascii="Arial" w:hAnsi="Arial" w:cs="Arial"/>
          <w:b/>
          <w:bCs/>
          <w:sz w:val="24"/>
          <w:szCs w:val="24"/>
        </w:rPr>
        <w:t>as placas tectónicas</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corteza terrestre que “flota” sobre el manto no es continua</w:t>
      </w:r>
      <w:del w:id="170" w:author="María" w:date="2015-09-15T13:08:00Z">
        <w:r w:rsidRPr="00DA6FBD" w:rsidDel="00593BCC">
          <w:rPr>
            <w:rFonts w:ascii="Arial" w:hAnsi="Arial" w:cs="Arial"/>
            <w:sz w:val="24"/>
            <w:szCs w:val="24"/>
          </w:rPr>
          <w:delText xml:space="preserve">; </w:delText>
        </w:r>
      </w:del>
      <w:ins w:id="171" w:author="María" w:date="2015-09-15T13:08:00Z">
        <w:r w:rsidR="00593BCC">
          <w:rPr>
            <w:rFonts w:ascii="Arial" w:hAnsi="Arial" w:cs="Arial"/>
            <w:sz w:val="24"/>
            <w:szCs w:val="24"/>
          </w:rPr>
          <w:t>,</w:t>
        </w:r>
        <w:r w:rsidR="00593BCC" w:rsidRPr="00DA6FBD">
          <w:rPr>
            <w:rFonts w:ascii="Arial" w:hAnsi="Arial" w:cs="Arial"/>
            <w:sz w:val="24"/>
            <w:szCs w:val="24"/>
          </w:rPr>
          <w:t xml:space="preserve"> </w:t>
        </w:r>
      </w:ins>
      <w:r w:rsidRPr="00DA6FBD">
        <w:rPr>
          <w:rFonts w:ascii="Arial" w:hAnsi="Arial" w:cs="Arial"/>
          <w:sz w:val="24"/>
          <w:szCs w:val="24"/>
        </w:rPr>
        <w:t xml:space="preserve">está fracturada en diferentes secciones rígidas llamadas placas tectónicas. Estas placas no son estáticas, sino que interactúan unas con otras debido a la actividad de las corrientes de convección que se originan en el interior de la Tierra. Las placas </w:t>
      </w:r>
      <w:r w:rsidRPr="00DA6FBD">
        <w:rPr>
          <w:rFonts w:ascii="Arial" w:hAnsi="Arial" w:cs="Arial"/>
          <w:sz w:val="24"/>
          <w:szCs w:val="24"/>
        </w:rPr>
        <w:lastRenderedPageBreak/>
        <w:t>tectónicas son como un rompecabezas formado por fichas que flotan sobre el manto. Nota que las masas continentales están ubicadas sobre esas placas, y que si estas se mueven, las masas continentales también.</w:t>
      </w:r>
    </w:p>
    <w:p w:rsidR="00BA2954" w:rsidRPr="00DA6FBD" w:rsidRDefault="007E46ED" w:rsidP="00DA6FBD">
      <w:pPr>
        <w:spacing w:line="360" w:lineRule="auto"/>
        <w:rPr>
          <w:rFonts w:ascii="Arial" w:hAnsi="Arial" w:cs="Arial"/>
          <w:sz w:val="24"/>
          <w:szCs w:val="24"/>
        </w:rPr>
      </w:pPr>
      <w:r w:rsidRPr="00DA6FBD">
        <w:rPr>
          <w:rFonts w:ascii="Arial" w:hAnsi="Arial" w:cs="Arial"/>
          <w:b/>
          <w:bCs/>
          <w:sz w:val="24"/>
          <w:szCs w:val="24"/>
        </w:rPr>
        <w:t>Las corrientes de convección</w:t>
      </w:r>
      <w:r w:rsidR="00BA2954" w:rsidRPr="00DA6FBD">
        <w:rPr>
          <w:rFonts w:ascii="Arial" w:hAnsi="Arial" w:cs="Arial"/>
          <w:b/>
          <w:bCs/>
          <w:sz w:val="24"/>
          <w:szCs w:val="24"/>
        </w:rPr>
        <w:t xml:space="preserve"> </w:t>
      </w:r>
      <w:r w:rsidRPr="00DA6FBD">
        <w:rPr>
          <w:rFonts w:ascii="Arial" w:hAnsi="Arial" w:cs="Arial"/>
          <w:b/>
          <w:bCs/>
          <w:sz w:val="24"/>
          <w:szCs w:val="24"/>
        </w:rPr>
        <w:t>y l</w:t>
      </w:r>
      <w:r w:rsidR="00BA2954" w:rsidRPr="00DA6FBD">
        <w:rPr>
          <w:rFonts w:ascii="Arial" w:hAnsi="Arial" w:cs="Arial"/>
          <w:b/>
          <w:bCs/>
          <w:sz w:val="24"/>
          <w:szCs w:val="24"/>
        </w:rPr>
        <w:t>a deriva continental</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Debido a las corrientes de convección</w:t>
      </w:r>
      <w:ins w:id="172" w:author="María" w:date="2015-09-15T13:09:00Z">
        <w:r w:rsidR="00593BCC">
          <w:rPr>
            <w:rFonts w:ascii="Arial" w:hAnsi="Arial" w:cs="Arial"/>
            <w:sz w:val="24"/>
            <w:szCs w:val="24"/>
          </w:rPr>
          <w:t>,</w:t>
        </w:r>
      </w:ins>
      <w:r w:rsidRPr="00DA6FBD">
        <w:rPr>
          <w:rFonts w:ascii="Arial" w:hAnsi="Arial" w:cs="Arial"/>
          <w:sz w:val="24"/>
          <w:szCs w:val="24"/>
        </w:rPr>
        <w:t xml:space="preserve"> los bordes de las placas tectónicas interaccionan de diferentes maneras. En unos casos</w:t>
      </w:r>
      <w:ins w:id="173" w:author="María" w:date="2015-09-15T13:10:00Z">
        <w:r w:rsidR="00593BCC">
          <w:rPr>
            <w:rFonts w:ascii="Arial" w:hAnsi="Arial" w:cs="Arial"/>
            <w:sz w:val="24"/>
            <w:szCs w:val="24"/>
          </w:rPr>
          <w:t>,</w:t>
        </w:r>
      </w:ins>
      <w:r w:rsidRPr="00DA6FBD">
        <w:rPr>
          <w:rFonts w:ascii="Arial" w:hAnsi="Arial" w:cs="Arial"/>
          <w:sz w:val="24"/>
          <w:szCs w:val="24"/>
        </w:rPr>
        <w:t xml:space="preserve"> se separan formando nueva corteza</w:t>
      </w:r>
      <w:del w:id="174" w:author="María" w:date="2015-09-15T13:10:00Z">
        <w:r w:rsidRPr="00DA6FBD" w:rsidDel="00593BCC">
          <w:rPr>
            <w:rFonts w:ascii="Arial" w:hAnsi="Arial" w:cs="Arial"/>
            <w:sz w:val="24"/>
            <w:szCs w:val="24"/>
          </w:rPr>
          <w:delText xml:space="preserve">, </w:delText>
        </w:r>
      </w:del>
      <w:ins w:id="175" w:author="María" w:date="2015-09-15T13:10:00Z">
        <w:r w:rsidR="00593BCC">
          <w:rPr>
            <w:rFonts w:ascii="Arial" w:hAnsi="Arial" w:cs="Arial"/>
            <w:sz w:val="24"/>
            <w:szCs w:val="24"/>
          </w:rPr>
          <w:t>;</w:t>
        </w:r>
        <w:r w:rsidR="00593BCC" w:rsidRPr="00DA6FBD">
          <w:rPr>
            <w:rFonts w:ascii="Arial" w:hAnsi="Arial" w:cs="Arial"/>
            <w:sz w:val="24"/>
            <w:szCs w:val="24"/>
          </w:rPr>
          <w:t xml:space="preserve"> </w:t>
        </w:r>
      </w:ins>
      <w:r w:rsidRPr="00DA6FBD">
        <w:rPr>
          <w:rFonts w:ascii="Arial" w:hAnsi="Arial" w:cs="Arial"/>
          <w:sz w:val="24"/>
          <w:szCs w:val="24"/>
        </w:rPr>
        <w:t>en otros</w:t>
      </w:r>
      <w:ins w:id="176" w:author="María" w:date="2015-09-15T13:10:00Z">
        <w:r w:rsidR="00593BCC">
          <w:rPr>
            <w:rFonts w:ascii="Arial" w:hAnsi="Arial" w:cs="Arial"/>
            <w:sz w:val="24"/>
            <w:szCs w:val="24"/>
          </w:rPr>
          <w:t>,</w:t>
        </w:r>
      </w:ins>
      <w:r w:rsidRPr="00DA6FBD">
        <w:rPr>
          <w:rFonts w:ascii="Arial" w:hAnsi="Arial" w:cs="Arial"/>
          <w:sz w:val="24"/>
          <w:szCs w:val="24"/>
        </w:rPr>
        <w:t xml:space="preserve"> se acercan estrellándose o hundiéndose unas debajo de otras; </w:t>
      </w:r>
      <w:del w:id="177" w:author="María" w:date="2015-09-15T13:11:00Z">
        <w:r w:rsidRPr="00DA6FBD" w:rsidDel="00593BCC">
          <w:rPr>
            <w:rFonts w:ascii="Arial" w:hAnsi="Arial" w:cs="Arial"/>
            <w:sz w:val="24"/>
            <w:szCs w:val="24"/>
          </w:rPr>
          <w:delText xml:space="preserve">y </w:delText>
        </w:r>
      </w:del>
      <w:r w:rsidRPr="00DA6FBD">
        <w:rPr>
          <w:rFonts w:ascii="Arial" w:hAnsi="Arial" w:cs="Arial"/>
          <w:sz w:val="24"/>
          <w:szCs w:val="24"/>
        </w:rPr>
        <w:t>en otros, simplemente</w:t>
      </w:r>
      <w:del w:id="178" w:author="María" w:date="2015-09-15T13:12:00Z">
        <w:r w:rsidRPr="00DA6FBD" w:rsidDel="00593BCC">
          <w:rPr>
            <w:rFonts w:ascii="Arial" w:hAnsi="Arial" w:cs="Arial"/>
            <w:sz w:val="24"/>
            <w:szCs w:val="24"/>
          </w:rPr>
          <w:delText>,</w:delText>
        </w:r>
      </w:del>
      <w:r w:rsidRPr="00DA6FBD">
        <w:rPr>
          <w:rFonts w:ascii="Arial" w:hAnsi="Arial" w:cs="Arial"/>
          <w:sz w:val="24"/>
          <w:szCs w:val="24"/>
        </w:rPr>
        <w:t xml:space="preserve"> </w:t>
      </w:r>
      <w:ins w:id="179" w:author="María" w:date="2015-09-15T13:11:00Z">
        <w:r w:rsidR="00593BCC">
          <w:rPr>
            <w:rFonts w:ascii="Arial" w:hAnsi="Arial" w:cs="Arial"/>
            <w:sz w:val="24"/>
            <w:szCs w:val="24"/>
          </w:rPr>
          <w:t xml:space="preserve">se </w:t>
        </w:r>
      </w:ins>
      <w:r w:rsidRPr="00DA6FBD">
        <w:rPr>
          <w:rFonts w:ascii="Arial" w:hAnsi="Arial" w:cs="Arial"/>
          <w:sz w:val="24"/>
          <w:szCs w:val="24"/>
        </w:rPr>
        <w:t>rozan lateralmente. Debido a esto, los continentes que se encuentran sobre ellas son arrastrados alejándose o acercándose unos de otros; este fenómeno se conoce como deriva continental. Como consecuencia de esta, la conformación de las masas continentales de nuestro planeta</w:t>
      </w:r>
      <w:del w:id="180" w:author="María" w:date="2015-09-15T13:12:00Z">
        <w:r w:rsidRPr="00DA6FBD" w:rsidDel="00593BCC">
          <w:rPr>
            <w:rFonts w:ascii="Arial" w:hAnsi="Arial" w:cs="Arial"/>
            <w:sz w:val="24"/>
            <w:szCs w:val="24"/>
          </w:rPr>
          <w:delText>,</w:delText>
        </w:r>
      </w:del>
      <w:r w:rsidRPr="00DA6FBD">
        <w:rPr>
          <w:rFonts w:ascii="Arial" w:hAnsi="Arial" w:cs="Arial"/>
          <w:sz w:val="24"/>
          <w:szCs w:val="24"/>
        </w:rPr>
        <w:t xml:space="preserve"> ha cambiado constantemente durante su historia de millones de años. </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 y l</w:t>
      </w:r>
      <w:r w:rsidR="00BA2954" w:rsidRPr="00DA6FBD">
        <w:rPr>
          <w:rFonts w:ascii="Arial" w:hAnsi="Arial" w:cs="Arial"/>
          <w:b/>
          <w:bCs/>
          <w:sz w:val="24"/>
          <w:szCs w:val="24"/>
        </w:rPr>
        <w:t>os vientos</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atmósfera está compuesta por gases que, influenciados por las diferencias de temperatura y la rotación de la Tierra, forman los vientos.</w:t>
      </w:r>
      <w:r w:rsidR="00DA6FBD" w:rsidRPr="00DA6FBD">
        <w:rPr>
          <w:rFonts w:ascii="Arial" w:hAnsi="Arial" w:cs="Arial"/>
          <w:sz w:val="24"/>
          <w:szCs w:val="24"/>
        </w:rPr>
        <w:t xml:space="preserve"> </w:t>
      </w:r>
      <w:del w:id="181" w:author="María" w:date="2015-09-15T13:13:00Z">
        <w:r w:rsidRPr="00DA6FBD" w:rsidDel="00593BCC">
          <w:rPr>
            <w:rFonts w:ascii="Arial" w:hAnsi="Arial" w:cs="Arial"/>
            <w:sz w:val="24"/>
            <w:szCs w:val="24"/>
          </w:rPr>
          <w:delText>El aire forma e</w:delText>
        </w:r>
      </w:del>
      <w:ins w:id="182" w:author="María" w:date="2015-09-15T13:13:00Z">
        <w:r w:rsidR="00593BCC">
          <w:rPr>
            <w:rFonts w:ascii="Arial" w:hAnsi="Arial" w:cs="Arial"/>
            <w:sz w:val="24"/>
            <w:szCs w:val="24"/>
          </w:rPr>
          <w:t>E</w:t>
        </w:r>
      </w:ins>
      <w:r w:rsidRPr="00DA6FBD">
        <w:rPr>
          <w:rFonts w:ascii="Arial" w:hAnsi="Arial" w:cs="Arial"/>
          <w:sz w:val="24"/>
          <w:szCs w:val="24"/>
        </w:rPr>
        <w:t>n nuestro planeta</w:t>
      </w:r>
      <w:ins w:id="183" w:author="María" w:date="2015-09-15T13:13:00Z">
        <w:r w:rsidR="00593BCC">
          <w:rPr>
            <w:rFonts w:ascii="Arial" w:hAnsi="Arial" w:cs="Arial"/>
            <w:sz w:val="24"/>
            <w:szCs w:val="24"/>
          </w:rPr>
          <w:t>,</w:t>
        </w:r>
      </w:ins>
      <w:r w:rsidRPr="00DA6FBD">
        <w:rPr>
          <w:rFonts w:ascii="Arial" w:hAnsi="Arial" w:cs="Arial"/>
          <w:sz w:val="24"/>
          <w:szCs w:val="24"/>
        </w:rPr>
        <w:t xml:space="preserve"> </w:t>
      </w:r>
      <w:ins w:id="184" w:author="María" w:date="2015-09-15T13:13:00Z">
        <w:r w:rsidR="00593BCC">
          <w:rPr>
            <w:rFonts w:ascii="Arial" w:hAnsi="Arial" w:cs="Arial"/>
            <w:sz w:val="24"/>
            <w:szCs w:val="24"/>
          </w:rPr>
          <w:t xml:space="preserve">el aire </w:t>
        </w:r>
      </w:ins>
      <w:r w:rsidRPr="00DA6FBD">
        <w:rPr>
          <w:rFonts w:ascii="Arial" w:hAnsi="Arial" w:cs="Arial"/>
          <w:sz w:val="24"/>
          <w:szCs w:val="24"/>
        </w:rPr>
        <w:t>forma seis celdas en las que circula, gracias a corrientes de convección. Este tipo de circulación determina, en gran medida, la diversidad de climas y biomas terrestres.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 y</w:t>
      </w:r>
      <w:r w:rsidR="00BA2954" w:rsidRPr="00DA6FBD">
        <w:rPr>
          <w:rFonts w:ascii="Arial" w:hAnsi="Arial" w:cs="Arial"/>
          <w:b/>
          <w:bCs/>
          <w:sz w:val="24"/>
          <w:szCs w:val="24"/>
        </w:rPr>
        <w:t xml:space="preserve"> </w:t>
      </w:r>
      <w:r w:rsidRPr="00DA6FBD">
        <w:rPr>
          <w:rFonts w:ascii="Arial" w:hAnsi="Arial" w:cs="Arial"/>
          <w:b/>
          <w:bCs/>
          <w:sz w:val="24"/>
          <w:szCs w:val="24"/>
        </w:rPr>
        <w:t>e</w:t>
      </w:r>
      <w:r w:rsidR="00BA2954" w:rsidRPr="00DA6FBD">
        <w:rPr>
          <w:rFonts w:ascii="Arial" w:hAnsi="Arial" w:cs="Arial"/>
          <w:b/>
          <w:bCs/>
          <w:sz w:val="24"/>
          <w:szCs w:val="24"/>
        </w:rPr>
        <w:t xml:space="preserve">l </w:t>
      </w:r>
      <w:r w:rsidR="00BA2954" w:rsidRPr="00593BCC">
        <w:rPr>
          <w:rFonts w:ascii="Arial" w:hAnsi="Arial" w:cs="Arial"/>
          <w:b/>
          <w:bCs/>
          <w:sz w:val="24"/>
          <w:szCs w:val="24"/>
        </w:rPr>
        <w:t>ciclo del agua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Desde sus inicios, la dinámica de la hidrosfera de nuestro planeta ha estado gobernada por el ciclo del agua, en el cual los cambios de estado</w:t>
      </w:r>
      <w:del w:id="185" w:author="María" w:date="2015-09-15T13:14:00Z">
        <w:r w:rsidRPr="00DA6FBD" w:rsidDel="00593BCC">
          <w:rPr>
            <w:rFonts w:ascii="Arial" w:hAnsi="Arial" w:cs="Arial"/>
            <w:sz w:val="24"/>
            <w:szCs w:val="24"/>
          </w:rPr>
          <w:delText xml:space="preserve"> del agua</w:delText>
        </w:r>
      </w:del>
      <w:r w:rsidRPr="00DA6FBD">
        <w:rPr>
          <w:rFonts w:ascii="Arial" w:hAnsi="Arial" w:cs="Arial"/>
          <w:sz w:val="24"/>
          <w:szCs w:val="24"/>
        </w:rPr>
        <w:t xml:space="preserve">, por acción de la energía solar, generan movimientos como el vapor de agua que asciende, la lluvia que cae, las corrientes de agua que fluye a lo largo de los ríos o las corrientes marinas. El ciclo hidrológico </w:t>
      </w:r>
      <w:r w:rsidRPr="00593BCC">
        <w:rPr>
          <w:rFonts w:ascii="Arial" w:hAnsi="Arial" w:cs="Arial"/>
          <w:sz w:val="24"/>
          <w:szCs w:val="24"/>
        </w:rPr>
        <w:t>obedece</w:t>
      </w:r>
      <w:r w:rsidRPr="00DA6FBD">
        <w:rPr>
          <w:rFonts w:ascii="Arial" w:hAnsi="Arial" w:cs="Arial"/>
          <w:sz w:val="24"/>
          <w:szCs w:val="24"/>
        </w:rPr>
        <w:t>, en parte, a la acción de las mismas fuerzas que gobiernan los movimientos del manto terrestre: las corrientes de convección.</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w:t>
      </w:r>
      <w:r w:rsidR="00BA2954" w:rsidRPr="00DA6FBD">
        <w:rPr>
          <w:rFonts w:ascii="Arial" w:hAnsi="Arial" w:cs="Arial"/>
          <w:b/>
          <w:bCs/>
          <w:sz w:val="24"/>
          <w:szCs w:val="24"/>
        </w:rPr>
        <w:t xml:space="preserve"> </w:t>
      </w:r>
      <w:r w:rsidRPr="00DA6FBD">
        <w:rPr>
          <w:rFonts w:ascii="Arial" w:hAnsi="Arial" w:cs="Arial"/>
          <w:b/>
          <w:bCs/>
          <w:sz w:val="24"/>
          <w:szCs w:val="24"/>
        </w:rPr>
        <w:t>y l</w:t>
      </w:r>
      <w:r w:rsidR="00BA2954" w:rsidRPr="00DA6FBD">
        <w:rPr>
          <w:rFonts w:ascii="Arial" w:hAnsi="Arial" w:cs="Arial"/>
          <w:b/>
          <w:bCs/>
          <w:sz w:val="24"/>
          <w:szCs w:val="24"/>
        </w:rPr>
        <w:t>as corrientes marinas</w:t>
      </w:r>
    </w:p>
    <w:p w:rsidR="00BA2954" w:rsidRPr="00DA6FBD" w:rsidRDefault="00BA2954" w:rsidP="00DA6FBD">
      <w:pPr>
        <w:spacing w:line="360" w:lineRule="auto"/>
        <w:rPr>
          <w:rFonts w:ascii="Arial" w:hAnsi="Arial" w:cs="Arial"/>
          <w:b/>
          <w:bCs/>
          <w:sz w:val="24"/>
          <w:szCs w:val="24"/>
          <w:highlight w:val="cyan"/>
        </w:rPr>
      </w:pPr>
      <w:r w:rsidRPr="00DA6FBD">
        <w:rPr>
          <w:rFonts w:ascii="Arial" w:hAnsi="Arial" w:cs="Arial"/>
          <w:sz w:val="24"/>
          <w:szCs w:val="24"/>
        </w:rPr>
        <w:t xml:space="preserve">Debido a las diferencias de temperatura que originan corrientes de convección, a la acción directa de los vientos y a las variaciones de densidad, en el océano se </w:t>
      </w:r>
      <w:r w:rsidRPr="00DA6FBD">
        <w:rPr>
          <w:rFonts w:ascii="Arial" w:hAnsi="Arial" w:cs="Arial"/>
          <w:sz w:val="24"/>
          <w:szCs w:val="24"/>
        </w:rPr>
        <w:lastRenderedPageBreak/>
        <w:t>generan múltiples corrientes marinas que forman “giros”. Las corrientes marinas son importantes porque contribuyen al mantenimiento del clima; por eso</w:t>
      </w:r>
      <w:del w:id="186" w:author="María" w:date="2015-09-15T13:18:00Z">
        <w:r w:rsidRPr="00DA6FBD" w:rsidDel="00A31D12">
          <w:rPr>
            <w:rFonts w:ascii="Arial" w:hAnsi="Arial" w:cs="Arial"/>
            <w:sz w:val="24"/>
            <w:szCs w:val="24"/>
          </w:rPr>
          <w:delText xml:space="preserve"> mismo</w:delText>
        </w:r>
      </w:del>
      <w:r w:rsidRPr="00DA6FBD">
        <w:rPr>
          <w:rFonts w:ascii="Arial" w:hAnsi="Arial" w:cs="Arial"/>
          <w:sz w:val="24"/>
          <w:szCs w:val="24"/>
        </w:rPr>
        <w:t xml:space="preserve">, cualquier alteración en </w:t>
      </w:r>
      <w:del w:id="187" w:author="María" w:date="2015-09-15T13:18:00Z">
        <w:r w:rsidRPr="00DA6FBD" w:rsidDel="00A31D12">
          <w:rPr>
            <w:rFonts w:ascii="Arial" w:hAnsi="Arial" w:cs="Arial"/>
            <w:sz w:val="24"/>
            <w:szCs w:val="24"/>
          </w:rPr>
          <w:delText xml:space="preserve">la </w:delText>
        </w:r>
      </w:del>
      <w:ins w:id="188" w:author="María" w:date="2015-09-15T13:18:00Z">
        <w:r w:rsidR="00A31D12">
          <w:rPr>
            <w:rFonts w:ascii="Arial" w:hAnsi="Arial" w:cs="Arial"/>
            <w:sz w:val="24"/>
            <w:szCs w:val="24"/>
          </w:rPr>
          <w:t>su</w:t>
        </w:r>
        <w:r w:rsidR="00A31D12" w:rsidRPr="00DA6FBD">
          <w:rPr>
            <w:rFonts w:ascii="Arial" w:hAnsi="Arial" w:cs="Arial"/>
            <w:sz w:val="24"/>
            <w:szCs w:val="24"/>
          </w:rPr>
          <w:t xml:space="preserve"> </w:t>
        </w:r>
      </w:ins>
      <w:r w:rsidRPr="00DA6FBD">
        <w:rPr>
          <w:rFonts w:ascii="Arial" w:hAnsi="Arial" w:cs="Arial"/>
          <w:sz w:val="24"/>
          <w:szCs w:val="24"/>
        </w:rPr>
        <w:t xml:space="preserve">dinámica </w:t>
      </w:r>
      <w:del w:id="189" w:author="María" w:date="2015-09-15T13:18:00Z">
        <w:r w:rsidRPr="00DA6FBD" w:rsidDel="00A31D12">
          <w:rPr>
            <w:rFonts w:ascii="Arial" w:hAnsi="Arial" w:cs="Arial"/>
            <w:sz w:val="24"/>
            <w:szCs w:val="24"/>
          </w:rPr>
          <w:delText xml:space="preserve">de esas corrientes </w:delText>
        </w:r>
      </w:del>
      <w:r w:rsidRPr="00DA6FBD">
        <w:rPr>
          <w:rFonts w:ascii="Arial" w:hAnsi="Arial" w:cs="Arial"/>
          <w:sz w:val="24"/>
          <w:szCs w:val="24"/>
        </w:rPr>
        <w:t>puede inducir transformaciones climáticas de carácter global</w:t>
      </w:r>
      <w:ins w:id="190" w:author="María" w:date="2015-09-15T13:18:00Z">
        <w:r w:rsidR="00A31D12">
          <w:rPr>
            <w:rFonts w:ascii="Arial" w:hAnsi="Arial" w:cs="Arial"/>
            <w:sz w:val="24"/>
            <w:szCs w:val="24"/>
          </w:rPr>
          <w:t>.</w:t>
        </w:r>
      </w:ins>
      <w:bookmarkStart w:id="191" w:name="_GoBack"/>
      <w:bookmarkEnd w:id="191"/>
    </w:p>
    <w:sectPr w:rsidR="00BA2954" w:rsidRPr="00DA6FBD">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ía" w:date="2015-09-15T11:05:00Z" w:initials="M">
    <w:p w:rsidR="00DA6FBD" w:rsidRDefault="00DA6FBD">
      <w:pPr>
        <w:pStyle w:val="Textocomentario"/>
      </w:pPr>
      <w:r>
        <w:rPr>
          <w:rStyle w:val="Refdecomentario"/>
        </w:rPr>
        <w:annotationRef/>
      </w:r>
      <w:r>
        <w:t>Esta definición no es muy clara.</w:t>
      </w:r>
    </w:p>
  </w:comment>
  <w:comment w:id="74" w:author="María" w:date="2015-09-15T12:10:00Z" w:initials="M">
    <w:p w:rsidR="004D3976" w:rsidRDefault="004D3976">
      <w:pPr>
        <w:pStyle w:val="Textocomentario"/>
      </w:pPr>
      <w:r>
        <w:rPr>
          <w:rStyle w:val="Refdecomentario"/>
        </w:rPr>
        <w:annotationRef/>
      </w:r>
      <w:r>
        <w:t>¿cómo? Sería pertinente alguna actividad específica que los lleve a comprender esto.</w:t>
      </w:r>
    </w:p>
  </w:comment>
  <w:comment w:id="81" w:author="María" w:date="2015-09-15T12:10:00Z" w:initials="M">
    <w:p w:rsidR="004D3976" w:rsidRDefault="004D3976">
      <w:pPr>
        <w:pStyle w:val="Textocomentario"/>
      </w:pPr>
      <w:r>
        <w:rPr>
          <w:rStyle w:val="Refdecomentario"/>
        </w:rPr>
        <w:annotationRef/>
      </w:r>
      <w:r>
        <w:t>¿cómo?</w:t>
      </w:r>
      <w:r>
        <w:t xml:space="preserve"> </w:t>
      </w:r>
      <w:r>
        <w:t>¿cómo? Sería pertinente alguna actividad específica que los lleve a comprender esto.</w:t>
      </w:r>
    </w:p>
  </w:comment>
  <w:comment w:id="131" w:author="María" w:date="2015-09-15T12:21:00Z" w:initials="M">
    <w:p w:rsidR="00442D9C" w:rsidRDefault="00442D9C">
      <w:pPr>
        <w:pStyle w:val="Textocomentario"/>
      </w:pPr>
      <w:r>
        <w:rPr>
          <w:rStyle w:val="Refdecomentario"/>
        </w:rPr>
        <w:annotationRef/>
      </w:r>
      <w:r>
        <w:t>Esta definición no es muy clara.</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3691"/>
    <w:multiLevelType w:val="hybridMultilevel"/>
    <w:tmpl w:val="4F90C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3175990"/>
    <w:multiLevelType w:val="hybridMultilevel"/>
    <w:tmpl w:val="7A8E344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C6C"/>
    <w:rsid w:val="000054D3"/>
    <w:rsid w:val="00055B53"/>
    <w:rsid w:val="0007134B"/>
    <w:rsid w:val="00071F72"/>
    <w:rsid w:val="00084B3C"/>
    <w:rsid w:val="00087CB6"/>
    <w:rsid w:val="000B0279"/>
    <w:rsid w:val="000B5319"/>
    <w:rsid w:val="000B7DFE"/>
    <w:rsid w:val="000E2F6E"/>
    <w:rsid w:val="000E3648"/>
    <w:rsid w:val="001741E0"/>
    <w:rsid w:val="001A00C4"/>
    <w:rsid w:val="001B6233"/>
    <w:rsid w:val="001F2443"/>
    <w:rsid w:val="002212E0"/>
    <w:rsid w:val="0025172C"/>
    <w:rsid w:val="002C0EC0"/>
    <w:rsid w:val="002C6FD9"/>
    <w:rsid w:val="002E3874"/>
    <w:rsid w:val="00317CBF"/>
    <w:rsid w:val="0033278A"/>
    <w:rsid w:val="003743B3"/>
    <w:rsid w:val="00397809"/>
    <w:rsid w:val="003A1536"/>
    <w:rsid w:val="003B415B"/>
    <w:rsid w:val="003F0BEC"/>
    <w:rsid w:val="003F203D"/>
    <w:rsid w:val="003F57E6"/>
    <w:rsid w:val="00403302"/>
    <w:rsid w:val="00442D9C"/>
    <w:rsid w:val="004465B3"/>
    <w:rsid w:val="00464E5D"/>
    <w:rsid w:val="00473E3F"/>
    <w:rsid w:val="004A7411"/>
    <w:rsid w:val="004A7AB7"/>
    <w:rsid w:val="004D3976"/>
    <w:rsid w:val="004E453D"/>
    <w:rsid w:val="004F1D7C"/>
    <w:rsid w:val="004F49E3"/>
    <w:rsid w:val="00500BEA"/>
    <w:rsid w:val="00506ADC"/>
    <w:rsid w:val="005236EE"/>
    <w:rsid w:val="00527F75"/>
    <w:rsid w:val="005677F4"/>
    <w:rsid w:val="00593BCC"/>
    <w:rsid w:val="0059438E"/>
    <w:rsid w:val="005B3047"/>
    <w:rsid w:val="005B3255"/>
    <w:rsid w:val="005E6E45"/>
    <w:rsid w:val="006264B6"/>
    <w:rsid w:val="00631434"/>
    <w:rsid w:val="00646AAE"/>
    <w:rsid w:val="00646DD0"/>
    <w:rsid w:val="00651CAF"/>
    <w:rsid w:val="006C2F10"/>
    <w:rsid w:val="006C5D3D"/>
    <w:rsid w:val="006E46D6"/>
    <w:rsid w:val="006F0E09"/>
    <w:rsid w:val="00707887"/>
    <w:rsid w:val="007166B7"/>
    <w:rsid w:val="00744746"/>
    <w:rsid w:val="0079029B"/>
    <w:rsid w:val="007A0065"/>
    <w:rsid w:val="007C01E0"/>
    <w:rsid w:val="007E22A3"/>
    <w:rsid w:val="007E46ED"/>
    <w:rsid w:val="007F69E8"/>
    <w:rsid w:val="0080571C"/>
    <w:rsid w:val="008069BF"/>
    <w:rsid w:val="0082060D"/>
    <w:rsid w:val="00823488"/>
    <w:rsid w:val="00835507"/>
    <w:rsid w:val="00855F5B"/>
    <w:rsid w:val="00866DCD"/>
    <w:rsid w:val="008A5E92"/>
    <w:rsid w:val="008B570E"/>
    <w:rsid w:val="00917219"/>
    <w:rsid w:val="009370B8"/>
    <w:rsid w:val="0095053F"/>
    <w:rsid w:val="0095328F"/>
    <w:rsid w:val="00974C6C"/>
    <w:rsid w:val="009B45DC"/>
    <w:rsid w:val="009D4AE6"/>
    <w:rsid w:val="009F741C"/>
    <w:rsid w:val="00A00F99"/>
    <w:rsid w:val="00A07C25"/>
    <w:rsid w:val="00A14C0C"/>
    <w:rsid w:val="00A31D12"/>
    <w:rsid w:val="00A377F1"/>
    <w:rsid w:val="00A5204D"/>
    <w:rsid w:val="00A92E8C"/>
    <w:rsid w:val="00AC3738"/>
    <w:rsid w:val="00AF1966"/>
    <w:rsid w:val="00AF32F4"/>
    <w:rsid w:val="00AF4D98"/>
    <w:rsid w:val="00AF729D"/>
    <w:rsid w:val="00B04DB6"/>
    <w:rsid w:val="00B21114"/>
    <w:rsid w:val="00B47853"/>
    <w:rsid w:val="00B51BF4"/>
    <w:rsid w:val="00B56EB0"/>
    <w:rsid w:val="00B76ADD"/>
    <w:rsid w:val="00BA13EF"/>
    <w:rsid w:val="00BA2954"/>
    <w:rsid w:val="00BB7900"/>
    <w:rsid w:val="00BE5F24"/>
    <w:rsid w:val="00C06435"/>
    <w:rsid w:val="00C06E03"/>
    <w:rsid w:val="00C51819"/>
    <w:rsid w:val="00C6111F"/>
    <w:rsid w:val="00C75653"/>
    <w:rsid w:val="00CB3632"/>
    <w:rsid w:val="00CD6D5A"/>
    <w:rsid w:val="00CF7E38"/>
    <w:rsid w:val="00D22C50"/>
    <w:rsid w:val="00D32997"/>
    <w:rsid w:val="00D620F1"/>
    <w:rsid w:val="00D771C5"/>
    <w:rsid w:val="00DA1351"/>
    <w:rsid w:val="00DA2331"/>
    <w:rsid w:val="00DA6FBD"/>
    <w:rsid w:val="00DC5B07"/>
    <w:rsid w:val="00DE0917"/>
    <w:rsid w:val="00E02F6E"/>
    <w:rsid w:val="00E36A9F"/>
    <w:rsid w:val="00E471B4"/>
    <w:rsid w:val="00E50BE7"/>
    <w:rsid w:val="00E53294"/>
    <w:rsid w:val="00E631E0"/>
    <w:rsid w:val="00F0329C"/>
    <w:rsid w:val="00F65171"/>
    <w:rsid w:val="00F655AE"/>
    <w:rsid w:val="00F9709C"/>
    <w:rsid w:val="00FB6212"/>
    <w:rsid w:val="00FD3D3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2443"/>
    <w:pPr>
      <w:ind w:left="720"/>
      <w:contextualSpacing/>
    </w:pPr>
  </w:style>
  <w:style w:type="paragraph" w:customStyle="1" w:styleId="Normal1">
    <w:name w:val="Normal1"/>
    <w:rsid w:val="00646DD0"/>
    <w:pPr>
      <w:spacing w:after="200" w:line="276" w:lineRule="auto"/>
    </w:pPr>
    <w:rPr>
      <w:rFonts w:ascii="Calibri" w:eastAsia="Calibri" w:hAnsi="Calibri" w:cs="Calibri"/>
      <w:color w:val="000000"/>
      <w:lang w:eastAsia="es-CO"/>
    </w:rPr>
  </w:style>
  <w:style w:type="character" w:styleId="Hipervnculo">
    <w:name w:val="Hyperlink"/>
    <w:basedOn w:val="Fuentedeprrafopredeter"/>
    <w:uiPriority w:val="99"/>
    <w:unhideWhenUsed/>
    <w:rsid w:val="005677F4"/>
    <w:rPr>
      <w:color w:val="0000FF"/>
      <w:u w:val="single"/>
    </w:rPr>
  </w:style>
  <w:style w:type="paragraph" w:styleId="Textodeglobo">
    <w:name w:val="Balloon Text"/>
    <w:basedOn w:val="Normal"/>
    <w:link w:val="TextodegloboCar"/>
    <w:uiPriority w:val="99"/>
    <w:semiHidden/>
    <w:unhideWhenUsed/>
    <w:rsid w:val="00DA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FBD"/>
    <w:rPr>
      <w:rFonts w:ascii="Tahoma" w:hAnsi="Tahoma" w:cs="Tahoma"/>
      <w:sz w:val="16"/>
      <w:szCs w:val="16"/>
    </w:rPr>
  </w:style>
  <w:style w:type="character" w:styleId="Refdecomentario">
    <w:name w:val="annotation reference"/>
    <w:basedOn w:val="Fuentedeprrafopredeter"/>
    <w:uiPriority w:val="99"/>
    <w:semiHidden/>
    <w:unhideWhenUsed/>
    <w:rsid w:val="00DA6FBD"/>
    <w:rPr>
      <w:sz w:val="16"/>
      <w:szCs w:val="16"/>
    </w:rPr>
  </w:style>
  <w:style w:type="paragraph" w:styleId="Textocomentario">
    <w:name w:val="annotation text"/>
    <w:basedOn w:val="Normal"/>
    <w:link w:val="TextocomentarioCar"/>
    <w:uiPriority w:val="99"/>
    <w:semiHidden/>
    <w:unhideWhenUsed/>
    <w:rsid w:val="00DA6FB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A6FBD"/>
    <w:rPr>
      <w:sz w:val="20"/>
      <w:szCs w:val="20"/>
    </w:rPr>
  </w:style>
  <w:style w:type="paragraph" w:styleId="Asuntodelcomentario">
    <w:name w:val="annotation subject"/>
    <w:basedOn w:val="Textocomentario"/>
    <w:next w:val="Textocomentario"/>
    <w:link w:val="AsuntodelcomentarioCar"/>
    <w:uiPriority w:val="99"/>
    <w:semiHidden/>
    <w:unhideWhenUsed/>
    <w:rsid w:val="00DA6FBD"/>
    <w:rPr>
      <w:b/>
      <w:bCs/>
    </w:rPr>
  </w:style>
  <w:style w:type="character" w:customStyle="1" w:styleId="AsuntodelcomentarioCar">
    <w:name w:val="Asunto del comentario Car"/>
    <w:basedOn w:val="TextocomentarioCar"/>
    <w:link w:val="Asuntodelcomentario"/>
    <w:uiPriority w:val="99"/>
    <w:semiHidden/>
    <w:rsid w:val="00DA6FB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2443"/>
    <w:pPr>
      <w:ind w:left="720"/>
      <w:contextualSpacing/>
    </w:pPr>
  </w:style>
  <w:style w:type="paragraph" w:customStyle="1" w:styleId="Normal1">
    <w:name w:val="Normal1"/>
    <w:rsid w:val="00646DD0"/>
    <w:pPr>
      <w:spacing w:after="200" w:line="276" w:lineRule="auto"/>
    </w:pPr>
    <w:rPr>
      <w:rFonts w:ascii="Calibri" w:eastAsia="Calibri" w:hAnsi="Calibri" w:cs="Calibri"/>
      <w:color w:val="000000"/>
      <w:lang w:eastAsia="es-CO"/>
    </w:rPr>
  </w:style>
  <w:style w:type="character" w:styleId="Hipervnculo">
    <w:name w:val="Hyperlink"/>
    <w:basedOn w:val="Fuentedeprrafopredeter"/>
    <w:uiPriority w:val="99"/>
    <w:unhideWhenUsed/>
    <w:rsid w:val="005677F4"/>
    <w:rPr>
      <w:color w:val="0000FF"/>
      <w:u w:val="single"/>
    </w:rPr>
  </w:style>
  <w:style w:type="paragraph" w:styleId="Textodeglobo">
    <w:name w:val="Balloon Text"/>
    <w:basedOn w:val="Normal"/>
    <w:link w:val="TextodegloboCar"/>
    <w:uiPriority w:val="99"/>
    <w:semiHidden/>
    <w:unhideWhenUsed/>
    <w:rsid w:val="00DA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FBD"/>
    <w:rPr>
      <w:rFonts w:ascii="Tahoma" w:hAnsi="Tahoma" w:cs="Tahoma"/>
      <w:sz w:val="16"/>
      <w:szCs w:val="16"/>
    </w:rPr>
  </w:style>
  <w:style w:type="character" w:styleId="Refdecomentario">
    <w:name w:val="annotation reference"/>
    <w:basedOn w:val="Fuentedeprrafopredeter"/>
    <w:uiPriority w:val="99"/>
    <w:semiHidden/>
    <w:unhideWhenUsed/>
    <w:rsid w:val="00DA6FBD"/>
    <w:rPr>
      <w:sz w:val="16"/>
      <w:szCs w:val="16"/>
    </w:rPr>
  </w:style>
  <w:style w:type="paragraph" w:styleId="Textocomentario">
    <w:name w:val="annotation text"/>
    <w:basedOn w:val="Normal"/>
    <w:link w:val="TextocomentarioCar"/>
    <w:uiPriority w:val="99"/>
    <w:semiHidden/>
    <w:unhideWhenUsed/>
    <w:rsid w:val="00DA6FB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A6FBD"/>
    <w:rPr>
      <w:sz w:val="20"/>
      <w:szCs w:val="20"/>
    </w:rPr>
  </w:style>
  <w:style w:type="paragraph" w:styleId="Asuntodelcomentario">
    <w:name w:val="annotation subject"/>
    <w:basedOn w:val="Textocomentario"/>
    <w:next w:val="Textocomentario"/>
    <w:link w:val="AsuntodelcomentarioCar"/>
    <w:uiPriority w:val="99"/>
    <w:semiHidden/>
    <w:unhideWhenUsed/>
    <w:rsid w:val="00DA6FBD"/>
    <w:rPr>
      <w:b/>
      <w:bCs/>
    </w:rPr>
  </w:style>
  <w:style w:type="character" w:customStyle="1" w:styleId="AsuntodelcomentarioCar">
    <w:name w:val="Asunto del comentario Car"/>
    <w:basedOn w:val="TextocomentarioCar"/>
    <w:link w:val="Asuntodelcomentario"/>
    <w:uiPriority w:val="99"/>
    <w:semiHidden/>
    <w:rsid w:val="00DA6F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aurelioberoesgeolocal.blogspot.com/2012/09/clima.html" TargetMode="External"/><Relationship Id="rId21" Type="http://schemas.openxmlformats.org/officeDocument/2006/relationships/image" Target="media/image13.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hyperlink" Target="http://www.shutterstock.com/subscribe?clicksrc=inline_thumb"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hyperlink" Target="http://www.bbc.com/mundo/noticias/2014/11/141124_qi_gravedad_finde_d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hispanicasaber.planetasaber.com/encyclopedia/default.asp?idpack=11&amp;idpil=000OQ801&amp;ruta=Buscador" TargetMode="External"/><Relationship Id="rId37" Type="http://schemas.openxmlformats.org/officeDocument/2006/relationships/hyperlink" Target="http://aurelioberoesgeolocal.blogspot.com/2012/09/clima.html" TargetMode="External"/><Relationship Id="rId40" Type="http://schemas.openxmlformats.org/officeDocument/2006/relationships/hyperlink" Target="http://www.dailymotion.com/video/xur7rz_viaje-al-centro-de-la-tierra-12-el-manto-y-las-corrientes-de-conveccion-70-kms_schoo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ailandtrip.com/vientos-alisios/" TargetMode="External"/><Relationship Id="rId36"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sailandtrip.com/vientos-alisios/" TargetMode="External"/><Relationship Id="rId35" Type="http://schemas.openxmlformats.org/officeDocument/2006/relationships/hyperlink" Target="http://hispanicasaber.planetasaber.com/encyclopedia/default.asp?idpack=11&amp;idpil=000OQ801&amp;ruta=Buscador"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shutterstock.com/subscribe?clicksrc=full_thumb" TargetMode="External"/><Relationship Id="rId33" Type="http://schemas.openxmlformats.org/officeDocument/2006/relationships/image" Target="media/image21.png"/><Relationship Id="rId38"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5878F-DC60-4735-9EBA-3AC807BA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18</Pages>
  <Words>3218</Words>
  <Characters>17703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María</cp:lastModifiedBy>
  <cp:revision>78</cp:revision>
  <dcterms:created xsi:type="dcterms:W3CDTF">2015-09-03T14:21:00Z</dcterms:created>
  <dcterms:modified xsi:type="dcterms:W3CDTF">2015-09-15T18:19:00Z</dcterms:modified>
</cp:coreProperties>
</file>