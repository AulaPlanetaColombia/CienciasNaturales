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E24" w:rsidRPr="00B76E24" w:rsidRDefault="00B76E24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B76E24">
        <w:rPr>
          <w:rFonts w:ascii="Arial" w:hAnsi="Arial" w:cs="Arial"/>
          <w:b/>
          <w:color w:val="FF0000"/>
          <w:lang w:val="es-ES_tradnl"/>
        </w:rPr>
        <w:t>¿Por qué es necesario desarrollar nuevos antibióticos?</w:t>
      </w:r>
      <w:r w:rsidRPr="00B76E24">
        <w:rPr>
          <w:rFonts w:ascii="Arial" w:hAnsi="Arial" w:cs="Arial"/>
          <w:b/>
          <w:color w:val="FF0000"/>
          <w:lang w:val="es-ES_tradnl"/>
        </w:rPr>
        <w:tab/>
      </w:r>
    </w:p>
    <w:p w:rsidR="00B76E24" w:rsidRPr="00B76E24" w:rsidRDefault="00B76E24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</w:p>
    <w:p w:rsidR="00B76E24" w:rsidRPr="00B76E24" w:rsidRDefault="00B76E24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B76E24">
        <w:rPr>
          <w:rFonts w:ascii="Arial" w:hAnsi="Arial" w:cs="Arial"/>
          <w:b/>
          <w:color w:val="FF0000"/>
          <w:lang w:val="es-ES_tradnl"/>
        </w:rPr>
        <w:t>Interactivo que explica la necesidad de desarrollar nuevos antibióticos, debido a la resistencia que adquieren las poblaciones microbianas por el mal uso de esos antibióticos.</w:t>
      </w:r>
      <w:r w:rsidRPr="00B76E24">
        <w:rPr>
          <w:rFonts w:ascii="Arial" w:hAnsi="Arial" w:cs="Arial"/>
          <w:b/>
          <w:color w:val="FF0000"/>
          <w:lang w:val="es-ES_tradnl"/>
        </w:rPr>
        <w:tab/>
      </w:r>
    </w:p>
    <w:p w:rsidR="00CD652E" w:rsidRPr="00B76E24" w:rsidRDefault="00B76E24" w:rsidP="00B76E24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B76E24">
        <w:rPr>
          <w:rFonts w:ascii="Arial" w:hAnsi="Arial" w:cs="Arial"/>
          <w:b/>
          <w:color w:val="FF0000"/>
          <w:lang w:val="es-ES_tradnl"/>
        </w:rPr>
        <w:t>f13</w:t>
      </w:r>
      <w:r w:rsidRPr="00B76E24">
        <w:rPr>
          <w:rFonts w:ascii="Arial" w:hAnsi="Arial" w:cs="Arial"/>
          <w:b/>
          <w:color w:val="FF0000"/>
          <w:lang w:val="es-ES_tradnl"/>
        </w:rPr>
        <w:tab/>
      </w:r>
      <w:r>
        <w:rPr>
          <w:rFonts w:ascii="Arial" w:hAnsi="Arial" w:cs="Arial"/>
          <w:b/>
          <w:color w:val="FF0000"/>
          <w:lang w:val="es-ES_tradnl"/>
        </w:rPr>
        <w:t>REC</w:t>
      </w:r>
      <w:r w:rsidRPr="00B76E24">
        <w:rPr>
          <w:rFonts w:ascii="Arial" w:hAnsi="Arial" w:cs="Arial"/>
          <w:b/>
          <w:color w:val="FF0000"/>
          <w:lang w:val="es-ES_tradnl"/>
        </w:rPr>
        <w:t>190</w:t>
      </w:r>
      <w:r w:rsidRPr="00B76E24">
        <w:rPr>
          <w:rFonts w:ascii="Arial" w:hAnsi="Arial" w:cs="Arial"/>
          <w:b/>
          <w:color w:val="FF0000"/>
          <w:lang w:val="es-ES_tradnl"/>
        </w:rPr>
        <w:tab/>
      </w:r>
      <w:r>
        <w:rPr>
          <w:rFonts w:ascii="Arial" w:hAnsi="Arial" w:cs="Arial"/>
          <w:b/>
          <w:color w:val="FF0000"/>
          <w:lang w:val="es-ES_tradnl"/>
        </w:rPr>
        <w:t>antes REC</w:t>
      </w:r>
      <w:r w:rsidRPr="00B76E24">
        <w:rPr>
          <w:rFonts w:ascii="Arial" w:hAnsi="Arial" w:cs="Arial"/>
          <w:b/>
          <w:color w:val="FF0000"/>
          <w:lang w:val="es-ES_tradnl"/>
        </w:rPr>
        <w:t>140</w:t>
      </w:r>
      <w:bookmarkStart w:id="0" w:name="_GoBack"/>
      <w:bookmarkEnd w:id="0"/>
    </w:p>
    <w:p w:rsidR="00B76E24" w:rsidRPr="009C5DC9" w:rsidRDefault="00B76E24" w:rsidP="00A752E6">
      <w:pPr>
        <w:spacing w:line="360" w:lineRule="auto"/>
        <w:jc w:val="both"/>
        <w:rPr>
          <w:rFonts w:ascii="Arial" w:hAnsi="Arial" w:cs="Arial"/>
          <w:lang w:val="es-ES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BC3D67">
        <w:rPr>
          <w:rFonts w:ascii="Arial" w:hAnsi="Arial" w:cs="Arial"/>
          <w:lang w:val="es-ES_tradnl"/>
        </w:rPr>
        <w:t>a</w:t>
      </w:r>
      <w:r w:rsidR="00E63A09" w:rsidRPr="009C5DC9">
        <w:rPr>
          <w:rFonts w:ascii="Arial" w:hAnsi="Arial" w:cs="Arial"/>
          <w:lang w:val="es-ES_tradnl"/>
        </w:rPr>
        <w:t>ntibió</w:t>
      </w:r>
      <w:r w:rsidR="00BC3D67">
        <w:rPr>
          <w:rFonts w:ascii="Arial" w:hAnsi="Arial" w:cs="Arial"/>
          <w:lang w:val="es-ES_tradnl"/>
        </w:rPr>
        <w:t>ticos, penicilina, resistencia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Tiempo estimado (minutos)</w:t>
      </w:r>
      <w:r w:rsidR="00E63A09" w:rsidRPr="009C5DC9">
        <w:rPr>
          <w:rFonts w:ascii="Arial" w:hAnsi="Arial" w:cs="Arial"/>
          <w:lang w:val="es-ES_tradnl"/>
        </w:rPr>
        <w:t xml:space="preserve"> 15 minutos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88791B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5665EB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9636BF" w:rsidRPr="009C5DC9">
        <w:rPr>
          <w:rFonts w:ascii="Arial" w:hAnsi="Arial" w:cs="Arial"/>
          <w:lang w:val="es-ES_tradnl"/>
        </w:rPr>
        <w:t xml:space="preserve"> 1-Fácil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PROFESOR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lastRenderedPageBreak/>
        <w:t>Objetivo</w:t>
      </w:r>
    </w:p>
    <w:p w:rsidR="009636BF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636BF" w:rsidRPr="009C5DC9" w:rsidRDefault="00DF0A95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Explicar la necesidad </w:t>
      </w:r>
      <w:r w:rsidR="0042776D" w:rsidRPr="009C5DC9">
        <w:rPr>
          <w:rFonts w:ascii="Arial" w:hAnsi="Arial" w:cs="Arial"/>
          <w:lang w:val="es-ES_tradnl"/>
        </w:rPr>
        <w:t xml:space="preserve">que tiene la ciencia </w:t>
      </w:r>
      <w:r w:rsidRPr="009C5DC9">
        <w:rPr>
          <w:rFonts w:ascii="Arial" w:hAnsi="Arial" w:cs="Arial"/>
          <w:lang w:val="es-ES_tradnl"/>
        </w:rPr>
        <w:t>de</w:t>
      </w:r>
      <w:r w:rsidR="003F380D" w:rsidRPr="009C5DC9">
        <w:rPr>
          <w:rFonts w:ascii="Arial" w:hAnsi="Arial" w:cs="Arial"/>
          <w:lang w:val="es-ES_tradnl"/>
        </w:rPr>
        <w:t xml:space="preserve"> investigar y desarrollar nuevos antibióticos </w:t>
      </w:r>
      <w:r w:rsidR="00EA5E54" w:rsidRPr="009C5DC9">
        <w:rPr>
          <w:rFonts w:ascii="Arial" w:hAnsi="Arial" w:cs="Arial"/>
          <w:lang w:val="es-ES_tradnl"/>
        </w:rPr>
        <w:t xml:space="preserve">debido a la </w:t>
      </w:r>
      <w:r w:rsidR="00EA5E54" w:rsidRPr="009C5DC9">
        <w:rPr>
          <w:rFonts w:ascii="Arial" w:hAnsi="Arial" w:cs="Arial"/>
          <w:b/>
          <w:lang w:val="es-ES_tradnl"/>
        </w:rPr>
        <w:t>resistencia</w:t>
      </w:r>
      <w:r w:rsidR="00EA5E54" w:rsidRPr="009C5DC9">
        <w:rPr>
          <w:rFonts w:ascii="Arial" w:hAnsi="Arial" w:cs="Arial"/>
          <w:lang w:val="es-ES_tradnl"/>
        </w:rPr>
        <w:t xml:space="preserve"> que adquieren los microorganismos patógenos a los antibióticos existentes</w:t>
      </w:r>
      <w:r w:rsidR="00B20DCF" w:rsidRPr="009C5DC9">
        <w:rPr>
          <w:rFonts w:ascii="Arial" w:hAnsi="Arial" w:cs="Arial"/>
          <w:lang w:val="es-ES_tradnl"/>
        </w:rPr>
        <w:t>,</w:t>
      </w:r>
      <w:r w:rsidR="00EA5E54" w:rsidRPr="009C5DC9">
        <w:rPr>
          <w:rFonts w:ascii="Arial" w:hAnsi="Arial" w:cs="Arial"/>
          <w:lang w:val="es-ES_tradnl"/>
        </w:rPr>
        <w:t xml:space="preserve"> como parte de un proceso de </w:t>
      </w:r>
      <w:r w:rsidR="00EA5E54" w:rsidRPr="009C5DC9">
        <w:rPr>
          <w:rFonts w:ascii="Arial" w:hAnsi="Arial" w:cs="Arial"/>
          <w:b/>
          <w:lang w:val="es-ES_tradnl"/>
        </w:rPr>
        <w:t>adaptación</w:t>
      </w:r>
      <w:r w:rsidR="00EA5E54" w:rsidRPr="009C5DC9">
        <w:rPr>
          <w:rFonts w:ascii="Arial" w:hAnsi="Arial" w:cs="Arial"/>
          <w:lang w:val="es-ES_tradnl"/>
        </w:rPr>
        <w:t>.</w:t>
      </w:r>
    </w:p>
    <w:p w:rsidR="003F380D" w:rsidRPr="009C5DC9" w:rsidRDefault="003F380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F380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Antes de la presentación</w:t>
      </w:r>
    </w:p>
    <w:p w:rsidR="001F512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A574A" w:rsidRPr="009C5DC9" w:rsidRDefault="00367A5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Hágale</w:t>
      </w:r>
      <w:r w:rsidR="000C4686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 xml:space="preserve"> notar a sus estudiantes</w:t>
      </w:r>
      <w:r w:rsidR="00FF33A2" w:rsidRPr="009C5DC9">
        <w:rPr>
          <w:rFonts w:ascii="Arial" w:hAnsi="Arial" w:cs="Arial"/>
          <w:lang w:val="es-ES_tradnl"/>
        </w:rPr>
        <w:t xml:space="preserve"> cómo la </w:t>
      </w:r>
      <w:r w:rsidR="000C4686" w:rsidRPr="009C5DC9">
        <w:rPr>
          <w:rFonts w:ascii="Arial" w:hAnsi="Arial" w:cs="Arial"/>
          <w:lang w:val="es-ES_tradnl"/>
        </w:rPr>
        <w:t>M</w:t>
      </w:r>
      <w:r w:rsidR="00FF33A2" w:rsidRPr="009C5DC9">
        <w:rPr>
          <w:rFonts w:ascii="Arial" w:hAnsi="Arial" w:cs="Arial"/>
          <w:lang w:val="es-ES_tradnl"/>
        </w:rPr>
        <w:t xml:space="preserve">edicina se sirve de hechos científicos para cumplir </w:t>
      </w:r>
      <w:r w:rsidRPr="009C5DC9">
        <w:rPr>
          <w:rFonts w:ascii="Arial" w:hAnsi="Arial" w:cs="Arial"/>
          <w:lang w:val="es-ES_tradnl"/>
        </w:rPr>
        <w:t xml:space="preserve">con </w:t>
      </w:r>
      <w:r w:rsidR="00FF33A2" w:rsidRPr="009C5DC9">
        <w:rPr>
          <w:rFonts w:ascii="Arial" w:hAnsi="Arial" w:cs="Arial"/>
          <w:lang w:val="es-ES_tradnl"/>
        </w:rPr>
        <w:t>su cometido</w:t>
      </w:r>
      <w:r w:rsidRPr="009C5DC9">
        <w:rPr>
          <w:rFonts w:ascii="Arial" w:hAnsi="Arial" w:cs="Arial"/>
          <w:lang w:val="es-ES_tradnl"/>
        </w:rPr>
        <w:t xml:space="preserve"> de </w:t>
      </w:r>
      <w:r w:rsidR="00DF0A95" w:rsidRPr="009C5DC9">
        <w:rPr>
          <w:rFonts w:ascii="Arial" w:hAnsi="Arial" w:cs="Arial"/>
          <w:lang w:val="es-ES_tradnl"/>
        </w:rPr>
        <w:t>v</w:t>
      </w:r>
      <w:r w:rsidR="00FF33A2" w:rsidRPr="009C5DC9">
        <w:rPr>
          <w:rFonts w:ascii="Arial" w:hAnsi="Arial" w:cs="Arial"/>
          <w:lang w:val="es-ES_tradnl"/>
        </w:rPr>
        <w:t xml:space="preserve">elar por la salud de las personas. </w:t>
      </w:r>
      <w:r w:rsidRPr="009C5DC9">
        <w:rPr>
          <w:rFonts w:ascii="Arial" w:hAnsi="Arial" w:cs="Arial"/>
          <w:lang w:val="es-ES_tradnl"/>
        </w:rPr>
        <w:t xml:space="preserve">Recuérdeles </w:t>
      </w:r>
      <w:r w:rsidR="00FF33A2" w:rsidRPr="009C5DC9">
        <w:rPr>
          <w:rFonts w:ascii="Arial" w:hAnsi="Arial" w:cs="Arial"/>
          <w:lang w:val="es-ES_tradnl"/>
        </w:rPr>
        <w:t xml:space="preserve">que también son hechos científicos </w:t>
      </w:r>
      <w:r w:rsidR="00DF0A95" w:rsidRPr="009C5DC9">
        <w:rPr>
          <w:rFonts w:ascii="Arial" w:hAnsi="Arial" w:cs="Arial"/>
          <w:lang w:val="es-ES_tradnl"/>
        </w:rPr>
        <w:t>aquellas situaciones</w:t>
      </w:r>
      <w:r w:rsidR="00FF33A2" w:rsidRPr="009C5DC9">
        <w:rPr>
          <w:rFonts w:ascii="Arial" w:hAnsi="Arial" w:cs="Arial"/>
          <w:lang w:val="es-ES_tradnl"/>
        </w:rPr>
        <w:t xml:space="preserve"> que ponen en </w:t>
      </w:r>
      <w:r w:rsidR="00E678AB" w:rsidRPr="009C5DC9">
        <w:rPr>
          <w:rFonts w:ascii="Arial" w:hAnsi="Arial" w:cs="Arial"/>
          <w:lang w:val="es-ES_tradnl"/>
        </w:rPr>
        <w:t>riesgo la salud</w:t>
      </w:r>
      <w:r w:rsidR="00FF33A2" w:rsidRPr="009C5DC9">
        <w:rPr>
          <w:rFonts w:ascii="Arial" w:hAnsi="Arial" w:cs="Arial"/>
          <w:lang w:val="es-ES_tradnl"/>
        </w:rPr>
        <w:t xml:space="preserve">. </w:t>
      </w:r>
      <w:r w:rsidRPr="009C5DC9">
        <w:rPr>
          <w:rFonts w:ascii="Arial" w:hAnsi="Arial" w:cs="Arial"/>
          <w:lang w:val="es-ES_tradnl"/>
        </w:rPr>
        <w:t>Por ejemplo, l</w:t>
      </w:r>
      <w:r w:rsidR="00FF33A2" w:rsidRPr="009C5DC9">
        <w:rPr>
          <w:rFonts w:ascii="Arial" w:hAnsi="Arial" w:cs="Arial"/>
          <w:lang w:val="es-ES_tradnl"/>
        </w:rPr>
        <w:t xml:space="preserve">a existencia de parásitos, </w:t>
      </w:r>
      <w:r w:rsidRPr="009C5DC9">
        <w:rPr>
          <w:rFonts w:ascii="Arial" w:hAnsi="Arial" w:cs="Arial"/>
          <w:lang w:val="es-ES_tradnl"/>
        </w:rPr>
        <w:t>la desnutrición o las</w:t>
      </w:r>
      <w:r w:rsidR="00E678AB" w:rsidRPr="009C5DC9">
        <w:rPr>
          <w:rFonts w:ascii="Arial" w:hAnsi="Arial" w:cs="Arial"/>
          <w:lang w:val="es-ES_tradnl"/>
        </w:rPr>
        <w:t xml:space="preserve"> malformaciones son</w:t>
      </w:r>
      <w:r w:rsidR="00FF33A2" w:rsidRPr="009C5DC9">
        <w:rPr>
          <w:rFonts w:ascii="Arial" w:hAnsi="Arial" w:cs="Arial"/>
          <w:lang w:val="es-ES_tradnl"/>
        </w:rPr>
        <w:t xml:space="preserve"> hechos científicos. 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En esta presentación se evidenciará cómo la me</w:t>
      </w:r>
      <w:r w:rsidR="00E678AB" w:rsidRPr="009C5DC9">
        <w:rPr>
          <w:rFonts w:ascii="Arial" w:hAnsi="Arial" w:cs="Arial"/>
          <w:lang w:val="es-ES_tradnl"/>
        </w:rPr>
        <w:t>dicina tiene que lidiar con un</w:t>
      </w:r>
      <w:r w:rsidRPr="009C5DC9">
        <w:rPr>
          <w:rFonts w:ascii="Arial" w:hAnsi="Arial" w:cs="Arial"/>
          <w:lang w:val="es-ES_tradnl"/>
        </w:rPr>
        <w:t xml:space="preserve"> hecho </w:t>
      </w:r>
      <w:r w:rsidR="007A574A" w:rsidRPr="009C5DC9">
        <w:rPr>
          <w:rFonts w:ascii="Arial" w:hAnsi="Arial" w:cs="Arial"/>
          <w:lang w:val="es-ES_tradnl"/>
        </w:rPr>
        <w:t>científico</w:t>
      </w:r>
      <w:r w:rsidR="00E678AB" w:rsidRPr="009C5DC9">
        <w:rPr>
          <w:rFonts w:ascii="Arial" w:hAnsi="Arial" w:cs="Arial"/>
          <w:lang w:val="es-ES_tradnl"/>
        </w:rPr>
        <w:t>: la evolución de los microorganismos patógenos</w:t>
      </w:r>
      <w:r w:rsidRPr="009C5DC9">
        <w:rPr>
          <w:rFonts w:ascii="Arial" w:hAnsi="Arial" w:cs="Arial"/>
          <w:lang w:val="es-ES_tradnl"/>
        </w:rPr>
        <w:t xml:space="preserve"> por selección natural o artificial. </w:t>
      </w:r>
      <w:r w:rsidR="007A574A" w:rsidRPr="009C5DC9">
        <w:rPr>
          <w:rFonts w:ascii="Arial" w:hAnsi="Arial" w:cs="Arial"/>
          <w:lang w:val="es-ES_tradnl"/>
        </w:rPr>
        <w:t xml:space="preserve">Aunque los alumnos no hayan estudiado </w:t>
      </w:r>
      <w:r w:rsidR="001E27CB" w:rsidRPr="009C5DC9">
        <w:rPr>
          <w:rFonts w:ascii="Arial" w:hAnsi="Arial" w:cs="Arial"/>
          <w:lang w:val="es-ES_tradnl"/>
        </w:rPr>
        <w:t>todavía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7A574A" w:rsidRPr="009C5DC9">
        <w:rPr>
          <w:rFonts w:ascii="Arial" w:hAnsi="Arial" w:cs="Arial"/>
          <w:lang w:val="es-ES_tradnl"/>
        </w:rPr>
        <w:t xml:space="preserve">los principios de la evolución, </w:t>
      </w:r>
      <w:r w:rsidR="00367A53" w:rsidRPr="009C5DC9">
        <w:rPr>
          <w:rFonts w:ascii="Arial" w:hAnsi="Arial" w:cs="Arial"/>
          <w:lang w:val="es-ES_tradnl"/>
        </w:rPr>
        <w:t>explíqueles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lang w:val="es-ES_tradnl"/>
        </w:rPr>
        <w:t xml:space="preserve">en términos simples la forma en </w:t>
      </w:r>
      <w:r w:rsidR="00367A53" w:rsidRPr="009C5DC9">
        <w:rPr>
          <w:rFonts w:ascii="Arial" w:hAnsi="Arial" w:cs="Arial"/>
          <w:lang w:val="es-ES_tradnl"/>
        </w:rPr>
        <w:t xml:space="preserve">la </w:t>
      </w:r>
      <w:r w:rsidR="00E678AB" w:rsidRPr="009C5DC9">
        <w:rPr>
          <w:rFonts w:ascii="Arial" w:hAnsi="Arial" w:cs="Arial"/>
          <w:lang w:val="es-ES_tradnl"/>
        </w:rPr>
        <w:t xml:space="preserve">que los </w:t>
      </w:r>
      <w:r w:rsidR="00A7393A" w:rsidRPr="009C5DC9">
        <w:rPr>
          <w:rFonts w:ascii="Arial" w:hAnsi="Arial" w:cs="Arial"/>
          <w:lang w:val="es-ES_tradnl"/>
        </w:rPr>
        <w:t>microorganismos</w:t>
      </w:r>
      <w:r w:rsidR="00E678AB" w:rsidRPr="009C5DC9">
        <w:rPr>
          <w:rFonts w:ascii="Arial" w:hAnsi="Arial" w:cs="Arial"/>
          <w:lang w:val="es-ES_tradnl"/>
        </w:rPr>
        <w:t xml:space="preserve"> adquieren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E678AB" w:rsidRPr="009C5DC9">
        <w:rPr>
          <w:rFonts w:ascii="Arial" w:hAnsi="Arial" w:cs="Arial"/>
          <w:lang w:val="es-ES_tradnl"/>
        </w:rPr>
        <w:t xml:space="preserve"> a un medicamento </w:t>
      </w:r>
      <w:r w:rsidR="00367A53" w:rsidRPr="009C5DC9">
        <w:rPr>
          <w:rFonts w:ascii="Arial" w:hAnsi="Arial" w:cs="Arial"/>
          <w:lang w:val="es-ES_tradnl"/>
        </w:rPr>
        <w:t xml:space="preserve">como parte de un proceso de </w:t>
      </w:r>
      <w:r w:rsidR="00367A53" w:rsidRPr="009C5DC9">
        <w:rPr>
          <w:rFonts w:ascii="Arial" w:hAnsi="Arial" w:cs="Arial"/>
          <w:b/>
          <w:lang w:val="es-ES_tradnl"/>
        </w:rPr>
        <w:t>adaptación</w:t>
      </w:r>
      <w:r w:rsidR="00367A53" w:rsidRPr="009C5DC9">
        <w:rPr>
          <w:rFonts w:ascii="Arial" w:hAnsi="Arial" w:cs="Arial"/>
          <w:lang w:val="es-ES_tradnl"/>
        </w:rPr>
        <w:t>.</w:t>
      </w: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1F512D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D</w:t>
      </w:r>
      <w:r w:rsidR="00C245D1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>spués de la presentación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E92C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Asegúrese de que todos sus</w:t>
      </w:r>
      <w:r w:rsidR="00D67E88" w:rsidRPr="009C5DC9">
        <w:rPr>
          <w:rFonts w:ascii="Arial" w:hAnsi="Arial" w:cs="Arial"/>
          <w:lang w:val="es-ES_tradnl"/>
        </w:rPr>
        <w:t xml:space="preserve"> estudiantes </w:t>
      </w:r>
      <w:r w:rsidR="00E678AB" w:rsidRPr="009C5DC9">
        <w:rPr>
          <w:rFonts w:ascii="Arial" w:hAnsi="Arial" w:cs="Arial"/>
          <w:lang w:val="es-ES_tradnl"/>
        </w:rPr>
        <w:t>hayan comprendido</w:t>
      </w:r>
      <w:r w:rsidR="003729BC">
        <w:rPr>
          <w:rFonts w:ascii="Arial" w:hAnsi="Arial" w:cs="Arial"/>
          <w:lang w:val="es-ES_tradnl"/>
        </w:rPr>
        <w:t xml:space="preserve"> </w:t>
      </w:r>
      <w:r w:rsidR="00FF33A2" w:rsidRPr="009C5DC9">
        <w:rPr>
          <w:rFonts w:ascii="Arial" w:hAnsi="Arial" w:cs="Arial"/>
          <w:lang w:val="es-ES_tradnl"/>
        </w:rPr>
        <w:t>cómo los microorganismos</w:t>
      </w:r>
      <w:r w:rsidR="00D67E88" w:rsidRPr="009C5DC9">
        <w:rPr>
          <w:rFonts w:ascii="Arial" w:hAnsi="Arial" w:cs="Arial"/>
          <w:lang w:val="es-ES_tradnl"/>
        </w:rPr>
        <w:t xml:space="preserve"> desarrolla</w:t>
      </w:r>
      <w:r w:rsidR="00FF33A2" w:rsidRPr="009C5DC9">
        <w:rPr>
          <w:rFonts w:ascii="Arial" w:hAnsi="Arial" w:cs="Arial"/>
          <w:lang w:val="es-ES_tradnl"/>
        </w:rPr>
        <w:t>n</w:t>
      </w:r>
      <w:r w:rsidR="00D67E88" w:rsidRPr="009C5DC9">
        <w:rPr>
          <w:rFonts w:ascii="Arial" w:hAnsi="Arial" w:cs="Arial"/>
          <w:lang w:val="es-ES_tradnl"/>
        </w:rPr>
        <w:t xml:space="preserve"> resistencia a </w:t>
      </w:r>
      <w:r w:rsidR="00FF33A2" w:rsidRPr="009C5DC9">
        <w:rPr>
          <w:rFonts w:ascii="Arial" w:hAnsi="Arial" w:cs="Arial"/>
          <w:lang w:val="es-ES_tradnl"/>
        </w:rPr>
        <w:t xml:space="preserve">los </w:t>
      </w:r>
      <w:r w:rsidR="00D67E88" w:rsidRPr="009C5DC9">
        <w:rPr>
          <w:rFonts w:ascii="Arial" w:hAnsi="Arial" w:cs="Arial"/>
          <w:lang w:val="es-ES_tradnl"/>
        </w:rPr>
        <w:t>antibióticos y cuáles son las consecuencias de es</w:t>
      </w:r>
      <w:r w:rsidR="00FF33A2" w:rsidRPr="009C5DC9">
        <w:rPr>
          <w:rFonts w:ascii="Arial" w:hAnsi="Arial" w:cs="Arial"/>
          <w:lang w:val="es-ES_tradnl"/>
        </w:rPr>
        <w:t>t</w:t>
      </w:r>
      <w:r w:rsidR="00D67E88" w:rsidRPr="009C5DC9">
        <w:rPr>
          <w:rFonts w:ascii="Arial" w:hAnsi="Arial" w:cs="Arial"/>
          <w:lang w:val="es-ES_tradnl"/>
        </w:rPr>
        <w:t>e hecho. Una vez se cuente con esa com</w:t>
      </w:r>
      <w:r w:rsidR="001C675E" w:rsidRPr="009C5DC9">
        <w:rPr>
          <w:rFonts w:ascii="Arial" w:hAnsi="Arial" w:cs="Arial"/>
          <w:lang w:val="es-ES_tradnl"/>
        </w:rPr>
        <w:t xml:space="preserve">prensión, </w:t>
      </w:r>
      <w:r w:rsidRPr="009C5DC9">
        <w:rPr>
          <w:rFonts w:ascii="Arial" w:hAnsi="Arial" w:cs="Arial"/>
          <w:lang w:val="es-ES_tradnl"/>
        </w:rPr>
        <w:t>organice</w:t>
      </w:r>
      <w:r w:rsidR="001C675E" w:rsidRPr="009C5DC9">
        <w:rPr>
          <w:rFonts w:ascii="Arial" w:hAnsi="Arial" w:cs="Arial"/>
          <w:lang w:val="es-ES_tradnl"/>
        </w:rPr>
        <w:t xml:space="preserve"> una discusión grupal acerca de</w:t>
      </w:r>
      <w:r w:rsidR="00D67E88" w:rsidRPr="009C5DC9">
        <w:rPr>
          <w:rFonts w:ascii="Arial" w:hAnsi="Arial" w:cs="Arial"/>
          <w:lang w:val="es-ES_tradnl"/>
        </w:rPr>
        <w:t xml:space="preserve"> los </w:t>
      </w:r>
      <w:r w:rsidR="00E678AB" w:rsidRPr="009C5DC9">
        <w:rPr>
          <w:rFonts w:ascii="Arial" w:hAnsi="Arial" w:cs="Arial"/>
          <w:lang w:val="es-ES_tradnl"/>
        </w:rPr>
        <w:t xml:space="preserve">malos </w:t>
      </w:r>
      <w:r w:rsidR="00D67E88" w:rsidRPr="009C5DC9">
        <w:rPr>
          <w:rFonts w:ascii="Arial" w:hAnsi="Arial" w:cs="Arial"/>
          <w:lang w:val="es-ES_tradnl"/>
        </w:rPr>
        <w:t xml:space="preserve">hábitos </w:t>
      </w:r>
      <w:r w:rsidR="00FE5AD5" w:rsidRPr="009C5DC9">
        <w:rPr>
          <w:rFonts w:ascii="Arial" w:hAnsi="Arial" w:cs="Arial"/>
          <w:lang w:val="es-ES_tradnl"/>
        </w:rPr>
        <w:t>de</w:t>
      </w:r>
      <w:r w:rsidR="00D67E88" w:rsidRPr="009C5DC9">
        <w:rPr>
          <w:rFonts w:ascii="Arial" w:hAnsi="Arial" w:cs="Arial"/>
          <w:lang w:val="es-ES_tradnl"/>
        </w:rPr>
        <w:t xml:space="preserve"> las personas</w:t>
      </w:r>
      <w:r w:rsidRPr="009C5DC9">
        <w:rPr>
          <w:rFonts w:ascii="Arial" w:hAnsi="Arial" w:cs="Arial"/>
          <w:lang w:val="es-ES_tradnl"/>
        </w:rPr>
        <w:t xml:space="preserve"> con relación al consumo de antibióticos</w:t>
      </w:r>
      <w:r w:rsidR="00E678AB" w:rsidRPr="009C5DC9">
        <w:rPr>
          <w:rFonts w:ascii="Arial" w:hAnsi="Arial" w:cs="Arial"/>
          <w:lang w:val="es-ES_tradnl"/>
        </w:rPr>
        <w:t xml:space="preserve"> y</w:t>
      </w:r>
      <w:r w:rsidRPr="009C5DC9">
        <w:rPr>
          <w:rFonts w:ascii="Arial" w:hAnsi="Arial" w:cs="Arial"/>
          <w:lang w:val="es-ES_tradnl"/>
        </w:rPr>
        <w:t xml:space="preserve"> c</w:t>
      </w:r>
      <w:r w:rsidR="00B20DCF" w:rsidRPr="009C5DC9">
        <w:rPr>
          <w:rFonts w:ascii="Arial" w:hAnsi="Arial" w:cs="Arial"/>
          <w:lang w:val="es-ES_tradnl"/>
        </w:rPr>
        <w:t>ó</w:t>
      </w:r>
      <w:r w:rsidRPr="009C5DC9">
        <w:rPr>
          <w:rFonts w:ascii="Arial" w:hAnsi="Arial" w:cs="Arial"/>
          <w:lang w:val="es-ES_tradnl"/>
        </w:rPr>
        <w:t xml:space="preserve">mo esto </w:t>
      </w:r>
      <w:r w:rsidR="009A7BE0" w:rsidRPr="009C5DC9">
        <w:rPr>
          <w:rFonts w:ascii="Arial" w:hAnsi="Arial" w:cs="Arial"/>
          <w:lang w:val="es-ES_tradnl"/>
        </w:rPr>
        <w:t>genera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4A2D10">
        <w:rPr>
          <w:rFonts w:ascii="Arial" w:hAnsi="Arial" w:cs="Arial"/>
          <w:b/>
          <w:lang w:val="es-ES_tradnl"/>
        </w:rPr>
        <w:t xml:space="preserve"> </w:t>
      </w:r>
      <w:r w:rsidR="00D67E88" w:rsidRPr="009C5DC9">
        <w:rPr>
          <w:rFonts w:ascii="Arial" w:hAnsi="Arial" w:cs="Arial"/>
          <w:lang w:val="es-ES_tradnl"/>
        </w:rPr>
        <w:t>de los patógenos a los antibiót</w:t>
      </w:r>
      <w:r w:rsidR="009A7BE0" w:rsidRPr="009C5DC9">
        <w:rPr>
          <w:rFonts w:ascii="Arial" w:hAnsi="Arial" w:cs="Arial"/>
          <w:lang w:val="es-ES_tradnl"/>
        </w:rPr>
        <w:t>icos. Además considere con sus alumnos</w:t>
      </w:r>
      <w:r w:rsidR="00FF33A2" w:rsidRPr="009C5DC9">
        <w:rPr>
          <w:rFonts w:ascii="Arial" w:hAnsi="Arial" w:cs="Arial"/>
          <w:lang w:val="es-ES_tradnl"/>
        </w:rPr>
        <w:t xml:space="preserve"> cuáles </w:t>
      </w:r>
      <w:r w:rsidR="001C675E" w:rsidRPr="009C5DC9">
        <w:rPr>
          <w:rFonts w:ascii="Arial" w:hAnsi="Arial" w:cs="Arial"/>
          <w:lang w:val="es-ES_tradnl"/>
        </w:rPr>
        <w:t>serían</w:t>
      </w:r>
      <w:r w:rsidR="00FF33A2" w:rsidRPr="009C5DC9">
        <w:rPr>
          <w:rFonts w:ascii="Arial" w:hAnsi="Arial" w:cs="Arial"/>
          <w:lang w:val="es-ES_tradnl"/>
        </w:rPr>
        <w:t xml:space="preserve"> las acciones recomendadas para no agudizar este problema.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Luego señale</w:t>
      </w:r>
      <w:r w:rsidR="007A574A" w:rsidRPr="009C5DC9">
        <w:rPr>
          <w:rFonts w:ascii="Arial" w:hAnsi="Arial" w:cs="Arial"/>
          <w:lang w:val="es-ES_tradnl"/>
        </w:rPr>
        <w:t xml:space="preserve"> la importancia de continuar con la investigación científica, pues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a pesar de los logros obtenidos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la medicina </w:t>
      </w:r>
      <w:r w:rsidR="001C675E" w:rsidRPr="009C5DC9">
        <w:rPr>
          <w:rFonts w:ascii="Arial" w:hAnsi="Arial" w:cs="Arial"/>
          <w:lang w:val="es-ES_tradnl"/>
        </w:rPr>
        <w:t>debe actuar de acuerdo con las</w:t>
      </w:r>
      <w:r w:rsidR="007A574A" w:rsidRPr="009C5DC9">
        <w:rPr>
          <w:rFonts w:ascii="Arial" w:hAnsi="Arial" w:cs="Arial"/>
          <w:lang w:val="es-ES_tradnl"/>
        </w:rPr>
        <w:t xml:space="preserve"> condiciones cambiantes</w:t>
      </w:r>
      <w:r w:rsidR="001C675E" w:rsidRPr="009C5DC9">
        <w:rPr>
          <w:rFonts w:ascii="Arial" w:hAnsi="Arial" w:cs="Arial"/>
          <w:lang w:val="es-ES_tradnl"/>
        </w:rPr>
        <w:t xml:space="preserve"> y contar siempre con la ciencia para cumplir</w:t>
      </w:r>
      <w:r w:rsidRPr="009C5DC9">
        <w:rPr>
          <w:rFonts w:ascii="Arial" w:hAnsi="Arial" w:cs="Arial"/>
          <w:lang w:val="es-ES_tradnl"/>
        </w:rPr>
        <w:t xml:space="preserve"> con </w:t>
      </w:r>
      <w:r w:rsidR="001C675E" w:rsidRPr="009C5DC9">
        <w:rPr>
          <w:rFonts w:ascii="Arial" w:hAnsi="Arial" w:cs="Arial"/>
          <w:lang w:val="es-ES_tradnl"/>
        </w:rPr>
        <w:t>este objetivo.</w:t>
      </w:r>
    </w:p>
    <w:p w:rsidR="009A7BE0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Para profundizar en este tema </w:t>
      </w:r>
      <w:r w:rsidR="009A7BE0" w:rsidRPr="009C5DC9">
        <w:rPr>
          <w:rFonts w:ascii="Arial" w:hAnsi="Arial" w:cs="Arial"/>
          <w:lang w:val="es-ES_tradnl"/>
        </w:rPr>
        <w:t>consulte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066884" w:rsidRPr="009C5DC9">
        <w:rPr>
          <w:rFonts w:ascii="Arial" w:hAnsi="Arial" w:cs="Arial"/>
          <w:lang w:val="es-ES_tradnl"/>
        </w:rPr>
        <w:t>“</w:t>
      </w:r>
      <w:r w:rsidR="00453811" w:rsidRPr="009C5DC9">
        <w:rPr>
          <w:rFonts w:ascii="Arial" w:hAnsi="Arial" w:cs="Arial"/>
          <w:lang w:val="es-ES_tradnl"/>
        </w:rPr>
        <w:t>Resistencia a los antimicrobianos</w:t>
      </w:r>
      <w:r w:rsidR="00066884" w:rsidRPr="009C5DC9">
        <w:rPr>
          <w:rFonts w:ascii="Arial" w:hAnsi="Arial" w:cs="Arial"/>
          <w:lang w:val="es-ES_tradnl"/>
        </w:rPr>
        <w:t>”, artículo</w:t>
      </w:r>
      <w:r w:rsidRPr="009C5DC9">
        <w:rPr>
          <w:rFonts w:ascii="Arial" w:hAnsi="Arial" w:cs="Arial"/>
          <w:lang w:val="es-ES_tradnl"/>
        </w:rPr>
        <w:t xml:space="preserve"> de la </w:t>
      </w:r>
      <w:r w:rsidR="00066884" w:rsidRPr="009C5DC9">
        <w:rPr>
          <w:rFonts w:ascii="Arial" w:hAnsi="Arial" w:cs="Arial"/>
          <w:lang w:val="es-ES_tradnl"/>
        </w:rPr>
        <w:t>Organización Mundial de la Salud (</w:t>
      </w:r>
      <w:r w:rsidRPr="009C5DC9">
        <w:rPr>
          <w:rFonts w:ascii="Arial" w:hAnsi="Arial" w:cs="Arial"/>
          <w:lang w:val="es-ES_tradnl"/>
        </w:rPr>
        <w:t>OMS</w:t>
      </w:r>
      <w:r w:rsidR="00066884" w:rsidRPr="009C5DC9">
        <w:rPr>
          <w:rFonts w:ascii="Arial" w:hAnsi="Arial" w:cs="Arial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con datos, cifras y </w:t>
      </w:r>
      <w:r w:rsidR="00490BC8" w:rsidRPr="009C5DC9">
        <w:rPr>
          <w:rFonts w:ascii="Arial" w:hAnsi="Arial" w:cs="Arial"/>
          <w:lang w:val="es-ES_tradnl"/>
        </w:rPr>
        <w:t>explicaciones</w:t>
      </w:r>
      <w:r w:rsidR="001C675E" w:rsidRPr="009C5DC9">
        <w:rPr>
          <w:rFonts w:ascii="Arial" w:hAnsi="Arial" w:cs="Arial"/>
          <w:lang w:val="es-ES_tradnl"/>
        </w:rPr>
        <w:t xml:space="preserve"> al respecto, el </w:t>
      </w:r>
      <w:r w:rsidR="001C675E" w:rsidRPr="009C5DC9">
        <w:rPr>
          <w:rFonts w:ascii="Arial" w:hAnsi="Arial" w:cs="Arial"/>
          <w:lang w:val="es-ES_tradnl"/>
        </w:rPr>
        <w:lastRenderedPageBreak/>
        <w:t>cual</w:t>
      </w:r>
      <w:r w:rsidR="003577E8" w:rsidRPr="009C5DC9">
        <w:rPr>
          <w:rFonts w:ascii="Arial" w:hAnsi="Arial" w:cs="Arial"/>
          <w:lang w:val="es-ES_tradnl"/>
        </w:rPr>
        <w:t xml:space="preserve"> pued</w:t>
      </w:r>
      <w:r w:rsidRPr="009C5DC9">
        <w:rPr>
          <w:rFonts w:ascii="Arial" w:hAnsi="Arial" w:cs="Arial"/>
          <w:lang w:val="es-ES_tradnl"/>
        </w:rPr>
        <w:t>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enco</w:t>
      </w:r>
      <w:r w:rsidR="003577E8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trar en el siguiente </w:t>
      </w:r>
      <w:r w:rsidR="00B20DCF" w:rsidRPr="009C5DC9">
        <w:rPr>
          <w:rFonts w:ascii="Arial" w:hAnsi="Arial" w:cs="Arial"/>
          <w:lang w:val="es-ES_tradnl"/>
        </w:rPr>
        <w:t>enlace</w:t>
      </w:r>
      <w:r w:rsidRPr="009C5DC9">
        <w:rPr>
          <w:rFonts w:ascii="Arial" w:hAnsi="Arial" w:cs="Arial"/>
          <w:lang w:val="es-ES_tradnl"/>
        </w:rPr>
        <w:t xml:space="preserve">: </w:t>
      </w:r>
      <w:r w:rsidR="00453811" w:rsidRPr="009C5DC9">
        <w:rPr>
          <w:rFonts w:ascii="Arial" w:hAnsi="Arial" w:cs="Arial"/>
          <w:lang w:val="es-CO"/>
        </w:rPr>
        <w:t>http://www.who.int/mediacentre/factsheets/fs194/es/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95385" w:rsidRPr="009C5DC9" w:rsidRDefault="00D67E88" w:rsidP="00A752E6">
      <w:pPr>
        <w:spacing w:line="360" w:lineRule="auto"/>
        <w:jc w:val="both"/>
        <w:rPr>
          <w:ins w:id="1" w:author="ggcv" w:date="2015-03-11T14:48:00Z"/>
          <w:rFonts w:ascii="Arial" w:hAnsi="Arial" w:cs="Arial"/>
          <w:lang w:val="es-CO"/>
        </w:rPr>
      </w:pPr>
      <w:r w:rsidRPr="009C5DC9">
        <w:rPr>
          <w:rFonts w:ascii="Arial" w:hAnsi="Arial" w:cs="Arial"/>
          <w:lang w:val="es-ES_tradnl"/>
        </w:rPr>
        <w:t xml:space="preserve">También </w:t>
      </w:r>
      <w:r w:rsidR="009A7BE0" w:rsidRPr="009C5DC9">
        <w:rPr>
          <w:rFonts w:ascii="Arial" w:hAnsi="Arial" w:cs="Arial"/>
          <w:lang w:val="es-ES_tradnl"/>
        </w:rPr>
        <w:t>consulte el</w:t>
      </w:r>
      <w:r w:rsidRPr="009C5DC9">
        <w:rPr>
          <w:rFonts w:ascii="Arial" w:hAnsi="Arial" w:cs="Arial"/>
          <w:lang w:val="es-ES_tradnl"/>
        </w:rPr>
        <w:t xml:space="preserve"> resumen del </w:t>
      </w:r>
      <w:r w:rsidR="00FD1F3A" w:rsidRPr="009C5DC9">
        <w:rPr>
          <w:rFonts w:ascii="Arial" w:hAnsi="Arial" w:cs="Arial"/>
          <w:lang w:val="es-ES_tradnl"/>
        </w:rPr>
        <w:t xml:space="preserve">“Primer informe mundial </w:t>
      </w:r>
      <w:r w:rsidRPr="009C5DC9">
        <w:rPr>
          <w:rFonts w:ascii="Arial" w:hAnsi="Arial" w:cs="Arial"/>
          <w:lang w:val="es-ES_tradnl"/>
        </w:rPr>
        <w:t xml:space="preserve">de la OMS </w:t>
      </w:r>
      <w:r w:rsidR="00395385" w:rsidRPr="009C5DC9">
        <w:rPr>
          <w:rFonts w:ascii="Arial" w:hAnsi="Arial" w:cs="Arial"/>
          <w:lang w:val="es-ES_tradnl"/>
        </w:rPr>
        <w:t>sob</w:t>
      </w:r>
      <w:r w:rsidR="00FD1F3A" w:rsidRPr="009C5DC9">
        <w:rPr>
          <w:rFonts w:ascii="Arial" w:hAnsi="Arial" w:cs="Arial"/>
          <w:lang w:val="es-ES_tradnl"/>
        </w:rPr>
        <w:t>r</w:t>
      </w:r>
      <w:r w:rsidR="00395385" w:rsidRPr="009C5DC9">
        <w:rPr>
          <w:rFonts w:ascii="Arial" w:hAnsi="Arial" w:cs="Arial"/>
          <w:lang w:val="es-ES_tradnl"/>
        </w:rPr>
        <w:t>e la resistencia a ant</w:t>
      </w:r>
      <w:r w:rsidRPr="009C5DC9">
        <w:rPr>
          <w:rFonts w:ascii="Arial" w:hAnsi="Arial" w:cs="Arial"/>
          <w:lang w:val="es-ES_tradnl"/>
        </w:rPr>
        <w:t>ibióticos</w:t>
      </w:r>
      <w:r w:rsidR="00FD1F3A" w:rsidRPr="009C5DC9">
        <w:rPr>
          <w:rFonts w:ascii="Arial" w:hAnsi="Arial" w:cs="Arial"/>
          <w:lang w:val="es-ES_tradnl"/>
        </w:rPr>
        <w:t>”</w:t>
      </w:r>
      <w:r w:rsidRPr="009C5DC9">
        <w:rPr>
          <w:rFonts w:ascii="Arial" w:hAnsi="Arial" w:cs="Arial"/>
          <w:lang w:val="es-ES_tradnl"/>
        </w:rPr>
        <w:t xml:space="preserve"> en la siguiente dirección: </w:t>
      </w:r>
      <w:ins w:id="2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begin"/>
        </w:r>
        <w:r w:rsidR="0076275F" w:rsidRPr="009C5DC9">
          <w:rPr>
            <w:rFonts w:ascii="Arial" w:hAnsi="Arial" w:cs="Arial"/>
            <w:lang w:val="es-CO"/>
          </w:rPr>
          <w:instrText xml:space="preserve"> HYPERLINK "</w:instrText>
        </w:r>
      </w:ins>
      <w:r w:rsidR="0076275F" w:rsidRPr="009C5DC9">
        <w:rPr>
          <w:rFonts w:ascii="Arial" w:hAnsi="Arial" w:cs="Arial"/>
          <w:lang w:val="es-CO"/>
        </w:rPr>
        <w:instrText>http://www.who.int/mediacentre/news/releases/2014/amr-report/es/</w:instrText>
      </w:r>
      <w:ins w:id="3" w:author="ggcv" w:date="2015-03-11T14:48:00Z">
        <w:r w:rsidR="0076275F" w:rsidRPr="009C5DC9">
          <w:rPr>
            <w:rFonts w:ascii="Arial" w:hAnsi="Arial" w:cs="Arial"/>
            <w:lang w:val="es-CO"/>
          </w:rPr>
          <w:instrText xml:space="preserve">" </w:instrText>
        </w:r>
        <w:r w:rsidR="004F3E00" w:rsidRPr="009C5DC9">
          <w:rPr>
            <w:rFonts w:ascii="Arial" w:hAnsi="Arial" w:cs="Arial"/>
            <w:lang w:val="es-CO"/>
          </w:rPr>
          <w:fldChar w:fldCharType="separate"/>
        </w:r>
      </w:ins>
      <w:r w:rsidR="0076275F" w:rsidRPr="009C5DC9">
        <w:rPr>
          <w:rStyle w:val="Hipervnculo"/>
          <w:rFonts w:ascii="Arial" w:hAnsi="Arial" w:cs="Arial"/>
          <w:lang w:val="es-CO"/>
        </w:rPr>
        <w:t>http://www.who.int/mediacentre/news/releases/2014/amr-report/es/</w:t>
      </w:r>
      <w:ins w:id="4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end"/>
        </w:r>
      </w:ins>
    </w:p>
    <w:p w:rsidR="0076275F" w:rsidRPr="009C5DC9" w:rsidRDefault="0076275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ALUMNO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</w:t>
      </w:r>
      <w:r w:rsidR="00C2368E" w:rsidRPr="009C5DC9">
        <w:rPr>
          <w:rFonts w:ascii="Arial" w:hAnsi="Arial" w:cs="Arial"/>
          <w:lang w:val="es-ES_tradnl"/>
        </w:rPr>
        <w:t>M</w:t>
      </w:r>
      <w:r w:rsidRPr="009C5DC9">
        <w:rPr>
          <w:rFonts w:ascii="Arial" w:hAnsi="Arial" w:cs="Arial"/>
          <w:lang w:val="es-ES_tradnl"/>
        </w:rPr>
        <w:t>edicina tiene que lidiar con un hecho científico: los microorganismos</w:t>
      </w:r>
      <w:r w:rsidR="0040200E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 xml:space="preserve"> adquieren </w:t>
      </w:r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a un medicamento como parte de un proceso de </w:t>
      </w:r>
      <w:r w:rsidRPr="009C5DC9">
        <w:rPr>
          <w:rFonts w:ascii="Arial" w:hAnsi="Arial" w:cs="Arial"/>
          <w:b/>
          <w:lang w:val="es-ES_tradnl"/>
        </w:rPr>
        <w:t>adaptación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14DE9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Los microorganismos desarrollan resistencia a los antibióticos debido a los malos hábitos </w:t>
      </w:r>
      <w:r w:rsidR="00C2368E" w:rsidRPr="009C5DC9">
        <w:rPr>
          <w:rFonts w:ascii="Arial" w:hAnsi="Arial" w:cs="Arial"/>
          <w:lang w:val="es-ES_tradnl"/>
        </w:rPr>
        <w:t>de</w:t>
      </w:r>
      <w:r w:rsidRPr="009C5DC9">
        <w:rPr>
          <w:rFonts w:ascii="Arial" w:hAnsi="Arial" w:cs="Arial"/>
          <w:lang w:val="es-ES_tradnl"/>
        </w:rPr>
        <w:t xml:space="preserve"> las personas </w:t>
      </w:r>
      <w:r w:rsidR="00C2368E" w:rsidRPr="009C5DC9">
        <w:rPr>
          <w:rFonts w:ascii="Arial" w:hAnsi="Arial" w:cs="Arial"/>
          <w:lang w:val="es-ES_tradnl"/>
        </w:rPr>
        <w:t>a</w:t>
      </w:r>
      <w:r w:rsidRPr="009C5DC9">
        <w:rPr>
          <w:rFonts w:ascii="Arial" w:hAnsi="Arial" w:cs="Arial"/>
          <w:lang w:val="es-ES_tradnl"/>
        </w:rPr>
        <w:t>l consum</w:t>
      </w:r>
      <w:r w:rsidR="00C2368E" w:rsidRPr="009C5DC9">
        <w:rPr>
          <w:rFonts w:ascii="Arial" w:hAnsi="Arial" w:cs="Arial"/>
          <w:lang w:val="es-ES_tradnl"/>
        </w:rPr>
        <w:t>irl</w:t>
      </w:r>
      <w:r w:rsidR="00514DE9" w:rsidRPr="009C5DC9">
        <w:rPr>
          <w:rFonts w:ascii="Arial" w:hAnsi="Arial" w:cs="Arial"/>
          <w:lang w:val="es-ES_tradnl"/>
        </w:rPr>
        <w:t>os</w:t>
      </w:r>
      <w:r w:rsidRPr="009C5DC9">
        <w:rPr>
          <w:rFonts w:ascii="Arial" w:hAnsi="Arial" w:cs="Arial"/>
          <w:lang w:val="es-ES_tradnl"/>
        </w:rPr>
        <w:t>. E</w:t>
      </w:r>
      <w:r w:rsidR="00514DE9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>o</w:t>
      </w:r>
      <w:r w:rsidR="00514DE9" w:rsidRPr="009C5DC9">
        <w:rPr>
          <w:rFonts w:ascii="Arial" w:hAnsi="Arial" w:cs="Arial"/>
          <w:lang w:val="es-ES_tradnl"/>
        </w:rPr>
        <w:t>s malos hábitos</w:t>
      </w:r>
      <w:r w:rsidRPr="009C5DC9">
        <w:rPr>
          <w:rFonts w:ascii="Arial" w:hAnsi="Arial" w:cs="Arial"/>
          <w:lang w:val="es-ES_tradnl"/>
        </w:rPr>
        <w:t xml:space="preserve"> genera</w:t>
      </w:r>
      <w:r w:rsidR="00514DE9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de los </w:t>
      </w:r>
      <w:r w:rsidR="00514DE9" w:rsidRPr="009C5DC9">
        <w:rPr>
          <w:rFonts w:ascii="Arial" w:hAnsi="Arial" w:cs="Arial"/>
          <w:lang w:val="es-ES_tradnl"/>
        </w:rPr>
        <w:t>microorganismos</w:t>
      </w:r>
      <w:r w:rsidRPr="009C5DC9">
        <w:rPr>
          <w:rFonts w:ascii="Arial" w:hAnsi="Arial" w:cs="Arial"/>
          <w:lang w:val="es-ES_tradnl"/>
        </w:rPr>
        <w:t xml:space="preserve"> a los antibióticos</w:t>
      </w:r>
      <w:r w:rsidR="00B20DCF" w:rsidRPr="009C5DC9">
        <w:rPr>
          <w:rFonts w:ascii="Arial" w:hAnsi="Arial" w:cs="Arial"/>
          <w:lang w:val="es-ES_tradnl"/>
        </w:rPr>
        <w:t>,</w:t>
      </w:r>
      <w:r w:rsidR="00514DE9" w:rsidRPr="009C5DC9">
        <w:rPr>
          <w:rFonts w:ascii="Arial" w:hAnsi="Arial" w:cs="Arial"/>
          <w:lang w:val="es-ES_tradnl"/>
        </w:rPr>
        <w:t xml:space="preserve"> de tal manera que </w:t>
      </w:r>
      <w:r w:rsidR="00B20DCF" w:rsidRPr="009C5DC9">
        <w:rPr>
          <w:rFonts w:ascii="Arial" w:hAnsi="Arial" w:cs="Arial"/>
          <w:lang w:val="es-ES_tradnl"/>
        </w:rPr>
        <w:t xml:space="preserve">su </w:t>
      </w:r>
      <w:r w:rsidR="00514DE9" w:rsidRPr="009C5DC9">
        <w:rPr>
          <w:rFonts w:ascii="Arial" w:hAnsi="Arial" w:cs="Arial"/>
          <w:lang w:val="es-ES_tradnl"/>
        </w:rPr>
        <w:t xml:space="preserve">uso </w:t>
      </w:r>
      <w:r w:rsidR="00B20DCF" w:rsidRPr="009C5DC9">
        <w:rPr>
          <w:rFonts w:ascii="Arial" w:hAnsi="Arial" w:cs="Arial"/>
          <w:lang w:val="es-ES_tradnl"/>
        </w:rPr>
        <w:t xml:space="preserve">se hace </w:t>
      </w:r>
      <w:r w:rsidR="00514DE9" w:rsidRPr="009C5DC9">
        <w:rPr>
          <w:rFonts w:ascii="Arial" w:hAnsi="Arial" w:cs="Arial"/>
          <w:lang w:val="es-ES_tradnl"/>
        </w:rPr>
        <w:t>cada vez menos efectivo</w:t>
      </w:r>
      <w:r w:rsidRPr="009C5DC9">
        <w:rPr>
          <w:rFonts w:ascii="Arial" w:hAnsi="Arial" w:cs="Arial"/>
          <w:lang w:val="es-ES_tradnl"/>
        </w:rPr>
        <w:t xml:space="preserve">. </w:t>
      </w:r>
    </w:p>
    <w:p w:rsidR="00514DE9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Por </w:t>
      </w:r>
      <w:r w:rsidR="003E395E" w:rsidRPr="009C5DC9">
        <w:rPr>
          <w:rFonts w:ascii="Arial" w:hAnsi="Arial" w:cs="Arial"/>
          <w:lang w:val="es-ES_tradnl"/>
        </w:rPr>
        <w:t>ello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es importante emprender acciones </w:t>
      </w:r>
      <w:r w:rsidR="00A43C83" w:rsidRPr="009C5DC9">
        <w:rPr>
          <w:rFonts w:ascii="Arial" w:hAnsi="Arial" w:cs="Arial"/>
          <w:lang w:val="es-ES_tradnl"/>
        </w:rPr>
        <w:t>para no agudizar este problema</w:t>
      </w:r>
      <w:r w:rsidR="00B20DCF" w:rsidRPr="009C5DC9">
        <w:rPr>
          <w:rFonts w:ascii="Arial" w:hAnsi="Arial" w:cs="Arial"/>
          <w:lang w:val="es-ES_tradnl"/>
        </w:rPr>
        <w:t>, a</w:t>
      </w:r>
      <w:r w:rsidRPr="009C5DC9">
        <w:rPr>
          <w:rFonts w:ascii="Arial" w:hAnsi="Arial" w:cs="Arial"/>
          <w:lang w:val="es-ES_tradnl"/>
        </w:rPr>
        <w:t xml:space="preserve">demás </w:t>
      </w:r>
      <w:r w:rsidR="00A43C83" w:rsidRPr="009C5DC9">
        <w:rPr>
          <w:rFonts w:ascii="Arial" w:hAnsi="Arial" w:cs="Arial"/>
          <w:lang w:val="es-ES_tradnl"/>
        </w:rPr>
        <w:t>de continuar con la investigación científica</w:t>
      </w:r>
      <w:r w:rsidR="003E395E" w:rsidRPr="009C5DC9">
        <w:rPr>
          <w:rFonts w:ascii="Arial" w:hAnsi="Arial" w:cs="Arial"/>
          <w:lang w:val="es-ES_tradnl"/>
        </w:rPr>
        <w:t>,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20DCF" w:rsidRPr="009C5DC9">
        <w:rPr>
          <w:rFonts w:ascii="Arial" w:hAnsi="Arial" w:cs="Arial"/>
          <w:lang w:val="es-ES_tradnl"/>
        </w:rPr>
        <w:t xml:space="preserve">lo </w:t>
      </w:r>
      <w:r w:rsidRPr="009C5DC9">
        <w:rPr>
          <w:rFonts w:ascii="Arial" w:hAnsi="Arial" w:cs="Arial"/>
          <w:lang w:val="es-ES_tradnl"/>
        </w:rPr>
        <w:t>que permitirá a</w:t>
      </w:r>
      <w:r w:rsidR="00A43C83" w:rsidRPr="009C5DC9">
        <w:rPr>
          <w:rFonts w:ascii="Arial" w:hAnsi="Arial" w:cs="Arial"/>
          <w:lang w:val="es-ES_tradnl"/>
        </w:rPr>
        <w:t xml:space="preserve"> la </w:t>
      </w:r>
      <w:r w:rsidR="003E395E" w:rsidRPr="009C5DC9">
        <w:rPr>
          <w:rFonts w:ascii="Arial" w:hAnsi="Arial" w:cs="Arial"/>
          <w:lang w:val="es-ES_tradnl"/>
        </w:rPr>
        <w:t xml:space="preserve">Medicina </w:t>
      </w:r>
      <w:r w:rsidR="00A43C83" w:rsidRPr="009C5DC9">
        <w:rPr>
          <w:rFonts w:ascii="Arial" w:hAnsi="Arial" w:cs="Arial"/>
          <w:lang w:val="es-ES_tradnl"/>
        </w:rPr>
        <w:t xml:space="preserve">actuar de acuerdo con </w:t>
      </w:r>
      <w:r w:rsidRPr="009C5DC9">
        <w:rPr>
          <w:rFonts w:ascii="Arial" w:hAnsi="Arial" w:cs="Arial"/>
          <w:lang w:val="es-ES_tradnl"/>
        </w:rPr>
        <w:t>los cambios que día a día se dan en los microorganismos</w:t>
      </w:r>
      <w:r w:rsidR="005E22EB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404BC" w:rsidRPr="009C5DC9" w:rsidRDefault="00CD652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 xml:space="preserve">DATOS DEL </w:t>
      </w:r>
      <w:r w:rsidR="00F4317E" w:rsidRPr="009C5DC9">
        <w:rPr>
          <w:rFonts w:ascii="Arial" w:hAnsi="Arial" w:cs="Arial"/>
          <w:b/>
          <w:lang w:val="es-ES_tradnl"/>
        </w:rPr>
        <w:t>INTERACTIVO</w:t>
      </w:r>
    </w:p>
    <w:p w:rsidR="008404BC" w:rsidRPr="009C5DC9" w:rsidRDefault="008404B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04011" w:rsidP="00A752E6">
      <w:pPr>
        <w:shd w:val="clear" w:color="auto" w:fill="E0E0E0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INTERACTIVO</w:t>
      </w:r>
    </w:p>
    <w:p w:rsidR="008B60E2" w:rsidRPr="009C5DC9" w:rsidRDefault="00F4317E" w:rsidP="00533D2B">
      <w:pPr>
        <w:spacing w:line="360" w:lineRule="auto"/>
        <w:ind w:left="142" w:hanging="142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9C5DC9">
        <w:rPr>
          <w:rFonts w:ascii="Arial" w:hAnsi="Arial" w:cs="Arial"/>
          <w:highlight w:val="green"/>
          <w:lang w:val="es-ES_tradnl"/>
        </w:rPr>
        <w:t>pestañas</w:t>
      </w:r>
      <w:r w:rsidRPr="009C5DC9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9C5DC9">
        <w:rPr>
          <w:rFonts w:ascii="Arial" w:hAnsi="Arial" w:cs="Arial"/>
          <w:highlight w:val="green"/>
          <w:lang w:val="es-ES_tradnl"/>
        </w:rPr>
        <w:t>interactivo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9C5DC9">
        <w:rPr>
          <w:rFonts w:ascii="Arial" w:hAnsi="Arial" w:cs="Arial"/>
          <w:b/>
          <w:highlight w:val="green"/>
          <w:lang w:val="es-ES_tradnl"/>
        </w:rPr>
        <w:t>2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9C5DC9">
        <w:rPr>
          <w:rFonts w:ascii="Arial" w:hAnsi="Arial" w:cs="Arial"/>
          <w:b/>
          <w:highlight w:val="green"/>
          <w:lang w:val="es-ES_tradnl"/>
        </w:rPr>
        <w:t>8</w:t>
      </w:r>
      <w:r w:rsidRPr="009C5DC9">
        <w:rPr>
          <w:rFonts w:ascii="Arial" w:hAnsi="Arial" w:cs="Arial"/>
          <w:highlight w:val="green"/>
          <w:lang w:val="es-ES_tradnl"/>
        </w:rPr>
        <w:t>)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PARA CADA </w:t>
      </w:r>
      <w:r w:rsidR="00904011" w:rsidRPr="009C5DC9">
        <w:rPr>
          <w:rFonts w:ascii="Arial" w:hAnsi="Arial" w:cs="Arial"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 DE ESTE INCISO COPIA </w:t>
      </w:r>
      <w:r w:rsidR="00DA66FC" w:rsidRPr="009C5DC9">
        <w:rPr>
          <w:rFonts w:ascii="Arial" w:hAnsi="Arial" w:cs="Arial"/>
          <w:color w:val="0000FF"/>
          <w:lang w:val="es-ES_tradnl"/>
        </w:rPr>
        <w:t>EL SIGUIENTEBLOQUE</w:t>
      </w:r>
      <w:r w:rsidR="00DA66FC" w:rsidRPr="009C5DC9">
        <w:rPr>
          <w:rFonts w:ascii="Arial" w:hAnsi="Arial" w:cs="Arial"/>
          <w:i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i/>
          <w:color w:val="0000FF"/>
          <w:lang w:val="es-ES_tradnl"/>
        </w:rPr>
        <w:t xml:space="preserve"> #</w:t>
      </w:r>
      <w:r w:rsidR="00CF535A" w:rsidRPr="009C5DC9">
        <w:rPr>
          <w:rFonts w:ascii="Arial" w:hAnsi="Arial" w:cs="Arial"/>
          <w:i/>
          <w:color w:val="0000FF"/>
          <w:lang w:val="es-ES_tradnl"/>
        </w:rPr>
        <w:t>...</w:t>
      </w:r>
      <w:r w:rsidR="008B60E2" w:rsidRPr="009C5DC9">
        <w:rPr>
          <w:rFonts w:ascii="Arial" w:hAnsi="Arial" w:cs="Arial"/>
          <w:lang w:val="es-ES_tradnl"/>
        </w:rPr>
        <w:t>4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B60E2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4A0080" w:rsidRPr="009C5DC9">
        <w:rPr>
          <w:rFonts w:ascii="Arial" w:hAnsi="Arial" w:cs="Arial"/>
          <w:highlight w:val="green"/>
          <w:lang w:val="es-ES_tradnl"/>
        </w:rPr>
        <w:t xml:space="preserve">Título </w:t>
      </w:r>
      <w:r w:rsidRPr="009C5DC9">
        <w:rPr>
          <w:rFonts w:ascii="Arial" w:hAnsi="Arial" w:cs="Arial"/>
          <w:highlight w:val="green"/>
          <w:lang w:val="es-ES_tradnl"/>
        </w:rPr>
        <w:t>(</w:t>
      </w:r>
      <w:r w:rsidR="00F4317E" w:rsidRPr="009C5DC9">
        <w:rPr>
          <w:rFonts w:ascii="Arial" w:hAnsi="Arial" w:cs="Arial"/>
          <w:b/>
          <w:highlight w:val="green"/>
          <w:lang w:val="es-ES_tradnl"/>
        </w:rPr>
        <w:t>65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máx.)</w:t>
      </w:r>
      <w:r w:rsidR="0051789A" w:rsidRPr="009C5DC9">
        <w:rPr>
          <w:rFonts w:ascii="Arial" w:hAnsi="Arial" w:cs="Arial"/>
          <w:color w:val="000000"/>
          <w:lang w:val="es-ES"/>
        </w:rPr>
        <w:t>La resistencia a los antibióticos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F4317E" w:rsidRPr="009C5DC9">
        <w:rPr>
          <w:rFonts w:ascii="Arial" w:hAnsi="Arial" w:cs="Arial"/>
          <w:highlight w:val="green"/>
          <w:lang w:val="es-ES_tradnl"/>
        </w:rPr>
        <w:t>Instrucción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9C5DC9">
        <w:rPr>
          <w:rFonts w:ascii="Arial" w:hAnsi="Arial" w:cs="Arial"/>
          <w:b/>
          <w:highlight w:val="green"/>
          <w:lang w:val="es-ES_tradnl"/>
        </w:rPr>
        <w:t>68</w:t>
      </w:r>
      <w:r w:rsidR="00F4317E" w:rsidRPr="009C5DC9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6559E5" w:rsidRPr="009C5DC9" w:rsidRDefault="006559E5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6559E5" w:rsidRPr="009C5DC9" w:rsidRDefault="00904011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6559E5" w:rsidRPr="009C5DC9">
        <w:rPr>
          <w:rFonts w:ascii="Arial" w:hAnsi="Arial" w:cs="Arial"/>
          <w:lang w:val="es-ES_tradnl"/>
        </w:rPr>
        <w:t xml:space="preserve"> 1</w:t>
      </w:r>
    </w:p>
    <w:p w:rsidR="00CD652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904011" w:rsidRPr="009C5DC9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>20</w:t>
      </w:r>
      <w:r w:rsidR="00904011"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="00887AD7" w:rsidRPr="009C5DC9">
        <w:rPr>
          <w:rFonts w:ascii="Arial" w:hAnsi="Arial" w:cs="Arial"/>
          <w:lang w:val="es-ES_tradnl"/>
        </w:rPr>
        <w:t xml:space="preserve"> Definición</w:t>
      </w:r>
    </w:p>
    <w:p w:rsidR="001E1243" w:rsidRPr="009C5DC9" w:rsidRDefault="001E124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lastRenderedPageBreak/>
        <w:t>Si se pretende usar la pestaña 1 como portada del interactivo éste debe ser de tipo “Solo texto” que llevará solamente una foto PNG y su pie de foto correspondiente</w:t>
      </w:r>
      <w:r w:rsidR="00A02A31" w:rsidRPr="009C5DC9">
        <w:rPr>
          <w:rFonts w:ascii="Arial" w:hAnsi="Arial" w:cs="Arial"/>
          <w:color w:val="0000FF"/>
          <w:lang w:val="es-ES_tradnl"/>
        </w:rPr>
        <w:t xml:space="preserve"> (ver ejemplo al final del documento)</w:t>
      </w:r>
      <w:r w:rsidRPr="009C5DC9">
        <w:rPr>
          <w:rFonts w:ascii="Arial" w:hAnsi="Arial" w:cs="Arial"/>
          <w:color w:val="0000FF"/>
          <w:lang w:val="es-ES_tradnl"/>
        </w:rPr>
        <w:t>.</w:t>
      </w: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9C5DC9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D23BD9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E7667" w:rsidRPr="0088791B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23607" w:rsidRPr="009C5DC9" w:rsidRDefault="00904011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64502C" w:rsidRPr="009C5DC9">
        <w:rPr>
          <w:rFonts w:ascii="Arial" w:hAnsi="Arial" w:cs="Arial"/>
          <w:color w:val="333333"/>
          <w:shd w:val="clear" w:color="auto" w:fill="FFFFFF"/>
          <w:lang w:val="es-ES"/>
        </w:rPr>
        <w:t>233895568</w:t>
      </w:r>
    </w:p>
    <w:p w:rsidR="00223607" w:rsidRPr="009C5DC9" w:rsidRDefault="00223607">
      <w:pPr>
        <w:spacing w:line="360" w:lineRule="auto"/>
        <w:rPr>
          <w:rFonts w:ascii="Arial" w:hAnsi="Arial" w:cs="Arial"/>
          <w:color w:val="333333"/>
          <w:shd w:val="clear" w:color="auto" w:fill="FFFFFF"/>
          <w:lang w:val="es-ES"/>
        </w:rPr>
      </w:pPr>
    </w:p>
    <w:p w:rsidR="00223607" w:rsidRPr="009C5DC9" w:rsidRDefault="00142AC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CN_07_13_CO_REC140_F1.JPG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904011" w:rsidRPr="009C5DC9" w:rsidRDefault="000B7B8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9C5DC9">
        <w:rPr>
          <w:rFonts w:ascii="Arial" w:hAnsi="Arial" w:cs="Arial"/>
          <w:highlight w:val="yellow"/>
          <w:lang w:val="es-ES_tradnl"/>
        </w:rPr>
        <w:t>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</w:t>
      </w:r>
      <w:r w:rsidR="00904011" w:rsidRPr="009C5DC9">
        <w:rPr>
          <w:rFonts w:ascii="Arial" w:hAnsi="Arial" w:cs="Arial"/>
          <w:b/>
          <w:highlight w:val="yellow"/>
          <w:lang w:val="es-ES_tradnl"/>
        </w:rPr>
        <w:t>0</w:t>
      </w:r>
      <w:r w:rsidR="00904011"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B3108D" w:rsidRPr="009C5DC9">
        <w:rPr>
          <w:rFonts w:ascii="Arial" w:hAnsi="Arial" w:cs="Arial"/>
          <w:lang w:val="es-ES_tradnl"/>
        </w:rPr>
        <w:t>Las b</w:t>
      </w:r>
      <w:r w:rsidR="00490291" w:rsidRPr="009C5DC9">
        <w:rPr>
          <w:rFonts w:ascii="Arial" w:hAnsi="Arial" w:cs="Arial"/>
          <w:lang w:val="es-ES_tradnl"/>
        </w:rPr>
        <w:t>acterias</w:t>
      </w:r>
      <w:r w:rsidR="0064502C" w:rsidRPr="009C5DC9">
        <w:rPr>
          <w:rFonts w:ascii="Arial" w:hAnsi="Arial" w:cs="Arial"/>
          <w:i/>
          <w:lang w:val="es-ES_tradnl"/>
        </w:rPr>
        <w:t>Mycobacterium tuberculosis</w:t>
      </w:r>
      <w:r w:rsidR="00490291" w:rsidRPr="009C5DC9">
        <w:rPr>
          <w:rFonts w:ascii="Arial" w:hAnsi="Arial" w:cs="Arial"/>
          <w:lang w:val="es-ES_tradnl"/>
        </w:rPr>
        <w:t>, causantes de la tuberculosis</w:t>
      </w:r>
      <w:r w:rsidR="00B3108D" w:rsidRPr="009C5DC9">
        <w:rPr>
          <w:rFonts w:ascii="Arial" w:hAnsi="Arial" w:cs="Arial"/>
          <w:lang w:val="es-ES_tradnl"/>
        </w:rPr>
        <w:t xml:space="preserve">, </w:t>
      </w:r>
      <w:r w:rsidR="00490291" w:rsidRPr="009C5DC9">
        <w:rPr>
          <w:rFonts w:ascii="Arial" w:hAnsi="Arial" w:cs="Arial"/>
          <w:lang w:val="es-ES_tradnl"/>
        </w:rPr>
        <w:t xml:space="preserve">han desarrollado resistencia a los </w:t>
      </w:r>
      <w:r w:rsidR="00B3108D" w:rsidRPr="009C5DC9">
        <w:rPr>
          <w:rFonts w:ascii="Arial" w:hAnsi="Arial" w:cs="Arial"/>
          <w:lang w:val="es-ES_tradnl"/>
        </w:rPr>
        <w:t>antibióticos.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4923C3" w:rsidRPr="009C5DC9" w:rsidRDefault="00E31CAA" w:rsidP="00A752E6">
      <w:pPr>
        <w:spacing w:line="360" w:lineRule="auto"/>
        <w:jc w:val="both"/>
        <w:rPr>
          <w:ins w:id="5" w:author="Daniel" w:date="2015-03-10T09:51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D652E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es la resistencia a los antibióticos</w:t>
      </w:r>
      <w:r w:rsidR="008F2478" w:rsidRPr="009C5DC9">
        <w:rPr>
          <w:rFonts w:ascii="Arial" w:hAnsi="Arial" w:cs="Arial"/>
          <w:lang w:val="es-ES_tradnl"/>
        </w:rPr>
        <w:t xml:space="preserve"> y por qué es un problema</w:t>
      </w:r>
      <w:r w:rsidRPr="009C5DC9">
        <w:rPr>
          <w:rFonts w:ascii="Arial" w:hAnsi="Arial" w:cs="Arial"/>
          <w:lang w:val="es-ES_tradnl"/>
        </w:rPr>
        <w:t>?</w:t>
      </w: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resistencia a los antibióticos es la capacidad que tiene un microorganismo de resistir a los efectos de </w:t>
      </w:r>
      <w:r w:rsidR="00B20DCF" w:rsidRPr="009C5DC9">
        <w:rPr>
          <w:rFonts w:ascii="Arial" w:hAnsi="Arial" w:cs="Arial"/>
          <w:lang w:val="es-ES_tradnl"/>
        </w:rPr>
        <w:t xml:space="preserve">un </w:t>
      </w:r>
      <w:r w:rsidR="00B3108D" w:rsidRPr="009C5DC9">
        <w:rPr>
          <w:rFonts w:ascii="Arial" w:hAnsi="Arial" w:cs="Arial"/>
          <w:lang w:val="es-ES_tradnl"/>
        </w:rPr>
        <w:t>antibiótico</w:t>
      </w:r>
      <w:r w:rsidR="00B74C62" w:rsidRPr="009C5DC9">
        <w:rPr>
          <w:rFonts w:ascii="Arial" w:hAnsi="Arial" w:cs="Arial"/>
          <w:lang w:val="es-ES_tradnl"/>
        </w:rPr>
        <w:t>; es decir, la capacidad que tiene de sobrevivir y reproducirse</w:t>
      </w:r>
      <w:r w:rsidR="004923C3" w:rsidRPr="009C5DC9">
        <w:rPr>
          <w:rFonts w:ascii="Arial" w:hAnsi="Arial" w:cs="Arial"/>
          <w:lang w:val="es-ES_tradnl"/>
        </w:rPr>
        <w:t xml:space="preserve"> incluso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74C62" w:rsidRPr="009C5DC9">
        <w:rPr>
          <w:rFonts w:ascii="Arial" w:hAnsi="Arial" w:cs="Arial"/>
          <w:lang w:val="es-ES_tradnl"/>
        </w:rPr>
        <w:t>en presencia de</w:t>
      </w:r>
      <w:r w:rsidR="00B3108D" w:rsidRPr="009C5DC9">
        <w:rPr>
          <w:rFonts w:ascii="Arial" w:hAnsi="Arial" w:cs="Arial"/>
          <w:lang w:val="es-ES_tradnl"/>
        </w:rPr>
        <w:t>l medicamento</w:t>
      </w:r>
      <w:r w:rsidR="00B74C62" w:rsidRPr="009C5DC9">
        <w:rPr>
          <w:rFonts w:ascii="Arial" w:hAnsi="Arial" w:cs="Arial"/>
          <w:lang w:val="es-ES_tradnl"/>
        </w:rPr>
        <w:t xml:space="preserve">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B74C6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Aunque un microbio puede haber tenido desde el comienzo esa capacidad, el verdadero interés y preocupación está en aquellos organismos que originalmente no eran resistentes y con el tiempo adquirieron esa característica. Normalmente cuando se habla de resistencia a los antibióticos se está hablando de esos casos de resistencia adquirida. </w:t>
      </w: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Este fen</w:t>
      </w:r>
      <w:r w:rsidR="00B3108D" w:rsidRPr="009C5DC9">
        <w:rPr>
          <w:rFonts w:ascii="Arial" w:hAnsi="Arial" w:cs="Arial"/>
          <w:lang w:val="es-ES_tradnl"/>
        </w:rPr>
        <w:t>ómeno es un problema</w:t>
      </w:r>
      <w:r w:rsidR="003D552D" w:rsidRPr="009C5DC9">
        <w:rPr>
          <w:rFonts w:ascii="Arial" w:hAnsi="Arial" w:cs="Arial"/>
          <w:lang w:val="es-ES_tradnl"/>
        </w:rPr>
        <w:t>,</w:t>
      </w:r>
      <w:r w:rsidR="00B3108D" w:rsidRPr="009C5DC9">
        <w:rPr>
          <w:rFonts w:ascii="Arial" w:hAnsi="Arial" w:cs="Arial"/>
          <w:lang w:val="es-ES_tradnl"/>
        </w:rPr>
        <w:t xml:space="preserve"> porque hace</w:t>
      </w:r>
      <w:r w:rsidRPr="009C5DC9">
        <w:rPr>
          <w:rFonts w:ascii="Arial" w:hAnsi="Arial" w:cs="Arial"/>
          <w:lang w:val="es-ES_tradnl"/>
        </w:rPr>
        <w:t xml:space="preserve"> que las enfermedades que antes tenían un tratamiento efectivo dejen de responder a </w:t>
      </w:r>
      <w:r w:rsidR="005B32E5" w:rsidRPr="009C5DC9">
        <w:rPr>
          <w:rFonts w:ascii="Arial" w:hAnsi="Arial" w:cs="Arial"/>
          <w:lang w:val="es-ES_tradnl"/>
        </w:rPr>
        <w:t>los medicamento</w:t>
      </w:r>
      <w:r w:rsidR="00901ADC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 xml:space="preserve">. Así, una enfermedad cuya cura ya se había descubierto puede volverse incurable o simplemente hacerse más difícil </w:t>
      </w:r>
      <w:r w:rsidRPr="009C5DC9">
        <w:rPr>
          <w:rFonts w:ascii="Arial" w:hAnsi="Arial" w:cs="Arial"/>
          <w:lang w:val="es-ES_tradnl"/>
        </w:rPr>
        <w:lastRenderedPageBreak/>
        <w:t>de tratar,</w:t>
      </w:r>
      <w:r w:rsidR="003D552D" w:rsidRPr="009C5DC9">
        <w:rPr>
          <w:rFonts w:ascii="Arial" w:hAnsi="Arial" w:cs="Arial"/>
          <w:lang w:val="es-ES_tradnl"/>
        </w:rPr>
        <w:t xml:space="preserve"> lo que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D552D" w:rsidRPr="009C5DC9">
        <w:rPr>
          <w:rFonts w:ascii="Arial" w:hAnsi="Arial" w:cs="Arial"/>
          <w:lang w:val="es-ES_tradnl"/>
        </w:rPr>
        <w:t>exige</w:t>
      </w:r>
      <w:ins w:id="6" w:author="ggcv" w:date="2015-03-11T14:50:00Z">
        <w:r w:rsidR="00D05367" w:rsidRPr="009C5DC9">
          <w:rPr>
            <w:rFonts w:ascii="Arial" w:hAnsi="Arial" w:cs="Arial"/>
            <w:lang w:val="es-ES_tradnl"/>
          </w:rPr>
          <w:t xml:space="preserve"> </w:t>
        </w:r>
      </w:ins>
      <w:r w:rsidRPr="009C5DC9">
        <w:rPr>
          <w:rFonts w:ascii="Arial" w:hAnsi="Arial" w:cs="Arial"/>
          <w:lang w:val="es-ES_tradnl"/>
        </w:rPr>
        <w:t>mayores dosis de medi</w:t>
      </w:r>
      <w:r w:rsidR="005B32E5" w:rsidRPr="009C5DC9">
        <w:rPr>
          <w:rFonts w:ascii="Arial" w:hAnsi="Arial" w:cs="Arial"/>
          <w:lang w:val="es-ES_tradnl"/>
        </w:rPr>
        <w:t>camentos</w:t>
      </w:r>
      <w:r w:rsidRPr="009C5DC9">
        <w:rPr>
          <w:rFonts w:ascii="Arial" w:hAnsi="Arial" w:cs="Arial"/>
          <w:lang w:val="es-ES_tradnl"/>
        </w:rPr>
        <w:t xml:space="preserve"> o </w:t>
      </w:r>
      <w:r w:rsidR="005B32E5" w:rsidRPr="009C5DC9">
        <w:rPr>
          <w:rFonts w:ascii="Arial" w:hAnsi="Arial" w:cs="Arial"/>
          <w:lang w:val="es-ES_tradnl"/>
        </w:rPr>
        <w:t xml:space="preserve">tratamientos </w:t>
      </w:r>
      <w:r w:rsidRPr="009C5DC9">
        <w:rPr>
          <w:rFonts w:ascii="Arial" w:hAnsi="Arial" w:cs="Arial"/>
          <w:lang w:val="es-ES_tradnl"/>
        </w:rPr>
        <w:t>durante más tiempo.</w:t>
      </w:r>
    </w:p>
    <w:p w:rsidR="0013397F" w:rsidRPr="009C5DC9" w:rsidRDefault="0013397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2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C11B60" w:rsidRPr="009C5DC9">
        <w:rPr>
          <w:rFonts w:ascii="Arial" w:hAnsi="Arial" w:cs="Arial"/>
          <w:lang w:val="es-ES_tradnl"/>
        </w:rPr>
        <w:t>Mecanismo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7620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7620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Hacer una ilustración según el siguiente modelo:</w:t>
      </w: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Cada círculo representa un momento diferente. Es importante que en el segundo círculo no </w:t>
      </w:r>
      <w:r w:rsidR="008D731D" w:rsidRPr="009C5DC9">
        <w:rPr>
          <w:rFonts w:ascii="Arial" w:hAnsi="Arial" w:cs="Arial"/>
          <w:lang w:val="es-ES_tradnl"/>
        </w:rPr>
        <w:t>dé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la impresión de que el antibiótico se le aplica a un sólo microorganismo</w:t>
      </w:r>
      <w:r w:rsidR="00901ADC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>; sino que se le aplica al medio en el que están todos</w:t>
      </w:r>
      <w:r w:rsidR="009A67C3" w:rsidRPr="009C5DC9">
        <w:rPr>
          <w:rFonts w:ascii="Arial" w:hAnsi="Arial" w:cs="Arial"/>
          <w:lang w:val="es-ES_tradnl"/>
        </w:rPr>
        <w:t xml:space="preserve"> los microorganismos, </w:t>
      </w:r>
      <w:r w:rsidRPr="009C5DC9">
        <w:rPr>
          <w:rFonts w:ascii="Arial" w:hAnsi="Arial" w:cs="Arial"/>
          <w:lang w:val="es-ES_tradnl"/>
        </w:rPr>
        <w:t>los azules y los rojos. (Por favor ignorar la sombra de la parte inferior izquierda de la fotografía</w:t>
      </w:r>
      <w:r w:rsidR="008D731D" w:rsidRPr="009C5DC9">
        <w:rPr>
          <w:rFonts w:ascii="Arial" w:hAnsi="Arial" w:cs="Arial"/>
          <w:lang w:val="es-ES_tradnl"/>
        </w:rPr>
        <w:t>.</w:t>
      </w:r>
      <w:r w:rsidRPr="009C5DC9">
        <w:rPr>
          <w:rFonts w:ascii="Arial" w:hAnsi="Arial" w:cs="Arial"/>
          <w:lang w:val="es-ES_tradnl"/>
        </w:rPr>
        <w:t>)</w:t>
      </w: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C41B9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noProof/>
          <w:lang w:val="es-CO" w:eastAsia="es-CO" w:bidi="he-IL"/>
        </w:rPr>
        <w:lastRenderedPageBreak/>
        <w:drawing>
          <wp:inline distT="0" distB="0" distL="0" distR="0">
            <wp:extent cx="1962150" cy="3488267"/>
            <wp:effectExtent l="0" t="0" r="0" b="0"/>
            <wp:docPr id="2" name="Imagen 2" descr="C:\Users\Miguel\Documents\Aula Planeta\Miguel Aljure\Resist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Aula Planeta\Miguel Aljure\Resistenci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60" cy="35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1A21CA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="00882E08" w:rsidRPr="009C5DC9">
        <w:rPr>
          <w:rFonts w:ascii="Arial" w:hAnsi="Arial" w:cs="Arial"/>
          <w:lang w:val="es-ES_tradnl"/>
        </w:rPr>
        <w:t xml:space="preserve"> CN_07_13_CO_REC140_F2</w:t>
      </w:r>
      <w:r w:rsidRPr="009C5DC9">
        <w:rPr>
          <w:rFonts w:ascii="Arial" w:hAnsi="Arial" w:cs="Arial"/>
          <w:lang w:val="es-ES_tradnl"/>
        </w:rPr>
        <w:t>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206093" w:rsidRPr="009C5DC9">
        <w:rPr>
          <w:rFonts w:ascii="Arial" w:hAnsi="Arial" w:cs="Arial"/>
          <w:lang w:val="es-ES_tradnl"/>
        </w:rPr>
        <w:t xml:space="preserve"> Los microorganismos azules son susceptibles al antibiótico, mientras que los rojos son resistentes.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428DB" w:rsidRPr="009C5DC9" w:rsidRDefault="0027620A" w:rsidP="00A752E6">
      <w:pPr>
        <w:spacing w:line="360" w:lineRule="auto"/>
        <w:jc w:val="both"/>
        <w:rPr>
          <w:ins w:id="7" w:author="Daniel" w:date="2015-03-10T09:53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27620A" w:rsidRPr="009C5DC9" w:rsidRDefault="009A67C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¿Cómo se desarrolla</w:t>
      </w:r>
      <w:r w:rsidR="0027620A" w:rsidRPr="009C5DC9">
        <w:rPr>
          <w:rFonts w:ascii="Arial" w:hAnsi="Arial" w:cs="Arial"/>
          <w:lang w:val="es-ES_tradnl"/>
        </w:rPr>
        <w:t xml:space="preserve"> resistencia a los antibióticos?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normal que entre una población de microorganismos</w:t>
      </w:r>
      <w:r w:rsidR="007B00D6" w:rsidRPr="009C5DC9">
        <w:rPr>
          <w:rFonts w:ascii="Arial" w:hAnsi="Arial" w:cs="Arial"/>
          <w:lang w:val="es-ES_tradnl"/>
        </w:rPr>
        <w:t xml:space="preserve"> sensibles</w:t>
      </w:r>
      <w:r w:rsidRPr="009C5DC9">
        <w:rPr>
          <w:rFonts w:ascii="Arial" w:hAnsi="Arial" w:cs="Arial"/>
          <w:lang w:val="es-ES_tradnl"/>
        </w:rPr>
        <w:t xml:space="preserve"> a un antibiótico</w:t>
      </w:r>
      <w:r w:rsidR="005428DB" w:rsidRPr="009C5DC9">
        <w:rPr>
          <w:rFonts w:ascii="Arial" w:hAnsi="Arial" w:cs="Arial"/>
          <w:lang w:val="es-ES_tradnl"/>
        </w:rPr>
        <w:t xml:space="preserve">, </w:t>
      </w:r>
      <w:r w:rsidR="007B00D6" w:rsidRPr="009C5DC9">
        <w:rPr>
          <w:rFonts w:ascii="Arial" w:hAnsi="Arial" w:cs="Arial"/>
          <w:lang w:val="es-ES_tradnl"/>
        </w:rPr>
        <w:t xml:space="preserve">es decir, que </w:t>
      </w:r>
      <w:r w:rsidR="009A67C3" w:rsidRPr="009C5DC9">
        <w:rPr>
          <w:rFonts w:ascii="Arial" w:hAnsi="Arial" w:cs="Arial"/>
          <w:lang w:val="es-ES_tradnl"/>
        </w:rPr>
        <w:t>pueden morir por</w:t>
      </w:r>
      <w:r w:rsidR="003C7683" w:rsidRPr="009C5DC9">
        <w:rPr>
          <w:rFonts w:ascii="Arial" w:hAnsi="Arial" w:cs="Arial"/>
          <w:lang w:val="es-ES_tradnl"/>
        </w:rPr>
        <w:t xml:space="preserve"> el</w:t>
      </w:r>
      <w:r w:rsidR="009A67C3" w:rsidRPr="009C5DC9">
        <w:rPr>
          <w:rFonts w:ascii="Arial" w:hAnsi="Arial" w:cs="Arial"/>
          <w:lang w:val="es-ES_tradnl"/>
        </w:rPr>
        <w:t xml:space="preserve"> efecto d</w:t>
      </w:r>
      <w:r w:rsidR="007B00D6" w:rsidRPr="009C5DC9">
        <w:rPr>
          <w:rFonts w:ascii="Arial" w:hAnsi="Arial" w:cs="Arial"/>
          <w:lang w:val="es-ES_tradnl"/>
        </w:rPr>
        <w:t>el antibiótico</w:t>
      </w:r>
      <w:r w:rsidR="005428DB" w:rsidRPr="009C5DC9">
        <w:rPr>
          <w:rFonts w:ascii="Arial" w:hAnsi="Arial" w:cs="Arial"/>
          <w:lang w:val="es-ES_tradnl"/>
        </w:rPr>
        <w:t>,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con el tiempo </w:t>
      </w:r>
      <w:r w:rsidR="009A67C3" w:rsidRPr="009C5DC9">
        <w:rPr>
          <w:rFonts w:ascii="Arial" w:hAnsi="Arial" w:cs="Arial"/>
          <w:lang w:val="es-ES_tradnl"/>
        </w:rPr>
        <w:t>surja</w:t>
      </w:r>
      <w:r w:rsidRPr="009C5DC9">
        <w:rPr>
          <w:rFonts w:ascii="Arial" w:hAnsi="Arial" w:cs="Arial"/>
          <w:lang w:val="es-ES_tradnl"/>
        </w:rPr>
        <w:t xml:space="preserve"> alguno con resistencia natural al medi</w:t>
      </w:r>
      <w:r w:rsidR="009A67C3" w:rsidRPr="009C5DC9">
        <w:rPr>
          <w:rFonts w:ascii="Arial" w:hAnsi="Arial" w:cs="Arial"/>
          <w:lang w:val="es-ES_tradnl"/>
        </w:rPr>
        <w:t xml:space="preserve">camento. Mientras sean </w:t>
      </w:r>
      <w:r w:rsidRPr="009C5DC9">
        <w:rPr>
          <w:rFonts w:ascii="Arial" w:hAnsi="Arial" w:cs="Arial"/>
          <w:lang w:val="es-ES_tradnl"/>
        </w:rPr>
        <w:t>pocos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no </w:t>
      </w:r>
      <w:r w:rsidR="009A67C3" w:rsidRPr="009C5DC9">
        <w:rPr>
          <w:rFonts w:ascii="Arial" w:hAnsi="Arial" w:cs="Arial"/>
          <w:lang w:val="es-ES_tradnl"/>
        </w:rPr>
        <w:t xml:space="preserve">habría </w:t>
      </w:r>
      <w:r w:rsidR="007B00D6" w:rsidRPr="009C5DC9">
        <w:rPr>
          <w:rFonts w:ascii="Arial" w:hAnsi="Arial" w:cs="Arial"/>
          <w:lang w:val="es-ES_tradnl"/>
        </w:rPr>
        <w:t>un cambio apreciable en la población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que en su mayoría seguirá siendo susceptible</w:t>
      </w:r>
      <w:r w:rsidR="009A67C3" w:rsidRPr="009C5DC9">
        <w:rPr>
          <w:rFonts w:ascii="Arial" w:hAnsi="Arial" w:cs="Arial"/>
          <w:lang w:val="es-ES_tradnl"/>
        </w:rPr>
        <w:t xml:space="preserve"> al antibiótico</w:t>
      </w:r>
      <w:r w:rsidR="007B00D6" w:rsidRPr="009C5DC9">
        <w:rPr>
          <w:rFonts w:ascii="Arial" w:hAnsi="Arial" w:cs="Arial"/>
          <w:lang w:val="es-ES_tradnl"/>
        </w:rPr>
        <w:t>.</w:t>
      </w: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B00D6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Sin embargo, cuando la pobl</w:t>
      </w:r>
      <w:r w:rsidR="009A67C3" w:rsidRPr="009C5DC9">
        <w:rPr>
          <w:rFonts w:ascii="Arial" w:hAnsi="Arial" w:cs="Arial"/>
          <w:lang w:val="es-ES_tradnl"/>
        </w:rPr>
        <w:t>ación es sometida a la acción del antibiótico</w:t>
      </w:r>
      <w:r w:rsidRPr="009C5DC9">
        <w:rPr>
          <w:rFonts w:ascii="Arial" w:hAnsi="Arial" w:cs="Arial"/>
          <w:lang w:val="es-ES_tradnl"/>
        </w:rPr>
        <w:t>, todos los microorganismos que no tiene</w:t>
      </w:r>
      <w:r w:rsidR="007B00D6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 resistencia morirán y quedarán </w:t>
      </w:r>
      <w:r w:rsidR="00D10913" w:rsidRPr="009C5DC9">
        <w:rPr>
          <w:rFonts w:ascii="Arial" w:hAnsi="Arial" w:cs="Arial"/>
          <w:lang w:val="es-ES_tradnl"/>
        </w:rPr>
        <w:t xml:space="preserve">solo </w:t>
      </w:r>
      <w:r w:rsidR="007B00D6" w:rsidRPr="009C5DC9">
        <w:rPr>
          <w:rFonts w:ascii="Arial" w:hAnsi="Arial" w:cs="Arial"/>
          <w:lang w:val="es-ES_tradnl"/>
        </w:rPr>
        <w:t>lo</w:t>
      </w:r>
      <w:r w:rsidR="00795757" w:rsidRPr="009C5DC9">
        <w:rPr>
          <w:rFonts w:ascii="Arial" w:hAnsi="Arial" w:cs="Arial"/>
          <w:lang w:val="es-ES_tradnl"/>
        </w:rPr>
        <w:t>s</w:t>
      </w:r>
      <w:r w:rsidR="007B00D6" w:rsidRPr="009C5DC9">
        <w:rPr>
          <w:rFonts w:ascii="Arial" w:hAnsi="Arial" w:cs="Arial"/>
          <w:lang w:val="es-ES_tradnl"/>
        </w:rPr>
        <w:t xml:space="preserve"> que </w:t>
      </w:r>
      <w:r w:rsidR="009A67C3" w:rsidRPr="009C5DC9">
        <w:rPr>
          <w:rFonts w:ascii="Arial" w:hAnsi="Arial" w:cs="Arial"/>
          <w:lang w:val="es-ES_tradnl"/>
        </w:rPr>
        <w:t>puede</w:t>
      </w:r>
      <w:r w:rsidRPr="009C5DC9">
        <w:rPr>
          <w:rFonts w:ascii="Arial" w:hAnsi="Arial" w:cs="Arial"/>
          <w:lang w:val="es-ES_tradnl"/>
        </w:rPr>
        <w:t>n res</w:t>
      </w:r>
      <w:r w:rsidR="007B00D6" w:rsidRPr="009C5DC9">
        <w:rPr>
          <w:rFonts w:ascii="Arial" w:hAnsi="Arial" w:cs="Arial"/>
          <w:lang w:val="es-ES_tradnl"/>
        </w:rPr>
        <w:t>istir</w:t>
      </w:r>
      <w:r w:rsidR="009A67C3" w:rsidRPr="009C5DC9">
        <w:rPr>
          <w:rFonts w:ascii="Arial" w:hAnsi="Arial" w:cs="Arial"/>
          <w:lang w:val="es-ES_tradnl"/>
        </w:rPr>
        <w:t xml:space="preserve"> al medicamento</w:t>
      </w:r>
      <w:r w:rsidR="007B00D6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Estos podrán multiplicarse y proliferar</w:t>
      </w:r>
      <w:r w:rsidR="00D10913" w:rsidRPr="009C5DC9">
        <w:rPr>
          <w:rFonts w:ascii="Arial" w:hAnsi="Arial" w:cs="Arial"/>
          <w:lang w:val="es-ES_tradnl"/>
        </w:rPr>
        <w:t>, hasta</w:t>
      </w:r>
      <w:r w:rsidRPr="009C5DC9">
        <w:rPr>
          <w:rFonts w:ascii="Arial" w:hAnsi="Arial" w:cs="Arial"/>
          <w:lang w:val="es-ES_tradnl"/>
        </w:rPr>
        <w:t xml:space="preserve"> formar una nueva población. </w:t>
      </w:r>
      <w:r w:rsidR="007B00D6" w:rsidRPr="009C5DC9">
        <w:rPr>
          <w:rFonts w:ascii="Arial" w:hAnsi="Arial" w:cs="Arial"/>
          <w:lang w:val="es-ES_tradnl"/>
        </w:rPr>
        <w:t xml:space="preserve">Esta nueva población de microorganismos descendientes de aquellos con </w:t>
      </w:r>
      <w:r w:rsidR="007B00D6" w:rsidRPr="009C5DC9">
        <w:rPr>
          <w:rFonts w:ascii="Arial" w:hAnsi="Arial" w:cs="Arial"/>
          <w:lang w:val="es-ES_tradnl"/>
        </w:rPr>
        <w:lastRenderedPageBreak/>
        <w:t xml:space="preserve">resistencia al antibiótico habrá heredado esa característica. </w:t>
      </w:r>
      <w:r w:rsidR="00EF5121" w:rsidRPr="009C5DC9">
        <w:rPr>
          <w:rFonts w:ascii="Arial" w:hAnsi="Arial" w:cs="Arial"/>
          <w:lang w:val="es-ES_tradnl"/>
        </w:rPr>
        <w:t>D</w:t>
      </w:r>
      <w:r w:rsidR="007B00D6" w:rsidRPr="009C5DC9">
        <w:rPr>
          <w:rFonts w:ascii="Arial" w:hAnsi="Arial" w:cs="Arial"/>
          <w:lang w:val="es-ES_tradnl"/>
        </w:rPr>
        <w:t xml:space="preserve">e esta forma se </w:t>
      </w:r>
      <w:r w:rsidR="003C7683" w:rsidRPr="009C5DC9">
        <w:rPr>
          <w:rFonts w:ascii="Arial" w:hAnsi="Arial" w:cs="Arial"/>
          <w:lang w:val="es-ES_tradnl"/>
        </w:rPr>
        <w:t>tendrá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7B00D6" w:rsidRPr="009C5DC9">
        <w:rPr>
          <w:rFonts w:ascii="Arial" w:hAnsi="Arial" w:cs="Arial"/>
          <w:lang w:val="es-ES_tradnl"/>
        </w:rPr>
        <w:t xml:space="preserve">ahora una nueva población de microorganismos, todos resistentes al antibiótico.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3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Pr="009C5DC9">
        <w:rPr>
          <w:rFonts w:ascii="Arial" w:hAnsi="Arial" w:cs="Arial"/>
          <w:lang w:val="es-ES_tradnl"/>
        </w:rPr>
        <w:t>Agravantes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C11B60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11B60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EC19ED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EC19ED" w:rsidRPr="009C5DC9">
        <w:rPr>
          <w:rFonts w:ascii="Arial" w:hAnsi="Arial" w:cs="Arial"/>
          <w:color w:val="333333"/>
          <w:shd w:val="clear" w:color="auto" w:fill="FFFFFF"/>
          <w:lang w:val="es-ES"/>
        </w:rPr>
        <w:t>157998920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CN_07_13_CO_REC140_F3.JPG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La gripa no se cura </w:t>
      </w:r>
      <w:r w:rsidR="00C42339" w:rsidRPr="009C5DC9">
        <w:rPr>
          <w:rFonts w:ascii="Arial" w:hAnsi="Arial" w:cs="Arial"/>
          <w:lang w:val="es-ES_tradnl"/>
        </w:rPr>
        <w:t>ni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se </w:t>
      </w:r>
      <w:r w:rsidR="00EC19ED" w:rsidRPr="009C5DC9">
        <w:rPr>
          <w:rFonts w:ascii="Arial" w:hAnsi="Arial" w:cs="Arial"/>
          <w:lang w:val="es-ES_tradnl"/>
        </w:rPr>
        <w:t xml:space="preserve">alivia con </w:t>
      </w:r>
      <w:r w:rsidR="001618A4" w:rsidRPr="009C5DC9">
        <w:rPr>
          <w:rFonts w:ascii="Arial" w:hAnsi="Arial" w:cs="Arial"/>
          <w:lang w:val="es-ES_tradnl"/>
        </w:rPr>
        <w:t>antibióticos</w:t>
      </w:r>
      <w:r w:rsidR="00C42339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C42339" w:rsidRPr="009C5DC9">
        <w:rPr>
          <w:rFonts w:ascii="Arial" w:hAnsi="Arial" w:cs="Arial"/>
          <w:lang w:val="es-ES_tradnl"/>
        </w:rPr>
        <w:t xml:space="preserve">Su </w:t>
      </w:r>
      <w:r w:rsidR="00EC19ED" w:rsidRPr="009C5DC9">
        <w:rPr>
          <w:rFonts w:ascii="Arial" w:hAnsi="Arial" w:cs="Arial"/>
          <w:lang w:val="es-ES_tradnl"/>
        </w:rPr>
        <w:t xml:space="preserve">uso </w:t>
      </w:r>
      <w:r w:rsidR="00C42339" w:rsidRPr="009C5DC9">
        <w:rPr>
          <w:rFonts w:ascii="Arial" w:hAnsi="Arial" w:cs="Arial"/>
          <w:lang w:val="es-ES_tradnl"/>
        </w:rPr>
        <w:t xml:space="preserve">solo </w:t>
      </w:r>
      <w:r w:rsidR="00EC19ED" w:rsidRPr="009C5DC9">
        <w:rPr>
          <w:rFonts w:ascii="Arial" w:hAnsi="Arial" w:cs="Arial"/>
          <w:lang w:val="es-ES_tradnl"/>
        </w:rPr>
        <w:t xml:space="preserve">se justifica si hay otras infecciones </w:t>
      </w:r>
      <w:r w:rsidR="001618A4" w:rsidRPr="009C5DC9">
        <w:rPr>
          <w:rFonts w:ascii="Arial" w:hAnsi="Arial" w:cs="Arial"/>
          <w:lang w:val="es-ES_tradnl"/>
        </w:rPr>
        <w:t>de origen no viral.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42339" w:rsidRPr="009C5DC9" w:rsidRDefault="00C11B60" w:rsidP="00A752E6">
      <w:pPr>
        <w:spacing w:line="360" w:lineRule="auto"/>
        <w:jc w:val="both"/>
        <w:rPr>
          <w:ins w:id="8" w:author="Daniel" w:date="2015-03-10T09:55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11B60" w:rsidRPr="009C5DC9" w:rsidRDefault="001618A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hábitos</w:t>
      </w:r>
      <w:r w:rsidR="00C11B60" w:rsidRPr="009C5DC9">
        <w:rPr>
          <w:rFonts w:ascii="Arial" w:hAnsi="Arial" w:cs="Arial"/>
          <w:lang w:val="es-ES_tradnl"/>
        </w:rPr>
        <w:t xml:space="preserve"> persona</w:t>
      </w:r>
      <w:r w:rsidRPr="009C5DC9">
        <w:rPr>
          <w:rFonts w:ascii="Arial" w:hAnsi="Arial" w:cs="Arial"/>
          <w:lang w:val="es-ES_tradnl"/>
        </w:rPr>
        <w:t>le</w:t>
      </w:r>
      <w:r w:rsidR="00C11B60" w:rsidRPr="009C5DC9">
        <w:rPr>
          <w:rFonts w:ascii="Arial" w:hAnsi="Arial" w:cs="Arial"/>
          <w:lang w:val="es-ES_tradnl"/>
        </w:rPr>
        <w:t>s aceleran la aparición de microorganismo</w:t>
      </w:r>
      <w:r w:rsidR="00795757" w:rsidRPr="009C5DC9">
        <w:rPr>
          <w:rFonts w:ascii="Arial" w:hAnsi="Arial" w:cs="Arial"/>
          <w:lang w:val="es-ES_tradnl"/>
        </w:rPr>
        <w:t>s</w:t>
      </w:r>
      <w:r w:rsidR="00C11B60" w:rsidRPr="009C5DC9">
        <w:rPr>
          <w:rFonts w:ascii="Arial" w:hAnsi="Arial" w:cs="Arial"/>
          <w:lang w:val="es-ES_tradnl"/>
        </w:rPr>
        <w:t xml:space="preserve"> resistentes?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El desarrollo de la resistencia a los antibióticos es un fenómeno natural</w:t>
      </w:r>
      <w:r w:rsidR="003C7683" w:rsidRPr="009C5DC9">
        <w:rPr>
          <w:rFonts w:ascii="Arial" w:hAnsi="Arial" w:cs="Arial"/>
          <w:lang w:val="es-ES_tradnl"/>
        </w:rPr>
        <w:t>.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Sin </w:t>
      </w:r>
      <w:r w:rsidRPr="009C5DC9">
        <w:rPr>
          <w:rFonts w:ascii="Arial" w:hAnsi="Arial" w:cs="Arial"/>
          <w:lang w:val="es-ES_tradnl"/>
        </w:rPr>
        <w:t>embargo, el uso irresponsable de los antibióticos acelera este proceso.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Cada vez que se usa un antibiótico hay posibilidades de favorecer la proliferación de organismos resistentes, pero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si la salud o la vida de una persona están en juego, vale la pena correr ese riesgo. El problema está en tomar antibióticos sin necesidad, pues así se</w:t>
      </w:r>
      <w:r w:rsidR="007F18FC" w:rsidRPr="009C5DC9">
        <w:rPr>
          <w:rFonts w:ascii="Arial" w:hAnsi="Arial" w:cs="Arial"/>
          <w:lang w:val="es-ES_tradnl"/>
        </w:rPr>
        <w:t xml:space="preserve"> </w:t>
      </w:r>
      <w:r w:rsidR="007F18FC" w:rsidRPr="009C5DC9">
        <w:rPr>
          <w:rFonts w:ascii="Arial" w:hAnsi="Arial" w:cs="Arial"/>
          <w:lang w:val="es-ES_tradnl"/>
        </w:rPr>
        <w:lastRenderedPageBreak/>
        <w:t>beneficia a los organismos resistentes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al eliminarles la competencia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sin que haya ganancia alguna para la persona que </w:t>
      </w:r>
      <w:r w:rsidR="00795757" w:rsidRPr="009C5DC9">
        <w:rPr>
          <w:rFonts w:ascii="Arial" w:hAnsi="Arial" w:cs="Arial"/>
          <w:lang w:val="es-ES_tradnl"/>
        </w:rPr>
        <w:t>consume ese antibiótico</w:t>
      </w:r>
      <w:r w:rsidR="007F18FC" w:rsidRPr="009C5DC9">
        <w:rPr>
          <w:rFonts w:ascii="Arial" w:hAnsi="Arial" w:cs="Arial"/>
          <w:lang w:val="es-ES_tradnl"/>
        </w:rPr>
        <w:t>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No es extraño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por ejemplo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que cuando la gente tiene una enfermedad de origen viral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como la gripe, tome antibióticos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suponiendo que estos le ayudarán a curarse más rápido. Pero los antibióticos no tienen ningún efecto sobre los virus, así que estas personas no </w:t>
      </w:r>
      <w:r w:rsidR="00795757" w:rsidRPr="009C5DC9">
        <w:rPr>
          <w:rFonts w:ascii="Arial" w:hAnsi="Arial" w:cs="Arial"/>
          <w:lang w:val="es-ES_tradnl"/>
        </w:rPr>
        <w:t xml:space="preserve">se </w:t>
      </w:r>
      <w:r w:rsidRPr="009C5DC9">
        <w:rPr>
          <w:rFonts w:ascii="Arial" w:hAnsi="Arial" w:cs="Arial"/>
          <w:lang w:val="es-ES_tradnl"/>
        </w:rPr>
        <w:t xml:space="preserve">alivian </w:t>
      </w:r>
      <w:r w:rsidR="00795757" w:rsidRPr="009C5DC9">
        <w:rPr>
          <w:rFonts w:ascii="Arial" w:hAnsi="Arial" w:cs="Arial"/>
          <w:lang w:val="es-ES_tradnl"/>
        </w:rPr>
        <w:t xml:space="preserve">de </w:t>
      </w:r>
      <w:r w:rsidRPr="009C5DC9">
        <w:rPr>
          <w:rFonts w:ascii="Arial" w:hAnsi="Arial" w:cs="Arial"/>
          <w:lang w:val="es-ES_tradnl"/>
        </w:rPr>
        <w:t>su enfermedad al tomarlos, pero sí posibilitan que los microorganismos que tengan resistencia a es</w:t>
      </w:r>
      <w:r w:rsidR="003C7683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 xml:space="preserve"> medi</w:t>
      </w:r>
      <w:r w:rsidR="00795757" w:rsidRPr="009C5DC9">
        <w:rPr>
          <w:rFonts w:ascii="Arial" w:hAnsi="Arial" w:cs="Arial"/>
          <w:lang w:val="es-ES_tradnl"/>
        </w:rPr>
        <w:t>camento</w:t>
      </w:r>
      <w:r w:rsidRPr="009C5DC9">
        <w:rPr>
          <w:rFonts w:ascii="Arial" w:hAnsi="Arial" w:cs="Arial"/>
          <w:lang w:val="es-ES_tradnl"/>
        </w:rPr>
        <w:t xml:space="preserve"> puedan prosperar.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7212A8" w:rsidRPr="009C5DC9">
        <w:rPr>
          <w:rFonts w:ascii="Arial" w:hAnsi="Arial" w:cs="Arial"/>
          <w:lang w:val="es-ES_tradnl"/>
        </w:rPr>
        <w:t xml:space="preserve"> 4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7212A8" w:rsidRPr="009C5DC9">
        <w:rPr>
          <w:rFonts w:ascii="Arial" w:hAnsi="Arial" w:cs="Arial"/>
          <w:lang w:val="es-ES_tradnl"/>
        </w:rPr>
        <w:t>Respuesta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994ED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994ED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7212A8" w:rsidRPr="009C5DC9">
        <w:rPr>
          <w:rFonts w:ascii="Arial" w:hAnsi="Arial" w:cs="Arial"/>
          <w:color w:val="333333"/>
          <w:shd w:val="clear" w:color="auto" w:fill="FFFFFF"/>
          <w:lang w:val="es-ES"/>
        </w:rPr>
        <w:t>125266409</w:t>
      </w:r>
    </w:p>
    <w:p w:rsidR="007212A8" w:rsidRPr="009C5DC9" w:rsidRDefault="007212A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CN_07_13_CO_REC140_F4.JPG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Pr="009C5DC9">
        <w:rPr>
          <w:rFonts w:ascii="Arial" w:hAnsi="Arial" w:cs="Arial"/>
          <w:lang w:val="es-ES_tradnl"/>
        </w:rPr>
        <w:t xml:space="preserve"> La </w:t>
      </w:r>
      <w:r w:rsidR="007212A8" w:rsidRPr="009C5DC9">
        <w:rPr>
          <w:rFonts w:ascii="Arial" w:hAnsi="Arial" w:cs="Arial"/>
          <w:lang w:val="es-ES_tradnl"/>
        </w:rPr>
        <w:t xml:space="preserve">búsqueda de nuevos antibióticos es una necesidad de la </w:t>
      </w:r>
      <w:r w:rsidR="00CE2CF4" w:rsidRPr="009C5DC9">
        <w:rPr>
          <w:rFonts w:ascii="Arial" w:hAnsi="Arial" w:cs="Arial"/>
          <w:lang w:val="es-ES_tradnl"/>
        </w:rPr>
        <w:t xml:space="preserve">Medicina </w:t>
      </w:r>
      <w:r w:rsidR="00AE2E6E" w:rsidRPr="009C5DC9">
        <w:rPr>
          <w:rFonts w:ascii="Arial" w:hAnsi="Arial" w:cs="Arial"/>
          <w:lang w:val="es-ES_tradnl"/>
        </w:rPr>
        <w:t>actual</w:t>
      </w:r>
      <w:r w:rsidR="00795757" w:rsidRPr="009C5DC9">
        <w:rPr>
          <w:rFonts w:ascii="Arial" w:hAnsi="Arial" w:cs="Arial"/>
          <w:lang w:val="es-ES_tradnl"/>
        </w:rPr>
        <w:t>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  <w:r w:rsidRPr="009C5DC9">
        <w:rPr>
          <w:rFonts w:ascii="Arial" w:hAnsi="Arial" w:cs="Arial"/>
          <w:lang w:val="es-ES_tradnl"/>
        </w:rPr>
        <w:t xml:space="preserve"> ¿</w:t>
      </w:r>
      <w:r w:rsidR="00B5102B" w:rsidRPr="009C5DC9">
        <w:rPr>
          <w:rFonts w:ascii="Arial" w:hAnsi="Arial" w:cs="Arial"/>
          <w:lang w:val="es-ES_tradnl"/>
        </w:rPr>
        <w:t xml:space="preserve">Cómo se puede enfrentar la resistencia a los </w:t>
      </w:r>
      <w:r w:rsidR="00737CCF" w:rsidRPr="009C5DC9">
        <w:rPr>
          <w:rFonts w:ascii="Arial" w:hAnsi="Arial" w:cs="Arial"/>
          <w:lang w:val="es-ES_tradnl"/>
        </w:rPr>
        <w:t>antibióticos</w:t>
      </w:r>
      <w:r w:rsidR="00B5102B" w:rsidRPr="009C5DC9">
        <w:rPr>
          <w:rFonts w:ascii="Arial" w:hAnsi="Arial" w:cs="Arial"/>
          <w:lang w:val="es-ES_tradnl"/>
        </w:rPr>
        <w:t>?</w:t>
      </w:r>
    </w:p>
    <w:p w:rsidR="00B5102B" w:rsidRPr="009C5DC9" w:rsidRDefault="00B5102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B5102B" w:rsidRPr="009C5DC9" w:rsidRDefault="00737CC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importante que la población en general aprenda a usar los antibióticos de manera responsable</w:t>
      </w:r>
      <w:r w:rsidR="00B84B92" w:rsidRPr="009C5DC9">
        <w:rPr>
          <w:rFonts w:ascii="Arial" w:hAnsi="Arial" w:cs="Arial"/>
          <w:lang w:val="es-ES_tradnl"/>
        </w:rPr>
        <w:t>.</w:t>
      </w:r>
      <w:ins w:id="9" w:author="ggcv" w:date="2015-03-11T14:52:00Z">
        <w:r w:rsidR="00D05367" w:rsidRPr="009C5DC9">
          <w:rPr>
            <w:rFonts w:ascii="Arial" w:hAnsi="Arial" w:cs="Arial"/>
            <w:lang w:val="es-ES_tradnl"/>
          </w:rPr>
          <w:t xml:space="preserve"> </w:t>
        </w:r>
      </w:ins>
      <w:r w:rsidR="00B84B92" w:rsidRPr="009C5DC9">
        <w:rPr>
          <w:rFonts w:ascii="Arial" w:hAnsi="Arial" w:cs="Arial"/>
          <w:lang w:val="es-ES_tradnl"/>
        </w:rPr>
        <w:t xml:space="preserve">Esto </w:t>
      </w:r>
      <w:r w:rsidRPr="009C5DC9">
        <w:rPr>
          <w:rFonts w:ascii="Arial" w:hAnsi="Arial" w:cs="Arial"/>
          <w:lang w:val="es-ES_tradnl"/>
        </w:rPr>
        <w:t>si</w:t>
      </w:r>
      <w:r w:rsidR="00833562" w:rsidRPr="009C5DC9">
        <w:rPr>
          <w:rFonts w:ascii="Arial" w:hAnsi="Arial" w:cs="Arial"/>
          <w:lang w:val="es-ES_tradnl"/>
        </w:rPr>
        <w:t>gnifica usarlos s</w:t>
      </w:r>
      <w:r w:rsidR="003C7683" w:rsidRPr="009C5DC9">
        <w:rPr>
          <w:rFonts w:ascii="Arial" w:hAnsi="Arial" w:cs="Arial"/>
          <w:lang w:val="es-ES_tradnl"/>
        </w:rPr>
        <w:t>o</w:t>
      </w:r>
      <w:r w:rsidR="00833562" w:rsidRPr="009C5DC9">
        <w:rPr>
          <w:rFonts w:ascii="Arial" w:hAnsi="Arial" w:cs="Arial"/>
          <w:lang w:val="es-ES_tradnl"/>
        </w:rPr>
        <w:t xml:space="preserve">lo cuando </w:t>
      </w:r>
      <w:r w:rsidR="00B84B92" w:rsidRPr="009C5DC9">
        <w:rPr>
          <w:rFonts w:ascii="Arial" w:hAnsi="Arial" w:cs="Arial"/>
          <w:lang w:val="es-ES_tradnl"/>
        </w:rPr>
        <w:t>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3562" w:rsidRPr="009C5DC9">
        <w:rPr>
          <w:rFonts w:ascii="Arial" w:hAnsi="Arial" w:cs="Arial"/>
          <w:lang w:val="es-ES_tradnl"/>
        </w:rPr>
        <w:t>necesario</w:t>
      </w:r>
      <w:r w:rsidRPr="009C5DC9">
        <w:rPr>
          <w:rFonts w:ascii="Arial" w:hAnsi="Arial" w:cs="Arial"/>
          <w:lang w:val="es-ES_tradnl"/>
        </w:rPr>
        <w:t xml:space="preserve">. </w:t>
      </w:r>
      <w:r w:rsidR="00833562" w:rsidRPr="009C5DC9">
        <w:rPr>
          <w:rFonts w:ascii="Arial" w:hAnsi="Arial" w:cs="Arial"/>
          <w:lang w:val="es-ES_tradnl"/>
        </w:rPr>
        <w:t xml:space="preserve">Además, si se tienen que </w:t>
      </w:r>
      <w:r w:rsidR="00D60254" w:rsidRPr="009C5DC9">
        <w:rPr>
          <w:rFonts w:ascii="Arial" w:hAnsi="Arial" w:cs="Arial"/>
          <w:lang w:val="es-ES_tradnl"/>
        </w:rPr>
        <w:lastRenderedPageBreak/>
        <w:t>usar</w:t>
      </w:r>
      <w:r w:rsidR="00B84B92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es fundamental emplear el antibiótico correcto para la enfermedad particular que se tenga</w:t>
      </w:r>
      <w:r w:rsidR="003C7683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Para </w:t>
      </w:r>
      <w:r w:rsidR="00D60254" w:rsidRPr="009C5DC9">
        <w:rPr>
          <w:rFonts w:ascii="Arial" w:hAnsi="Arial" w:cs="Arial"/>
          <w:lang w:val="es-ES_tradnl"/>
        </w:rPr>
        <w:t>ello</w:t>
      </w:r>
      <w:r w:rsidR="003C7683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lo mejor </w:t>
      </w:r>
      <w:r w:rsidR="00830558" w:rsidRPr="009C5DC9">
        <w:rPr>
          <w:rFonts w:ascii="Arial" w:hAnsi="Arial" w:cs="Arial"/>
          <w:lang w:val="es-ES_tradnl"/>
        </w:rPr>
        <w:t>es</w:t>
      </w:r>
      <w:r w:rsidR="00D60254" w:rsidRPr="009C5DC9">
        <w:rPr>
          <w:rFonts w:ascii="Arial" w:hAnsi="Arial" w:cs="Arial"/>
          <w:lang w:val="es-ES_tradnl"/>
        </w:rPr>
        <w:t xml:space="preserve"> seguir las indicaciones del médico y no automedicarse. 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D6025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Además de estas medidas, </w:t>
      </w:r>
      <w:r w:rsidR="00830558" w:rsidRPr="009C5DC9">
        <w:rPr>
          <w:rFonts w:ascii="Arial" w:hAnsi="Arial" w:cs="Arial"/>
          <w:lang w:val="es-ES_tradnl"/>
        </w:rPr>
        <w:t>continuamente se llevan a cabo investigaciones para descub</w:t>
      </w:r>
      <w:r w:rsidR="00833562" w:rsidRPr="009C5DC9">
        <w:rPr>
          <w:rFonts w:ascii="Arial" w:hAnsi="Arial" w:cs="Arial"/>
          <w:lang w:val="es-ES_tradnl"/>
        </w:rPr>
        <w:t>rir o crear nuevos antibióticos</w:t>
      </w:r>
      <w:r w:rsidR="003205F3" w:rsidRPr="009C5DC9">
        <w:rPr>
          <w:rFonts w:ascii="Arial" w:hAnsi="Arial" w:cs="Arial"/>
          <w:lang w:val="es-ES_tradnl"/>
        </w:rPr>
        <w:t>,</w:t>
      </w:r>
      <w:r w:rsidR="00833562" w:rsidRPr="009C5DC9">
        <w:rPr>
          <w:rFonts w:ascii="Arial" w:hAnsi="Arial" w:cs="Arial"/>
          <w:lang w:val="es-ES_tradnl"/>
        </w:rPr>
        <w:t xml:space="preserve"> ya que siempre aparecerán organismos resistentes.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0558" w:rsidRPr="009C5DC9">
        <w:rPr>
          <w:rFonts w:ascii="Arial" w:hAnsi="Arial" w:cs="Arial"/>
          <w:lang w:val="es-ES_tradnl"/>
        </w:rPr>
        <w:t>En la lucha contra las enfermedades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795757" w:rsidRPr="009C5DC9">
        <w:rPr>
          <w:rFonts w:ascii="Arial" w:hAnsi="Arial" w:cs="Arial"/>
          <w:lang w:val="es-ES_tradnl"/>
        </w:rPr>
        <w:t>el trabajo de los científicos nunca</w:t>
      </w:r>
      <w:r w:rsidR="00830558" w:rsidRPr="009C5DC9">
        <w:rPr>
          <w:rFonts w:ascii="Arial" w:hAnsi="Arial" w:cs="Arial"/>
          <w:lang w:val="es-ES_tradnl"/>
        </w:rPr>
        <w:t xml:space="preserve"> se detiene.</w:t>
      </w:r>
    </w:p>
    <w:sectPr w:rsidR="00E31CAA" w:rsidRPr="009C5DC9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EC3" w:rsidRDefault="00741EC3" w:rsidP="00A752E6">
      <w:r>
        <w:separator/>
      </w:r>
    </w:p>
  </w:endnote>
  <w:endnote w:type="continuationSeparator" w:id="0">
    <w:p w:rsidR="00741EC3" w:rsidRDefault="00741EC3" w:rsidP="00A75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EC3" w:rsidRDefault="00741EC3" w:rsidP="00A752E6">
      <w:r>
        <w:separator/>
      </w:r>
    </w:p>
  </w:footnote>
  <w:footnote w:type="continuationSeparator" w:id="0">
    <w:p w:rsidR="00741EC3" w:rsidRDefault="00741EC3" w:rsidP="00A752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07A4"/>
    <w:rsid w:val="00007A65"/>
    <w:rsid w:val="00025642"/>
    <w:rsid w:val="0003221D"/>
    <w:rsid w:val="0005228B"/>
    <w:rsid w:val="00054002"/>
    <w:rsid w:val="00066884"/>
    <w:rsid w:val="000B48F1"/>
    <w:rsid w:val="000B7B8B"/>
    <w:rsid w:val="000C4686"/>
    <w:rsid w:val="000D3E03"/>
    <w:rsid w:val="000F75A9"/>
    <w:rsid w:val="00104E5C"/>
    <w:rsid w:val="0013397F"/>
    <w:rsid w:val="00140176"/>
    <w:rsid w:val="00142AC8"/>
    <w:rsid w:val="0014528A"/>
    <w:rsid w:val="001618A4"/>
    <w:rsid w:val="001807E1"/>
    <w:rsid w:val="00186402"/>
    <w:rsid w:val="001A21CA"/>
    <w:rsid w:val="001A7BB2"/>
    <w:rsid w:val="001B3983"/>
    <w:rsid w:val="001C675E"/>
    <w:rsid w:val="001E1243"/>
    <w:rsid w:val="001E2043"/>
    <w:rsid w:val="001E27CB"/>
    <w:rsid w:val="001F512D"/>
    <w:rsid w:val="002013B9"/>
    <w:rsid w:val="00206093"/>
    <w:rsid w:val="00223607"/>
    <w:rsid w:val="00223972"/>
    <w:rsid w:val="0025146C"/>
    <w:rsid w:val="00253387"/>
    <w:rsid w:val="00254FDB"/>
    <w:rsid w:val="0027620A"/>
    <w:rsid w:val="002A1712"/>
    <w:rsid w:val="002A563F"/>
    <w:rsid w:val="002B7E96"/>
    <w:rsid w:val="002E4EE6"/>
    <w:rsid w:val="002E7667"/>
    <w:rsid w:val="002F6267"/>
    <w:rsid w:val="0030094F"/>
    <w:rsid w:val="003205F3"/>
    <w:rsid w:val="00326C60"/>
    <w:rsid w:val="00340C3A"/>
    <w:rsid w:val="00345260"/>
    <w:rsid w:val="00346D61"/>
    <w:rsid w:val="00353644"/>
    <w:rsid w:val="003577E8"/>
    <w:rsid w:val="00367A53"/>
    <w:rsid w:val="003705C1"/>
    <w:rsid w:val="003729BC"/>
    <w:rsid w:val="00395385"/>
    <w:rsid w:val="003C7683"/>
    <w:rsid w:val="003D552D"/>
    <w:rsid w:val="003D72B3"/>
    <w:rsid w:val="003E395E"/>
    <w:rsid w:val="003F1EB9"/>
    <w:rsid w:val="003F380D"/>
    <w:rsid w:val="0040200E"/>
    <w:rsid w:val="0042776D"/>
    <w:rsid w:val="004375B6"/>
    <w:rsid w:val="00453811"/>
    <w:rsid w:val="0045712C"/>
    <w:rsid w:val="004735BF"/>
    <w:rsid w:val="00490291"/>
    <w:rsid w:val="00490BC8"/>
    <w:rsid w:val="004923C3"/>
    <w:rsid w:val="004A0080"/>
    <w:rsid w:val="004A2B92"/>
    <w:rsid w:val="004A2D10"/>
    <w:rsid w:val="004E6120"/>
    <w:rsid w:val="004F3E00"/>
    <w:rsid w:val="00514DE9"/>
    <w:rsid w:val="0051789A"/>
    <w:rsid w:val="00517CC3"/>
    <w:rsid w:val="0052636A"/>
    <w:rsid w:val="00533D2B"/>
    <w:rsid w:val="005428DB"/>
    <w:rsid w:val="00551D6E"/>
    <w:rsid w:val="00552D7C"/>
    <w:rsid w:val="005665EB"/>
    <w:rsid w:val="005A5D00"/>
    <w:rsid w:val="005B32E5"/>
    <w:rsid w:val="005B6F43"/>
    <w:rsid w:val="005C209B"/>
    <w:rsid w:val="005C6CC4"/>
    <w:rsid w:val="005D2447"/>
    <w:rsid w:val="005E22EB"/>
    <w:rsid w:val="005F4C68"/>
    <w:rsid w:val="00611072"/>
    <w:rsid w:val="00616529"/>
    <w:rsid w:val="0063490D"/>
    <w:rsid w:val="006431DF"/>
    <w:rsid w:val="0064502C"/>
    <w:rsid w:val="00647430"/>
    <w:rsid w:val="006559E5"/>
    <w:rsid w:val="006907A4"/>
    <w:rsid w:val="00692243"/>
    <w:rsid w:val="006A32CE"/>
    <w:rsid w:val="006A3851"/>
    <w:rsid w:val="006B1C75"/>
    <w:rsid w:val="006E1C59"/>
    <w:rsid w:val="006E32EF"/>
    <w:rsid w:val="00705DE0"/>
    <w:rsid w:val="007212A8"/>
    <w:rsid w:val="007344DC"/>
    <w:rsid w:val="00735490"/>
    <w:rsid w:val="00735A0F"/>
    <w:rsid w:val="00737CCF"/>
    <w:rsid w:val="00741EC3"/>
    <w:rsid w:val="0074775C"/>
    <w:rsid w:val="0076275F"/>
    <w:rsid w:val="00771228"/>
    <w:rsid w:val="00795757"/>
    <w:rsid w:val="007A574A"/>
    <w:rsid w:val="007B00D6"/>
    <w:rsid w:val="007B25A6"/>
    <w:rsid w:val="007C28CE"/>
    <w:rsid w:val="007F18FC"/>
    <w:rsid w:val="00830558"/>
    <w:rsid w:val="00833562"/>
    <w:rsid w:val="0084009B"/>
    <w:rsid w:val="008404BC"/>
    <w:rsid w:val="00841F1A"/>
    <w:rsid w:val="00870466"/>
    <w:rsid w:val="00882E08"/>
    <w:rsid w:val="0088791B"/>
    <w:rsid w:val="00887AD7"/>
    <w:rsid w:val="008A74DF"/>
    <w:rsid w:val="008B60E2"/>
    <w:rsid w:val="008D731D"/>
    <w:rsid w:val="008F243B"/>
    <w:rsid w:val="008F2478"/>
    <w:rsid w:val="00901ADC"/>
    <w:rsid w:val="00904011"/>
    <w:rsid w:val="0091337F"/>
    <w:rsid w:val="009636BF"/>
    <w:rsid w:val="0098064A"/>
    <w:rsid w:val="0098493A"/>
    <w:rsid w:val="00994EDA"/>
    <w:rsid w:val="009A67C3"/>
    <w:rsid w:val="009A7BE0"/>
    <w:rsid w:val="009C5DC9"/>
    <w:rsid w:val="009E00D1"/>
    <w:rsid w:val="00A02A31"/>
    <w:rsid w:val="00A22796"/>
    <w:rsid w:val="00A43C83"/>
    <w:rsid w:val="00A61B6D"/>
    <w:rsid w:val="00A7393A"/>
    <w:rsid w:val="00A752E6"/>
    <w:rsid w:val="00A925B6"/>
    <w:rsid w:val="00AC45C1"/>
    <w:rsid w:val="00AC7496"/>
    <w:rsid w:val="00AC7FAC"/>
    <w:rsid w:val="00AD7044"/>
    <w:rsid w:val="00AE2E6E"/>
    <w:rsid w:val="00AE458C"/>
    <w:rsid w:val="00AF23DF"/>
    <w:rsid w:val="00B0282E"/>
    <w:rsid w:val="00B16990"/>
    <w:rsid w:val="00B20DCF"/>
    <w:rsid w:val="00B3108D"/>
    <w:rsid w:val="00B41181"/>
    <w:rsid w:val="00B5102B"/>
    <w:rsid w:val="00B53DF1"/>
    <w:rsid w:val="00B7270B"/>
    <w:rsid w:val="00B74C62"/>
    <w:rsid w:val="00B76E24"/>
    <w:rsid w:val="00B84B92"/>
    <w:rsid w:val="00B92165"/>
    <w:rsid w:val="00BA4232"/>
    <w:rsid w:val="00BB18F2"/>
    <w:rsid w:val="00BC129D"/>
    <w:rsid w:val="00BC3D67"/>
    <w:rsid w:val="00BD1FFA"/>
    <w:rsid w:val="00C0213F"/>
    <w:rsid w:val="00C0683E"/>
    <w:rsid w:val="00C11B60"/>
    <w:rsid w:val="00C209AE"/>
    <w:rsid w:val="00C2368E"/>
    <w:rsid w:val="00C245D1"/>
    <w:rsid w:val="00C34A1F"/>
    <w:rsid w:val="00C35567"/>
    <w:rsid w:val="00C41B94"/>
    <w:rsid w:val="00C42339"/>
    <w:rsid w:val="00C7411E"/>
    <w:rsid w:val="00C82D30"/>
    <w:rsid w:val="00C84826"/>
    <w:rsid w:val="00C92E0A"/>
    <w:rsid w:val="00CA5658"/>
    <w:rsid w:val="00CB02D2"/>
    <w:rsid w:val="00CB17F3"/>
    <w:rsid w:val="00CC3C2E"/>
    <w:rsid w:val="00CD2245"/>
    <w:rsid w:val="00CD652E"/>
    <w:rsid w:val="00CE2CF4"/>
    <w:rsid w:val="00CF535A"/>
    <w:rsid w:val="00D05367"/>
    <w:rsid w:val="00D10913"/>
    <w:rsid w:val="00D15A42"/>
    <w:rsid w:val="00D23BD9"/>
    <w:rsid w:val="00D60254"/>
    <w:rsid w:val="00D654D5"/>
    <w:rsid w:val="00D660AD"/>
    <w:rsid w:val="00D67E88"/>
    <w:rsid w:val="00D9291B"/>
    <w:rsid w:val="00DA66FC"/>
    <w:rsid w:val="00DB465D"/>
    <w:rsid w:val="00DB6315"/>
    <w:rsid w:val="00DE1C4F"/>
    <w:rsid w:val="00DF0A95"/>
    <w:rsid w:val="00DF6F53"/>
    <w:rsid w:val="00E07354"/>
    <w:rsid w:val="00E31CAA"/>
    <w:rsid w:val="00E44B0C"/>
    <w:rsid w:val="00E54DA3"/>
    <w:rsid w:val="00E61A4B"/>
    <w:rsid w:val="00E63A09"/>
    <w:rsid w:val="00E66620"/>
    <w:rsid w:val="00E678AB"/>
    <w:rsid w:val="00E7707B"/>
    <w:rsid w:val="00E84C33"/>
    <w:rsid w:val="00E928AA"/>
    <w:rsid w:val="00E92CA2"/>
    <w:rsid w:val="00EA3E65"/>
    <w:rsid w:val="00EA5E54"/>
    <w:rsid w:val="00EB0CCB"/>
    <w:rsid w:val="00EC19ED"/>
    <w:rsid w:val="00EC398E"/>
    <w:rsid w:val="00EF5121"/>
    <w:rsid w:val="00F12162"/>
    <w:rsid w:val="00F157B9"/>
    <w:rsid w:val="00F4317E"/>
    <w:rsid w:val="00F44F99"/>
    <w:rsid w:val="00F566C6"/>
    <w:rsid w:val="00F80068"/>
    <w:rsid w:val="00F819D0"/>
    <w:rsid w:val="00F945DD"/>
    <w:rsid w:val="00FA04FB"/>
    <w:rsid w:val="00FC2EC8"/>
    <w:rsid w:val="00FD1F3A"/>
    <w:rsid w:val="00FD4E51"/>
    <w:rsid w:val="00FE5AD5"/>
    <w:rsid w:val="00FF3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5:docId w15:val="{26119AD3-F6C9-4EAC-AB35-43AFDF92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5A9"/>
  </w:style>
  <w:style w:type="paragraph" w:styleId="Ttulo1">
    <w:name w:val="heading 1"/>
    <w:basedOn w:val="Normal"/>
    <w:link w:val="Ttulo1Car"/>
    <w:uiPriority w:val="9"/>
    <w:qFormat/>
    <w:rsid w:val="0006688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67E8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52E6"/>
  </w:style>
  <w:style w:type="paragraph" w:styleId="Piedepgina">
    <w:name w:val="footer"/>
    <w:basedOn w:val="Normal"/>
    <w:link w:val="Piedepgina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2E6"/>
  </w:style>
  <w:style w:type="character" w:customStyle="1" w:styleId="Ttulo1Car">
    <w:name w:val="Título 1 Car"/>
    <w:basedOn w:val="Fuentedeprrafopredeter"/>
    <w:link w:val="Ttulo1"/>
    <w:uiPriority w:val="9"/>
    <w:rsid w:val="00066884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1812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Germán Cuervo</cp:lastModifiedBy>
  <cp:revision>45</cp:revision>
  <dcterms:created xsi:type="dcterms:W3CDTF">2015-03-08T22:25:00Z</dcterms:created>
  <dcterms:modified xsi:type="dcterms:W3CDTF">2015-08-10T21:50:00Z</dcterms:modified>
</cp:coreProperties>
</file>