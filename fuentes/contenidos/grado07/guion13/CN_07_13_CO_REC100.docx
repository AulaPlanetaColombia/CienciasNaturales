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D1F" w:rsidRPr="00A3483E" w:rsidRDefault="0014528A">
      <w:pPr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Interactivo F</w:t>
      </w:r>
      <w:r w:rsidR="00E44B0C" w:rsidRPr="00A3483E">
        <w:rPr>
          <w:rFonts w:ascii="Arial" w:hAnsi="Arial" w:cs="Arial"/>
          <w:b/>
          <w:lang w:val="es-ES_tradnl"/>
        </w:rPr>
        <w:t>13</w:t>
      </w:r>
      <w:r w:rsidR="0045712C" w:rsidRPr="00A3483E">
        <w:rPr>
          <w:rFonts w:ascii="Arial" w:hAnsi="Arial" w:cs="Arial"/>
          <w:b/>
          <w:lang w:val="es-ES_tradnl"/>
        </w:rPr>
        <w:t xml:space="preserve">: </w:t>
      </w:r>
      <w:proofErr w:type="spellStart"/>
      <w:r w:rsidR="00E44B0C" w:rsidRPr="00A3483E">
        <w:rPr>
          <w:rFonts w:ascii="Arial" w:hAnsi="Arial" w:cs="Arial"/>
          <w:b/>
          <w:lang w:val="es-ES_tradnl"/>
        </w:rPr>
        <w:t>Webquest</w:t>
      </w:r>
      <w:proofErr w:type="spellEnd"/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Nombre del guión a que corresponde el ejercicio</w:t>
      </w:r>
      <w:r w:rsidR="004F180C" w:rsidRPr="00A3483E">
        <w:rPr>
          <w:rFonts w:ascii="Arial" w:hAnsi="Arial" w:cs="Arial"/>
          <w:color w:val="000000"/>
          <w:lang w:val="es-ES"/>
        </w:rPr>
        <w:t>CN_07_13_CO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DATOS DEL RECURSO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Título del recurso</w:t>
      </w:r>
      <w:r w:rsidR="004735BF" w:rsidRPr="00A3483E">
        <w:rPr>
          <w:rFonts w:ascii="Arial" w:hAnsi="Arial" w:cs="Arial"/>
          <w:highlight w:val="green"/>
          <w:lang w:val="es-ES_tradnl"/>
        </w:rPr>
        <w:t>(</w:t>
      </w:r>
      <w:r w:rsidR="004735BF" w:rsidRPr="00A3483E">
        <w:rPr>
          <w:rFonts w:ascii="Arial" w:hAnsi="Arial" w:cs="Arial"/>
          <w:b/>
          <w:highlight w:val="green"/>
          <w:lang w:val="es-ES_tradnl"/>
        </w:rPr>
        <w:t>65</w:t>
      </w:r>
      <w:r w:rsidR="004735BF" w:rsidRPr="00A3483E">
        <w:rPr>
          <w:rFonts w:ascii="Arial" w:hAnsi="Arial" w:cs="Arial"/>
          <w:highlight w:val="green"/>
          <w:lang w:val="es-ES_tradnl"/>
        </w:rPr>
        <w:t xml:space="preserve"> caracteres máx.)</w:t>
      </w:r>
      <w:r w:rsidR="004F180C" w:rsidRPr="00A3483E">
        <w:rPr>
          <w:rFonts w:ascii="Arial" w:hAnsi="Arial" w:cs="Arial"/>
          <w:lang w:val="es-ES_tradnl"/>
        </w:rPr>
        <w:t xml:space="preserve"> El uso de </w:t>
      </w:r>
      <w:r w:rsidR="003318CD" w:rsidRPr="00A3483E">
        <w:rPr>
          <w:rFonts w:ascii="Arial" w:hAnsi="Arial" w:cs="Arial"/>
          <w:lang w:val="es-ES_tradnl"/>
        </w:rPr>
        <w:t>las ondas en el diagnóstico médico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Descripción del recurso</w:t>
      </w:r>
      <w:r w:rsidR="004F180C" w:rsidRPr="00A3483E">
        <w:rPr>
          <w:rFonts w:ascii="Arial" w:hAnsi="Arial" w:cs="Arial"/>
          <w:color w:val="000000"/>
          <w:lang w:val="es-ES"/>
        </w:rPr>
        <w:t>Presentación interactiva que ilustra el uso de ondas (electromagnéticas y sonoras) en el diagnóstico médico a trav</w:t>
      </w:r>
      <w:r w:rsidR="001D5DB6" w:rsidRPr="00A3483E">
        <w:rPr>
          <w:rFonts w:ascii="Arial" w:hAnsi="Arial" w:cs="Arial"/>
          <w:color w:val="000000"/>
          <w:lang w:val="es-ES"/>
        </w:rPr>
        <w:t>és de dos</w:t>
      </w:r>
      <w:r w:rsidR="004F180C" w:rsidRPr="00A3483E">
        <w:rPr>
          <w:rFonts w:ascii="Arial" w:hAnsi="Arial" w:cs="Arial"/>
          <w:color w:val="000000"/>
          <w:lang w:val="es-ES"/>
        </w:rPr>
        <w:t xml:space="preserve"> ejemplos.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3F7ED8" w:rsidRPr="00A3483E">
        <w:rPr>
          <w:rFonts w:ascii="Arial" w:hAnsi="Arial" w:cs="Arial"/>
          <w:lang w:val="es-ES_tradnl"/>
        </w:rPr>
        <w:t>O</w:t>
      </w:r>
      <w:r w:rsidR="004F180C" w:rsidRPr="00A3483E">
        <w:rPr>
          <w:rFonts w:ascii="Arial" w:hAnsi="Arial" w:cs="Arial"/>
          <w:lang w:val="es-ES_tradnl"/>
        </w:rPr>
        <w:t>ndas electromagnéticas, sonoras, diagnóstico, estetoscopio, ultrasonido, ecografía, radiografía.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Tiempo estimado (minutos)</w:t>
      </w:r>
      <w:r w:rsidR="004F180C" w:rsidRPr="00A3483E">
        <w:rPr>
          <w:rFonts w:ascii="Arial" w:hAnsi="Arial" w:cs="Arial"/>
          <w:lang w:val="es-ES_tradnl"/>
        </w:rPr>
        <w:t xml:space="preserve"> 15 minutos</w:t>
      </w:r>
      <w:r w:rsidR="00600E7D" w:rsidRPr="00A3483E">
        <w:rPr>
          <w:rFonts w:ascii="Arial" w:hAnsi="Arial" w:cs="Arial"/>
          <w:lang w:val="es-ES_tradnl"/>
        </w:rPr>
        <w:t>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A3483E" w:rsidTr="00F4317E">
        <w:tc>
          <w:tcPr>
            <w:tcW w:w="1248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391D1F" w:rsidRPr="00A3483E" w:rsidRDefault="004C4816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1248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3483E" w:rsidTr="00F4317E">
        <w:tc>
          <w:tcPr>
            <w:tcW w:w="4536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391D1F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391D1F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5665E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A3483E" w:rsidTr="005A4C14">
        <w:tc>
          <w:tcPr>
            <w:tcW w:w="212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391D1F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A3483E" w:rsidTr="005A4C14">
        <w:tc>
          <w:tcPr>
            <w:tcW w:w="212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A3483E" w:rsidTr="005A4C14">
        <w:tc>
          <w:tcPr>
            <w:tcW w:w="212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391D1F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4F180C" w:rsidRPr="00A3483E">
        <w:rPr>
          <w:rFonts w:ascii="Arial" w:hAnsi="Arial" w:cs="Arial"/>
          <w:lang w:val="es-ES_tradnl"/>
        </w:rPr>
        <w:t xml:space="preserve"> 1-Fácil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PROFESOR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8E1A19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Objetivo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Mos</w:t>
      </w:r>
      <w:r w:rsidR="001D7807" w:rsidRPr="00A3483E">
        <w:rPr>
          <w:rFonts w:ascii="Arial" w:hAnsi="Arial" w:cs="Arial"/>
          <w:lang w:val="es-ES_tradnl"/>
        </w:rPr>
        <w:t>trar la aplicación d</w:t>
      </w:r>
      <w:r w:rsidRPr="00A3483E">
        <w:rPr>
          <w:rFonts w:ascii="Arial" w:hAnsi="Arial" w:cs="Arial"/>
          <w:lang w:val="es-ES_tradnl"/>
        </w:rPr>
        <w:t>e</w:t>
      </w:r>
      <w:r w:rsidR="001D5DB6" w:rsidRPr="00A3483E">
        <w:rPr>
          <w:rFonts w:ascii="Arial" w:hAnsi="Arial" w:cs="Arial"/>
          <w:lang w:val="es-ES_tradnl"/>
        </w:rPr>
        <w:t>la Física en</w:t>
      </w:r>
      <w:r w:rsidRPr="00A3483E">
        <w:rPr>
          <w:rFonts w:ascii="Arial" w:hAnsi="Arial" w:cs="Arial"/>
          <w:lang w:val="es-ES_tradnl"/>
        </w:rPr>
        <w:t xml:space="preserve"> e</w:t>
      </w:r>
      <w:r w:rsidR="001D5DB6" w:rsidRPr="00A3483E">
        <w:rPr>
          <w:rFonts w:ascii="Arial" w:hAnsi="Arial" w:cs="Arial"/>
          <w:lang w:val="es-ES_tradnl"/>
        </w:rPr>
        <w:t>l diagnóstico médico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70BCD" w:rsidRPr="00A3483E">
        <w:rPr>
          <w:rFonts w:ascii="Arial" w:hAnsi="Arial" w:cs="Arial"/>
          <w:lang w:val="es-ES_tradnl"/>
        </w:rPr>
        <w:t xml:space="preserve">dando </w:t>
      </w:r>
      <w:r w:rsidR="001D5DB6" w:rsidRPr="00A3483E">
        <w:rPr>
          <w:rFonts w:ascii="Arial" w:hAnsi="Arial" w:cs="Arial"/>
          <w:lang w:val="es-ES_tradnl"/>
        </w:rPr>
        <w:t xml:space="preserve">como ejemplo el uso de </w:t>
      </w:r>
      <w:r w:rsidRPr="00A3483E">
        <w:rPr>
          <w:rFonts w:ascii="Arial" w:hAnsi="Arial" w:cs="Arial"/>
          <w:lang w:val="es-ES_tradnl"/>
        </w:rPr>
        <w:t>ondas.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Durante la presentación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1D5DB6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Ayude</w:t>
      </w:r>
      <w:r w:rsidR="001F00A5" w:rsidRPr="00A3483E">
        <w:rPr>
          <w:rFonts w:ascii="Arial" w:hAnsi="Arial" w:cs="Arial"/>
          <w:lang w:val="es-ES_tradnl"/>
        </w:rPr>
        <w:t xml:space="preserve"> a los estudiantes a comprender el funcion</w:t>
      </w:r>
      <w:r w:rsidR="00FF2EEB" w:rsidRPr="00A3483E">
        <w:rPr>
          <w:rFonts w:ascii="Arial" w:hAnsi="Arial" w:cs="Arial"/>
          <w:lang w:val="es-ES_tradnl"/>
        </w:rPr>
        <w:t xml:space="preserve">amiento de las radiografías y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1F00A5" w:rsidRPr="00A3483E">
        <w:rPr>
          <w:rFonts w:ascii="Arial" w:hAnsi="Arial" w:cs="Arial"/>
          <w:lang w:val="es-ES_tradnl"/>
        </w:rPr>
        <w:t xml:space="preserve">. </w:t>
      </w:r>
      <w:r w:rsidRPr="00A3483E">
        <w:rPr>
          <w:rFonts w:ascii="Arial" w:hAnsi="Arial" w:cs="Arial"/>
          <w:lang w:val="es-ES_tradnl"/>
        </w:rPr>
        <w:t xml:space="preserve">Explíqueles que el </w:t>
      </w:r>
      <w:r w:rsidR="001F00A5" w:rsidRPr="00A3483E">
        <w:rPr>
          <w:rFonts w:ascii="Arial" w:hAnsi="Arial" w:cs="Arial"/>
          <w:lang w:val="es-ES_tradnl"/>
        </w:rPr>
        <w:t xml:space="preserve">sonido rebota y no puede </w:t>
      </w:r>
      <w:r w:rsidR="00A72646" w:rsidRPr="00A3483E">
        <w:rPr>
          <w:rFonts w:ascii="Arial" w:hAnsi="Arial" w:cs="Arial"/>
          <w:lang w:val="es-ES_tradnl"/>
        </w:rPr>
        <w:t>a</w:t>
      </w:r>
      <w:r w:rsidRPr="00A3483E">
        <w:rPr>
          <w:rFonts w:ascii="Arial" w:hAnsi="Arial" w:cs="Arial"/>
          <w:lang w:val="es-ES_tradnl"/>
        </w:rPr>
        <w:t>travesar tejidos densos</w:t>
      </w:r>
      <w:r w:rsidR="00716964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como los del hueso</w:t>
      </w:r>
      <w:r w:rsidR="00600E7D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mientras que los </w:t>
      </w:r>
      <w:r w:rsidR="001F00A5" w:rsidRPr="00A3483E">
        <w:rPr>
          <w:rFonts w:ascii="Arial" w:hAnsi="Arial" w:cs="Arial"/>
          <w:lang w:val="es-ES_tradnl"/>
        </w:rPr>
        <w:t xml:space="preserve">rayos </w:t>
      </w:r>
      <w:r w:rsidR="00600E7D" w:rsidRPr="00A3483E">
        <w:rPr>
          <w:rFonts w:ascii="Arial" w:hAnsi="Arial" w:cs="Arial"/>
          <w:lang w:val="es-ES_tradnl"/>
        </w:rPr>
        <w:t>X</w:t>
      </w:r>
      <w:r w:rsidR="001F00A5" w:rsidRPr="00A3483E">
        <w:rPr>
          <w:rFonts w:ascii="Arial" w:hAnsi="Arial" w:cs="Arial"/>
          <w:lang w:val="es-ES_tradnl"/>
        </w:rPr>
        <w:t xml:space="preserve"> atraviesa</w:t>
      </w:r>
      <w:r w:rsidRPr="00A3483E">
        <w:rPr>
          <w:rFonts w:ascii="Arial" w:hAnsi="Arial" w:cs="Arial"/>
          <w:lang w:val="es-ES_tradnl"/>
        </w:rPr>
        <w:t>n todos los tejidos sin rebotar</w:t>
      </w:r>
      <w:r w:rsidR="00600E7D" w:rsidRPr="00A3483E">
        <w:rPr>
          <w:rFonts w:ascii="Arial" w:hAnsi="Arial" w:cs="Arial"/>
          <w:lang w:val="es-ES_tradnl"/>
        </w:rPr>
        <w:t>,</w:t>
      </w:r>
      <w:r w:rsidR="001F00A5" w:rsidRPr="00A3483E">
        <w:rPr>
          <w:rFonts w:ascii="Arial" w:hAnsi="Arial" w:cs="Arial"/>
          <w:lang w:val="es-ES_tradnl"/>
        </w:rPr>
        <w:t xml:space="preserve"> pero son </w:t>
      </w:r>
      <w:r w:rsidRPr="00A3483E">
        <w:rPr>
          <w:rFonts w:ascii="Arial" w:hAnsi="Arial" w:cs="Arial"/>
          <w:lang w:val="es-ES_tradnl"/>
        </w:rPr>
        <w:t xml:space="preserve">absorbidos </w:t>
      </w:r>
      <w:r w:rsidR="001F00A5" w:rsidRPr="00A3483E">
        <w:rPr>
          <w:rFonts w:ascii="Arial" w:hAnsi="Arial" w:cs="Arial"/>
          <w:lang w:val="es-ES_tradnl"/>
        </w:rPr>
        <w:t xml:space="preserve">en parte, y </w:t>
      </w:r>
      <w:r w:rsidRPr="00A3483E">
        <w:rPr>
          <w:rFonts w:ascii="Arial" w:hAnsi="Arial" w:cs="Arial"/>
          <w:lang w:val="es-ES_tradnl"/>
        </w:rPr>
        <w:t>en mayor medida</w:t>
      </w:r>
      <w:r w:rsidR="001F00A5" w:rsidRPr="00A3483E">
        <w:rPr>
          <w:rFonts w:ascii="Arial" w:hAnsi="Arial" w:cs="Arial"/>
          <w:lang w:val="es-ES_tradnl"/>
        </w:rPr>
        <w:t xml:space="preserve"> por los tejidos densos. 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Al finalizar la presentación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521BFF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Genere una discusión con su</w:t>
      </w:r>
      <w:r w:rsidR="002D3CDD" w:rsidRPr="00A3483E">
        <w:rPr>
          <w:rFonts w:ascii="Arial" w:hAnsi="Arial" w:cs="Arial"/>
          <w:lang w:val="es-ES_tradnl"/>
        </w:rPr>
        <w:t>s estudiantes</w:t>
      </w:r>
      <w:r w:rsidRPr="00A3483E">
        <w:rPr>
          <w:rFonts w:ascii="Arial" w:hAnsi="Arial" w:cs="Arial"/>
          <w:lang w:val="es-ES_tradnl"/>
        </w:rPr>
        <w:t xml:space="preserve"> acerca de la posibilidad de</w:t>
      </w:r>
      <w:r w:rsidR="002D3CDD" w:rsidRPr="00A3483E">
        <w:rPr>
          <w:rFonts w:ascii="Arial" w:hAnsi="Arial" w:cs="Arial"/>
          <w:lang w:val="es-ES_tradnl"/>
        </w:rPr>
        <w:t xml:space="preserve"> obtener imágenes del interior del cuerpo de</w:t>
      </w:r>
      <w:r w:rsidRPr="00A3483E">
        <w:rPr>
          <w:rFonts w:ascii="Arial" w:hAnsi="Arial" w:cs="Arial"/>
          <w:lang w:val="es-ES_tradnl"/>
        </w:rPr>
        <w:t xml:space="preserve"> un paciente sin el uso de</w:t>
      </w:r>
      <w:r w:rsidR="002D3CDD" w:rsidRPr="00A3483E">
        <w:rPr>
          <w:rFonts w:ascii="Arial" w:hAnsi="Arial" w:cs="Arial"/>
          <w:lang w:val="es-ES_tradnl"/>
        </w:rPr>
        <w:t xml:space="preserve"> técnicas </w:t>
      </w:r>
      <w:r w:rsidRPr="00A3483E">
        <w:rPr>
          <w:rFonts w:ascii="Arial" w:hAnsi="Arial" w:cs="Arial"/>
          <w:lang w:val="es-ES_tradnl"/>
        </w:rPr>
        <w:t>como el ultrasonido o los rayos</w:t>
      </w:r>
      <w:r w:rsidR="00600E7D" w:rsidRPr="00A3483E">
        <w:rPr>
          <w:rFonts w:ascii="Arial" w:hAnsi="Arial" w:cs="Arial"/>
          <w:lang w:val="es-ES_tradnl"/>
        </w:rPr>
        <w:t xml:space="preserve"> X </w:t>
      </w:r>
      <w:r w:rsidR="002D3CDD" w:rsidRPr="00A3483E">
        <w:rPr>
          <w:rFonts w:ascii="Arial" w:hAnsi="Arial" w:cs="Arial"/>
          <w:lang w:val="es-ES_tradnl"/>
        </w:rPr>
        <w:t>sin</w:t>
      </w:r>
      <w:r w:rsidRPr="00A3483E">
        <w:rPr>
          <w:rFonts w:ascii="Arial" w:hAnsi="Arial" w:cs="Arial"/>
          <w:lang w:val="es-ES_tradnl"/>
        </w:rPr>
        <w:t xml:space="preserve"> tener que</w:t>
      </w:r>
      <w:r w:rsidR="002D3CDD" w:rsidRPr="00A3483E">
        <w:rPr>
          <w:rFonts w:ascii="Arial" w:hAnsi="Arial" w:cs="Arial"/>
          <w:lang w:val="es-ES_tradnl"/>
        </w:rPr>
        <w:t xml:space="preserve"> realizar operaciones. 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521BFF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Después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345C65" w:rsidRPr="00A3483E">
        <w:rPr>
          <w:rFonts w:ascii="Arial" w:hAnsi="Arial" w:cs="Arial"/>
          <w:lang w:val="es-ES_tradnl"/>
        </w:rPr>
        <w:t>considere con sus alumnos</w:t>
      </w:r>
      <w:r w:rsidR="00B42EA3" w:rsidRPr="00A3483E">
        <w:rPr>
          <w:rFonts w:ascii="Arial" w:hAnsi="Arial" w:cs="Arial"/>
          <w:lang w:val="es-ES_tradnl"/>
        </w:rPr>
        <w:t xml:space="preserve">  </w:t>
      </w:r>
      <w:r w:rsidR="00A72646" w:rsidRPr="00A3483E">
        <w:rPr>
          <w:rFonts w:ascii="Arial" w:hAnsi="Arial" w:cs="Arial"/>
          <w:lang w:val="es-ES_tradnl"/>
        </w:rPr>
        <w:t>si sería posible</w:t>
      </w:r>
      <w:r w:rsidR="002D3CDD" w:rsidRPr="00A3483E">
        <w:rPr>
          <w:rFonts w:ascii="Arial" w:hAnsi="Arial" w:cs="Arial"/>
          <w:lang w:val="es-ES_tradnl"/>
        </w:rPr>
        <w:t xml:space="preserve"> obtener </w:t>
      </w:r>
      <w:r w:rsidR="00345C65" w:rsidRPr="00A3483E">
        <w:rPr>
          <w:rFonts w:ascii="Arial" w:hAnsi="Arial" w:cs="Arial"/>
          <w:lang w:val="es-ES_tradnl"/>
        </w:rPr>
        <w:t>esas</w:t>
      </w:r>
      <w:r w:rsidRPr="00A3483E">
        <w:rPr>
          <w:rFonts w:ascii="Arial" w:hAnsi="Arial" w:cs="Arial"/>
          <w:lang w:val="es-ES_tradnl"/>
        </w:rPr>
        <w:t xml:space="preserve"> imágenes sin el uso de la Fí</w:t>
      </w:r>
      <w:r w:rsidR="002D3CDD" w:rsidRPr="00A3483E">
        <w:rPr>
          <w:rFonts w:ascii="Arial" w:hAnsi="Arial" w:cs="Arial"/>
          <w:lang w:val="es-ES_tradnl"/>
        </w:rPr>
        <w:t xml:space="preserve">sica. Esto demostrará la importancia de esta ciencia para la medicina. 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Default="00345C65">
      <w:pPr>
        <w:spacing w:line="276" w:lineRule="auto"/>
        <w:rPr>
          <w:rFonts w:ascii="Arial" w:hAnsi="Arial" w:cs="Arial"/>
          <w:lang w:val="es-CO"/>
        </w:rPr>
      </w:pPr>
      <w:r w:rsidRPr="00A3483E">
        <w:rPr>
          <w:rFonts w:ascii="Arial" w:hAnsi="Arial" w:cs="Arial"/>
          <w:lang w:val="es-ES_tradnl"/>
        </w:rPr>
        <w:t>Profundice</w:t>
      </w:r>
      <w:r w:rsidR="002B554F" w:rsidRPr="00A3483E">
        <w:rPr>
          <w:rFonts w:ascii="Arial" w:hAnsi="Arial" w:cs="Arial"/>
          <w:lang w:val="es-ES_tradnl"/>
        </w:rPr>
        <w:t xml:space="preserve"> acerca del ultrasonido en la página del </w:t>
      </w:r>
      <w:hyperlink r:id="rId5" w:history="1">
        <w:r w:rsidR="00A47ACA" w:rsidRPr="00A3483E">
          <w:rPr>
            <w:rFonts w:ascii="Arial" w:hAnsi="Arial" w:cs="Arial"/>
            <w:lang w:val="es-ES_tradnl"/>
          </w:rPr>
          <w:t>NationalInstitute of BiomedicalImaging and Bioengineering</w:t>
        </w:r>
      </w:hyperlink>
      <w:r w:rsidR="00AE15D7" w:rsidRPr="00A3483E">
        <w:rPr>
          <w:rFonts w:ascii="Arial" w:hAnsi="Arial" w:cs="Arial"/>
          <w:lang w:val="es-ES_tradnl"/>
        </w:rPr>
        <w:t xml:space="preserve"> (</w:t>
      </w:r>
      <w:r w:rsidR="002B554F" w:rsidRPr="00A3483E">
        <w:rPr>
          <w:rFonts w:ascii="Arial" w:hAnsi="Arial" w:cs="Arial"/>
          <w:lang w:val="es-ES_tradnl"/>
        </w:rPr>
        <w:t>N</w:t>
      </w:r>
      <w:r w:rsidRPr="00A3483E">
        <w:rPr>
          <w:rFonts w:ascii="Arial" w:hAnsi="Arial" w:cs="Arial"/>
          <w:lang w:val="es-ES_tradnl"/>
        </w:rPr>
        <w:t>I</w:t>
      </w:r>
      <w:r w:rsidR="002B554F" w:rsidRPr="00A3483E">
        <w:rPr>
          <w:rFonts w:ascii="Arial" w:hAnsi="Arial" w:cs="Arial"/>
          <w:lang w:val="es-ES_tradnl"/>
        </w:rPr>
        <w:t>B</w:t>
      </w:r>
      <w:r w:rsidRPr="00A3483E">
        <w:rPr>
          <w:rFonts w:ascii="Arial" w:hAnsi="Arial" w:cs="Arial"/>
          <w:lang w:val="es-ES_tradnl"/>
        </w:rPr>
        <w:t>IB</w:t>
      </w:r>
      <w:r w:rsidR="00AE15D7" w:rsidRPr="00A3483E">
        <w:rPr>
          <w:rFonts w:ascii="Arial" w:hAnsi="Arial" w:cs="Arial"/>
          <w:lang w:val="es-ES_tradnl"/>
        </w:rPr>
        <w:t>)</w:t>
      </w:r>
      <w:r w:rsidR="002B554F" w:rsidRPr="00A3483E">
        <w:rPr>
          <w:rFonts w:ascii="Arial" w:hAnsi="Arial" w:cs="Arial"/>
          <w:lang w:val="es-ES_tradnl"/>
        </w:rPr>
        <w:t xml:space="preserve">, </w:t>
      </w:r>
      <w:r w:rsidR="0021307C" w:rsidRPr="00A3483E">
        <w:rPr>
          <w:rFonts w:ascii="Arial" w:hAnsi="Arial" w:cs="Arial"/>
          <w:lang w:val="es-ES_tradnl"/>
        </w:rPr>
        <w:t>“Ultrasonido”,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2B554F" w:rsidRPr="00A3483E">
        <w:rPr>
          <w:rFonts w:ascii="Arial" w:hAnsi="Arial" w:cs="Arial"/>
          <w:lang w:val="es-ES_tradnl"/>
        </w:rPr>
        <w:t xml:space="preserve">en la siguiente dirección: </w:t>
      </w:r>
      <w:hyperlink r:id="rId6" w:history="1">
        <w:r w:rsidR="00A3483E" w:rsidRPr="0045558C">
          <w:rPr>
            <w:rStyle w:val="Hipervnculo"/>
            <w:rFonts w:ascii="Arial" w:hAnsi="Arial" w:cs="Arial"/>
            <w:lang w:val="es-CO"/>
          </w:rPr>
          <w:t>http://www.nibib.nih.gov/espanol/temas-cientificos/ultrasonido</w:t>
        </w:r>
      </w:hyperlink>
    </w:p>
    <w:p w:rsidR="00A3483E" w:rsidRPr="00A3483E" w:rsidRDefault="00A3483E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45C65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Consulte acerca de las</w:t>
      </w:r>
      <w:r w:rsidR="002B554F" w:rsidRPr="00A3483E">
        <w:rPr>
          <w:rFonts w:ascii="Arial" w:hAnsi="Arial" w:cs="Arial"/>
          <w:lang w:val="es-ES_tradnl"/>
        </w:rPr>
        <w:t xml:space="preserve"> radiografías en </w:t>
      </w:r>
      <w:r w:rsidR="00966C1F" w:rsidRPr="00A3483E">
        <w:rPr>
          <w:rFonts w:ascii="Arial" w:hAnsi="Arial" w:cs="Arial"/>
          <w:lang w:val="es-ES_tradnl"/>
        </w:rPr>
        <w:t>RadiologyInfo.org, “</w:t>
      </w:r>
      <w:r w:rsidR="00A47ACA" w:rsidRPr="00A3483E">
        <w:rPr>
          <w:rFonts w:ascii="Arial" w:hAnsi="Arial" w:cs="Arial"/>
          <w:lang w:val="es-ES_tradnl"/>
        </w:rPr>
        <w:t>Rayos X óseo (radiografía)</w:t>
      </w:r>
      <w:r w:rsidR="00966C1F" w:rsidRPr="00A3483E">
        <w:rPr>
          <w:rFonts w:ascii="Arial" w:hAnsi="Arial" w:cs="Arial"/>
          <w:lang w:val="es-ES_tradnl"/>
        </w:rPr>
        <w:t>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966C1F" w:rsidRPr="00A3483E">
        <w:rPr>
          <w:rFonts w:ascii="Arial" w:hAnsi="Arial" w:cs="Arial"/>
          <w:lang w:val="es-ES_tradnl"/>
        </w:rPr>
        <w:t xml:space="preserve">en </w:t>
      </w:r>
      <w:r w:rsidR="002B554F" w:rsidRPr="00A3483E">
        <w:rPr>
          <w:rFonts w:ascii="Arial" w:hAnsi="Arial" w:cs="Arial"/>
          <w:lang w:val="es-ES_tradnl"/>
        </w:rPr>
        <w:t xml:space="preserve">el siguiente enlace: </w:t>
      </w:r>
      <w:hyperlink r:id="rId7" w:history="1">
        <w:r w:rsidR="00A47ACA" w:rsidRPr="00A3483E">
          <w:rPr>
            <w:rFonts w:ascii="Arial" w:hAnsi="Arial" w:cs="Arial"/>
            <w:lang w:val="es-CO"/>
          </w:rPr>
          <w:t>http://www.radiologyinfo.org/sp/info.cfm?pg=bonerad</w:t>
        </w:r>
      </w:hyperlink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ALUMNO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D26F3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el diagnóstico médico es </w:t>
      </w:r>
      <w:r w:rsidR="00353557" w:rsidRPr="00A3483E">
        <w:rPr>
          <w:rFonts w:ascii="Arial" w:hAnsi="Arial" w:cs="Arial"/>
          <w:lang w:val="es-ES_tradnl"/>
        </w:rPr>
        <w:t xml:space="preserve">muy útil </w:t>
      </w:r>
      <w:r w:rsidR="00FF13A0" w:rsidRPr="00A3483E">
        <w:rPr>
          <w:rFonts w:ascii="Arial" w:hAnsi="Arial" w:cs="Arial"/>
          <w:lang w:val="es-ES_tradnl"/>
        </w:rPr>
        <w:t>v</w:t>
      </w:r>
      <w:r w:rsidR="00FF2EEB" w:rsidRPr="00A3483E">
        <w:rPr>
          <w:rFonts w:ascii="Arial" w:hAnsi="Arial" w:cs="Arial"/>
          <w:lang w:val="es-ES_tradnl"/>
        </w:rPr>
        <w:t>isualizar</w:t>
      </w:r>
      <w:r w:rsidR="00FF13A0" w:rsidRPr="00A3483E">
        <w:rPr>
          <w:rFonts w:ascii="Arial" w:hAnsi="Arial" w:cs="Arial"/>
          <w:lang w:val="es-ES_tradnl"/>
        </w:rPr>
        <w:t xml:space="preserve"> el interior del cuerpo de un</w:t>
      </w:r>
      <w:r w:rsidR="00353557" w:rsidRPr="00A3483E">
        <w:rPr>
          <w:rFonts w:ascii="Arial" w:hAnsi="Arial" w:cs="Arial"/>
          <w:lang w:val="es-ES_tradnl"/>
        </w:rPr>
        <w:t xml:space="preserve"> paciente. </w:t>
      </w:r>
      <w:r w:rsidR="00FF13A0" w:rsidRPr="00A3483E">
        <w:rPr>
          <w:rFonts w:ascii="Arial" w:hAnsi="Arial" w:cs="Arial"/>
          <w:lang w:val="es-ES_tradnl"/>
        </w:rPr>
        <w:t>No</w:t>
      </w:r>
      <w:r w:rsidR="00353557" w:rsidRPr="00A3483E">
        <w:rPr>
          <w:rFonts w:ascii="Arial" w:hAnsi="Arial" w:cs="Arial"/>
          <w:lang w:val="es-ES_tradnl"/>
        </w:rPr>
        <w:t xml:space="preserve"> es ni práctico ni seguro hacer una cirugía cada vez que se necesite </w:t>
      </w:r>
      <w:r w:rsidR="00FF13A0" w:rsidRPr="00A3483E">
        <w:rPr>
          <w:rFonts w:ascii="Arial" w:hAnsi="Arial" w:cs="Arial"/>
          <w:lang w:val="es-ES_tradnl"/>
        </w:rPr>
        <w:t>observar</w:t>
      </w:r>
      <w:r w:rsidR="00353557" w:rsidRPr="00A3483E">
        <w:rPr>
          <w:rFonts w:ascii="Arial" w:hAnsi="Arial" w:cs="Arial"/>
          <w:lang w:val="es-ES_tradnl"/>
        </w:rPr>
        <w:t xml:space="preserve"> algo dentro del cuerpo. Además, </w:t>
      </w:r>
      <w:r w:rsidR="001502A4" w:rsidRPr="00A3483E">
        <w:rPr>
          <w:rFonts w:ascii="Arial" w:hAnsi="Arial" w:cs="Arial"/>
          <w:lang w:val="es-ES_tradnl"/>
        </w:rPr>
        <w:t xml:space="preserve">aun </w:t>
      </w:r>
      <w:r w:rsidR="00FF13A0" w:rsidRPr="00A3483E">
        <w:rPr>
          <w:rFonts w:ascii="Arial" w:hAnsi="Arial" w:cs="Arial"/>
          <w:lang w:val="es-ES_tradnl"/>
        </w:rPr>
        <w:t xml:space="preserve">con la práctica de </w:t>
      </w:r>
      <w:r w:rsidR="006E307D" w:rsidRPr="00A3483E">
        <w:rPr>
          <w:rFonts w:ascii="Arial" w:hAnsi="Arial" w:cs="Arial"/>
          <w:lang w:val="es-ES_tradnl"/>
        </w:rPr>
        <w:t xml:space="preserve">una </w:t>
      </w:r>
      <w:r w:rsidR="00FF13A0" w:rsidRPr="00A3483E">
        <w:rPr>
          <w:rFonts w:ascii="Arial" w:hAnsi="Arial" w:cs="Arial"/>
          <w:lang w:val="es-ES_tradnl"/>
        </w:rPr>
        <w:t>cirugía</w:t>
      </w:r>
      <w:r w:rsidR="006E307D" w:rsidRPr="00A3483E">
        <w:rPr>
          <w:rFonts w:ascii="Arial" w:hAnsi="Arial" w:cs="Arial"/>
          <w:lang w:val="es-ES_tradnl"/>
        </w:rPr>
        <w:t>,</w:t>
      </w:r>
      <w:r w:rsidR="00FF13A0" w:rsidRPr="00A3483E">
        <w:rPr>
          <w:rFonts w:ascii="Arial" w:hAnsi="Arial" w:cs="Arial"/>
          <w:lang w:val="es-ES_tradnl"/>
        </w:rPr>
        <w:t xml:space="preserve"> habría lugares </w:t>
      </w:r>
      <w:r w:rsidR="006E307D" w:rsidRPr="00A3483E">
        <w:rPr>
          <w:rFonts w:ascii="Arial" w:hAnsi="Arial" w:cs="Arial"/>
          <w:lang w:val="es-ES_tradnl"/>
        </w:rPr>
        <w:t xml:space="preserve">del cuerpo </w:t>
      </w:r>
      <w:r w:rsidR="00FF13A0" w:rsidRPr="00A3483E">
        <w:rPr>
          <w:rFonts w:ascii="Arial" w:hAnsi="Arial" w:cs="Arial"/>
          <w:lang w:val="es-ES_tradnl"/>
        </w:rPr>
        <w:t>que n</w:t>
      </w:r>
      <w:r w:rsidR="00FF2EEB" w:rsidRPr="00A3483E">
        <w:rPr>
          <w:rFonts w:ascii="Arial" w:hAnsi="Arial" w:cs="Arial"/>
          <w:lang w:val="es-ES_tradnl"/>
        </w:rPr>
        <w:t>o</w:t>
      </w:r>
      <w:r w:rsidR="00FF13A0" w:rsidRPr="00A3483E">
        <w:rPr>
          <w:rFonts w:ascii="Arial" w:hAnsi="Arial" w:cs="Arial"/>
          <w:lang w:val="es-ES_tradnl"/>
        </w:rPr>
        <w:t xml:space="preserve"> podrían</w:t>
      </w:r>
      <w:r w:rsidR="00E85271" w:rsidRPr="00A3483E">
        <w:rPr>
          <w:rFonts w:ascii="Arial" w:hAnsi="Arial" w:cs="Arial"/>
          <w:lang w:val="es-ES_tradnl"/>
        </w:rPr>
        <w:t xml:space="preserve"> ver</w:t>
      </w:r>
      <w:r w:rsidR="00FF2EEB" w:rsidRPr="00A3483E">
        <w:rPr>
          <w:rFonts w:ascii="Arial" w:hAnsi="Arial" w:cs="Arial"/>
          <w:lang w:val="es-ES_tradnl"/>
        </w:rPr>
        <w:t>se</w:t>
      </w:r>
      <w:r w:rsidR="00E85271" w:rsidRPr="00A3483E">
        <w:rPr>
          <w:rFonts w:ascii="Arial" w:hAnsi="Arial" w:cs="Arial"/>
          <w:lang w:val="es-ES_tradnl"/>
        </w:rPr>
        <w:t xml:space="preserve"> con facilidad por estar </w:t>
      </w:r>
      <w:r w:rsidR="001502A4" w:rsidRPr="00A3483E">
        <w:rPr>
          <w:rFonts w:ascii="Arial" w:hAnsi="Arial" w:cs="Arial"/>
          <w:lang w:val="es-ES_tradnl"/>
        </w:rPr>
        <w:t xml:space="preserve">estos </w:t>
      </w:r>
      <w:r w:rsidR="00E85271" w:rsidRPr="00A3483E">
        <w:rPr>
          <w:rFonts w:ascii="Arial" w:hAnsi="Arial" w:cs="Arial"/>
          <w:lang w:val="es-ES_tradnl"/>
        </w:rPr>
        <w:t>en una posición de difícil acceso. Todo esto si</w:t>
      </w:r>
      <w:r w:rsidR="00FF13A0" w:rsidRPr="00A3483E">
        <w:rPr>
          <w:rFonts w:ascii="Arial" w:hAnsi="Arial" w:cs="Arial"/>
          <w:lang w:val="es-ES_tradnl"/>
        </w:rPr>
        <w:t xml:space="preserve">n contar con la necesidad </w:t>
      </w:r>
      <w:r w:rsidR="006E307D" w:rsidRPr="00A3483E">
        <w:rPr>
          <w:rFonts w:ascii="Arial" w:hAnsi="Arial" w:cs="Arial"/>
          <w:lang w:val="es-ES_tradnl"/>
        </w:rPr>
        <w:t xml:space="preserve">que existe </w:t>
      </w:r>
      <w:r w:rsidR="00FF13A0" w:rsidRPr="00A3483E">
        <w:rPr>
          <w:rFonts w:ascii="Arial" w:hAnsi="Arial" w:cs="Arial"/>
          <w:lang w:val="es-ES_tradnl"/>
        </w:rPr>
        <w:t>de observar</w:t>
      </w:r>
      <w:r w:rsidR="00E85271" w:rsidRPr="00A3483E">
        <w:rPr>
          <w:rFonts w:ascii="Arial" w:hAnsi="Arial" w:cs="Arial"/>
          <w:lang w:val="es-ES_tradnl"/>
        </w:rPr>
        <w:t xml:space="preserve"> el interior de los órganos, </w:t>
      </w:r>
      <w:r w:rsidR="006E307D" w:rsidRPr="00A3483E">
        <w:rPr>
          <w:rFonts w:ascii="Arial" w:hAnsi="Arial" w:cs="Arial"/>
          <w:lang w:val="es-ES_tradnl"/>
        </w:rPr>
        <w:t>a los cuales no se podría</w:t>
      </w:r>
      <w:r w:rsidR="00FF13A0" w:rsidRPr="00A3483E">
        <w:rPr>
          <w:rFonts w:ascii="Arial" w:hAnsi="Arial" w:cs="Arial"/>
          <w:lang w:val="es-ES_tradnl"/>
        </w:rPr>
        <w:t xml:space="preserve"> acceder</w:t>
      </w:r>
      <w:r w:rsidR="006E307D" w:rsidRPr="00A3483E">
        <w:rPr>
          <w:rFonts w:ascii="Arial" w:hAnsi="Arial" w:cs="Arial"/>
          <w:lang w:val="es-ES_tradnl"/>
        </w:rPr>
        <w:t xml:space="preserve"> a través</w:t>
      </w:r>
      <w:r w:rsidR="00737567" w:rsidRPr="00A3483E">
        <w:rPr>
          <w:rFonts w:ascii="Arial" w:hAnsi="Arial" w:cs="Arial"/>
          <w:lang w:val="es-ES_tradnl"/>
        </w:rPr>
        <w:t xml:space="preserve"> de una cirugía</w:t>
      </w:r>
      <w:r w:rsidR="00E85271" w:rsidRPr="00A3483E">
        <w:rPr>
          <w:rFonts w:ascii="Arial" w:hAnsi="Arial" w:cs="Arial"/>
          <w:lang w:val="es-ES_tradnl"/>
        </w:rPr>
        <w:t xml:space="preserve"> sin </w:t>
      </w:r>
      <w:r w:rsidR="0082466E" w:rsidRPr="00A3483E">
        <w:rPr>
          <w:rFonts w:ascii="Arial" w:hAnsi="Arial" w:cs="Arial"/>
          <w:lang w:val="es-ES_tradnl"/>
        </w:rPr>
        <w:t xml:space="preserve">ocasionar </w:t>
      </w:r>
      <w:r w:rsidR="00E85271" w:rsidRPr="00A3483E">
        <w:rPr>
          <w:rFonts w:ascii="Arial" w:hAnsi="Arial" w:cs="Arial"/>
          <w:lang w:val="es-ES_tradnl"/>
        </w:rPr>
        <w:t>daño al paciente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D2EAE" w:rsidRPr="00A3483E">
        <w:rPr>
          <w:rFonts w:ascii="Arial" w:hAnsi="Arial" w:cs="Arial"/>
          <w:lang w:val="es-ES_tradnl"/>
        </w:rPr>
        <w:t>o,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E85271" w:rsidRPr="00A3483E">
        <w:rPr>
          <w:rFonts w:ascii="Arial" w:hAnsi="Arial" w:cs="Arial"/>
          <w:lang w:val="es-ES_tradnl"/>
        </w:rPr>
        <w:t>en algunos casos, quitarle la vida.</w:t>
      </w:r>
    </w:p>
    <w:p w:rsidR="00391D1F" w:rsidRPr="00A3483E" w:rsidRDefault="00391D1F">
      <w:pPr>
        <w:spacing w:line="276" w:lineRule="auto"/>
        <w:jc w:val="both"/>
        <w:rPr>
          <w:rFonts w:ascii="Arial" w:hAnsi="Arial" w:cs="Arial"/>
          <w:lang w:val="es-ES_tradnl"/>
        </w:rPr>
      </w:pPr>
    </w:p>
    <w:p w:rsidR="00391D1F" w:rsidRPr="00A3483E" w:rsidRDefault="00E85271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suplir esta necesidad de visualización </w:t>
      </w:r>
      <w:r w:rsidR="00FF2EEB" w:rsidRPr="00A3483E">
        <w:rPr>
          <w:rFonts w:ascii="Arial" w:hAnsi="Arial" w:cs="Arial"/>
          <w:lang w:val="es-ES_tradnl"/>
        </w:rPr>
        <w:t>la Medicina</w:t>
      </w:r>
      <w:r w:rsidR="006E307D" w:rsidRPr="00A3483E">
        <w:rPr>
          <w:rFonts w:ascii="Arial" w:hAnsi="Arial" w:cs="Arial"/>
          <w:lang w:val="es-ES_tradnl"/>
        </w:rPr>
        <w:t xml:space="preserve"> recurre a la F</w:t>
      </w:r>
      <w:r w:rsidRPr="00A3483E">
        <w:rPr>
          <w:rFonts w:ascii="Arial" w:hAnsi="Arial" w:cs="Arial"/>
          <w:lang w:val="es-ES_tradnl"/>
        </w:rPr>
        <w:t xml:space="preserve">ísica. En particular, </w:t>
      </w:r>
      <w:r w:rsidR="006E307D" w:rsidRPr="00A3483E">
        <w:rPr>
          <w:rFonts w:ascii="Arial" w:hAnsi="Arial" w:cs="Arial"/>
          <w:lang w:val="es-ES_tradnl"/>
        </w:rPr>
        <w:t xml:space="preserve">al uso </w:t>
      </w:r>
      <w:r w:rsidR="00FF2EEB" w:rsidRPr="00A3483E">
        <w:rPr>
          <w:rFonts w:ascii="Arial" w:hAnsi="Arial" w:cs="Arial"/>
          <w:lang w:val="es-ES_tradnl"/>
        </w:rPr>
        <w:t xml:space="preserve">de </w:t>
      </w:r>
      <w:r w:rsidRPr="00A3483E">
        <w:rPr>
          <w:rFonts w:ascii="Arial" w:hAnsi="Arial" w:cs="Arial"/>
          <w:lang w:val="es-ES_tradnl"/>
        </w:rPr>
        <w:t>ondas.</w:t>
      </w:r>
      <w:r w:rsidR="006E307D" w:rsidRPr="00A3483E">
        <w:rPr>
          <w:rFonts w:ascii="Arial" w:hAnsi="Arial" w:cs="Arial"/>
          <w:lang w:val="es-ES_tradnl"/>
        </w:rPr>
        <w:t xml:space="preserve"> Las ondas se utilizan en métodos de </w:t>
      </w:r>
      <w:r w:rsidR="0084521F" w:rsidRPr="00A3483E">
        <w:rPr>
          <w:rFonts w:ascii="Arial" w:hAnsi="Arial" w:cs="Arial"/>
          <w:lang w:val="es-ES_tradnl"/>
        </w:rPr>
        <w:t xml:space="preserve">diagnóstico </w:t>
      </w:r>
      <w:r w:rsidR="00FF2EEB" w:rsidRPr="00A3483E">
        <w:rPr>
          <w:rFonts w:ascii="Arial" w:hAnsi="Arial" w:cs="Arial"/>
          <w:lang w:val="es-ES_tradnl"/>
        </w:rPr>
        <w:t xml:space="preserve">médico </w:t>
      </w:r>
      <w:r w:rsidR="006E307D" w:rsidRPr="00A3483E">
        <w:rPr>
          <w:rFonts w:ascii="Arial" w:hAnsi="Arial" w:cs="Arial"/>
          <w:lang w:val="es-ES_tradnl"/>
        </w:rPr>
        <w:t xml:space="preserve">tan conocidos como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6E307D" w:rsidRPr="00A3483E">
        <w:rPr>
          <w:rFonts w:ascii="Arial" w:hAnsi="Arial" w:cs="Arial"/>
          <w:lang w:val="es-ES_tradnl"/>
        </w:rPr>
        <w:t xml:space="preserve"> y la</w:t>
      </w:r>
      <w:r w:rsidR="00FF2EEB" w:rsidRPr="00A3483E">
        <w:rPr>
          <w:rFonts w:ascii="Arial" w:hAnsi="Arial" w:cs="Arial"/>
          <w:lang w:val="es-ES_tradnl"/>
        </w:rPr>
        <w:t>s radiografías.</w:t>
      </w:r>
      <w:r w:rsidR="00737567" w:rsidRPr="00A3483E">
        <w:rPr>
          <w:rFonts w:ascii="Arial" w:hAnsi="Arial" w:cs="Arial"/>
          <w:lang w:val="es-ES_tradnl"/>
        </w:rPr>
        <w:t xml:space="preserve"> Esto</w:t>
      </w:r>
      <w:r w:rsidR="00FF2EEB" w:rsidRPr="00A3483E">
        <w:rPr>
          <w:rFonts w:ascii="Arial" w:hAnsi="Arial" w:cs="Arial"/>
          <w:lang w:val="es-ES_tradnl"/>
        </w:rPr>
        <w:t>s nos permiten visualizar el interior del cuerpo de un paciente sin ocasionarle ningún daño.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 xml:space="preserve">DATOS DEL </w:t>
      </w:r>
      <w:r w:rsidR="00F4317E" w:rsidRPr="00A3483E">
        <w:rPr>
          <w:rFonts w:ascii="Arial" w:hAnsi="Arial" w:cs="Arial"/>
          <w:b/>
          <w:lang w:val="es-ES_tradnl"/>
        </w:rPr>
        <w:t>INTERACTIVO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904011">
      <w:pPr>
        <w:shd w:val="clear" w:color="auto" w:fill="E0E0E0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lastRenderedPageBreak/>
        <w:t>INTERACTIVO</w:t>
      </w:r>
    </w:p>
    <w:p w:rsidR="00391D1F" w:rsidRPr="00A3483E" w:rsidRDefault="00F4317E">
      <w:pPr>
        <w:spacing w:line="276" w:lineRule="auto"/>
        <w:ind w:left="142" w:hanging="142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A3483E">
        <w:rPr>
          <w:rFonts w:ascii="Arial" w:hAnsi="Arial" w:cs="Arial"/>
          <w:highlight w:val="green"/>
          <w:lang w:val="es-ES_tradnl"/>
        </w:rPr>
        <w:t>pestañas</w:t>
      </w:r>
      <w:r w:rsidRPr="00A3483E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A3483E">
        <w:rPr>
          <w:rFonts w:ascii="Arial" w:hAnsi="Arial" w:cs="Arial"/>
          <w:highlight w:val="green"/>
          <w:lang w:val="es-ES_tradnl"/>
        </w:rPr>
        <w:t>interactivo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A3483E">
        <w:rPr>
          <w:rFonts w:ascii="Arial" w:hAnsi="Arial" w:cs="Arial"/>
          <w:b/>
          <w:highlight w:val="green"/>
          <w:lang w:val="es-ES_tradnl"/>
        </w:rPr>
        <w:t>2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A3483E">
        <w:rPr>
          <w:rFonts w:ascii="Arial" w:hAnsi="Arial" w:cs="Arial"/>
          <w:b/>
          <w:highlight w:val="green"/>
          <w:lang w:val="es-ES_tradnl"/>
        </w:rPr>
        <w:t>8</w:t>
      </w:r>
      <w:r w:rsidRPr="00A3483E">
        <w:rPr>
          <w:rFonts w:ascii="Arial" w:hAnsi="Arial" w:cs="Arial"/>
          <w:highlight w:val="green"/>
          <w:lang w:val="es-ES_tradnl"/>
        </w:rPr>
        <w:t>)</w:t>
      </w:r>
      <w:r w:rsidR="009B186C" w:rsidRPr="00A3483E">
        <w:rPr>
          <w:rFonts w:ascii="Arial" w:hAnsi="Arial" w:cs="Arial"/>
          <w:lang w:val="es-ES_tradnl"/>
        </w:rPr>
        <w:t>2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ind w:left="142" w:hanging="142"/>
        <w:jc w:val="both"/>
        <w:rPr>
          <w:rFonts w:ascii="Arial" w:hAnsi="Arial" w:cs="Arial"/>
          <w:color w:val="0000FF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4A0080" w:rsidRPr="00A3483E">
        <w:rPr>
          <w:rFonts w:ascii="Arial" w:hAnsi="Arial" w:cs="Arial"/>
          <w:highlight w:val="green"/>
          <w:lang w:val="es-ES_tradnl"/>
        </w:rPr>
        <w:t xml:space="preserve">Título </w:t>
      </w:r>
      <w:r w:rsidRPr="00A3483E">
        <w:rPr>
          <w:rFonts w:ascii="Arial" w:hAnsi="Arial" w:cs="Arial"/>
          <w:highlight w:val="green"/>
          <w:lang w:val="es-ES_tradnl"/>
        </w:rPr>
        <w:t>(</w:t>
      </w:r>
      <w:r w:rsidR="00F4317E" w:rsidRPr="00A3483E">
        <w:rPr>
          <w:rFonts w:ascii="Arial" w:hAnsi="Arial" w:cs="Arial"/>
          <w:b/>
          <w:highlight w:val="green"/>
          <w:lang w:val="es-ES_tradnl"/>
        </w:rPr>
        <w:t>65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máx.)</w:t>
      </w:r>
      <w:r w:rsidR="003318CD" w:rsidRPr="00A3483E">
        <w:rPr>
          <w:rFonts w:ascii="Arial" w:hAnsi="Arial" w:cs="Arial"/>
          <w:lang w:val="es-ES_tradnl"/>
        </w:rPr>
        <w:t>El uso de las ondas en el diagnóstico médico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F4317E" w:rsidRPr="00A3483E">
        <w:rPr>
          <w:rFonts w:ascii="Arial" w:hAnsi="Arial" w:cs="Arial"/>
          <w:highlight w:val="green"/>
          <w:lang w:val="es-ES_tradnl"/>
        </w:rPr>
        <w:t>Instrucción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A3483E">
        <w:rPr>
          <w:rFonts w:ascii="Arial" w:hAnsi="Arial" w:cs="Arial"/>
          <w:b/>
          <w:highlight w:val="green"/>
          <w:lang w:val="es-ES_tradnl"/>
        </w:rPr>
        <w:t>68</w:t>
      </w:r>
      <w:r w:rsidR="00F4317E" w:rsidRPr="00A3483E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904011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="006559E5" w:rsidRPr="00A3483E">
        <w:rPr>
          <w:rFonts w:ascii="Arial" w:hAnsi="Arial" w:cs="Arial"/>
          <w:lang w:val="es-ES_tradnl"/>
        </w:rPr>
        <w:t xml:space="preserve"> 1</w:t>
      </w:r>
    </w:p>
    <w:p w:rsidR="00391D1F" w:rsidRPr="00A3483E" w:rsidRDefault="00F4317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904011" w:rsidRPr="00A3483E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>20</w:t>
      </w:r>
      <w:r w:rsidR="00904011" w:rsidRPr="00A3483E">
        <w:rPr>
          <w:rFonts w:ascii="Arial" w:hAnsi="Arial" w:cs="Arial"/>
          <w:highlight w:val="green"/>
          <w:lang w:val="es-ES_tradnl"/>
        </w:rPr>
        <w:t xml:space="preserve"> caracteres máximo)</w:t>
      </w:r>
      <w:r w:rsidR="009B186C" w:rsidRPr="00A3483E">
        <w:rPr>
          <w:rFonts w:ascii="Arial" w:hAnsi="Arial" w:cs="Arial"/>
          <w:lang w:val="es-ES_tradnl"/>
        </w:rPr>
        <w:t>El ultrasonido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391D1F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391D1F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904011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391D1F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391D1F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391D1F" w:rsidRPr="00A3483E" w:rsidRDefault="00BE34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Se debe hacer una ilustración con un brazo, en el cual se debe ver el hueso (pero no ser s</w:t>
      </w:r>
      <w:r w:rsidR="00E50702" w:rsidRPr="00A3483E">
        <w:rPr>
          <w:rFonts w:ascii="Arial" w:hAnsi="Arial" w:cs="Arial"/>
          <w:lang w:val="es-ES_tradnl"/>
        </w:rPr>
        <w:t>o</w:t>
      </w:r>
      <w:r w:rsidRPr="00A3483E">
        <w:rPr>
          <w:rFonts w:ascii="Arial" w:hAnsi="Arial" w:cs="Arial"/>
          <w:lang w:val="es-ES_tradnl"/>
        </w:rPr>
        <w:t>lo hueso). Se dibujan ondas que llegan al brazo</w:t>
      </w:r>
      <w:r w:rsidR="000E3378" w:rsidRPr="00A3483E">
        <w:rPr>
          <w:rFonts w:ascii="Arial" w:hAnsi="Arial" w:cs="Arial"/>
          <w:lang w:val="es-ES_tradnl"/>
        </w:rPr>
        <w:t xml:space="preserve"> y atraviesan la </w:t>
      </w:r>
      <w:r w:rsidR="00A01CF2" w:rsidRPr="00A3483E">
        <w:rPr>
          <w:rFonts w:ascii="Arial" w:hAnsi="Arial" w:cs="Arial"/>
          <w:lang w:val="es-ES_tradnl"/>
        </w:rPr>
        <w:t>piel;</w:t>
      </w:r>
      <w:r w:rsidR="000E3378" w:rsidRPr="00A3483E">
        <w:rPr>
          <w:rFonts w:ascii="Arial" w:hAnsi="Arial" w:cs="Arial"/>
          <w:lang w:val="es-ES_tradnl"/>
        </w:rPr>
        <w:t xml:space="preserve"> algunas rebotan en el músculo para volver a salir y otras siguen hasta el hueso, para también rebotar en él y </w:t>
      </w:r>
      <w:r w:rsidR="00814CAF" w:rsidRPr="00A3483E">
        <w:rPr>
          <w:rFonts w:ascii="Arial" w:hAnsi="Arial" w:cs="Arial"/>
          <w:lang w:val="es-ES_tradnl"/>
        </w:rPr>
        <w:t xml:space="preserve">salir del brazo. Ninguna de las </w:t>
      </w:r>
      <w:r w:rsidR="000E3378" w:rsidRPr="00A3483E">
        <w:rPr>
          <w:rFonts w:ascii="Arial" w:hAnsi="Arial" w:cs="Arial"/>
          <w:lang w:val="es-ES_tradnl"/>
        </w:rPr>
        <w:t xml:space="preserve">ondas atraviesa el hueso. </w:t>
      </w:r>
      <w:r w:rsidR="00814CAF" w:rsidRPr="00A3483E">
        <w:rPr>
          <w:rFonts w:ascii="Arial" w:hAnsi="Arial" w:cs="Arial"/>
          <w:lang w:val="es-ES_tradnl"/>
        </w:rPr>
        <w:t>Cua</w:t>
      </w:r>
      <w:r w:rsidR="00B05A1B" w:rsidRPr="00A3483E">
        <w:rPr>
          <w:rFonts w:ascii="Arial" w:hAnsi="Arial" w:cs="Arial"/>
          <w:lang w:val="es-ES_tradnl"/>
        </w:rPr>
        <w:t>ndo las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B05A1B" w:rsidRPr="00A3483E">
        <w:rPr>
          <w:rFonts w:ascii="Arial" w:hAnsi="Arial" w:cs="Arial"/>
          <w:lang w:val="es-ES_tradnl"/>
        </w:rPr>
        <w:t xml:space="preserve">ondas rebotan están disminuidas (se puede representar haciendo que los símbolos de las ondas estén más espaciados entre sí después de rebotar). </w:t>
      </w:r>
      <w:r w:rsidR="000E3378" w:rsidRPr="00A3483E">
        <w:rPr>
          <w:rFonts w:ascii="Arial" w:hAnsi="Arial" w:cs="Arial"/>
          <w:lang w:val="es-ES_tradnl"/>
        </w:rPr>
        <w:t>Se adjunta un bosquejo del dibujo.</w:t>
      </w:r>
      <w:r w:rsidR="006A2EED" w:rsidRPr="00A3483E">
        <w:rPr>
          <w:rFonts w:ascii="Arial" w:hAnsi="Arial" w:cs="Arial"/>
          <w:lang w:val="es-ES_tradnl"/>
        </w:rPr>
        <w:t xml:space="preserve"> Es importante que el brazo sea igual al usado en la</w:t>
      </w:r>
      <w:r w:rsidR="004F46C2" w:rsidRPr="00A3483E">
        <w:rPr>
          <w:rFonts w:ascii="Arial" w:hAnsi="Arial" w:cs="Arial"/>
          <w:lang w:val="es-ES_tradnl"/>
        </w:rPr>
        <w:t xml:space="preserve"> imagen 1 de la pestaña 2</w:t>
      </w:r>
      <w:r w:rsidR="006A2EED" w:rsidRPr="00A3483E">
        <w:rPr>
          <w:rFonts w:ascii="Arial" w:hAnsi="Arial" w:cs="Arial"/>
          <w:lang w:val="es-ES_tradnl"/>
        </w:rPr>
        <w:t xml:space="preserve"> para poder hacer comparaciones.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0E3378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809750" cy="2035341"/>
            <wp:effectExtent l="0" t="0" r="0" b="3175"/>
            <wp:docPr id="3" name="Imagen 3" descr="C:\Users\Miguel\Documents\Aula Planeta\Miguel Aljure\ultrason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Aula Planeta\Miguel Aljure\ultrasonid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13" cy="20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05302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CN_07_13_CO_REC100_F1.JPG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416C0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lastRenderedPageBreak/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391D1F" w:rsidRPr="00A3483E" w:rsidRDefault="00E40E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hacer imágenes </w:t>
      </w:r>
      <w:r w:rsidR="0061229A" w:rsidRPr="00A3483E">
        <w:rPr>
          <w:rFonts w:ascii="Arial" w:hAnsi="Arial" w:cs="Arial"/>
          <w:lang w:val="es-ES_tradnl"/>
        </w:rPr>
        <w:t>con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Pr="00A3483E">
        <w:rPr>
          <w:rFonts w:ascii="Arial" w:hAnsi="Arial" w:cs="Arial"/>
          <w:lang w:val="es-ES_tradnl"/>
        </w:rPr>
        <w:t>ultrasonid</w:t>
      </w:r>
      <w:r w:rsidR="00B76B36" w:rsidRPr="00A3483E">
        <w:rPr>
          <w:rFonts w:ascii="Arial" w:hAnsi="Arial" w:cs="Arial"/>
          <w:lang w:val="es-ES_tradnl"/>
        </w:rPr>
        <w:t>o se envían ondas sonoras de</w:t>
      </w:r>
      <w:r w:rsidRPr="00A3483E">
        <w:rPr>
          <w:rFonts w:ascii="Arial" w:hAnsi="Arial" w:cs="Arial"/>
          <w:lang w:val="es-ES_tradnl"/>
        </w:rPr>
        <w:t xml:space="preserve"> alta frecuencia </w:t>
      </w:r>
      <w:r w:rsidR="00D305BB" w:rsidRPr="00A3483E">
        <w:rPr>
          <w:rFonts w:ascii="Arial" w:hAnsi="Arial" w:cs="Arial"/>
          <w:lang w:val="es-ES_tradnl"/>
        </w:rPr>
        <w:t xml:space="preserve">hacia la parte del cuerpo </w:t>
      </w:r>
      <w:r w:rsidRPr="00A3483E">
        <w:rPr>
          <w:rFonts w:ascii="Arial" w:hAnsi="Arial" w:cs="Arial"/>
          <w:lang w:val="es-ES_tradnl"/>
        </w:rPr>
        <w:t xml:space="preserve">que </w:t>
      </w:r>
      <w:r w:rsidR="00165621" w:rsidRPr="00A3483E">
        <w:rPr>
          <w:rFonts w:ascii="Arial" w:hAnsi="Arial" w:cs="Arial"/>
          <w:lang w:val="es-ES_tradnl"/>
        </w:rPr>
        <w:t xml:space="preserve">se quiere observar. Estas </w:t>
      </w:r>
      <w:r w:rsidRPr="00A3483E">
        <w:rPr>
          <w:rFonts w:ascii="Arial" w:hAnsi="Arial" w:cs="Arial"/>
          <w:lang w:val="es-ES_tradnl"/>
        </w:rPr>
        <w:t>penetran y rebotan</w:t>
      </w:r>
      <w:r w:rsidR="0061229A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pero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61229A" w:rsidRPr="00A3483E">
        <w:rPr>
          <w:rFonts w:ascii="Arial" w:hAnsi="Arial" w:cs="Arial"/>
          <w:lang w:val="es-ES_tradnl"/>
        </w:rPr>
        <w:t>la forma en que rebotan es diferente</w:t>
      </w:r>
      <w:r w:rsidR="00E50702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las características del tejido que </w:t>
      </w:r>
      <w:r w:rsidR="008C3CE5" w:rsidRPr="00A3483E">
        <w:rPr>
          <w:rFonts w:ascii="Arial" w:hAnsi="Arial" w:cs="Arial"/>
          <w:lang w:val="es-ES_tradnl"/>
        </w:rPr>
        <w:t>atraviese</w:t>
      </w:r>
      <w:r w:rsidR="00165621" w:rsidRPr="00A3483E">
        <w:rPr>
          <w:rFonts w:ascii="Arial" w:hAnsi="Arial" w:cs="Arial"/>
          <w:lang w:val="es-ES_tradnl"/>
        </w:rPr>
        <w:t>n</w:t>
      </w:r>
      <w:r w:rsidR="00B76B36" w:rsidRPr="00A3483E">
        <w:rPr>
          <w:rFonts w:ascii="Arial" w:hAnsi="Arial" w:cs="Arial"/>
          <w:lang w:val="es-ES_tradnl"/>
        </w:rPr>
        <w:t>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8C3CE5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En la imagen, las</w:t>
      </w:r>
      <w:r w:rsidR="00AE6717" w:rsidRPr="00A3483E">
        <w:rPr>
          <w:rFonts w:ascii="Arial" w:hAnsi="Arial" w:cs="Arial"/>
          <w:lang w:val="es-ES_tradnl"/>
        </w:rPr>
        <w:t xml:space="preserve"> ondas</w:t>
      </w:r>
      <w:r w:rsidRPr="00A3483E">
        <w:rPr>
          <w:rFonts w:ascii="Arial" w:hAnsi="Arial" w:cs="Arial"/>
          <w:lang w:val="es-ES_tradnl"/>
        </w:rPr>
        <w:t xml:space="preserve"> sonoras penetran en un brazo y una parte de ellas rebota desde el </w:t>
      </w:r>
      <w:r w:rsidR="00737567" w:rsidRPr="00A3483E">
        <w:rPr>
          <w:rFonts w:ascii="Arial" w:hAnsi="Arial" w:cs="Arial"/>
          <w:lang w:val="es-ES_tradnl"/>
        </w:rPr>
        <w:t>mú</w:t>
      </w:r>
      <w:r w:rsidR="00AE6717" w:rsidRPr="00A3483E">
        <w:rPr>
          <w:rFonts w:ascii="Arial" w:hAnsi="Arial" w:cs="Arial"/>
          <w:lang w:val="es-ES_tradnl"/>
        </w:rPr>
        <w:t>sculo</w:t>
      </w:r>
      <w:r w:rsidRPr="00A3483E">
        <w:rPr>
          <w:rFonts w:ascii="Arial" w:hAnsi="Arial" w:cs="Arial"/>
          <w:lang w:val="es-ES_tradnl"/>
        </w:rPr>
        <w:t>. El resto lle</w:t>
      </w:r>
      <w:r w:rsidR="00F579DA" w:rsidRPr="00A3483E">
        <w:rPr>
          <w:rFonts w:ascii="Arial" w:hAnsi="Arial" w:cs="Arial"/>
          <w:lang w:val="es-ES_tradnl"/>
        </w:rPr>
        <w:t>ga hasta el hueso, al que no pueden atravesar por ser demasiado denso</w:t>
      </w:r>
      <w:r w:rsidR="0061229A" w:rsidRPr="00A3483E">
        <w:rPr>
          <w:rFonts w:ascii="Arial" w:hAnsi="Arial" w:cs="Arial"/>
          <w:lang w:val="es-ES_tradnl"/>
        </w:rPr>
        <w:t>,</w:t>
      </w:r>
      <w:r w:rsidR="00F579DA" w:rsidRPr="00A3483E">
        <w:rPr>
          <w:rFonts w:ascii="Arial" w:hAnsi="Arial" w:cs="Arial"/>
          <w:lang w:val="es-ES_tradnl"/>
        </w:rPr>
        <w:t xml:space="preserve"> por lo que también rebotan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52584E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Un aparat</w:t>
      </w:r>
      <w:r w:rsidR="00AE6717" w:rsidRPr="00A3483E">
        <w:rPr>
          <w:rFonts w:ascii="Arial" w:hAnsi="Arial" w:cs="Arial"/>
          <w:lang w:val="es-ES_tradnl"/>
        </w:rPr>
        <w:t xml:space="preserve">o registra la intensidad de las </w:t>
      </w:r>
      <w:r w:rsidR="00F579DA" w:rsidRPr="00A3483E">
        <w:rPr>
          <w:rFonts w:ascii="Arial" w:hAnsi="Arial" w:cs="Arial"/>
          <w:lang w:val="es-ES_tradnl"/>
        </w:rPr>
        <w:t>ondas</w:t>
      </w:r>
      <w:r w:rsidRPr="00A3483E">
        <w:rPr>
          <w:rFonts w:ascii="Arial" w:hAnsi="Arial" w:cs="Arial"/>
          <w:lang w:val="es-ES_tradnl"/>
        </w:rPr>
        <w:t xml:space="preserve"> y el t</w:t>
      </w:r>
      <w:r w:rsidR="00AE6717" w:rsidRPr="00A3483E">
        <w:rPr>
          <w:rFonts w:ascii="Arial" w:hAnsi="Arial" w:cs="Arial"/>
          <w:lang w:val="es-ES_tradnl"/>
        </w:rPr>
        <w:t>iempo que tardan en regresar desde el</w:t>
      </w:r>
      <w:r w:rsidRPr="00A3483E">
        <w:rPr>
          <w:rFonts w:ascii="Arial" w:hAnsi="Arial" w:cs="Arial"/>
          <w:lang w:val="es-ES_tradnl"/>
        </w:rPr>
        <w:t xml:space="preserve"> cuerpo</w:t>
      </w:r>
      <w:r w:rsidR="00D305BB" w:rsidRPr="00A3483E">
        <w:rPr>
          <w:rFonts w:ascii="Arial" w:hAnsi="Arial" w:cs="Arial"/>
          <w:lang w:val="es-ES_tradnl"/>
        </w:rPr>
        <w:t xml:space="preserve"> hasta el lugar de</w:t>
      </w:r>
      <w:r w:rsidR="00737567" w:rsidRPr="00A3483E">
        <w:rPr>
          <w:rFonts w:ascii="Arial" w:hAnsi="Arial" w:cs="Arial"/>
          <w:lang w:val="es-ES_tradnl"/>
        </w:rPr>
        <w:t>sde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el cual</w:t>
      </w:r>
      <w:r w:rsidR="00AE6717" w:rsidRPr="00A3483E">
        <w:rPr>
          <w:rFonts w:ascii="Arial" w:hAnsi="Arial" w:cs="Arial"/>
          <w:lang w:val="es-ES_tradnl"/>
        </w:rPr>
        <w:t xml:space="preserve"> fueron emitidas</w:t>
      </w:r>
      <w:r w:rsidRPr="00A3483E">
        <w:rPr>
          <w:rFonts w:ascii="Arial" w:hAnsi="Arial" w:cs="Arial"/>
          <w:lang w:val="es-ES_tradnl"/>
        </w:rPr>
        <w:t xml:space="preserve"> y construye</w:t>
      </w:r>
      <w:r w:rsidR="00AE6717" w:rsidRPr="00A3483E">
        <w:rPr>
          <w:rFonts w:ascii="Arial" w:hAnsi="Arial" w:cs="Arial"/>
          <w:lang w:val="es-ES_tradnl"/>
        </w:rPr>
        <w:t xml:space="preserve"> una imagen a partir de</w:t>
      </w:r>
      <w:r w:rsidRPr="00A3483E">
        <w:rPr>
          <w:rFonts w:ascii="Arial" w:hAnsi="Arial" w:cs="Arial"/>
          <w:lang w:val="es-ES_tradnl"/>
        </w:rPr>
        <w:t xml:space="preserve"> esa información. 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A3483E">
        <w:rPr>
          <w:rFonts w:ascii="Arial" w:hAnsi="Arial" w:cs="Arial"/>
          <w:highlight w:val="yellow"/>
          <w:lang w:val="es-ES_tradnl"/>
        </w:rPr>
        <w:t>Pie de imagen 1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Ultrasonografía de un brazo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4F46C2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Pr="00A3483E">
        <w:rPr>
          <w:rFonts w:ascii="Arial" w:hAnsi="Arial" w:cs="Arial"/>
          <w:lang w:val="es-ES_tradnl"/>
        </w:rPr>
        <w:t xml:space="preserve"> 2</w:t>
      </w:r>
    </w:p>
    <w:p w:rsidR="00391D1F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Título de pestaña (</w:t>
      </w:r>
      <w:r w:rsidRPr="00A3483E">
        <w:rPr>
          <w:rFonts w:ascii="Arial" w:hAnsi="Arial" w:cs="Arial"/>
          <w:b/>
          <w:highlight w:val="green"/>
          <w:lang w:val="es-ES_tradnl"/>
        </w:rPr>
        <w:t>20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máximo) </w:t>
      </w:r>
      <w:r w:rsidRPr="00A3483E">
        <w:rPr>
          <w:rFonts w:ascii="Arial" w:hAnsi="Arial" w:cs="Arial"/>
          <w:lang w:val="es-ES_tradnl"/>
        </w:rPr>
        <w:t>La</w:t>
      </w:r>
      <w:r w:rsidR="00D5595B" w:rsidRPr="00A3483E">
        <w:rPr>
          <w:rFonts w:ascii="Arial" w:hAnsi="Arial" w:cs="Arial"/>
          <w:lang w:val="es-ES_tradnl"/>
        </w:rPr>
        <w:t>s</w:t>
      </w:r>
      <w:r w:rsidRPr="00A3483E">
        <w:rPr>
          <w:rFonts w:ascii="Arial" w:hAnsi="Arial" w:cs="Arial"/>
          <w:lang w:val="es-ES_tradnl"/>
        </w:rPr>
        <w:t xml:space="preserve"> radiografía</w:t>
      </w:r>
      <w:r w:rsidR="00D5595B" w:rsidRPr="00A3483E">
        <w:rPr>
          <w:rFonts w:ascii="Arial" w:hAnsi="Arial" w:cs="Arial"/>
          <w:lang w:val="es-ES_tradnl"/>
        </w:rPr>
        <w:t>s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391D1F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391D1F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4F46C2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391D1F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391D1F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391D1F" w:rsidRPr="00A3483E" w:rsidRDefault="00391D1F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391D1F" w:rsidRPr="00A3483E" w:rsidRDefault="00391D1F">
      <w:pPr>
        <w:spacing w:line="276" w:lineRule="auto"/>
        <w:rPr>
          <w:rFonts w:ascii="Arial" w:hAnsi="Arial" w:cs="Arial"/>
          <w:lang w:val="es-ES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</w:t>
      </w:r>
      <w:r w:rsidR="00904011" w:rsidRPr="00A3483E">
        <w:rPr>
          <w:rFonts w:ascii="Arial" w:hAnsi="Arial" w:cs="Arial"/>
          <w:highlight w:val="green"/>
          <w:lang w:val="es-ES_tradnl"/>
        </w:rPr>
        <w:t>(borrar si no se ocupa):</w:t>
      </w:r>
    </w:p>
    <w:p w:rsidR="00391D1F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14560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Se debe hacer una ilustración con un brazo, en el cual se debe ver el hueso (pero no ser </w:t>
      </w:r>
      <w:r w:rsidR="008A7220" w:rsidRPr="00A3483E">
        <w:rPr>
          <w:rFonts w:ascii="Arial" w:hAnsi="Arial" w:cs="Arial"/>
          <w:lang w:val="es-ES_tradnl"/>
        </w:rPr>
        <w:t xml:space="preserve">solo </w:t>
      </w:r>
      <w:r w:rsidRPr="00A3483E">
        <w:rPr>
          <w:rFonts w:ascii="Arial" w:hAnsi="Arial" w:cs="Arial"/>
          <w:lang w:val="es-ES_tradnl"/>
        </w:rPr>
        <w:t>hueso). Se dibujan ondas que llegan al brazo</w:t>
      </w:r>
      <w:r w:rsidR="004F46C2" w:rsidRPr="00A3483E">
        <w:rPr>
          <w:rFonts w:ascii="Arial" w:hAnsi="Arial" w:cs="Arial"/>
          <w:lang w:val="es-ES_tradnl"/>
        </w:rPr>
        <w:t>;</w:t>
      </w:r>
      <w:r w:rsidRPr="00A3483E">
        <w:rPr>
          <w:rFonts w:ascii="Arial" w:hAnsi="Arial" w:cs="Arial"/>
          <w:lang w:val="es-ES_tradnl"/>
        </w:rPr>
        <w:t xml:space="preserve"> algunas de ellas pasan a través del músculo sin tocar el hueso y salen por el otro extremo del brazo</w:t>
      </w:r>
      <w:r w:rsidR="000B2C95" w:rsidRPr="00A3483E">
        <w:rPr>
          <w:rFonts w:ascii="Arial" w:hAnsi="Arial" w:cs="Arial"/>
          <w:lang w:val="es-ES_tradnl"/>
        </w:rPr>
        <w:t>,</w:t>
      </w:r>
      <w:r w:rsidR="00B05A1B" w:rsidRPr="00A3483E">
        <w:rPr>
          <w:rFonts w:ascii="Arial" w:hAnsi="Arial" w:cs="Arial"/>
          <w:lang w:val="es-ES_tradnl"/>
        </w:rPr>
        <w:t xml:space="preserve"> sin cambios</w:t>
      </w:r>
      <w:r w:rsidRPr="00A3483E">
        <w:rPr>
          <w:rFonts w:ascii="Arial" w:hAnsi="Arial" w:cs="Arial"/>
          <w:lang w:val="es-ES_tradnl"/>
        </w:rPr>
        <w:t>. Otras ondas llegan al hueso y también lo atraviesan,</w:t>
      </w:r>
      <w:r w:rsidR="004F46C2" w:rsidRPr="00A3483E">
        <w:rPr>
          <w:rFonts w:ascii="Arial" w:hAnsi="Arial" w:cs="Arial"/>
          <w:lang w:val="es-ES_tradnl"/>
        </w:rPr>
        <w:t xml:space="preserve"> pero salen</w:t>
      </w:r>
      <w:r w:rsidRPr="00A3483E">
        <w:rPr>
          <w:rFonts w:ascii="Arial" w:hAnsi="Arial" w:cs="Arial"/>
          <w:lang w:val="es-ES_tradnl"/>
        </w:rPr>
        <w:t xml:space="preserve"> disminuidas (se puede representar haciendo que los símbolos de las ondas estén más espaciados entre sí</w:t>
      </w:r>
      <w:r w:rsidR="00B05A1B" w:rsidRPr="00A3483E">
        <w:rPr>
          <w:rFonts w:ascii="Arial" w:hAnsi="Arial" w:cs="Arial"/>
          <w:lang w:val="es-ES_tradnl"/>
        </w:rPr>
        <w:t xml:space="preserve"> después de atravesar el hueso</w:t>
      </w:r>
      <w:r w:rsidRPr="00A3483E">
        <w:rPr>
          <w:rFonts w:ascii="Arial" w:hAnsi="Arial" w:cs="Arial"/>
          <w:lang w:val="es-ES_tradnl"/>
        </w:rPr>
        <w:t xml:space="preserve">). </w:t>
      </w:r>
      <w:r w:rsidR="006A2EED" w:rsidRPr="00A3483E">
        <w:rPr>
          <w:rFonts w:ascii="Arial" w:hAnsi="Arial" w:cs="Arial"/>
          <w:lang w:val="es-ES_tradnl"/>
        </w:rPr>
        <w:t xml:space="preserve">Es importante que el brazo sea igual al usado en la imagen 1 </w:t>
      </w:r>
      <w:r w:rsidR="004F46C2" w:rsidRPr="00A3483E">
        <w:rPr>
          <w:rFonts w:ascii="Arial" w:hAnsi="Arial" w:cs="Arial"/>
          <w:lang w:val="es-ES_tradnl"/>
        </w:rPr>
        <w:t xml:space="preserve">de la pestaña 1 </w:t>
      </w:r>
      <w:r w:rsidR="006A2EED" w:rsidRPr="00A3483E">
        <w:rPr>
          <w:rFonts w:ascii="Arial" w:hAnsi="Arial" w:cs="Arial"/>
          <w:lang w:val="es-ES_tradnl"/>
        </w:rPr>
        <w:t>para poder hacer comparaciones.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440FA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943100" cy="1870513"/>
            <wp:effectExtent l="0" t="0" r="0" b="0"/>
            <wp:docPr id="4" name="Imagen 4" descr="C:\Users\Miguel\Documents\Aula Planeta\Miguel Aljure\radiografí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Aula Planeta\Miguel Aljure\radiografí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03" cy="18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102C66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CN_07_13_CO_REC100_F2.JPG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OPCIONAL Pie de imagen</w:t>
      </w:r>
      <w:r w:rsidR="00F15D09" w:rsidRPr="00A3483E">
        <w:rPr>
          <w:rFonts w:ascii="Arial" w:hAnsi="Arial" w:cs="Arial"/>
          <w:highlight w:val="yellow"/>
          <w:lang w:val="es-ES_tradnl"/>
        </w:rPr>
        <w:t xml:space="preserve"> 1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Radiografía de un brazo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31CAA">
      <w:pPr>
        <w:spacing w:line="276" w:lineRule="auto"/>
        <w:jc w:val="both"/>
        <w:rPr>
          <w:ins w:id="0" w:author="ggcv" w:date="2015-03-11T14:35:00Z"/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391D1F" w:rsidRPr="00A3483E" w:rsidRDefault="006A2EED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las </w:t>
      </w:r>
      <w:r w:rsidR="00F377FF" w:rsidRPr="00A3483E">
        <w:rPr>
          <w:rFonts w:ascii="Arial" w:hAnsi="Arial" w:cs="Arial"/>
          <w:lang w:val="es-ES_tradnl"/>
        </w:rPr>
        <w:t>radiografías se proyectan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446745" w:rsidRPr="00A3483E">
        <w:rPr>
          <w:rFonts w:ascii="Arial" w:hAnsi="Arial" w:cs="Arial"/>
          <w:lang w:val="es-ES_tradnl"/>
        </w:rPr>
        <w:t>ondas electromagnéticas hac</w:t>
      </w:r>
      <w:r w:rsidR="00A3483E" w:rsidRPr="00A3483E">
        <w:rPr>
          <w:rFonts w:ascii="Arial" w:hAnsi="Arial" w:cs="Arial"/>
          <w:lang w:val="es-ES_tradnl"/>
        </w:rPr>
        <w:t>i</w:t>
      </w:r>
      <w:r w:rsidR="00446745" w:rsidRPr="00A3483E">
        <w:rPr>
          <w:rFonts w:ascii="Arial" w:hAnsi="Arial" w:cs="Arial"/>
          <w:lang w:val="es-ES_tradnl"/>
        </w:rPr>
        <w:t>a</w:t>
      </w:r>
      <w:r w:rsidR="00F579DA" w:rsidRPr="00A3483E">
        <w:rPr>
          <w:rFonts w:ascii="Arial" w:hAnsi="Arial" w:cs="Arial"/>
          <w:lang w:val="es-ES_tradnl"/>
        </w:rPr>
        <w:t xml:space="preserve"> el cuerpo</w:t>
      </w:r>
      <w:r w:rsidR="00D41FDC" w:rsidRPr="00A3483E">
        <w:rPr>
          <w:rFonts w:ascii="Arial" w:hAnsi="Arial" w:cs="Arial"/>
          <w:lang w:val="es-ES_tradnl"/>
        </w:rPr>
        <w:t xml:space="preserve"> que se quiere observar:</w:t>
      </w:r>
      <w:bookmarkStart w:id="1" w:name="_GoBack"/>
      <w:bookmarkEnd w:id="1"/>
      <w:r w:rsidR="00B42EA3" w:rsidRPr="00A3483E">
        <w:rPr>
          <w:rFonts w:ascii="Arial" w:hAnsi="Arial" w:cs="Arial"/>
          <w:lang w:val="es-ES_tradnl"/>
        </w:rPr>
        <w:t xml:space="preserve"> </w:t>
      </w:r>
      <w:r w:rsidR="005B7A6B" w:rsidRPr="00A3483E">
        <w:rPr>
          <w:rFonts w:ascii="Arial" w:hAnsi="Arial" w:cs="Arial"/>
          <w:lang w:val="es-ES_tradnl"/>
        </w:rPr>
        <w:t>específicamente</w:t>
      </w:r>
      <w:r w:rsidR="00F579DA" w:rsidRPr="00A3483E">
        <w:rPr>
          <w:rFonts w:ascii="Arial" w:hAnsi="Arial" w:cs="Arial"/>
          <w:lang w:val="es-ES_tradnl"/>
        </w:rPr>
        <w:t>,</w:t>
      </w:r>
      <w:r w:rsidR="005B7A6B" w:rsidRPr="00A3483E">
        <w:rPr>
          <w:rFonts w:ascii="Arial" w:hAnsi="Arial" w:cs="Arial"/>
          <w:lang w:val="es-ES_tradnl"/>
        </w:rPr>
        <w:t xml:space="preserve"> rayos </w:t>
      </w:r>
      <w:r w:rsidR="00344420" w:rsidRPr="00A3483E">
        <w:rPr>
          <w:rFonts w:ascii="Arial" w:hAnsi="Arial" w:cs="Arial"/>
          <w:lang w:val="es-ES_tradnl"/>
        </w:rPr>
        <w:t>X</w:t>
      </w:r>
      <w:r w:rsidR="00F377FF" w:rsidRPr="00A3483E">
        <w:rPr>
          <w:rFonts w:ascii="Arial" w:hAnsi="Arial" w:cs="Arial"/>
          <w:lang w:val="es-ES_tradnl"/>
        </w:rPr>
        <w:t xml:space="preserve">. </w:t>
      </w:r>
      <w:r w:rsidR="005B7A6B" w:rsidRPr="00A3483E">
        <w:rPr>
          <w:rFonts w:ascii="Arial" w:hAnsi="Arial" w:cs="Arial"/>
          <w:lang w:val="es-ES_tradnl"/>
        </w:rPr>
        <w:t>Estas ondas no</w:t>
      </w:r>
      <w:r w:rsidR="00F377FF" w:rsidRPr="00A3483E">
        <w:rPr>
          <w:rFonts w:ascii="Arial" w:hAnsi="Arial" w:cs="Arial"/>
          <w:lang w:val="es-ES_tradnl"/>
        </w:rPr>
        <w:t xml:space="preserve"> rebotan al llegar al cuerpo</w:t>
      </w:r>
      <w:r w:rsidR="000B2C95" w:rsidRPr="00A3483E">
        <w:rPr>
          <w:rFonts w:ascii="Arial" w:hAnsi="Arial" w:cs="Arial"/>
          <w:lang w:val="es-ES_tradnl"/>
        </w:rPr>
        <w:t>,</w:t>
      </w:r>
      <w:r w:rsidR="00F377FF" w:rsidRPr="00A3483E">
        <w:rPr>
          <w:rFonts w:ascii="Arial" w:hAnsi="Arial" w:cs="Arial"/>
          <w:lang w:val="es-ES_tradnl"/>
        </w:rPr>
        <w:t xml:space="preserve"> sino que lo atraviesan</w:t>
      </w:r>
      <w:r w:rsidR="00446745" w:rsidRPr="00A3483E">
        <w:rPr>
          <w:rFonts w:ascii="Arial" w:hAnsi="Arial" w:cs="Arial"/>
          <w:lang w:val="es-ES_tradnl"/>
        </w:rPr>
        <w:t>;</w:t>
      </w:r>
      <w:r w:rsidR="00D41FDC" w:rsidRPr="00A3483E">
        <w:rPr>
          <w:rFonts w:ascii="Arial" w:hAnsi="Arial" w:cs="Arial"/>
          <w:lang w:val="es-ES_tradnl"/>
        </w:rPr>
        <w:t xml:space="preserve"> aunque </w:t>
      </w:r>
      <w:r w:rsidR="00CE06C5" w:rsidRPr="00A3483E">
        <w:rPr>
          <w:rFonts w:ascii="Arial" w:hAnsi="Arial" w:cs="Arial"/>
          <w:lang w:val="es-ES_tradnl"/>
        </w:rPr>
        <w:t>una par</w:t>
      </w:r>
      <w:r w:rsidR="007064B9" w:rsidRPr="00A3483E">
        <w:rPr>
          <w:rFonts w:ascii="Arial" w:hAnsi="Arial" w:cs="Arial"/>
          <w:lang w:val="es-ES_tradnl"/>
        </w:rPr>
        <w:t>te es absorbida por los tejidos</w:t>
      </w:r>
      <w:r w:rsidR="000B2C95" w:rsidRPr="00A3483E">
        <w:rPr>
          <w:rFonts w:ascii="Arial" w:hAnsi="Arial" w:cs="Arial"/>
          <w:lang w:val="es-ES_tradnl"/>
        </w:rPr>
        <w:t>,</w:t>
      </w:r>
      <w:r w:rsidR="007064B9" w:rsidRPr="00A3483E">
        <w:rPr>
          <w:rFonts w:ascii="Arial" w:hAnsi="Arial" w:cs="Arial"/>
          <w:lang w:val="es-ES_tradnl"/>
        </w:rPr>
        <w:t xml:space="preserve"> cuanto más denso sea un tejido</w:t>
      </w:r>
      <w:r w:rsidR="00CE06C5" w:rsidRPr="00A3483E">
        <w:rPr>
          <w:rFonts w:ascii="Arial" w:hAnsi="Arial" w:cs="Arial"/>
          <w:lang w:val="es-ES_tradnl"/>
        </w:rPr>
        <w:t xml:space="preserve"> mayor será </w:t>
      </w:r>
      <w:r w:rsidR="00446745" w:rsidRPr="00A3483E">
        <w:rPr>
          <w:rFonts w:ascii="Arial" w:hAnsi="Arial" w:cs="Arial"/>
          <w:lang w:val="es-ES_tradnl"/>
        </w:rPr>
        <w:t xml:space="preserve">la cantidad de rayos </w:t>
      </w:r>
      <w:r w:rsidR="003479A0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>que absorbe</w:t>
      </w:r>
      <w:r w:rsidR="00F377FF" w:rsidRPr="00A3483E">
        <w:rPr>
          <w:rFonts w:ascii="Arial" w:hAnsi="Arial" w:cs="Arial"/>
          <w:lang w:val="es-ES_tradnl"/>
        </w:rPr>
        <w:t>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E038FD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 imagen,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son proyectad</w:t>
      </w:r>
      <w:r w:rsidR="00446745" w:rsidRPr="00A3483E">
        <w:rPr>
          <w:rFonts w:ascii="Arial" w:hAnsi="Arial" w:cs="Arial"/>
          <w:lang w:val="es-ES_tradnl"/>
        </w:rPr>
        <w:t>os hacia</w:t>
      </w:r>
      <w:r w:rsidR="00CE06C5" w:rsidRPr="00A3483E">
        <w:rPr>
          <w:rFonts w:ascii="Arial" w:hAnsi="Arial" w:cs="Arial"/>
          <w:lang w:val="es-ES_tradnl"/>
        </w:rPr>
        <w:t xml:space="preserve"> un brazo humano. Los </w:t>
      </w:r>
      <w:r w:rsidR="00446745" w:rsidRPr="00A3483E">
        <w:rPr>
          <w:rFonts w:ascii="Arial" w:hAnsi="Arial" w:cs="Arial"/>
          <w:lang w:val="es-ES_tradnl"/>
        </w:rPr>
        <w:t>que llegan al mú</w:t>
      </w:r>
      <w:r w:rsidRPr="00A3483E">
        <w:rPr>
          <w:rFonts w:ascii="Arial" w:hAnsi="Arial" w:cs="Arial"/>
          <w:lang w:val="es-ES_tradnl"/>
        </w:rPr>
        <w:t>sculo</w:t>
      </w:r>
      <w:r w:rsidR="000B2C95" w:rsidRPr="00A3483E">
        <w:rPr>
          <w:rFonts w:ascii="Arial" w:hAnsi="Arial" w:cs="Arial"/>
          <w:lang w:val="es-ES_tradnl"/>
        </w:rPr>
        <w:t>,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 xml:space="preserve">y no se encuentran con el hueso, </w:t>
      </w:r>
      <w:r w:rsidRPr="00A3483E">
        <w:rPr>
          <w:rFonts w:ascii="Arial" w:hAnsi="Arial" w:cs="Arial"/>
          <w:lang w:val="es-ES_tradnl"/>
        </w:rPr>
        <w:t>salen por el otro extremo sin sufrir mayores</w:t>
      </w:r>
      <w:r w:rsidR="00446745" w:rsidRPr="00A3483E">
        <w:rPr>
          <w:rFonts w:ascii="Arial" w:hAnsi="Arial" w:cs="Arial"/>
          <w:lang w:val="es-ES_tradnl"/>
        </w:rPr>
        <w:t xml:space="preserve"> cambios</w:t>
      </w:r>
      <w:r w:rsidR="006E557E" w:rsidRPr="00A3483E">
        <w:rPr>
          <w:rFonts w:ascii="Arial" w:hAnsi="Arial" w:cs="Arial"/>
          <w:lang w:val="es-ES_tradnl"/>
        </w:rPr>
        <w:t>,</w:t>
      </w:r>
      <w:r w:rsidR="00446745" w:rsidRPr="00A3483E">
        <w:rPr>
          <w:rFonts w:ascii="Arial" w:hAnsi="Arial" w:cs="Arial"/>
          <w:lang w:val="es-ES_tradnl"/>
        </w:rPr>
        <w:t xml:space="preserve"> pues una cantidad pequeña de rayos </w:t>
      </w:r>
      <w:r w:rsidR="006E557E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 xml:space="preserve"> es</w:t>
      </w:r>
      <w:r w:rsidR="00CE06C5" w:rsidRPr="00A3483E">
        <w:rPr>
          <w:rFonts w:ascii="Arial" w:hAnsi="Arial" w:cs="Arial"/>
          <w:lang w:val="es-ES_tradnl"/>
        </w:rPr>
        <w:t xml:space="preserve"> absorbid</w:t>
      </w:r>
      <w:r w:rsidR="00446745" w:rsidRPr="00A3483E">
        <w:rPr>
          <w:rFonts w:ascii="Arial" w:hAnsi="Arial" w:cs="Arial"/>
          <w:lang w:val="es-ES_tradnl"/>
        </w:rPr>
        <w:t>a;</w:t>
      </w:r>
      <w:r w:rsidR="00CE06C5" w:rsidRPr="00A3483E">
        <w:rPr>
          <w:rFonts w:ascii="Arial" w:hAnsi="Arial" w:cs="Arial"/>
          <w:lang w:val="es-ES_tradnl"/>
        </w:rPr>
        <w:t xml:space="preserve"> mientras que los</w:t>
      </w:r>
      <w:r w:rsidRPr="00A3483E">
        <w:rPr>
          <w:rFonts w:ascii="Arial" w:hAnsi="Arial" w:cs="Arial"/>
          <w:lang w:val="es-ES_tradnl"/>
        </w:rPr>
        <w:t xml:space="preserve"> que llegan al hueso sale</w:t>
      </w:r>
      <w:r w:rsidR="00446745" w:rsidRPr="00A3483E">
        <w:rPr>
          <w:rFonts w:ascii="Arial" w:hAnsi="Arial" w:cs="Arial"/>
          <w:lang w:val="es-ES_tradnl"/>
        </w:rPr>
        <w:t xml:space="preserve">n disminuidos porque </w:t>
      </w:r>
      <w:r w:rsidR="00971DB2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absorbe </w:t>
      </w:r>
      <w:r w:rsidR="00446745" w:rsidRPr="00A3483E">
        <w:rPr>
          <w:rFonts w:ascii="Arial" w:hAnsi="Arial" w:cs="Arial"/>
          <w:lang w:val="es-ES_tradnl"/>
        </w:rPr>
        <w:t>la mayor parte de</w:t>
      </w:r>
      <w:r w:rsidR="007064B9" w:rsidRPr="00A3483E">
        <w:rPr>
          <w:rFonts w:ascii="Arial" w:hAnsi="Arial" w:cs="Arial"/>
          <w:lang w:val="es-ES_tradnl"/>
        </w:rPr>
        <w:t xml:space="preserve"> los</w:t>
      </w:r>
      <w:r w:rsidRPr="00A3483E">
        <w:rPr>
          <w:rFonts w:ascii="Arial" w:hAnsi="Arial" w:cs="Arial"/>
          <w:lang w:val="es-ES_tradnl"/>
        </w:rPr>
        <w:t xml:space="preserve"> ray</w:t>
      </w:r>
      <w:r w:rsidR="00CE06C5" w:rsidRPr="00A3483E">
        <w:rPr>
          <w:rFonts w:ascii="Arial" w:hAnsi="Arial" w:cs="Arial"/>
          <w:lang w:val="es-ES_tradnl"/>
        </w:rPr>
        <w:t xml:space="preserve">os </w:t>
      </w:r>
      <w:r w:rsidR="006E557E" w:rsidRPr="00A3483E">
        <w:rPr>
          <w:rFonts w:ascii="Arial" w:hAnsi="Arial" w:cs="Arial"/>
          <w:lang w:val="es-ES_tradnl"/>
        </w:rPr>
        <w:t>X</w:t>
      </w:r>
      <w:r w:rsidR="00CE06C5" w:rsidRPr="00A3483E">
        <w:rPr>
          <w:rFonts w:ascii="Arial" w:hAnsi="Arial" w:cs="Arial"/>
          <w:lang w:val="es-ES_tradnl"/>
        </w:rPr>
        <w:t>.</w:t>
      </w:r>
    </w:p>
    <w:p w:rsidR="00391D1F" w:rsidRPr="00A3483E" w:rsidRDefault="00391D1F">
      <w:pPr>
        <w:spacing w:line="276" w:lineRule="auto"/>
        <w:rPr>
          <w:rFonts w:ascii="Arial" w:hAnsi="Arial" w:cs="Arial"/>
          <w:lang w:val="es-ES_tradnl"/>
        </w:rPr>
      </w:pPr>
    </w:p>
    <w:p w:rsidR="00391D1F" w:rsidRPr="00A3483E" w:rsidRDefault="00F15D09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Detrás del cuerpo observado hay una pantalla que recoge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y</w:t>
      </w:r>
      <w:r w:rsidR="000B2C95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 intensidad con la </w:t>
      </w:r>
      <w:r w:rsidR="006E557E" w:rsidRPr="00A3483E">
        <w:rPr>
          <w:rFonts w:ascii="Arial" w:hAnsi="Arial" w:cs="Arial"/>
          <w:lang w:val="es-ES_tradnl"/>
        </w:rPr>
        <w:t xml:space="preserve">cual </w:t>
      </w:r>
      <w:r w:rsidRPr="00A3483E">
        <w:rPr>
          <w:rFonts w:ascii="Arial" w:hAnsi="Arial" w:cs="Arial"/>
          <w:lang w:val="es-ES_tradnl"/>
        </w:rPr>
        <w:t xml:space="preserve">estos lleguen </w:t>
      </w:r>
      <w:r w:rsidR="00E038FD" w:rsidRPr="00A3483E">
        <w:rPr>
          <w:rFonts w:ascii="Arial" w:hAnsi="Arial" w:cs="Arial"/>
          <w:lang w:val="es-ES_tradnl"/>
        </w:rPr>
        <w:t xml:space="preserve">a cada punto </w:t>
      </w:r>
      <w:r w:rsidR="00CE06C5" w:rsidRPr="00A3483E">
        <w:rPr>
          <w:rFonts w:ascii="Arial" w:hAnsi="Arial" w:cs="Arial"/>
          <w:lang w:val="es-ES_tradnl"/>
        </w:rPr>
        <w:t>de la pantalla</w:t>
      </w:r>
      <w:r w:rsidR="007064B9" w:rsidRPr="00A3483E">
        <w:rPr>
          <w:rFonts w:ascii="Arial" w:hAnsi="Arial" w:cs="Arial"/>
          <w:lang w:val="es-ES_tradnl"/>
        </w:rPr>
        <w:t xml:space="preserve">, en </w:t>
      </w:r>
      <w:r w:rsidR="000B2C95" w:rsidRPr="00A3483E">
        <w:rPr>
          <w:rFonts w:ascii="Arial" w:hAnsi="Arial" w:cs="Arial"/>
          <w:lang w:val="es-ES_tradnl"/>
        </w:rPr>
        <w:t>e</w:t>
      </w:r>
      <w:r w:rsidR="006E557E" w:rsidRPr="00A3483E">
        <w:rPr>
          <w:rFonts w:ascii="Arial" w:hAnsi="Arial" w:cs="Arial"/>
          <w:lang w:val="es-ES_tradnl"/>
        </w:rPr>
        <w:t>ll</w:t>
      </w:r>
      <w:r w:rsidR="007064B9" w:rsidRPr="00A3483E">
        <w:rPr>
          <w:rFonts w:ascii="Arial" w:hAnsi="Arial" w:cs="Arial"/>
          <w:lang w:val="es-ES_tradnl"/>
        </w:rPr>
        <w:t>a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E038FD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va </w:t>
      </w:r>
      <w:r w:rsidR="00E038FD" w:rsidRPr="00A3483E">
        <w:rPr>
          <w:rFonts w:ascii="Arial" w:hAnsi="Arial" w:cs="Arial"/>
          <w:lang w:val="es-ES_tradnl"/>
        </w:rPr>
        <w:t>form</w:t>
      </w:r>
      <w:r w:rsidR="00CE06C5" w:rsidRPr="00A3483E">
        <w:rPr>
          <w:rFonts w:ascii="Arial" w:hAnsi="Arial" w:cs="Arial"/>
          <w:lang w:val="es-ES_tradnl"/>
        </w:rPr>
        <w:t xml:space="preserve">ando </w:t>
      </w:r>
      <w:r w:rsidR="00BD3BE7" w:rsidRPr="00A3483E">
        <w:rPr>
          <w:rFonts w:ascii="Arial" w:hAnsi="Arial" w:cs="Arial"/>
          <w:lang w:val="es-ES_tradnl"/>
        </w:rPr>
        <w:t>una</w:t>
      </w:r>
      <w:r w:rsidRPr="00A3483E">
        <w:rPr>
          <w:rFonts w:ascii="Arial" w:hAnsi="Arial" w:cs="Arial"/>
          <w:lang w:val="es-ES_tradnl"/>
        </w:rPr>
        <w:t xml:space="preserve"> imagen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del interior del cuerpo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2761B4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sectPr w:rsidR="002761B4" w:rsidRPr="00A3483E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907A4"/>
    <w:rsid w:val="00025642"/>
    <w:rsid w:val="0005228B"/>
    <w:rsid w:val="00053027"/>
    <w:rsid w:val="00054002"/>
    <w:rsid w:val="000B2C95"/>
    <w:rsid w:val="000B7B8B"/>
    <w:rsid w:val="000E3378"/>
    <w:rsid w:val="000F2D05"/>
    <w:rsid w:val="00102C66"/>
    <w:rsid w:val="00104E5C"/>
    <w:rsid w:val="0013397F"/>
    <w:rsid w:val="0014528A"/>
    <w:rsid w:val="001502A4"/>
    <w:rsid w:val="00165621"/>
    <w:rsid w:val="001B3983"/>
    <w:rsid w:val="001D5DB6"/>
    <w:rsid w:val="001D7807"/>
    <w:rsid w:val="001E1243"/>
    <w:rsid w:val="001E2043"/>
    <w:rsid w:val="001E37B3"/>
    <w:rsid w:val="001E3CB5"/>
    <w:rsid w:val="001F00A5"/>
    <w:rsid w:val="0021307C"/>
    <w:rsid w:val="00223995"/>
    <w:rsid w:val="0025146C"/>
    <w:rsid w:val="00254FDB"/>
    <w:rsid w:val="002761B4"/>
    <w:rsid w:val="00290FC0"/>
    <w:rsid w:val="002A563F"/>
    <w:rsid w:val="002B554F"/>
    <w:rsid w:val="002B7E96"/>
    <w:rsid w:val="002D3CDD"/>
    <w:rsid w:val="002E4EE6"/>
    <w:rsid w:val="002E7667"/>
    <w:rsid w:val="002F6267"/>
    <w:rsid w:val="00326C60"/>
    <w:rsid w:val="003318CD"/>
    <w:rsid w:val="00340C3A"/>
    <w:rsid w:val="00344420"/>
    <w:rsid w:val="00345260"/>
    <w:rsid w:val="00345C65"/>
    <w:rsid w:val="003479A0"/>
    <w:rsid w:val="00353557"/>
    <w:rsid w:val="00353644"/>
    <w:rsid w:val="00391D1F"/>
    <w:rsid w:val="003D72B3"/>
    <w:rsid w:val="003F0AB9"/>
    <w:rsid w:val="003F1EB9"/>
    <w:rsid w:val="003F7ED8"/>
    <w:rsid w:val="00413B0E"/>
    <w:rsid w:val="00416B82"/>
    <w:rsid w:val="00416C07"/>
    <w:rsid w:val="004375B6"/>
    <w:rsid w:val="00440FA7"/>
    <w:rsid w:val="00446745"/>
    <w:rsid w:val="0045712C"/>
    <w:rsid w:val="004735BF"/>
    <w:rsid w:val="00487F14"/>
    <w:rsid w:val="004A0080"/>
    <w:rsid w:val="004A2B92"/>
    <w:rsid w:val="004B64DE"/>
    <w:rsid w:val="004C4816"/>
    <w:rsid w:val="004F180C"/>
    <w:rsid w:val="004F46C2"/>
    <w:rsid w:val="00521BFF"/>
    <w:rsid w:val="0052584E"/>
    <w:rsid w:val="00551D6E"/>
    <w:rsid w:val="00552D7C"/>
    <w:rsid w:val="00563E67"/>
    <w:rsid w:val="005665EB"/>
    <w:rsid w:val="005A076A"/>
    <w:rsid w:val="005A4C14"/>
    <w:rsid w:val="005B7A6B"/>
    <w:rsid w:val="005C209B"/>
    <w:rsid w:val="005F070A"/>
    <w:rsid w:val="005F4C68"/>
    <w:rsid w:val="00600E7D"/>
    <w:rsid w:val="00611072"/>
    <w:rsid w:val="0061229A"/>
    <w:rsid w:val="00616529"/>
    <w:rsid w:val="00623861"/>
    <w:rsid w:val="0063490D"/>
    <w:rsid w:val="00647430"/>
    <w:rsid w:val="006559E5"/>
    <w:rsid w:val="006907A4"/>
    <w:rsid w:val="006A2EED"/>
    <w:rsid w:val="006A32CE"/>
    <w:rsid w:val="006A3851"/>
    <w:rsid w:val="006B1C75"/>
    <w:rsid w:val="006E1C59"/>
    <w:rsid w:val="006E307D"/>
    <w:rsid w:val="006E32EF"/>
    <w:rsid w:val="006E557E"/>
    <w:rsid w:val="00705DE0"/>
    <w:rsid w:val="007064B9"/>
    <w:rsid w:val="00716964"/>
    <w:rsid w:val="00737567"/>
    <w:rsid w:val="0074775C"/>
    <w:rsid w:val="00771228"/>
    <w:rsid w:val="007B25A6"/>
    <w:rsid w:val="007C28CE"/>
    <w:rsid w:val="00814CAF"/>
    <w:rsid w:val="0082466E"/>
    <w:rsid w:val="0084009B"/>
    <w:rsid w:val="008404BC"/>
    <w:rsid w:val="0084521F"/>
    <w:rsid w:val="00870466"/>
    <w:rsid w:val="008A7220"/>
    <w:rsid w:val="008C3CE5"/>
    <w:rsid w:val="008E1A19"/>
    <w:rsid w:val="00901BDF"/>
    <w:rsid w:val="00904011"/>
    <w:rsid w:val="0091337F"/>
    <w:rsid w:val="00966C1F"/>
    <w:rsid w:val="00971DB2"/>
    <w:rsid w:val="009B186C"/>
    <w:rsid w:val="009C6F51"/>
    <w:rsid w:val="009E00D1"/>
    <w:rsid w:val="00A01CF2"/>
    <w:rsid w:val="00A02A31"/>
    <w:rsid w:val="00A22796"/>
    <w:rsid w:val="00A26348"/>
    <w:rsid w:val="00A323B8"/>
    <w:rsid w:val="00A3483E"/>
    <w:rsid w:val="00A35AB5"/>
    <w:rsid w:val="00A47ACA"/>
    <w:rsid w:val="00A61B6D"/>
    <w:rsid w:val="00A70A89"/>
    <w:rsid w:val="00A72646"/>
    <w:rsid w:val="00A925B6"/>
    <w:rsid w:val="00AC2C17"/>
    <w:rsid w:val="00AC45C1"/>
    <w:rsid w:val="00AC7496"/>
    <w:rsid w:val="00AC7FAC"/>
    <w:rsid w:val="00AD7044"/>
    <w:rsid w:val="00AE15D7"/>
    <w:rsid w:val="00AE458C"/>
    <w:rsid w:val="00AE6717"/>
    <w:rsid w:val="00AF23DF"/>
    <w:rsid w:val="00B0282E"/>
    <w:rsid w:val="00B05A1B"/>
    <w:rsid w:val="00B16990"/>
    <w:rsid w:val="00B41181"/>
    <w:rsid w:val="00B42EA3"/>
    <w:rsid w:val="00B76B36"/>
    <w:rsid w:val="00B92165"/>
    <w:rsid w:val="00BA4232"/>
    <w:rsid w:val="00BB18F2"/>
    <w:rsid w:val="00BB2692"/>
    <w:rsid w:val="00BC129D"/>
    <w:rsid w:val="00BD1ED7"/>
    <w:rsid w:val="00BD1FFA"/>
    <w:rsid w:val="00BD3BE7"/>
    <w:rsid w:val="00BE34E4"/>
    <w:rsid w:val="00BF24FD"/>
    <w:rsid w:val="00C0683E"/>
    <w:rsid w:val="00C209AE"/>
    <w:rsid w:val="00C34A1F"/>
    <w:rsid w:val="00C35567"/>
    <w:rsid w:val="00C70BCD"/>
    <w:rsid w:val="00C7411E"/>
    <w:rsid w:val="00C82D30"/>
    <w:rsid w:val="00C84826"/>
    <w:rsid w:val="00C92E0A"/>
    <w:rsid w:val="00CA5658"/>
    <w:rsid w:val="00CA5EA5"/>
    <w:rsid w:val="00CB02D2"/>
    <w:rsid w:val="00CB17F3"/>
    <w:rsid w:val="00CC70F2"/>
    <w:rsid w:val="00CD2245"/>
    <w:rsid w:val="00CD2EAE"/>
    <w:rsid w:val="00CD652E"/>
    <w:rsid w:val="00CE06C5"/>
    <w:rsid w:val="00CF535A"/>
    <w:rsid w:val="00D15A42"/>
    <w:rsid w:val="00D305BB"/>
    <w:rsid w:val="00D41FDC"/>
    <w:rsid w:val="00D5595B"/>
    <w:rsid w:val="00D660AD"/>
    <w:rsid w:val="00DA66FC"/>
    <w:rsid w:val="00DE1C4F"/>
    <w:rsid w:val="00DE22E5"/>
    <w:rsid w:val="00DF6F53"/>
    <w:rsid w:val="00E038FD"/>
    <w:rsid w:val="00E14560"/>
    <w:rsid w:val="00E31CAA"/>
    <w:rsid w:val="00E406BD"/>
    <w:rsid w:val="00E40EE4"/>
    <w:rsid w:val="00E44B0C"/>
    <w:rsid w:val="00E50702"/>
    <w:rsid w:val="00E54DA3"/>
    <w:rsid w:val="00E61A4B"/>
    <w:rsid w:val="00E72962"/>
    <w:rsid w:val="00E7707B"/>
    <w:rsid w:val="00E84C33"/>
    <w:rsid w:val="00E85271"/>
    <w:rsid w:val="00E928AA"/>
    <w:rsid w:val="00E97742"/>
    <w:rsid w:val="00EA2393"/>
    <w:rsid w:val="00EA3E65"/>
    <w:rsid w:val="00EB0CCB"/>
    <w:rsid w:val="00EC398E"/>
    <w:rsid w:val="00ED26F3"/>
    <w:rsid w:val="00F157B9"/>
    <w:rsid w:val="00F15D09"/>
    <w:rsid w:val="00F377FF"/>
    <w:rsid w:val="00F4317E"/>
    <w:rsid w:val="00F44F99"/>
    <w:rsid w:val="00F566C6"/>
    <w:rsid w:val="00F579DA"/>
    <w:rsid w:val="00F80068"/>
    <w:rsid w:val="00F819D0"/>
    <w:rsid w:val="00FA04FB"/>
    <w:rsid w:val="00FD4E51"/>
    <w:rsid w:val="00FE03F7"/>
    <w:rsid w:val="00FF13A0"/>
    <w:rsid w:val="00FF2E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5:docId w15:val="{F003790A-6864-46E7-A68F-6BF57545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64DE"/>
  </w:style>
  <w:style w:type="paragraph" w:styleId="Ttulo1">
    <w:name w:val="heading 1"/>
    <w:basedOn w:val="Normal"/>
    <w:next w:val="Normal"/>
    <w:link w:val="Ttulo1Car"/>
    <w:uiPriority w:val="9"/>
    <w:qFormat/>
    <w:rsid w:val="00966C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ar"/>
    <w:uiPriority w:val="9"/>
    <w:qFormat/>
    <w:rsid w:val="00AE15D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B554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00E7D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E15D7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66C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radiologyinfo.org/sp/info.cfm?pg=bonera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nibib.nih.gov/espanol/temas-cientificos/ultrasonido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nibib.nih.gov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FCA8DA-6377-40D1-95BB-6C0A8D0DA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1179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German</cp:lastModifiedBy>
  <cp:revision>29</cp:revision>
  <dcterms:created xsi:type="dcterms:W3CDTF">2015-03-08T21:54:00Z</dcterms:created>
  <dcterms:modified xsi:type="dcterms:W3CDTF">2015-04-16T19:23:00Z</dcterms:modified>
</cp:coreProperties>
</file>